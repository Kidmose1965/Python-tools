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066591">
      <w:r>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504906">
                              <w:trPr>
                                <w:trHeight w:hRule="exact" w:val="3839"/>
                              </w:trPr>
                              <w:tc>
                                <w:tcPr>
                                  <w:tcW w:w="9526" w:type="dxa"/>
                                  <w:tcBorders>
                                    <w:top w:val="nil"/>
                                    <w:left w:val="nil"/>
                                    <w:bottom w:val="nil"/>
                                    <w:right w:val="nil"/>
                                  </w:tcBorders>
                                </w:tcPr>
                                <w:p w14:paraId="07859716" w14:textId="25CF0871" w:rsidR="00F50260" w:rsidRPr="00603C80" w:rsidRDefault="00F50260" w:rsidP="00504906">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nxnbwIAAFcFAAAOAAAAZHJzL2Uyb0RvYy54bWysVEtv2zAMvg/YfxB0X50HGgxBnSJrkWFA 0RZLh54VWUqEyaJGKbGzXz9KtpOu26XDclBo8ePrI6mr67a27KAwGHAlH1+MOFNOQmXctuTfnlYf PnIWonCVsOBUyY8q8OvF+3dXjZ+rCezAVgoZOXFh3viS72L086IIcqdqES7AK0dKDViLSJ+4LSoU DXmvbTEZjWZFA1h5BKlCoNvbTskX2b/WSsYHrYOKzJaccov5xHxu0lksrsR8i8LvjOzTEP+QRS2M o6AnV7ciCrZH84er2kiEADpeSKgL0NpIlWugasajV9Wsd8KrXAuRE/yJpvD/3Mr7w9o/IovtJ2ip gYmQxod5oMtUT6uxTv+UKSM9UXg80abayCRdzsaT6WxEKkm6CUnTyWXyU5zNPYb4WUHNklBypL5k usThLsQOOkBStADWVCtjbf7A7ebGIjsI6uEq/3rvv8GsYw3lMr0cZc8Okn3n2rrkR+Vx6OOda8xS PFqVMNZ9VZqZKpeag6dBVKfwQkrlYmaJqsvohNIU6i2GPf6c1VuMuzrIIkcGF0/GtXGAufq8P+e0 q+9DyrrDU3Ne1J3E2G7avvcbqI40EgjdtgQvV4badidCfBRI60GtppWPD3RoC8Q69BJnO8Cff7tP eJpa0nLW0LqVPPzYC1Sc2S+O5jnt5iDgIGwGwe3rG6Duj+kx8TKLZIDRDqJGqJ/pJVimKKQSTlKs ksdBvInd0tNLItVymUG0gV7EO7f2MrlOdKYhfGqfBfp+UiMN+T0Miyjmrwa2wyZLB8t9BG3yNCdC OxZ7oml78z70L016Hl5+Z9T5PVz8AgAA//8DAFBLAwQUAAYACAAAACEAhPDRUd4AAAALAQAADwAA AGRycy9kb3ducmV2LnhtbEyPQU7DMBBF90jcwRokdq1NIARCnAoBPQApC5ZuPE1C43Eau21ye4YV XY7+05/3i9XkenHCMXSeNNwtFQik2tuOGg1fm/XiCUSIhqzpPaGGGQOsyuurwuTWn+kTT1VsBJdQ yI2GNsYhlzLULToTln5A4mznR2cin2Mj7WjOXO56mSj1KJ3piD+0ZsC3Fut9dXQabJYc6riv5upn vaPD/LFphu93rW9vptcXEBGn+A/Dnz6rQ8lOW38kG0SvYZFm94xy8JCkIJh4Vhmv22pI00SBLAt5 uaH8BQAA//8DAFBLAQItABQABgAIAAAAIQC2gziS/gAAAOEBAAATAAAAAAAAAAAAAAAAAAAAAABb Q29udGVudF9UeXBlc10ueG1sUEsBAi0AFAAGAAgAAAAhADj9If/WAAAAlAEAAAsAAAAAAAAAAAAA AAAALwEAAF9yZWxzLy5yZWxzUEsBAi0AFAAGAAgAAAAhAESGfGdvAgAAVwUAAA4AAAAAAAAAAAAA AAAALgIAAGRycy9lMm9Eb2MueG1sUEsBAi0AFAAGAAgAAAAhAITw0VHeAAAACwEAAA8AAAAAAAAA AAAAAAAAyQQAAGRycy9kb3ducmV2LnhtbFBLBQYAAAAABAAEAPMAAADUBQ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504906">
                        <w:trPr>
                          <w:trHeight w:hRule="exact" w:val="3839"/>
                        </w:trPr>
                        <w:tc>
                          <w:tcPr>
                            <w:tcW w:w="9526" w:type="dxa"/>
                            <w:tcBorders>
                              <w:top w:val="nil"/>
                              <w:left w:val="nil"/>
                              <w:bottom w:val="nil"/>
                              <w:right w:val="nil"/>
                            </w:tcBorders>
                          </w:tcPr>
                          <w:p w14:paraId="07859716" w14:textId="25CF0871" w:rsidR="00F50260" w:rsidRPr="00603C80" w:rsidRDefault="00F50260" w:rsidP="00504906">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504906">
                                  <w:pPr>
                                    <w:pStyle w:val="Documentdataleadtext"/>
                                  </w:pPr>
                                  <w:bookmarkStart w:id="0" w:name="LAN_Intendedfor"/>
                                  <w:r>
                                    <w:t>Til</w:t>
                                  </w:r>
                                  <w:bookmarkEnd w:id="0"/>
                                </w:p>
                                <w:p w14:paraId="37D4E0E3" w14:textId="77777777" w:rsidR="00F50260" w:rsidRPr="00603C80" w:rsidRDefault="00F50260" w:rsidP="00504906">
                                  <w:pPr>
                                    <w:pStyle w:val="Documentdatatext"/>
                                  </w:pPr>
                                  <w:r>
                                    <w:fldChar w:fldCharType="begin"/>
                                    <w:instrText xml:space="preserve"> MACROBUTTON NoName [</w:instrText>
                                  </w:r>
                                  <w:bookmarkStart w:id="1" w:name="LAN_Text_12"/>
                                  <w:r>
                                    <w:instrText>Tekst</w:instrText>
                                  </w:r>
                                  <w:bookmarkEnd w:id="1"/>
                                  <w:r>
                                    <w:instrText>]</w:instrText>
                                    <w:fldChar w:fldCharType="end"/>
                                  </w:r>
                                </w:p>
                                <w:p w14:paraId="7CC44797" w14:textId="77777777" w:rsidR="00F50260" w:rsidRPr="00603C80" w:rsidRDefault="00F50260" w:rsidP="00504906">
                                  <w:pPr>
                                    <w:pStyle w:val="Documentdataleadtext"/>
                                  </w:pPr>
                                </w:p>
                                <w:p w14:paraId="10FB77F9" w14:textId="77777777" w:rsidR="00F50260" w:rsidRPr="00603C80" w:rsidRDefault="00F50260" w:rsidP="00504906">
                                  <w:pPr>
                                    <w:pStyle w:val="Documentdataleadtext"/>
                                  </w:pPr>
                                  <w:bookmarkStart w:id="2" w:name="LAN_Documenttype_2"/>
                                  <w:r>
                                    <w:t>Dokumenttype</w:t>
                                  </w:r>
                                  <w:bookmarkEnd w:id="2"/>
                                </w:p>
                                <w:p w14:paraId="1A3658B6" w14:textId="77777777" w:rsidR="00F50260" w:rsidRPr="00603C80" w:rsidRDefault="00F50260" w:rsidP="00504906">
                                  <w:pPr>
                                    <w:pStyle w:val="Documentdatatext"/>
                                  </w:pPr>
                                  <w:r>
                                    <w:fldChar w:fldCharType="begin"/>
                                    <w:instrText xml:space="preserve"> MACROBUTTON NoName [</w:instrText>
                                  </w:r>
                                  <w:bookmarkStart w:id="3" w:name="LAN_Text_13"/>
                                  <w:r>
                                    <w:instrText>Tekst</w:instrText>
                                  </w:r>
                                  <w:bookmarkEnd w:id="3"/>
                                  <w:r>
                                    <w:instrText>]</w:instrText>
                                    <w:fldChar w:fldCharType="end"/>
                                  </w:r>
                                </w:p>
                                <w:p w14:paraId="31F5FC02" w14:textId="77777777" w:rsidR="00F50260" w:rsidRPr="00603C80" w:rsidRDefault="00F50260" w:rsidP="00504906">
                                  <w:pPr>
                                    <w:pStyle w:val="Documentdataleadtext"/>
                                  </w:pPr>
                                </w:p>
                                <w:p w14:paraId="44D1B3EA" w14:textId="77777777" w:rsidR="00F50260" w:rsidRPr="00603C80" w:rsidRDefault="00F50260" w:rsidP="00504906">
                                  <w:pPr>
                                    <w:pStyle w:val="Documentdataleadtext"/>
                                  </w:pPr>
                                  <w:bookmarkStart w:id="4" w:name="LAN_Date_1"/>
                                  <w:r>
                                    <w:t>Dato</w:t>
                                  </w:r>
                                  <w:bookmarkEnd w:id="4"/>
                                </w:p>
                                <w:p w14:paraId="3BEFF405" w14:textId="77777777" w:rsidR="00F50260" w:rsidRPr="00603C80" w:rsidRDefault="00F50260" w:rsidP="00504906">
                                  <w:pPr>
                                    <w:pStyle w:val="Documentdatatext"/>
                                  </w:pPr>
                                  <w:r>
                                    <w:fldChar w:fldCharType="begin"/>
                                    <w:instrText xml:space="preserve"> MACROBUTTON NoName [</w:instrText>
                                  </w:r>
                                  <w:bookmarkStart w:id="5" w:name="LAN_MonthYear_1"/>
                                  <w:r>
                                    <w:instrText>Måned, År</w:instrText>
                                  </w:r>
                                  <w:bookmarkEnd w:id="5"/>
                                  <w:r>
                                    <w:instrText>]</w:instrText>
                                    <w:fldChar w:fldCharType="end"/>
                                  </w:r>
                                </w:p>
                                <w:p w14:paraId="7F713FC0" w14:textId="77777777" w:rsidR="00F50260" w:rsidRPr="00603C80" w:rsidRDefault="00F50260" w:rsidP="00504906">
                                  <w:pPr>
                                    <w:pStyle w:val="Documentdataleadtext"/>
                                  </w:pPr>
                                </w:p>
                                <w:p w14:paraId="36A7A415" w14:textId="77777777" w:rsidR="00F50260" w:rsidRPr="00603C80" w:rsidRDefault="00F50260" w:rsidP="00504906">
                                  <w:pPr>
                                    <w:pStyle w:val="Documentdataleadtext"/>
                                  </w:pPr>
                                  <w:r>
                                    <w:fldChar w:fldCharType="begin"/>
                                    <w:instrText xml:space="preserve"> MACROBUTTON NoName [</w:instrText>
                                  </w:r>
                                  <w:bookmarkStart w:id="6" w:name="LAN_Optional"/>
                                  <w:r>
                                    <w:instrText>Valgfri</w:instrText>
                                  </w:r>
                                  <w:bookmarkEnd w:id="6"/>
                                  <w:r>
                                    <w:instrText xml:space="preserve"> 1 </w:instrText>
                                  </w:r>
                                  <w:r>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instrText>]</w:instrText>
                                    <w:fldChar w:fldCharType="end"/>
                                  </w:r>
                                </w:p>
                                <w:p w14:paraId="584E92DE" w14:textId="77777777" w:rsidR="00F50260" w:rsidRPr="00603C80" w:rsidRDefault="00F50260" w:rsidP="00504906">
                                  <w:pPr>
                                    <w:pStyle w:val="Documentdatatext"/>
                                  </w:pPr>
                                  <w:r>
                                    <w:fldChar w:fldCharType="begin"/>
                                    <w:instrText xml:space="preserve"> MACROBUTTON NoName [</w:instrText>
                                  </w:r>
                                  <w:bookmarkStart w:id="8" w:name="LAN_Text_14"/>
                                  <w:r>
                                    <w:instrText>Tekst</w:instrText>
                                  </w:r>
                                  <w:bookmarkEnd w:id="8"/>
                                  <w:r>
                                    <w:instrText xml:space="preserve"> </w:instrText>
                                  </w:r>
                                  <w:r>
                                    <w:rPr>
                                      <w:color w:val="800000"/>
                                      <w:sz w:val="12"/>
                                    </w:rPr>
                                    <w:instrText xml:space="preserve">- </w:instrText>
                                  </w:r>
                                  <w:bookmarkStart w:id="9" w:name="LAN_RememberDelete_7"/>
                                  <w:r>
                                    <w:rPr>
                                      <w:color w:val="800000"/>
                                      <w:sz w:val="12"/>
                                    </w:rPr>
                                    <w:instrText>Hvis der ikke er valfri tekst, slet da dette felt</w:instrText>
                                  </w:r>
                                  <w:bookmarkEnd w:id="9"/>
                                  <w:r>
                                    <w:instrText>]</w:instrText>
                                    <w:fldChar w:fldCharType="end"/>
                                  </w:r>
                                </w:p>
                                <w:p w14:paraId="5965354D" w14:textId="77777777" w:rsidR="00F50260" w:rsidRPr="00603C80" w:rsidRDefault="00F50260" w:rsidP="00504906">
                                  <w:pPr>
                                    <w:pStyle w:val="Documentdataleadtext"/>
                                  </w:pPr>
                                </w:p>
                                <w:p w14:paraId="1ABA9EF8" w14:textId="77777777" w:rsidR="00F50260" w:rsidRPr="00603C80" w:rsidRDefault="00F50260" w:rsidP="00504906">
                                  <w:pPr>
                                    <w:pStyle w:val="Documentdataleadtext"/>
                                  </w:pPr>
                                  <w:r>
                                    <w:fldChar w:fldCharType="begin"/>
                                    <w:instrText xml:space="preserve"> MACROBUTTON NoName [</w:instrText>
                                  </w:r>
                                  <w:bookmarkStart w:id="10" w:name="LAN_Optional_1"/>
                                  <w:r>
                                    <w:instrText>Valgfri</w:instrText>
                                  </w:r>
                                  <w:bookmarkEnd w:id="10"/>
                                  <w:r>
                                    <w:instrText xml:space="preserve"> 2 </w:instrText>
                                  </w:r>
                                  <w:r>
                                    <w:rPr>
                                      <w:color w:val="800000"/>
                                      <w:sz w:val="12"/>
                                    </w:rPr>
                                    <w:instrText xml:space="preserve">- </w:instrText>
                                  </w:r>
                                  <w:bookmarkStart w:id="11" w:name="LAN_RememberDelete_8"/>
                                  <w:r>
                                    <w:rPr>
                                      <w:color w:val="800000"/>
                                      <w:sz w:val="12"/>
                                    </w:rPr>
                                    <w:instrText>Hvis der ikke er valfri tekst, slet da dette felt</w:instrText>
                                  </w:r>
                                  <w:bookmarkEnd w:id="11"/>
                                  <w:r>
                                    <w:instrText>]</w:instrText>
                                    <w:fldChar w:fldCharType="end"/>
                                  </w:r>
                                </w:p>
                                <w:p w14:paraId="04715B53" w14:textId="77777777" w:rsidR="00F50260" w:rsidRPr="00603C80" w:rsidRDefault="00F50260" w:rsidP="00504906">
                                  <w:pPr>
                                    <w:pStyle w:val="Documentdatatext"/>
                                  </w:pPr>
                                  <w:r>
                                    <w:fldChar w:fldCharType="begin"/>
                                    <w:instrText xml:space="preserve"> MACROBUTTON NoName [</w:instrText>
                                  </w:r>
                                  <w:bookmarkStart w:id="12" w:name="LAN_Text_15"/>
                                  <w:r>
                                    <w:instrText>Tekst</w:instrText>
                                  </w:r>
                                  <w:bookmarkEnd w:id="12"/>
                                  <w:r>
                                    <w:instrText xml:space="preserve"> </w:instrText>
                                  </w:r>
                                  <w:r>
                                    <w:rPr>
                                      <w:color w:val="800000"/>
                                      <w:sz w:val="12"/>
                                    </w:rPr>
                                    <w:instrText xml:space="preserve">- </w:instrText>
                                  </w:r>
                                  <w:bookmarkStart w:id="13" w:name="LAN_RememberDelete_9"/>
                                  <w:r>
                                    <w:rPr>
                                      <w:color w:val="800000"/>
                                      <w:sz w:val="12"/>
                                    </w:rPr>
                                    <w:instrText>Hvis der ikke er valfri tekst, slet da dette felt</w:instrText>
                                  </w:r>
                                  <w:bookmarkEnd w:id="13"/>
                                  <w:r>
                                    <w:instrText>]</w:instrText>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123EB9A" w:rsidR="00547F22" w:rsidRPr="007308ED" w:rsidRDefault="00B944DB"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9</w:t>
                                      </w:r>
                                    </w:sdtContent>
                                  </w:sdt>
                                  <w:r>
                                    <w:t xml:space="preserve"> </w:t>
                                  </w:r>
                                </w:p>
                                <w:p w14:paraId="0802EDBB" w14:textId="3F6FDE63" w:rsidR="00F50260" w:rsidRPr="00B35708" w:rsidRDefault="00B944DB"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licensbetingelser</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bK8cgIAAF4FAAAOAAAAZHJzL2Uyb0RvYy54bWysVN9v2yAQfp+0/wHxvjpJta6K6lRZqkyT qrZqOvWZYEjQMMcOEjv763dgO+m6vXSaH/DBffeT77i6bmvL9gqDAVfy8dmIM+UkVMZtSv7tafnh krMQhauEBadKflCBX8/ev7tq/FRNYAu2UsjIiQvTxpd8G6OfFkWQW1WLcAZeOVJqwFpE2uKmqFA0 5L22xWQ0uigawMojSBUCnd50Sj7L/rVWMt5rHVRktuSUW8wr5nWd1mJ2JaYbFH5rZJ+G+IcsamEc BT26uhFRsB2aP1zVRiIE0PFMQl2A1kaqXANVMx69qma1FV7lWqg5wR/bFP6fW3m3X/kHZLH9DC1d YGpI48M00GGqp9VYpz9lykhPLTwc26bayCQdXown5xcjUknSXX46zxvyU5zMPYb4RUHNklBypHvJ 7RL72xA76ABJ0QJYUy2NtXmDm/XCItsLusNl/lKW5P03mHWsoVzOP46yZwfJvsNZl/yoTIc+3qnG LMWDVQlj3aPSzFS51Bw8EVEdwwsplYu5SxQ/oxNKU6i3GPb4U1ZvMe7qIIscGVw8GtfGAebq8/yc 0q6+DynrDk/te1F3EmO7bqnwFxRYQ3UgZiB0QxO8XBq6vVsR4oNAmhK6cZr8eE+LtkDNh17ibAv4 82/nCU/kJS1nDU1dycOPnUDFmf3qiNZpRAcBB2E9CG5XL4BIMKY3xcsskgFGO4gaoX6mB2GeopBK OEmxSh4HcRG72acHRar5PINoEL2It27lZXKdupq4+NQ+C/Q9YSNx/Q6GeRTTV7ztsMnSwXwXQZtM 6tTXrot9v2mIM3H7Bye9Ei/3GXV6Fme/AAAA//8DAFBLAwQUAAYACAAAACEA88se5uAAAAAMAQAA DwAAAGRycy9kb3ducmV2LnhtbEyPQU+DQBCF7yb+h82YeDHtArGgyNIYk3q3No3HgR2Byu4SdgvU X+940uO89+XNe8V2Mb2YaPSdswridQSCbO10ZxsFh/fd6gGED2g19s6Sggt52JbXVwXm2s32jaZ9 aASHWJ+jgjaEIZfS1y0Z9Gs3kGXv040GA59jI/WIM4ebXiZRlEqDneUPLQ700lL9tT8bBdWUHJed /v54NcvxhJeO5tPhTqnbm+X5CUSgJfzB8Fufq0PJnSp3ttqLXsFqk2aMsnEf8wYmHqMsBVGxsomz BGRZyP8jyh8AAAD//wMAUEsBAi0AFAAGAAgAAAAhALaDOJL+AAAA4QEAABMAAAAAAAAAAAAAAAAA AAAAAFtDb250ZW50X1R5cGVzXS54bWxQSwECLQAUAAYACAAAACEAOP0h/9YAAACUAQAACwAAAAAA AAAAAAAAAAAvAQAAX3JlbHMvLnJlbHNQSwECLQAUAAYACAAAACEARsWyvHICAABeBQAADgAAAAAA AAAAAAAAAAAuAgAAZHJzL2Uyb0RvYy54bWxQSwECLQAUAAYACAAAACEA88se5uAAAAAMAQAADwAA AAAAAAAAAAAAAADMBAAAZHJzL2Rvd25yZXYueG1sUEsFBgAAAAAEAAQA8wAAANkFAAAAAA== "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504906">
                            <w:pPr>
                              <w:pStyle w:val="Documentdataleadtext"/>
                            </w:pPr>
                            <w:bookmarkStart w:id="14" w:name="LAN_Intendedfor"/>
                            <w:r>
                              <w:t>Til</w:t>
                            </w:r>
                            <w:bookmarkEnd w:id="14"/>
                          </w:p>
                          <w:p w14:paraId="37D4E0E3" w14:textId="77777777" w:rsidR="00F50260" w:rsidRPr="00603C80" w:rsidRDefault="00F50260" w:rsidP="00504906">
                            <w:pPr>
                              <w:pStyle w:val="Documentdatatext"/>
                            </w:pPr>
                            <w:r>
                              <w:fldChar w:fldCharType="begin"/>
                              <w:instrText xml:space="preserve"> MACROBUTTON NoName [</w:instrText>
                            </w:r>
                            <w:bookmarkStart w:id="15" w:name="LAN_Text_12"/>
                            <w:r>
                              <w:instrText>Tekst</w:instrText>
                            </w:r>
                            <w:bookmarkEnd w:id="15"/>
                            <w:r>
                              <w:instrText>]</w:instrText>
                              <w:fldChar w:fldCharType="end"/>
                            </w:r>
                          </w:p>
                          <w:p w14:paraId="7CC44797" w14:textId="77777777" w:rsidR="00F50260" w:rsidRPr="00603C80" w:rsidRDefault="00F50260" w:rsidP="00504906">
                            <w:pPr>
                              <w:pStyle w:val="Documentdataleadtext"/>
                            </w:pPr>
                          </w:p>
                          <w:p w14:paraId="10FB77F9" w14:textId="77777777" w:rsidR="00F50260" w:rsidRPr="00603C80" w:rsidRDefault="00F50260" w:rsidP="00504906">
                            <w:pPr>
                              <w:pStyle w:val="Documentdataleadtext"/>
                            </w:pPr>
                            <w:bookmarkStart w:id="16" w:name="LAN_Documenttype_2"/>
                            <w:r>
                              <w:t>Dokumenttype</w:t>
                            </w:r>
                            <w:bookmarkEnd w:id="16"/>
                          </w:p>
                          <w:p w14:paraId="1A3658B6" w14:textId="77777777" w:rsidR="00F50260" w:rsidRPr="00603C80" w:rsidRDefault="00F50260" w:rsidP="00504906">
                            <w:pPr>
                              <w:pStyle w:val="Documentdatatext"/>
                            </w:pPr>
                            <w:r>
                              <w:fldChar w:fldCharType="begin"/>
                              <w:instrText xml:space="preserve"> MACROBUTTON NoName [</w:instrText>
                            </w:r>
                            <w:bookmarkStart w:id="17" w:name="LAN_Text_13"/>
                            <w:r>
                              <w:instrText>Tekst</w:instrText>
                            </w:r>
                            <w:bookmarkEnd w:id="17"/>
                            <w:r>
                              <w:instrText>]</w:instrText>
                              <w:fldChar w:fldCharType="end"/>
                            </w:r>
                          </w:p>
                          <w:p w14:paraId="31F5FC02" w14:textId="77777777" w:rsidR="00F50260" w:rsidRPr="00603C80" w:rsidRDefault="00F50260" w:rsidP="00504906">
                            <w:pPr>
                              <w:pStyle w:val="Documentdataleadtext"/>
                            </w:pPr>
                          </w:p>
                          <w:p w14:paraId="44D1B3EA" w14:textId="77777777" w:rsidR="00F50260" w:rsidRPr="00603C80" w:rsidRDefault="00F50260" w:rsidP="00504906">
                            <w:pPr>
                              <w:pStyle w:val="Documentdataleadtext"/>
                            </w:pPr>
                            <w:bookmarkStart w:id="18" w:name="LAN_Date_1"/>
                            <w:r>
                              <w:t>Dato</w:t>
                            </w:r>
                            <w:bookmarkEnd w:id="18"/>
                          </w:p>
                          <w:p w14:paraId="3BEFF405" w14:textId="77777777" w:rsidR="00F50260" w:rsidRPr="00603C80" w:rsidRDefault="00F50260" w:rsidP="00504906">
                            <w:pPr>
                              <w:pStyle w:val="Documentdatatext"/>
                            </w:pPr>
                            <w:r>
                              <w:fldChar w:fldCharType="begin"/>
                              <w:instrText xml:space="preserve"> MACROBUTTON NoName [</w:instrText>
                            </w:r>
                            <w:bookmarkStart w:id="19" w:name="LAN_MonthYear_1"/>
                            <w:r>
                              <w:instrText>Måned, År</w:instrText>
                            </w:r>
                            <w:bookmarkEnd w:id="19"/>
                            <w:r>
                              <w:instrText>]</w:instrText>
                              <w:fldChar w:fldCharType="end"/>
                            </w:r>
                          </w:p>
                          <w:p w14:paraId="7F713FC0" w14:textId="77777777" w:rsidR="00F50260" w:rsidRPr="00603C80" w:rsidRDefault="00F50260" w:rsidP="00504906">
                            <w:pPr>
                              <w:pStyle w:val="Documentdataleadtext"/>
                            </w:pPr>
                          </w:p>
                          <w:p w14:paraId="36A7A415" w14:textId="77777777" w:rsidR="00F50260" w:rsidRPr="00603C80" w:rsidRDefault="00F50260" w:rsidP="00504906">
                            <w:pPr>
                              <w:pStyle w:val="Documentdataleadtext"/>
                            </w:pPr>
                            <w:r>
                              <w:fldChar w:fldCharType="begin"/>
                              <w:instrText xml:space="preserve"> MACROBUTTON NoName [</w:instrText>
                            </w:r>
                            <w:bookmarkStart w:id="20" w:name="LAN_Optional"/>
                            <w:r>
                              <w:instrText>Valgfri</w:instrText>
                            </w:r>
                            <w:bookmarkEnd w:id="20"/>
                            <w:r>
                              <w:instrText xml:space="preserve"> 1 </w:instrText>
                            </w:r>
                            <w:r>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instrText>]</w:instrText>
                              <w:fldChar w:fldCharType="end"/>
                            </w:r>
                          </w:p>
                          <w:p w14:paraId="584E92DE" w14:textId="77777777" w:rsidR="00F50260" w:rsidRPr="00603C80" w:rsidRDefault="00F50260" w:rsidP="00504906">
                            <w:pPr>
                              <w:pStyle w:val="Documentdatatext"/>
                            </w:pPr>
                            <w:r>
                              <w:fldChar w:fldCharType="begin"/>
                              <w:instrText xml:space="preserve"> MACROBUTTON NoName [</w:instrText>
                            </w:r>
                            <w:bookmarkStart w:id="22" w:name="LAN_Text_14"/>
                            <w:r>
                              <w:instrText>Tekst</w:instrText>
                            </w:r>
                            <w:bookmarkEnd w:id="22"/>
                            <w:r>
                              <w:instrText xml:space="preserve"> </w:instrText>
                            </w:r>
                            <w:r>
                              <w:rPr>
                                <w:color w:val="800000"/>
                                <w:sz w:val="12"/>
                              </w:rPr>
                              <w:instrText xml:space="preserve">- </w:instrText>
                            </w:r>
                            <w:bookmarkStart w:id="23" w:name="LAN_RememberDelete_7"/>
                            <w:r>
                              <w:rPr>
                                <w:color w:val="800000"/>
                                <w:sz w:val="12"/>
                              </w:rPr>
                              <w:instrText>Hvis der ikke er valfri tekst, slet da dette felt</w:instrText>
                            </w:r>
                            <w:bookmarkEnd w:id="23"/>
                            <w:r>
                              <w:instrText>]</w:instrText>
                              <w:fldChar w:fldCharType="end"/>
                            </w:r>
                          </w:p>
                          <w:p w14:paraId="5965354D" w14:textId="77777777" w:rsidR="00F50260" w:rsidRPr="00603C80" w:rsidRDefault="00F50260" w:rsidP="00504906">
                            <w:pPr>
                              <w:pStyle w:val="Documentdataleadtext"/>
                            </w:pPr>
                          </w:p>
                          <w:p w14:paraId="1ABA9EF8" w14:textId="77777777" w:rsidR="00F50260" w:rsidRPr="00603C80" w:rsidRDefault="00F50260" w:rsidP="00504906">
                            <w:pPr>
                              <w:pStyle w:val="Documentdataleadtext"/>
                            </w:pPr>
                            <w:r>
                              <w:fldChar w:fldCharType="begin"/>
                              <w:instrText xml:space="preserve"> MACROBUTTON NoName [</w:instrText>
                            </w:r>
                            <w:bookmarkStart w:id="24" w:name="LAN_Optional_1"/>
                            <w:r>
                              <w:instrText>Valgfri</w:instrText>
                            </w:r>
                            <w:bookmarkEnd w:id="24"/>
                            <w:r>
                              <w:instrText xml:space="preserve"> 2 </w:instrText>
                            </w:r>
                            <w:r>
                              <w:rPr>
                                <w:color w:val="800000"/>
                                <w:sz w:val="12"/>
                              </w:rPr>
                              <w:instrText xml:space="preserve">- </w:instrText>
                            </w:r>
                            <w:bookmarkStart w:id="25" w:name="LAN_RememberDelete_8"/>
                            <w:r>
                              <w:rPr>
                                <w:color w:val="800000"/>
                                <w:sz w:val="12"/>
                              </w:rPr>
                              <w:instrText>Hvis der ikke er valfri tekst, slet da dette felt</w:instrText>
                            </w:r>
                            <w:bookmarkEnd w:id="25"/>
                            <w:r>
                              <w:instrText>]</w:instrText>
                              <w:fldChar w:fldCharType="end"/>
                            </w:r>
                          </w:p>
                          <w:p w14:paraId="04715B53" w14:textId="77777777" w:rsidR="00F50260" w:rsidRPr="00603C80" w:rsidRDefault="00F50260" w:rsidP="00504906">
                            <w:pPr>
                              <w:pStyle w:val="Documentdatatext"/>
                            </w:pPr>
                            <w:r>
                              <w:fldChar w:fldCharType="begin"/>
                              <w:instrText xml:space="preserve"> MACROBUTTON NoName [</w:instrText>
                            </w:r>
                            <w:bookmarkStart w:id="26" w:name="LAN_Text_15"/>
                            <w:r>
                              <w:instrText>Tekst</w:instrText>
                            </w:r>
                            <w:bookmarkEnd w:id="26"/>
                            <w:r>
                              <w:instrText xml:space="preserve"> </w:instrText>
                            </w:r>
                            <w:r>
                              <w:rPr>
                                <w:color w:val="800000"/>
                                <w:sz w:val="12"/>
                              </w:rPr>
                              <w:instrText xml:space="preserve">- </w:instrText>
                            </w:r>
                            <w:bookmarkStart w:id="27" w:name="LAN_RememberDelete_9"/>
                            <w:r>
                              <w:rPr>
                                <w:color w:val="800000"/>
                                <w:sz w:val="12"/>
                              </w:rPr>
                              <w:instrText>Hvis der ikke er valfri tekst, slet da dette felt</w:instrText>
                            </w:r>
                            <w:bookmarkEnd w:id="27"/>
                            <w:r>
                              <w:instrText>]</w:instrText>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6123EB9A" w:rsidR="00547F22" w:rsidRPr="007308ED" w:rsidRDefault="00B944DB"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t>Bilag 9</w:t>
                                </w:r>
                              </w:sdtContent>
                            </w:sdt>
                            <w:r>
                              <w:t xml:space="preserve"> </w:t>
                            </w:r>
                          </w:p>
                          <w:p w14:paraId="0802EDBB" w14:textId="3F6FDE63" w:rsidR="00F50260" w:rsidRPr="00B35708" w:rsidRDefault="00B944DB"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t>licensbetingelser</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Pr>
          <w:noProof/>
        </w:rPr>
        <mc:AlternateContent>
          <mc:Choice Requires="wps">
            <w:drawing>
              <wp:anchor distT="0" distB="0" distL="114300" distR="114300" simplePos="0" relativeHeight="251658242" behindDoc="0" locked="0" layoutInCell="1" allowOverlap="1" wp14:anchorId="23B3B382" wp14:editId="21683F21">
                <wp:simplePos x="0" y="0"/>
                <wp:positionH relativeFrom="margin">
                  <wp:posOffset>-363855</wp:posOffset>
                </wp:positionH>
                <wp:positionV relativeFrom="margin">
                  <wp:align>bottom</wp:align>
                </wp:positionV>
                <wp:extent cx="6267450" cy="5900400"/>
                <wp:effectExtent l="0" t="0" r="0" b="635"/>
                <wp:wrapNone/>
                <wp:docPr id="7" name="Coverpage_Image"/>
                <wp:cNvGraphicFramePr/>
                <a:graphic xmlns:a="http://schemas.openxmlformats.org/drawingml/2006/main">
                  <a:graphicData uri="http://schemas.microsoft.com/office/word/2010/wordprocessingShape">
                    <wps:wsp>
                      <wps:cNvSpPr txBox="1"/>
                      <wps:spPr>
                        <a:xfrm>
                          <a:off x="0" y="0"/>
                          <a:ext cx="626745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1081702B" w:rsidR="00A84F08" w:rsidRPr="007308ED" w:rsidRDefault="00B944DB"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 xml:space="preserve">Bilag 9</w:t>
                                      </w:r>
                                    </w:sdtContent>
                                  </w:sdt>
                                </w:p>
                                <w:p w14:paraId="0F5A6B33" w14:textId="374A9A00" w:rsidR="00547F22" w:rsidRPr="007308ED" w:rsidRDefault="00B7702E" w:rsidP="007308ED">
                                  <w:pPr>
                                    <w:pStyle w:val="FrontpageHeading2"/>
                                  </w:pPr>
                                  <w:r>
                                    <w:t>ændrings-håndtering</w:t>
                                  </w:r>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49CD8B43">
                                        <wp:extent cx="6229350" cy="3528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243710" cy="3536829"/>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93.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oxDkdgIAAF4FAAAOAAAAZHJzL2Uyb0RvYy54bWysVN9v0zAQfkfif7D8TpOVrUDVdCqdipCm bWJDe3Ydu41wfObsNil//c5O0o7ByxB9cC++35+/u9llWxu2V+grsAU/G+WcKSuhrOym4N8fVu8+ cuaDsKUwYFXBD8rzy/nbN7PGTdUYtmBKhYyCWD9tXMG3Ibhplnm5VbXwI3DKklID1iLQJ26yEkVD 0WuTjfN8kjWApUOQynu6veqUfJ7ia61kuNXaq8BMwam2kE5M5zqe2XwmphsUblvJvgzxD1XUorKU 9BjqSgTBdlj9EaquJIIHHUYS6gy0rqRKPVA3Z/mLbu63wqnUC4Hj3REm///Cypv9vbtDFtrP0NID RkAa56eeLmM/rcY6/lOljPQE4eEIm2oDk3Q5GU8+nF+QSpLu4lOen+cJ2Ozk7tCHLwpqFoWCI71L gkvsr32glGQ6mMRsHkxVripj0gdu1kuDbC/oDVfpF6skl9/MjGUN1fKeColeFqJ/Z2dsvFGJDn2+ U49JCgejoo2x35RmVZlaTckjEdUxvZBS2ZBQovzJOlppSvUax97+VNVrnLs+yCNlBhuOznVlAVP3 aX5OZZc/hpJ1Z0/wPes7iqFdt9R4wccDBdZQHogZCN3QeCdXFb3etfDhTiBNCb04TX64pUMbIPCh lzjbAv762320J/KSlrOGpq7g/udOoOLMfLVE6ziig4CDsB4Eu6uXQCQ4o53iZBLJAYMZRI1QP9JC WMQspBJWUq6Ch0Fchm72aaFItVgkIxpEJ8K1vXcyho6oRi4+tI8CXU/YQFy/gWEexfQFbzvb6Ond YheIeonUEdcOxR5vGuJE3H7hxC3x/DtZndbi/AkAAP//AwBQSwMEFAAGAAgAAAAhAOV0iDDeAAAA CAEAAA8AAABkcnMvZG93bnJldi54bWxMj8FqwkAQhu8F32EZwZtuGmlt0mxEBGkt9FAVvG6y0yQ0 Oxuyq0nf3mkv7W2G/+ebb7L1aFtxxd43jhTcLyIQSKUzDVUKTsfd/AmED5qMbh2hgm/0sM4nd5lO jRvoA6+HUAmGkE+1gjqELpXSlzVa7ReuQ+Ls0/VWB177SppeDwy3rYyj6FFa3RBfqHWH2xrLr8PF Koj259e39+RI8Xm7k1112rxgMSg1m46bZxABx/BXhh99VoecnQp3IeNFq2D+sFpylWEgOE7iZAWi +B1ikHkm/z+Q3wAAAP//AwBQSwECLQAUAAYACAAAACEAtoM4kv4AAADhAQAAEwAAAAAAAAAAAAAA AAAAAAAAW0NvbnRlbnRfVHlwZXNdLnhtbFBLAQItABQABgAIAAAAIQA4/SH/1gAAAJQBAAALAAAA AAAAAAAAAAAAAC8BAABfcmVscy8ucmVsc1BLAQItABQABgAIAAAAIQA3oxDkdgIAAF4FAAAOAAAA AAAAAAAAAAAAAC4CAABkcnMvZTJvRG9jLnhtbFBLAQItABQABgAIAAAAIQDldIgw3gAAAAgBAAAP AAAAAAAAAAAAAAAAANAEAABkcnMvZG93bnJldi54bWxQSwUGAAAAAAQABADzAAAA2wUAAAAA "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1081702B" w:rsidR="00A84F08" w:rsidRPr="007308ED" w:rsidRDefault="00B944DB"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t xml:space="preserve">Bilag 9</w:t>
                                </w:r>
                              </w:sdtContent>
                            </w:sdt>
                          </w:p>
                          <w:p w14:paraId="0F5A6B33" w14:textId="374A9A00" w:rsidR="00547F22" w:rsidRPr="007308ED" w:rsidRDefault="00B7702E" w:rsidP="007308ED">
                            <w:pPr>
                              <w:pStyle w:val="FrontpageHeading2"/>
                            </w:pPr>
                            <w:r>
                              <w:t>ændrings-håndtering</w:t>
                            </w:r>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49CD8B43">
                                  <wp:extent cx="6229350" cy="3528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243710" cy="3536829"/>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BE2A00" w:rsidRDefault="00DC42BA" w:rsidP="00E9667B">
      <w:pPr>
        <w:spacing w:line="276" w:lineRule="auto"/>
        <w:rPr>
          <w:b/>
          <w:sz w:val="22"/>
          <w:szCs w:val="22"/>
        </w:rPr>
      </w:pPr>
      <w:r>
        <w:rPr>
          <w:b/>
          <w:sz w:val="22"/>
          <w:szCs w:val="22"/>
        </w:rPr>
        <w:lastRenderedPageBreak/>
        <w:t>Vejledning</w:t>
      </w:r>
    </w:p>
    <w:p w14:paraId="1141DBBC" w14:textId="77777777" w:rsidR="00DC42BA" w:rsidRDefault="00DC42BA" w:rsidP="00E9667B">
      <w:pPr>
        <w:spacing w:line="276" w:lineRule="auto"/>
      </w:pPr>
    </w:p>
    <w:p w14:paraId="151FDDF9" w14:textId="77777777" w:rsidR="00E17EC7" w:rsidRDefault="00E17EC7" w:rsidP="00E17EC7">
      <w:pPr>
        <w:rPr>
          <w:iCs/>
          <w:highlight w:val="yellow"/>
        </w:rPr>
      </w:pPr>
    </w:p>
    <w:p w14:paraId="42A5D43E" w14:textId="543DECB1" w:rsidR="00C20503" w:rsidRPr="007461BC" w:rsidRDefault="00C20503" w:rsidP="00C20503">
      <w:pPr>
        <w:rPr>
          <w:iCs/>
        </w:rPr>
      </w:pPr>
      <w:r>
        <w:rPr>
          <w:iCs/>
        </w:rPr>
        <w:t xml:space="preserve">Nærværende bilag specificerer proceduren vedrørende ændringshåndtering, og det i bilaget angivne supplerer Kontraktens bestemmelser herom.</w:t>
      </w:r>
    </w:p>
    <w:p w14:paraId="6ECC24B0" w14:textId="77777777" w:rsidR="00C20503" w:rsidRPr="00C20503" w:rsidRDefault="00C20503" w:rsidP="00C20503">
      <w:pPr>
        <w:rPr>
          <w:iCs/>
          <w:highlight w:val="yellow"/>
        </w:rPr>
      </w:pPr>
    </w:p>
    <w:p w14:paraId="09194675" w14:textId="77777777" w:rsidR="007461BC" w:rsidRDefault="007461BC" w:rsidP="007461BC">
      <w:pPr>
        <w:spacing w:line="276" w:lineRule="auto"/>
      </w:pPr>
      <w:r>
        <w:t xml:space="preserve">Afvigelser over for bilaget skal markeres med ændringsmarkering (”Track Changes”) eller på anden måde tydeligt fremhæves, så den oprindelige tekst stadig fremgår.</w:t>
      </w:r>
    </w:p>
    <w:p w14:paraId="29B0AAA8" w14:textId="77777777" w:rsidR="007461BC" w:rsidRDefault="007461BC" w:rsidP="007461BC">
      <w:pPr>
        <w:spacing w:line="276" w:lineRule="auto"/>
      </w:pPr>
    </w:p>
    <w:p w14:paraId="798FB2B0" w14:textId="77777777" w:rsidR="007461BC" w:rsidRPr="005B0D41" w:rsidRDefault="007461BC" w:rsidP="007461BC">
      <w:pPr>
        <w:spacing w:line="276" w:lineRule="auto"/>
      </w:pPr>
      <w:r>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18C70AF7" w14:textId="77777777" w:rsidR="007461BC" w:rsidRPr="005B0D41" w:rsidRDefault="007461BC" w:rsidP="007461BC">
      <w:pPr>
        <w:spacing w:line="276" w:lineRule="auto"/>
      </w:pPr>
    </w:p>
    <w:p w14:paraId="26FC777B" w14:textId="2DADFB16" w:rsidR="007461BC" w:rsidRPr="005B0D41" w:rsidRDefault="007461BC" w:rsidP="007461BC">
      <w:pPr>
        <w:spacing w:line="276" w:lineRule="auto"/>
      </w:pPr>
      <w:r>
        <w:t xml:space="preserve">Nærværende bilag indgår i vurderingen af underkriteriet ”Metode og proces”, jf. punkt 14.1 i udbudsbetingelserne.</w:t>
      </w:r>
    </w:p>
    <w:p w14:paraId="3E8063AE" w14:textId="77777777" w:rsidR="007461BC" w:rsidRDefault="007461BC" w:rsidP="007461BC"/>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04013D93" w14:textId="77777777" w:rsidR="00017B70" w:rsidRDefault="00017B70">
      <w:bookmarkStart w:id="29" w:name="LAN_Contents"/>
      <w:r>
        <w:rPr>
          <w:b/>
          <w:caps/>
        </w:rPr>
        <w:br w:type="page"/>
      </w:r>
    </w:p>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rsidP="00504906">
            <w:pPr>
              <w:pStyle w:val="Overskrift"/>
            </w:pPr>
            <w:r>
              <w:lastRenderedPageBreak/>
              <w:t>Indhold</w:t>
            </w:r>
            <w:bookmarkEnd w:id="29"/>
          </w:p>
        </w:tc>
      </w:tr>
    </w:tbl>
    <w:p w14:paraId="20230BEE" w14:textId="290EA890" w:rsidR="000E19AC"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instrText>3</w:instrText>
        <w:instrText xml:space="preserve">" \h \z \u </w:instrText>
      </w:r>
      <w:r>
        <w:rPr>
          <w:caps/>
        </w:rPr>
        <w:fldChar w:fldCharType="separate"/>
      </w:r>
      <w:hyperlink w:anchor="_Toc237958254" w:history="1">
        <w:r>
          <w:rPr>
            <w:rStyle w:val="Hyperlink"/>
            <w:noProof/>
          </w:rPr>
          <w:t>1.</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Indledning</w:t>
        </w:r>
        <w:r>
          <w:rPr>
            <w:noProof/>
            <w:webHidden/>
          </w:rPr>
          <w:tab/>
          <w:fldChar w:fldCharType="begin"/>
          <w:instrText xml:space="preserve"> PAGEREF _Toc237958254 \h </w:instrText>
          <w:fldChar w:fldCharType="separate"/>
          <w:t>1</w:t>
          <w:fldChar w:fldCharType="end"/>
        </w:r>
      </w:hyperlink>
    </w:p>
    <w:p w14:paraId="7B8D5CEF" w14:textId="79082C9F" w:rsidR="000E19AC" w:rsidRDefault="000E19A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958255" w:history="1">
        <w:r>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Kundens bestillingsydelser</w:t>
        </w:r>
        <w:r>
          <w:rPr>
            <w:noProof/>
            <w:webHidden/>
          </w:rPr>
          <w:tab/>
          <w:fldChar w:fldCharType="begin"/>
          <w:instrText xml:space="preserve"> PAGEREF _Toc237958255 \h </w:instrText>
          <w:fldChar w:fldCharType="separate"/>
          <w:t>1</w:t>
          <w:fldChar w:fldCharType="end"/>
        </w:r>
      </w:hyperlink>
    </w:p>
    <w:p w14:paraId="793334DB" w14:textId="52946ADC"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56" w:history="1">
        <w:r>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_Toc237958256 \h </w:instrText>
          <w:fldChar w:fldCharType="separate"/>
          <w:t>1</w:t>
          <w:fldChar w:fldCharType="end"/>
        </w:r>
      </w:hyperlink>
    </w:p>
    <w:p w14:paraId="3C7FB576" w14:textId="46C94F92"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57" w:history="1">
        <w:r>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simple ændringsanmodninger</w:t>
        </w:r>
        <w:r>
          <w:rPr>
            <w:noProof/>
            <w:webHidden/>
          </w:rPr>
          <w:tab/>
          <w:fldChar w:fldCharType="begin"/>
          <w:instrText xml:space="preserve"> PAGEREF _Toc237958257 \h </w:instrText>
          <w:fldChar w:fldCharType="separate"/>
          <w:t>1</w:t>
          <w:fldChar w:fldCharType="end"/>
        </w:r>
      </w:hyperlink>
    </w:p>
    <w:p w14:paraId="0A614C1C" w14:textId="44F4E973"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58" w:history="1">
        <w:r>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ordinære ændringsanmodninger</w:t>
        </w:r>
        <w:r>
          <w:rPr>
            <w:noProof/>
            <w:webHidden/>
          </w:rPr>
          <w:tab/>
          <w:fldChar w:fldCharType="begin"/>
          <w:instrText xml:space="preserve"> PAGEREF _Toc237958258 \h </w:instrText>
          <w:fldChar w:fldCharType="separate"/>
          <w:t>2</w:t>
          <w:fldChar w:fldCharType="end"/>
        </w:r>
      </w:hyperlink>
    </w:p>
    <w:p w14:paraId="51B17249" w14:textId="38F8A021" w:rsidR="000E19AC" w:rsidRDefault="000E19A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958259" w:history="1">
        <w:r>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Øvrige ændringer</w:t>
        </w:r>
        <w:r>
          <w:rPr>
            <w:noProof/>
            <w:webHidden/>
          </w:rPr>
          <w:tab/>
          <w:fldChar w:fldCharType="begin"/>
          <w:instrText xml:space="preserve"> PAGEREF _Toc237958259 \h </w:instrText>
          <w:fldChar w:fldCharType="separate"/>
          <w:t>4</w:t>
          <w:fldChar w:fldCharType="end"/>
        </w:r>
      </w:hyperlink>
    </w:p>
    <w:p w14:paraId="1F7A497E" w14:textId="3D9F7240"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60" w:history="1">
        <w:r>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_Toc237958260 \h </w:instrText>
          <w:fldChar w:fldCharType="separate"/>
          <w:t>4</w:t>
          <w:fldChar w:fldCharType="end"/>
        </w:r>
      </w:hyperlink>
    </w:p>
    <w:p w14:paraId="31621AA0" w14:textId="7079FA74"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61" w:history="1">
        <w:r>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sz w:val="24"/>
            <w:szCs w:val="24"/>
            <w:lang w:eastAsia="da-DK"/>
            <w14:ligatures w14:val="standardContextual"/>
          </w:rPr>
          <w:tab/>
        </w:r>
        <w:r>
          <w:rPr>
            <w:rStyle w:val="Hyperlink"/>
            <w:noProof/>
          </w:rPr>
          <w:t>Kundens ændringsanmodning</w:t>
        </w:r>
        <w:r>
          <w:rPr>
            <w:noProof/>
            <w:webHidden/>
          </w:rPr>
          <w:tab/>
          <w:fldChar w:fldCharType="begin"/>
          <w:instrText xml:space="preserve"> PAGEREF _Toc237958261 \h </w:instrText>
          <w:fldChar w:fldCharType="separate"/>
          <w:t>4</w:t>
          <w:fldChar w:fldCharType="end"/>
        </w:r>
      </w:hyperlink>
    </w:p>
    <w:p w14:paraId="1BA43A47" w14:textId="589A01A6" w:rsidR="000E19AC" w:rsidRDefault="000E19AC">
      <w:pPr>
        <w:pStyle w:val="Indholdsfortegnelse3"/>
        <w:rPr>
          <w:rFonts w:asciiTheme="minorHAnsi" w:eastAsiaTheme="minorEastAsia" w:hAnsiTheme="minorHAnsi" w:cstheme="minorBidi"/>
          <w:noProof/>
          <w:kern w:val="2"/>
          <w:sz w:val="24"/>
          <w:szCs w:val="24"/>
          <w:lang w:eastAsia="da-DK"/>
          <w14:ligatures w14:val="standardContextual"/>
        </w:rPr>
      </w:pPr>
      <w:hyperlink w:anchor="_Toc237958262" w:history="1">
        <w:r>
          <w:rPr>
            <w:rStyle w:val="Hyperlink"/>
            <w:noProof/>
          </w:rPr>
          <w:t>3.2.1</w:t>
        </w:r>
        <w:r>
          <w:rPr>
            <w:rFonts w:asciiTheme="minorHAnsi" w:eastAsiaTheme="minorEastAsia" w:hAnsiTheme="minorHAnsi" w:cstheme="minorBidi"/>
            <w:noProof/>
            <w:kern w:val="2"/>
            <w:sz w:val="24"/>
            <w:szCs w:val="24"/>
            <w:lang w:eastAsia="da-DK"/>
            <w14:ligatures w14:val="standardContextual"/>
          </w:rPr>
          <w:tab/>
        </w:r>
        <w:r>
          <w:rPr>
            <w:rStyle w:val="Hyperlink"/>
            <w:noProof/>
          </w:rPr>
          <w:t>Generelt</w:t>
        </w:r>
        <w:r>
          <w:rPr>
            <w:noProof/>
            <w:webHidden/>
          </w:rPr>
          <w:tab/>
          <w:fldChar w:fldCharType="begin"/>
          <w:instrText xml:space="preserve"> PAGEREF _Toc237958262 \h </w:instrText>
          <w:fldChar w:fldCharType="separate"/>
          <w:t>4</w:t>
          <w:fldChar w:fldCharType="end"/>
        </w:r>
      </w:hyperlink>
    </w:p>
    <w:p w14:paraId="065C7A95" w14:textId="162FBF6A" w:rsidR="000E19AC" w:rsidRDefault="000E19AC">
      <w:pPr>
        <w:pStyle w:val="Indholdsfortegnelse3"/>
        <w:rPr>
          <w:rFonts w:asciiTheme="minorHAnsi" w:eastAsiaTheme="minorEastAsia" w:hAnsiTheme="minorHAnsi" w:cstheme="minorBidi"/>
          <w:noProof/>
          <w:kern w:val="2"/>
          <w:sz w:val="24"/>
          <w:szCs w:val="24"/>
          <w:lang w:eastAsia="da-DK"/>
          <w14:ligatures w14:val="standardContextual"/>
        </w:rPr>
      </w:pPr>
      <w:hyperlink w:anchor="_Toc237958263" w:history="1">
        <w:r>
          <w:rPr>
            <w:rStyle w:val="Hyperlink"/>
            <w:noProof/>
          </w:rPr>
          <w:t>3.2.2</w:t>
        </w:r>
        <w:r>
          <w:rPr>
            <w:rFonts w:asciiTheme="minorHAnsi" w:eastAsiaTheme="minorEastAsia" w:hAnsiTheme="minorHAnsi" w:cstheme="minorBidi"/>
            <w:noProof/>
            <w:kern w:val="2"/>
            <w:sz w:val="24"/>
            <w:szCs w:val="24"/>
            <w:lang w:eastAsia="da-DK"/>
            <w14:ligatures w14:val="standardContextual"/>
          </w:rPr>
          <w:tab/>
        </w:r>
        <w:r>
          <w:rPr>
            <w:rStyle w:val="Hyperlink"/>
            <w:noProof/>
          </w:rPr>
          <w:t>Estimat</w:t>
        </w:r>
        <w:r>
          <w:rPr>
            <w:noProof/>
            <w:webHidden/>
          </w:rPr>
          <w:tab/>
          <w:fldChar w:fldCharType="begin"/>
          <w:instrText xml:space="preserve"> PAGEREF _Toc237958263 \h </w:instrText>
          <w:fldChar w:fldCharType="separate"/>
          <w:t>4</w:t>
          <w:fldChar w:fldCharType="end"/>
        </w:r>
      </w:hyperlink>
    </w:p>
    <w:p w14:paraId="24D74FDE" w14:textId="61E76E0D" w:rsidR="000E19AC" w:rsidRDefault="000E19AC">
      <w:pPr>
        <w:pStyle w:val="Indholdsfortegnelse3"/>
        <w:rPr>
          <w:rFonts w:asciiTheme="minorHAnsi" w:eastAsiaTheme="minorEastAsia" w:hAnsiTheme="minorHAnsi" w:cstheme="minorBidi"/>
          <w:noProof/>
          <w:kern w:val="2"/>
          <w:sz w:val="24"/>
          <w:szCs w:val="24"/>
          <w:lang w:eastAsia="da-DK"/>
          <w14:ligatures w14:val="standardContextual"/>
        </w:rPr>
      </w:pPr>
      <w:hyperlink w:anchor="_Toc237958264" w:history="1">
        <w:r>
          <w:rPr>
            <w:rStyle w:val="Hyperlink"/>
            <w:noProof/>
          </w:rPr>
          <w:t>3.2.3</w:t>
        </w:r>
        <w:r>
          <w:rPr>
            <w:rFonts w:asciiTheme="minorHAnsi" w:eastAsiaTheme="minorEastAsia" w:hAnsiTheme="minorHAnsi" w:cstheme="minorBidi"/>
            <w:noProof/>
            <w:kern w:val="2"/>
            <w:sz w:val="24"/>
            <w:szCs w:val="24"/>
            <w:lang w:eastAsia="da-DK"/>
            <w14:ligatures w14:val="standardContextual"/>
          </w:rPr>
          <w:tab/>
        </w:r>
        <w:r>
          <w:rPr>
            <w:rStyle w:val="Hyperlink"/>
            <w:noProof/>
          </w:rPr>
          <w:t>Løsningsforslag</w:t>
        </w:r>
        <w:r>
          <w:rPr>
            <w:noProof/>
            <w:webHidden/>
          </w:rPr>
          <w:tab/>
          <w:fldChar w:fldCharType="begin"/>
          <w:instrText xml:space="preserve"> PAGEREF _Toc237958264 \h </w:instrText>
          <w:fldChar w:fldCharType="separate"/>
          <w:t>4</w:t>
          <w:fldChar w:fldCharType="end"/>
        </w:r>
      </w:hyperlink>
    </w:p>
    <w:p w14:paraId="731FB1CA" w14:textId="6F487963"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65" w:history="1">
        <w:r>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sz w:val="24"/>
            <w:szCs w:val="24"/>
            <w:lang w:eastAsia="da-DK"/>
            <w14:ligatures w14:val="standardContextual"/>
          </w:rPr>
          <w:tab/>
        </w:r>
        <w:r>
          <w:rPr>
            <w:rStyle w:val="Hyperlink"/>
            <w:noProof/>
          </w:rPr>
          <w:t>Leverandørens ændringsanmodning</w:t>
        </w:r>
        <w:r>
          <w:rPr>
            <w:noProof/>
            <w:webHidden/>
          </w:rPr>
          <w:tab/>
          <w:fldChar w:fldCharType="begin"/>
          <w:instrText xml:space="preserve"> PAGEREF _Toc237958265 \h </w:instrText>
          <w:fldChar w:fldCharType="separate"/>
          <w:t>5</w:t>
          <w:fldChar w:fldCharType="end"/>
        </w:r>
      </w:hyperlink>
    </w:p>
    <w:p w14:paraId="21F490CA" w14:textId="3B5E82C1" w:rsidR="000E19AC" w:rsidRDefault="000E19AC">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37958266" w:history="1">
        <w:r>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Pr>
            <w:rStyle w:val="Hyperlink"/>
            <w:noProof/>
          </w:rPr>
          <w:t>Fællesregler for ændringshåndtering</w:t>
        </w:r>
        <w:r>
          <w:rPr>
            <w:noProof/>
            <w:webHidden/>
          </w:rPr>
          <w:tab/>
          <w:fldChar w:fldCharType="begin"/>
          <w:instrText xml:space="preserve"> PAGEREF _Toc237958266 \h </w:instrText>
          <w:fldChar w:fldCharType="separate"/>
          <w:t>6</w:t>
          <w:fldChar w:fldCharType="end"/>
        </w:r>
      </w:hyperlink>
    </w:p>
    <w:p w14:paraId="3E635958" w14:textId="0D82288D"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67" w:history="1">
        <w:r>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eastAsia="da-DK"/>
            <w14:ligatures w14:val="standardContextual"/>
          </w:rPr>
          <w:tab/>
        </w:r>
        <w:r>
          <w:rPr>
            <w:rStyle w:val="Hyperlink"/>
            <w:noProof/>
          </w:rPr>
          <w:t>Uoverensstemmelser</w:t>
        </w:r>
        <w:r>
          <w:rPr>
            <w:noProof/>
            <w:webHidden/>
          </w:rPr>
          <w:tab/>
          <w:fldChar w:fldCharType="begin"/>
          <w:instrText xml:space="preserve"> PAGEREF _Toc237958267 \h </w:instrText>
          <w:fldChar w:fldCharType="separate"/>
          <w:t>6</w:t>
          <w:fldChar w:fldCharType="end"/>
        </w:r>
      </w:hyperlink>
    </w:p>
    <w:p w14:paraId="04675525" w14:textId="04C3064D"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68" w:history="1">
        <w:r>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eastAsia="da-DK"/>
            <w14:ligatures w14:val="standardContextual"/>
          </w:rPr>
          <w:tab/>
        </w:r>
        <w:r>
          <w:rPr>
            <w:rStyle w:val="Hyperlink"/>
            <w:noProof/>
          </w:rPr>
          <w:t>Ændringslog</w:t>
        </w:r>
        <w:r>
          <w:rPr>
            <w:noProof/>
            <w:webHidden/>
          </w:rPr>
          <w:tab/>
          <w:fldChar w:fldCharType="begin"/>
          <w:instrText xml:space="preserve"> PAGEREF _Toc237958268 \h </w:instrText>
          <w:fldChar w:fldCharType="separate"/>
          <w:t>6</w:t>
          <w:fldChar w:fldCharType="end"/>
        </w:r>
      </w:hyperlink>
    </w:p>
    <w:p w14:paraId="0B3A2D8F" w14:textId="3E1D913C" w:rsidR="000E19AC" w:rsidRDefault="000E19AC">
      <w:pPr>
        <w:pStyle w:val="Indholdsfortegnelse2"/>
        <w:rPr>
          <w:rFonts w:asciiTheme="minorHAnsi" w:eastAsiaTheme="minorEastAsia" w:hAnsiTheme="minorHAnsi" w:cstheme="minorBidi"/>
          <w:noProof/>
          <w:kern w:val="2"/>
          <w:sz w:val="24"/>
          <w:szCs w:val="24"/>
          <w:lang w:eastAsia="da-DK"/>
          <w14:ligatures w14:val="standardContextual"/>
        </w:rPr>
      </w:pPr>
      <w:hyperlink w:anchor="_Toc237958269" w:history="1">
        <w:r>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sz w:val="24"/>
            <w:szCs w:val="24"/>
            <w:lang w:eastAsia="da-DK"/>
            <w14:ligatures w14:val="standardContextual"/>
          </w:rPr>
          <w:tab/>
        </w:r>
        <w:r>
          <w:rPr>
            <w:rStyle w:val="Hyperlink"/>
            <w:noProof/>
          </w:rPr>
          <w:t>Ændringsstyring</w:t>
        </w:r>
        <w:r>
          <w:rPr>
            <w:noProof/>
            <w:webHidden/>
          </w:rPr>
          <w:tab/>
          <w:fldChar w:fldCharType="begin"/>
          <w:instrText xml:space="preserve"> PAGEREF _Toc237958269 \h </w:instrText>
          <w:fldChar w:fldCharType="separate"/>
          <w:t>6</w:t>
          <w:fldChar w:fldCharType="end"/>
        </w:r>
      </w:hyperlink>
    </w:p>
    <w:p w14:paraId="1CB1A032" w14:textId="51F27481"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68315B70" w14:textId="75C09503" w:rsidR="000C1640" w:rsidRDefault="000C1640" w:rsidP="00DE6588">
      <w:pPr>
        <w:spacing w:after="240" w:line="360" w:lineRule="auto"/>
        <w:ind w:hanging="567"/>
        <w:rPr>
          <w:b/>
          <w:caps/>
          <w:color w:val="009DE0"/>
          <w:sz w:val="22"/>
          <w:szCs w:val="22"/>
        </w:rPr>
      </w:pPr>
    </w:p>
    <w:p w14:paraId="782198A3" w14:textId="3BE99708" w:rsidR="000C1640" w:rsidRDefault="000C1640" w:rsidP="00DE6588">
      <w:pPr>
        <w:spacing w:after="240" w:line="360" w:lineRule="auto"/>
        <w:ind w:hanging="567"/>
        <w:rPr>
          <w:b/>
          <w:caps/>
          <w:color w:val="009DE0"/>
          <w:sz w:val="22"/>
          <w:szCs w:val="22"/>
        </w:rPr>
      </w:pPr>
    </w:p>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46CA3568" w14:textId="77777777" w:rsidR="00A40A26" w:rsidRDefault="00A40A26" w:rsidP="00936B38"/>
    <w:p w14:paraId="566FA89A" w14:textId="77777777" w:rsidR="00A40A26" w:rsidRDefault="00A40A26" w:rsidP="00A40A26">
      <w:pPr>
        <w:sectPr w:rsidR="00A40A26"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4B332AC7" w:rsidR="00BD35FA" w:rsidRPr="006D7AB4" w:rsidRDefault="002F7262" w:rsidP="00E9667B">
      <w:pPr>
        <w:pStyle w:val="Overskrift1"/>
        <w:spacing w:line="276" w:lineRule="auto"/>
      </w:pPr>
      <w:bookmarkStart w:id="30" w:name="_Toc237958254"/>
      <w:r>
        <w:lastRenderedPageBreak/>
        <w:t>Indledning</w:t>
      </w:r>
      <w:bookmarkEnd w:id="30"/>
    </w:p>
    <w:p w14:paraId="69785593" w14:textId="14628D13" w:rsidR="005915AE" w:rsidRDefault="00C20503" w:rsidP="001C39F7">
      <w:r>
        <w:t xml:space="preserve">Ændringer af Kontrakten i form af Kundens bestillingsydelser og øvrige ændringer sker i overensstemmelse med Kontraktens punkt 6, dog bortset fra ændringer uden Leverandørens samtykke, jf. kontraktens punkt 6.4. </w:t>
      </w:r>
    </w:p>
    <w:p w14:paraId="3B1D7C1D" w14:textId="77777777" w:rsidR="006909E1" w:rsidRDefault="006909E1" w:rsidP="001C39F7"/>
    <w:p w14:paraId="075D5BE6" w14:textId="4B791C28" w:rsidR="006909E1" w:rsidRDefault="006909E1" w:rsidP="001C39F7">
      <w:r>
        <w:t>Bestillingsydelser kan alene bestilles af Kunden.</w:t>
      </w:r>
    </w:p>
    <w:p w14:paraId="6016DAA2" w14:textId="77777777" w:rsidR="006909E1" w:rsidRDefault="006909E1" w:rsidP="001C39F7"/>
    <w:p w14:paraId="41FE3DDF" w14:textId="77777777" w:rsidR="008916C1" w:rsidRDefault="008916C1" w:rsidP="008916C1">
      <w:r>
        <w:t>For øvrige ændringer gælder, at ændringsanmodninger kan fremsættes af begge Parter.</w:t>
      </w:r>
    </w:p>
    <w:p w14:paraId="442CDEBB" w14:textId="77777777" w:rsidR="00005450" w:rsidRDefault="00005450" w:rsidP="001C39F7"/>
    <w:p w14:paraId="28727D31" w14:textId="77777777" w:rsidR="00005450" w:rsidRDefault="00005450" w:rsidP="001C39F7"/>
    <w:p w14:paraId="1B50B008" w14:textId="56475745" w:rsidR="00005450" w:rsidRDefault="00327A60" w:rsidP="00327A60">
      <w:pPr>
        <w:pStyle w:val="Overskrift1"/>
        <w:pageBreakBefore w:val="0"/>
      </w:pPr>
      <w:bookmarkStart w:id="31" w:name="_Toc237958255"/>
      <w:r>
        <w:t>Kundens bestillingsydelser</w:t>
      </w:r>
      <w:bookmarkEnd w:id="31"/>
    </w:p>
    <w:p w14:paraId="319107CD" w14:textId="49F35BFF" w:rsidR="00CD6195" w:rsidRDefault="00CD6195" w:rsidP="00CD6195">
      <w:pPr>
        <w:pStyle w:val="Overskrift2"/>
      </w:pPr>
      <w:bookmarkStart w:id="32" w:name="_Toc237958256"/>
      <w:r>
        <w:t>Generelt</w:t>
      </w:r>
      <w:bookmarkEnd w:id="32"/>
    </w:p>
    <w:p w14:paraId="0C892796" w14:textId="77777777" w:rsidR="00CD6195" w:rsidRDefault="00CD6195" w:rsidP="001C39F7"/>
    <w:p w14:paraId="3865F389" w14:textId="7C882014" w:rsidR="005915AE" w:rsidRDefault="008B44AF" w:rsidP="001C39F7">
      <w:r>
        <w:t xml:space="preserve">Kundens bestillingsydelser kan efter Kundens valg bestilles som simple ændringsanmodninger og som ordinære ændringsanmodninger, afhængigt af indhold, kompleksitet mv.</w:t>
      </w:r>
    </w:p>
    <w:p w14:paraId="73F60260" w14:textId="77777777" w:rsidR="00435183" w:rsidRDefault="00435183" w:rsidP="001C39F7"/>
    <w:p w14:paraId="7497A4A3" w14:textId="786B07B4" w:rsidR="00CC0432" w:rsidRDefault="00CC0432" w:rsidP="001C39F7">
      <w:r>
        <w:t xml:space="preserve">Kundens bestillingsydelser kan efter Kundens valg afregnes efter følgende 2 prismodeller, jf. Kontraktens </w:t>
      </w:r>
      <w:del w:id="1056" w:author="Claude" w:date="2026-09-29T12:00:00Z">
        <w:r>
          <w:delText xml:space="preserve">punkt 15.3</w:delText>
        </w:r>
      </w:del>
      <w:ins w:id="1057" w:author="Claude" w:date="2026-09-29T12:00:00Z">
        <w:r>
          <w:t xml:space="preserve">punkt 15.4</w:t>
        </w:r>
      </w:ins>
      <w:r>
        <w:t xml:space="preserve">:</w:t>
      </w:r>
    </w:p>
    <w:p w14:paraId="649DD017" w14:textId="77777777" w:rsidR="00CC0432" w:rsidRDefault="00CC0432" w:rsidP="001C39F7"/>
    <w:p w14:paraId="17DE6860" w14:textId="77777777" w:rsidR="005F1C9E" w:rsidRDefault="005F1C9E" w:rsidP="005F1C9E">
      <w:pPr>
        <w:pStyle w:val="Listeafsnit"/>
        <w:numPr>
          <w:ilvl w:val="0"/>
          <w:numId w:val="46"/>
        </w:numPr>
        <w:spacing w:line="259" w:lineRule="auto"/>
      </w:pPr>
      <w:bookmarkStart w:id="33" w:name="_Ref149672888"/>
      <w:bookmarkStart w:id="34" w:name="_Toc229140745"/>
      <w:r>
        <w:t>Efter medgået tid</w:t>
      </w:r>
      <w:bookmarkEnd w:id="33"/>
      <w:bookmarkEnd w:id="34"/>
    </w:p>
    <w:p w14:paraId="4A56EEE9" w14:textId="77777777" w:rsidR="005F1C9E" w:rsidRDefault="005F1C9E" w:rsidP="005F1C9E">
      <w:pPr>
        <w:pStyle w:val="Listeafsnit"/>
        <w:numPr>
          <w:ilvl w:val="0"/>
          <w:numId w:val="46"/>
        </w:numPr>
        <w:spacing w:line="259" w:lineRule="auto"/>
      </w:pPr>
      <w:r>
        <w:t>Til fast pris</w:t>
      </w:r>
    </w:p>
    <w:p w14:paraId="6B8D2387" w14:textId="77777777" w:rsidR="003735BF" w:rsidRDefault="003735BF" w:rsidP="003735BF">
      <w:pPr>
        <w:pStyle w:val="Listeafsnit"/>
        <w:spacing w:line="259" w:lineRule="auto"/>
      </w:pPr>
    </w:p>
    <w:p w14:paraId="7FA070D6" w14:textId="0E223A06" w:rsidR="003735BF" w:rsidRPr="00AE0AEB" w:rsidRDefault="003735BF" w:rsidP="003735BF">
      <w:r>
        <w:t>Kundens ændringsanmodninger skal fremsendes skriftligt til Leverandøren.</w:t>
      </w:r>
    </w:p>
    <w:p w14:paraId="1A3421E3" w14:textId="50B5B408" w:rsidR="00706D73" w:rsidRPr="007D72D9" w:rsidRDefault="00706D73" w:rsidP="00CD6195">
      <w:pPr>
        <w:pStyle w:val="Overskrift2"/>
      </w:pPr>
      <w:bookmarkStart w:id="35" w:name="_Toc280103799"/>
      <w:bookmarkStart w:id="36" w:name="_Toc237958257"/>
      <w:r>
        <w:t xml:space="preserve">Kundens simple ændringsanmodninger</w:t>
      </w:r>
      <w:bookmarkEnd w:id="36"/>
    </w:p>
    <w:p w14:paraId="15D0025A" w14:textId="77777777" w:rsidR="00CD6195" w:rsidRDefault="00CD6195" w:rsidP="003E727D"/>
    <w:p w14:paraId="69559D8F" w14:textId="6BB15EEC" w:rsidR="003E727D" w:rsidRPr="007D72D9" w:rsidRDefault="003E727D" w:rsidP="003E727D">
      <w:r>
        <w:t xml:space="preserve">Kundens simple ændringsanmodning skal indeholde følgende oplysninger: </w:t>
      </w:r>
    </w:p>
    <w:p w14:paraId="148A62ED" w14:textId="77777777" w:rsidR="003E727D" w:rsidRPr="007D72D9" w:rsidRDefault="003E727D" w:rsidP="003E727D"/>
    <w:p w14:paraId="1C01C7C3" w14:textId="77777777" w:rsidR="003E727D" w:rsidRPr="007D72D9" w:rsidRDefault="003E727D" w:rsidP="003E727D">
      <w:pPr>
        <w:pStyle w:val="Listeafsnit"/>
        <w:numPr>
          <w:ilvl w:val="0"/>
          <w:numId w:val="40"/>
        </w:numPr>
        <w:spacing w:line="276" w:lineRule="auto"/>
        <w:jc w:val="both"/>
      </w:pPr>
      <w:r>
        <w:t>Beskrivelse af den ønskede ændring</w:t>
      </w:r>
    </w:p>
    <w:p w14:paraId="78A0709D" w14:textId="77777777" w:rsidR="003E727D" w:rsidRPr="007D72D9" w:rsidRDefault="003E727D" w:rsidP="003E727D">
      <w:pPr>
        <w:pStyle w:val="Listeafsnit"/>
        <w:numPr>
          <w:ilvl w:val="0"/>
          <w:numId w:val="40"/>
        </w:numPr>
        <w:spacing w:line="276" w:lineRule="auto"/>
        <w:jc w:val="both"/>
      </w:pPr>
      <w:r>
        <w:t xml:space="preserve">Dato for fremsættelse af ændringsanmodningen </w:t>
      </w:r>
    </w:p>
    <w:p w14:paraId="652DE902" w14:textId="00E31B38" w:rsidR="006333CD" w:rsidRPr="00563E78" w:rsidRDefault="006333CD" w:rsidP="006333CD">
      <w:pPr>
        <w:pStyle w:val="Listeafsnit"/>
        <w:numPr>
          <w:ilvl w:val="0"/>
          <w:numId w:val="40"/>
        </w:numPr>
        <w:spacing w:line="276" w:lineRule="auto"/>
        <w:jc w:val="both"/>
      </w:pPr>
      <w:r>
        <w:t xml:space="preserve">Valgt afregningsmodel for gennemførelse af den simple ændringsanmodning</w:t>
      </w:r>
    </w:p>
    <w:p w14:paraId="3E0D20E9" w14:textId="77777777" w:rsidR="003E727D" w:rsidRDefault="003E727D" w:rsidP="003E727D"/>
    <w:p w14:paraId="098260BE" w14:textId="7E96828F" w:rsidR="003E727D" w:rsidRPr="00AE0AEB" w:rsidRDefault="004C3CBF" w:rsidP="74C1326B">
      <w:r>
        <w:rPr>
          <w:rFonts w:eastAsia="Verdana" w:cs="Verdana"/>
        </w:rPr>
        <w:t>Kundens simple ændringsanmodning kan eksempelvis omfatte ændring af tekster, labels, hjælpetekster samt fejl- og advarselsbeskeder i DVR online, opdatering af brugervejledningen, oprettelse af nye standardrapporter og dataudtræk samt konfigurationsændringer, der ikke vedrører adgangsstyring, autorisation eller sikkerhed. De opgaver, der sædvanligvis er knyttet hertil, fx test og opdatering af Dokumentation, er ligeledes omfattet.</w:t>
      </w:r>
    </w:p>
    <w:p w14:paraId="31333D33" w14:textId="77777777" w:rsidR="00F4479F" w:rsidRPr="00AE0AEB" w:rsidRDefault="00F4479F" w:rsidP="74C1326B"/>
    <w:p w14:paraId="0366FD7C" w14:textId="5B6E6055" w:rsidR="003E727D" w:rsidRPr="00AE0AEB" w:rsidRDefault="003E727D" w:rsidP="003E727D">
      <w:r>
        <w:t xml:space="preserve">Leverandøren skal uden ugrundet ophold kvittere for modtagelsen af ændringsanmodningen og fremsende et kort løsningsforslag med angivelse af eventuelle konsekvenser, herunder leveringstid. </w:t>
      </w:r>
    </w:p>
    <w:p w14:paraId="5F9D46B2" w14:textId="77777777" w:rsidR="00706D73" w:rsidRDefault="00706D73" w:rsidP="003E727D"/>
    <w:bookmarkEnd w:id="35"/>
    <w:p w14:paraId="7D800007" w14:textId="09BF5310" w:rsidR="004A5BDE" w:rsidRDefault="004A5BDE" w:rsidP="003E727D">
      <w:r>
        <w:t>Leverandøren er ikke berettiget til vederlag for udarbejdelsen af løsningsforslaget.</w:t>
      </w:r>
    </w:p>
    <w:p w14:paraId="5A6A6474" w14:textId="77777777" w:rsidR="004F76C5" w:rsidRDefault="004F76C5" w:rsidP="003E727D"/>
    <w:p w14:paraId="7B0A7A9B" w14:textId="4E31E238" w:rsidR="004F76C5" w:rsidRDefault="004F76C5" w:rsidP="004F76C5">
      <w:r>
        <w:t xml:space="preserve">Kunden kan vælge at:</w:t>
      </w:r>
    </w:p>
    <w:p w14:paraId="5C0E81CB" w14:textId="77777777" w:rsidR="004F76C5" w:rsidRDefault="004F76C5" w:rsidP="004F76C5"/>
    <w:p w14:paraId="339641C2" w14:textId="5A3A7F80" w:rsidR="004F76C5" w:rsidRDefault="004F76C5" w:rsidP="004F76C5">
      <w:pPr>
        <w:pStyle w:val="Listeafsnit"/>
        <w:numPr>
          <w:ilvl w:val="0"/>
          <w:numId w:val="47"/>
        </w:numPr>
      </w:pPr>
      <w:r>
        <w:t>afvise løsningsforslaget</w:t>
      </w:r>
    </w:p>
    <w:p w14:paraId="2665705E" w14:textId="2E03A978" w:rsidR="004F76C5" w:rsidRDefault="004F76C5" w:rsidP="004F76C5">
      <w:pPr>
        <w:pStyle w:val="Listeafsnit"/>
        <w:numPr>
          <w:ilvl w:val="0"/>
          <w:numId w:val="47"/>
        </w:numPr>
      </w:pPr>
      <w:r>
        <w:t xml:space="preserve">anmode om ændring af løsningsforslaget eller </w:t>
      </w:r>
    </w:p>
    <w:p w14:paraId="1C94852A" w14:textId="3718FCE6" w:rsidR="004F76C5" w:rsidRPr="007D72D9" w:rsidRDefault="004F76C5" w:rsidP="004F76C5">
      <w:pPr>
        <w:pStyle w:val="Listeafsnit"/>
        <w:numPr>
          <w:ilvl w:val="0"/>
          <w:numId w:val="47"/>
        </w:numPr>
      </w:pPr>
      <w:r>
        <w:t xml:space="preserve">acceptere løsningsforslaget </w:t>
      </w:r>
    </w:p>
    <w:p w14:paraId="78509D7E" w14:textId="346D54C2" w:rsidR="00B8270D" w:rsidRDefault="00B8270D" w:rsidP="003E727D">
      <w:r>
        <w:lastRenderedPageBreak/>
        <w:t xml:space="preserve">Ændringer kan ikke igangsættes, før Kunden har accepteret løsningsforslaget.</w:t>
      </w:r>
    </w:p>
    <w:p w14:paraId="6D1534F5" w14:textId="56CA9053" w:rsidR="00C20503" w:rsidRPr="00E56F48" w:rsidRDefault="00C20503" w:rsidP="00CD6195">
      <w:pPr>
        <w:pStyle w:val="Overskrift2"/>
      </w:pPr>
      <w:bookmarkStart w:id="37" w:name="_Ref237352524"/>
      <w:bookmarkStart w:id="38" w:name="_Toc237958258"/>
      <w:r>
        <w:t xml:space="preserve">Kundens ordinære ændringsanmodninger</w:t>
      </w:r>
      <w:bookmarkEnd w:id="37"/>
      <w:bookmarkEnd w:id="38"/>
    </w:p>
    <w:p w14:paraId="490171D2" w14:textId="77777777" w:rsidR="00B23F76" w:rsidRDefault="00B23F76" w:rsidP="00D34E18"/>
    <w:p w14:paraId="619D816E" w14:textId="7D23F8F5" w:rsidR="00C20503" w:rsidRPr="007D72D9" w:rsidRDefault="00C20503" w:rsidP="00C20503">
      <w:r>
        <w:t xml:space="preserve">Kundens ændringsanmodning skal som minimum indeholde følgende oplysninger: </w:t>
      </w:r>
    </w:p>
    <w:p w14:paraId="727B3E7C" w14:textId="09CDDC50" w:rsidR="00C20503" w:rsidRPr="007D72D9" w:rsidRDefault="004710AE" w:rsidP="00C20503">
      <w:r>
        <w:t xml:space="preserve"> </w:t>
      </w:r>
    </w:p>
    <w:p w14:paraId="7D191FF7" w14:textId="53BD0807" w:rsidR="00C20503" w:rsidRPr="007D72D9" w:rsidRDefault="00C56FD6" w:rsidP="00C56FD6">
      <w:pPr>
        <w:pStyle w:val="Listeafsnit"/>
        <w:numPr>
          <w:ilvl w:val="0"/>
          <w:numId w:val="40"/>
        </w:numPr>
        <w:spacing w:line="276" w:lineRule="auto"/>
        <w:jc w:val="both"/>
      </w:pPr>
      <w:r>
        <w:t>Beskrivelse af den ønskede ændring</w:t>
      </w:r>
    </w:p>
    <w:p w14:paraId="47EC4FED" w14:textId="2341ACFA" w:rsidR="00C20503" w:rsidRPr="007D72D9" w:rsidRDefault="00C20503" w:rsidP="00C56FD6">
      <w:pPr>
        <w:pStyle w:val="Listeafsnit"/>
        <w:numPr>
          <w:ilvl w:val="0"/>
          <w:numId w:val="40"/>
        </w:numPr>
        <w:spacing w:line="276" w:lineRule="auto"/>
        <w:jc w:val="both"/>
      </w:pPr>
      <w:r>
        <w:t>Kundens forslag til prioritering af ændringen</w:t>
      </w:r>
    </w:p>
    <w:p w14:paraId="0E0D6076" w14:textId="77777777" w:rsidR="00DD04CE" w:rsidRDefault="00C56FD6" w:rsidP="00C56FD6">
      <w:pPr>
        <w:pStyle w:val="Listeafsnit"/>
        <w:numPr>
          <w:ilvl w:val="0"/>
          <w:numId w:val="40"/>
        </w:numPr>
        <w:spacing w:line="276" w:lineRule="auto"/>
        <w:jc w:val="both"/>
      </w:pPr>
      <w:r>
        <w:t>Dato for fremsættelse af ændringsanmodningen</w:t>
      </w:r>
    </w:p>
    <w:p w14:paraId="4FC3010D" w14:textId="24BCD80C" w:rsidR="00C20503" w:rsidRPr="007D72D9" w:rsidRDefault="00DD04CE" w:rsidP="00C56FD6">
      <w:pPr>
        <w:pStyle w:val="Listeafsnit"/>
        <w:numPr>
          <w:ilvl w:val="0"/>
          <w:numId w:val="40"/>
        </w:numPr>
        <w:spacing w:line="276" w:lineRule="auto"/>
        <w:jc w:val="both"/>
      </w:pPr>
      <w:r>
        <w:t xml:space="preserve">Valgt afregningsmodel for gennemførelse af den ordinære ændringsanmodning </w:t>
      </w:r>
    </w:p>
    <w:p w14:paraId="070C3448" w14:textId="265DEDCA" w:rsidR="00C20503" w:rsidRDefault="00C20503" w:rsidP="00C20503"/>
    <w:p w14:paraId="57BBA367" w14:textId="3E93C194" w:rsidR="00365DE9" w:rsidRPr="00F051E8" w:rsidRDefault="003057FA" w:rsidP="00365DE9">
      <w:r>
        <w:t xml:space="preserve">Kundens ordinære ændringsanmodning kan eksempelvis omfatte videreudvikling af Løsningen med henblik på at ændre Løsningens funktionalitet, herunder f.eks. for at sikre, at Løsningen lever op til nye lovkrav, eller for at optimere Løsningens performance, struktur eller brugervenlighed.</w:t>
      </w:r>
    </w:p>
    <w:p w14:paraId="5478820E" w14:textId="77777777" w:rsidR="00365DE9" w:rsidRPr="00F051E8" w:rsidRDefault="00365DE9" w:rsidP="00365DE9"/>
    <w:p w14:paraId="3E48D1C2" w14:textId="4CDC5F99" w:rsidR="00365DE9" w:rsidRPr="009C0B34" w:rsidRDefault="00365DE9" w:rsidP="00365DE9">
      <w:r>
        <w:t xml:space="preserve">Videreudvikling kan således eksempelvis omfatte etablering af nye integrationer, udvikling af nye funktioner, nye designmæssige løsninger, nye dataformater, ny rapporteringsfunktionalitet, implementering af nyt Programmel mv. Udover at få leveret det nødvendige programmeringsarbejde for videreudvikling er også de opgaver, der sædvanligvis er knyttet til videreudvikling, fx udarbejdelse af løsningsdesign, test, projektledelse, udarbejdelse af Dokumentation mv., omfattet.</w:t>
      </w:r>
    </w:p>
    <w:p w14:paraId="36E5A82F" w14:textId="77777777" w:rsidR="00572672" w:rsidRDefault="00572672" w:rsidP="00C20503"/>
    <w:p w14:paraId="7660A5B8" w14:textId="1C88C139" w:rsidR="005C623D" w:rsidRDefault="005C623D" w:rsidP="005C623D">
      <w:r>
        <w:t xml:space="preserve">For ordinære ændringsanmodninger gælder, at Kunden kan vælge – såfremt det vurderes hensigtsmæssigt - at ændringen skal have karakter af en Selvstændig Opgave, jf. Kontraktens </w:t>
      </w:r>
      <w:del w:id="1058" w:author="Claude" w:date="2026-09-29T12:00:00Z">
        <w:r>
          <w:delText xml:space="preserve">punkt 15.3</w:delText>
        </w:r>
      </w:del>
      <w:ins w:id="1059" w:author="Claude" w:date="2026-09-29T12:00:00Z">
        <w:r>
          <w:t xml:space="preserve">punkt 15.4</w:t>
        </w:r>
      </w:ins>
      <w:r>
        <w:t xml:space="preserve">.</w:t>
      </w:r>
    </w:p>
    <w:p w14:paraId="33B6398A" w14:textId="77777777" w:rsidR="005C623D" w:rsidRDefault="005C623D" w:rsidP="00C20503"/>
    <w:p w14:paraId="1A092674" w14:textId="10954ABC" w:rsidR="00D34E18" w:rsidRPr="007D72D9" w:rsidRDefault="00D34E18" w:rsidP="00D34E18">
      <w:r>
        <w:t xml:space="preserve">Leverandøren skal uden ugrundet ophold efter modtagelsen af Kundens ændringsanmodning udarbejde et estimat over det vederlag, der påregnes at være forbundet med at udarbejde et løsningsforslag for den ønskede ændring. Ændringsanmodningen skal være tilstrækkelig detaljeret til, at Leverandøren kan udarbejde estimatet. </w:t>
      </w:r>
    </w:p>
    <w:p w14:paraId="140835EB" w14:textId="77777777" w:rsidR="00D34E18" w:rsidRDefault="00D34E18" w:rsidP="00D34E18"/>
    <w:p w14:paraId="2931A9FA" w14:textId="71CE57B9" w:rsidR="00D34E18" w:rsidRPr="00AE0AEB" w:rsidRDefault="00D34E18" w:rsidP="00D34E18">
      <w:r>
        <w:t xml:space="preserve">Estimeringen skal ske på grundlag af de i bilag 12 anførte timepriser. Estimatet fremsendes til Kunden for dennes godkendelse. </w:t>
      </w:r>
    </w:p>
    <w:p w14:paraId="7C782BB5" w14:textId="77777777" w:rsidR="00D34E18" w:rsidRPr="007D72D9" w:rsidRDefault="00D34E18" w:rsidP="00C20503"/>
    <w:p w14:paraId="29737656" w14:textId="77777777" w:rsidR="00D34E18" w:rsidRPr="00AE0AEB" w:rsidRDefault="00D34E18" w:rsidP="00D34E18">
      <w:r>
        <w:t>Når Kundens godkendelse af estimatet foreligger, iværksætter Leverandøren behandlingen af ændringsanmodningen.</w:t>
      </w:r>
    </w:p>
    <w:p w14:paraId="4D8F9D07" w14:textId="77777777" w:rsidR="00D34E18" w:rsidRPr="00AE0AEB" w:rsidRDefault="00D34E18" w:rsidP="00D34E18"/>
    <w:p w14:paraId="198802F1" w14:textId="7BDE56FF" w:rsidR="00D34E18" w:rsidRPr="00AE0AEB" w:rsidRDefault="00D34E18" w:rsidP="00D34E18">
      <w:r>
        <w:t xml:space="preserve">Leverandøren skal uden ugrundet ophold og senest 20 Arbejdsdage efter, at Kunden ved Meddelelse har godkendt Leverandørens estimat, fremsende et løsningsforslag med angivelse af eventuelle konsekvenser for Leverancen, vedligeholdelse og support, herunder leveringstid, Kundens medvirken og forøgelse eller formindskelse af Leverandørens vederlag. </w:t>
      </w:r>
    </w:p>
    <w:p w14:paraId="7103E8FD" w14:textId="77777777" w:rsidR="00310F93" w:rsidRDefault="00310F93" w:rsidP="00D34E18"/>
    <w:p w14:paraId="1C6A013F" w14:textId="59A31652" w:rsidR="00310F93" w:rsidRPr="007D72D9" w:rsidRDefault="00310F93" w:rsidP="00310F93">
      <w:r>
        <w:t xml:space="preserve">Et løsningsforslag kan – afhængigt af relevans - indeholde og behandle følgende:</w:t>
      </w:r>
    </w:p>
    <w:p w14:paraId="29BE8376" w14:textId="77777777" w:rsidR="00310F93" w:rsidRPr="007D72D9" w:rsidRDefault="00310F93" w:rsidP="00310F93"/>
    <w:p w14:paraId="0CC61AD7" w14:textId="77777777" w:rsidR="00310F93" w:rsidRPr="000679E9" w:rsidRDefault="00310F93" w:rsidP="00310F93">
      <w:pPr>
        <w:pStyle w:val="Listeafsnit"/>
        <w:numPr>
          <w:ilvl w:val="0"/>
          <w:numId w:val="41"/>
        </w:numPr>
        <w:spacing w:line="276" w:lineRule="auto"/>
        <w:jc w:val="both"/>
      </w:pPr>
      <w:r>
        <w:t>Resumé af ændringsanmodningen</w:t>
      </w:r>
    </w:p>
    <w:p w14:paraId="27005CD5" w14:textId="77777777" w:rsidR="00310F93" w:rsidRPr="000679E9" w:rsidRDefault="00310F93" w:rsidP="00310F93">
      <w:pPr>
        <w:pStyle w:val="Listeafsnit"/>
        <w:numPr>
          <w:ilvl w:val="0"/>
          <w:numId w:val="41"/>
        </w:numPr>
        <w:spacing w:line="276" w:lineRule="auto"/>
        <w:jc w:val="both"/>
      </w:pPr>
      <w:r>
        <w:t>Beskrivelse af de påkrævede ændringer til opfyldelse af ændringsanmodningen</w:t>
      </w:r>
    </w:p>
    <w:p w14:paraId="53F63018" w14:textId="77777777" w:rsidR="00310F93" w:rsidRPr="00AA2B29" w:rsidRDefault="00310F93" w:rsidP="00310F93">
      <w:pPr>
        <w:pStyle w:val="Listeafsnit"/>
        <w:numPr>
          <w:ilvl w:val="0"/>
          <w:numId w:val="41"/>
        </w:numPr>
        <w:spacing w:line="276" w:lineRule="auto"/>
        <w:jc w:val="both"/>
      </w:pPr>
      <w:r>
        <w:t>Konsekvenser for tidsplanen, jf. bilag 1</w:t>
      </w:r>
    </w:p>
    <w:p w14:paraId="269FE4F5" w14:textId="77777777" w:rsidR="00310F93" w:rsidRPr="00563E78" w:rsidRDefault="00310F93" w:rsidP="00310F93">
      <w:pPr>
        <w:pStyle w:val="Listeafsnit"/>
        <w:numPr>
          <w:ilvl w:val="0"/>
          <w:numId w:val="41"/>
        </w:numPr>
        <w:spacing w:line="276" w:lineRule="auto"/>
        <w:jc w:val="both"/>
      </w:pPr>
      <w:r>
        <w:t xml:space="preserve">Pris og valgt afregningsmodel for gennemførelse af løsningsforslaget, herunder også eventuelle konsekvenser for betalinger, jf. bilag 12</w:t>
      </w:r>
    </w:p>
    <w:p w14:paraId="5F1F557B" w14:textId="77777777" w:rsidR="00310F93" w:rsidRPr="00563E78" w:rsidRDefault="00310F93" w:rsidP="00310F93">
      <w:pPr>
        <w:pStyle w:val="Listeafsnit"/>
        <w:numPr>
          <w:ilvl w:val="0"/>
          <w:numId w:val="41"/>
        </w:numPr>
        <w:spacing w:line="276" w:lineRule="auto"/>
        <w:jc w:val="both"/>
      </w:pPr>
      <w:r>
        <w:t>Konsekvenser for Dokumentation, jf. bilag 4</w:t>
      </w:r>
    </w:p>
    <w:p w14:paraId="501F3EA7" w14:textId="77777777" w:rsidR="00310F93" w:rsidRPr="00563E78" w:rsidRDefault="00310F93" w:rsidP="00310F93">
      <w:pPr>
        <w:pStyle w:val="Listeafsnit"/>
        <w:numPr>
          <w:ilvl w:val="0"/>
          <w:numId w:val="41"/>
        </w:numPr>
        <w:tabs>
          <w:tab w:val="left" w:pos="1134"/>
          <w:tab w:val="left" w:pos="1701"/>
        </w:tabs>
        <w:overflowPunct w:val="0"/>
        <w:autoSpaceDE w:val="0"/>
        <w:autoSpaceDN w:val="0"/>
        <w:adjustRightInd w:val="0"/>
        <w:spacing w:before="120" w:line="276" w:lineRule="auto"/>
        <w:jc w:val="both"/>
        <w:textAlignment w:val="baseline"/>
      </w:pPr>
      <w:r>
        <w:t xml:space="preserve">Garanti for ændringerne og konsekvenser for øvrige garantier, jf. Kontraktens punkt 16</w:t>
      </w:r>
    </w:p>
    <w:p w14:paraId="59B366E1" w14:textId="77777777" w:rsidR="00310F93" w:rsidRPr="00563E78" w:rsidRDefault="00310F93" w:rsidP="00310F93">
      <w:pPr>
        <w:pStyle w:val="Listeafsnit"/>
        <w:numPr>
          <w:ilvl w:val="0"/>
          <w:numId w:val="41"/>
        </w:numPr>
        <w:spacing w:line="276" w:lineRule="auto"/>
        <w:jc w:val="both"/>
      </w:pPr>
      <w:r>
        <w:lastRenderedPageBreak/>
        <w:t>Konsekvenser for servicemål, jf. bilag 6</w:t>
      </w:r>
    </w:p>
    <w:p w14:paraId="527EBA40" w14:textId="77777777" w:rsidR="00310F93" w:rsidRPr="00AA2B29" w:rsidRDefault="00310F93" w:rsidP="00310F93">
      <w:pPr>
        <w:pStyle w:val="Listeafsnit"/>
        <w:numPr>
          <w:ilvl w:val="0"/>
          <w:numId w:val="41"/>
        </w:numPr>
        <w:spacing w:line="276" w:lineRule="auto"/>
        <w:jc w:val="both"/>
      </w:pPr>
      <w:r>
        <w:t>Konsekvenser for Kundens deltagelse, jf. bilag 11</w:t>
      </w:r>
    </w:p>
    <w:p w14:paraId="62BC1465" w14:textId="77777777" w:rsidR="00310F93" w:rsidRPr="00AA2B29" w:rsidRDefault="00310F93" w:rsidP="00310F93">
      <w:pPr>
        <w:pStyle w:val="Listeafsnit"/>
        <w:numPr>
          <w:ilvl w:val="0"/>
          <w:numId w:val="41"/>
        </w:numPr>
        <w:tabs>
          <w:tab w:val="left" w:pos="1134"/>
          <w:tab w:val="left" w:pos="1701"/>
        </w:tabs>
        <w:overflowPunct w:val="0"/>
        <w:autoSpaceDE w:val="0"/>
        <w:autoSpaceDN w:val="0"/>
        <w:adjustRightInd w:val="0"/>
        <w:spacing w:before="120" w:line="276" w:lineRule="auto"/>
        <w:jc w:val="both"/>
        <w:textAlignment w:val="baseline"/>
      </w:pPr>
      <w:r>
        <w:t>Tidspunkt for afprøvning af gennemførte ændringer og konsekvenser for afprøvning af øvrige dele af Leverancen, jf. bilag 14,</w:t>
      </w:r>
    </w:p>
    <w:p w14:paraId="64675D27" w14:textId="77777777" w:rsidR="00310F93" w:rsidRPr="00AA2B29" w:rsidRDefault="00310F93" w:rsidP="00310F93">
      <w:pPr>
        <w:pStyle w:val="Listeafsnit"/>
        <w:numPr>
          <w:ilvl w:val="0"/>
          <w:numId w:val="41"/>
        </w:numPr>
        <w:tabs>
          <w:tab w:val="left" w:pos="1134"/>
          <w:tab w:val="left" w:pos="1701"/>
        </w:tabs>
        <w:overflowPunct w:val="0"/>
        <w:autoSpaceDE w:val="0"/>
        <w:autoSpaceDN w:val="0"/>
        <w:adjustRightInd w:val="0"/>
        <w:spacing w:before="120" w:line="276" w:lineRule="auto"/>
        <w:jc w:val="both"/>
        <w:textAlignment w:val="baseline"/>
      </w:pPr>
      <w:r>
        <w:t xml:space="preserve">Konsekvenser for vedligeholdelse og support, jf. bilag 5 </w:t>
      </w:r>
    </w:p>
    <w:p w14:paraId="6C6D81AC" w14:textId="77777777" w:rsidR="00310F93" w:rsidRPr="000679E9" w:rsidRDefault="00310F93" w:rsidP="00310F93">
      <w:pPr>
        <w:pStyle w:val="Listeafsnit"/>
        <w:numPr>
          <w:ilvl w:val="0"/>
          <w:numId w:val="41"/>
        </w:numPr>
        <w:spacing w:line="276" w:lineRule="auto"/>
        <w:jc w:val="both"/>
      </w:pPr>
      <w:r>
        <w:t>Eventuelle andre relevante forhold</w:t>
      </w:r>
    </w:p>
    <w:p w14:paraId="1AE0A32F" w14:textId="77777777" w:rsidR="005818E0" w:rsidRDefault="005818E0" w:rsidP="00C201AB"/>
    <w:p w14:paraId="71DF0A7F" w14:textId="3D091D3F" w:rsidR="00C201AB" w:rsidRDefault="00C201AB" w:rsidP="00C201AB">
      <w:r>
        <w:t xml:space="preserve">Kunden kan vælge at:</w:t>
      </w:r>
    </w:p>
    <w:p w14:paraId="25883C62" w14:textId="77777777" w:rsidR="00C201AB" w:rsidRDefault="00C201AB" w:rsidP="00C201AB"/>
    <w:p w14:paraId="409C2242" w14:textId="00E3FF96" w:rsidR="00C201AB" w:rsidRDefault="00C201AB" w:rsidP="00C201AB">
      <w:pPr>
        <w:pStyle w:val="Listeafsnit"/>
        <w:numPr>
          <w:ilvl w:val="0"/>
          <w:numId w:val="47"/>
        </w:numPr>
      </w:pPr>
      <w:r>
        <w:t>afvise et løsningsforslag</w:t>
      </w:r>
    </w:p>
    <w:p w14:paraId="2C53E357" w14:textId="29668C39" w:rsidR="00C201AB" w:rsidRDefault="00C201AB" w:rsidP="00C201AB">
      <w:pPr>
        <w:pStyle w:val="Listeafsnit"/>
        <w:numPr>
          <w:ilvl w:val="0"/>
          <w:numId w:val="47"/>
        </w:numPr>
      </w:pPr>
      <w:r>
        <w:t xml:space="preserve">anmode om ændring af løsningsforslaget eller </w:t>
      </w:r>
    </w:p>
    <w:p w14:paraId="54A25937" w14:textId="10838CAC" w:rsidR="00C201AB" w:rsidRPr="007D72D9" w:rsidRDefault="00C201AB" w:rsidP="00C201AB">
      <w:pPr>
        <w:pStyle w:val="Listeafsnit"/>
        <w:numPr>
          <w:ilvl w:val="0"/>
          <w:numId w:val="47"/>
        </w:numPr>
      </w:pPr>
      <w:r>
        <w:t xml:space="preserve">acceptere løsningsforslaget </w:t>
      </w:r>
    </w:p>
    <w:p w14:paraId="734577AE" w14:textId="77777777" w:rsidR="00C201AB" w:rsidRPr="007D72D9" w:rsidRDefault="00C201AB" w:rsidP="00C201AB"/>
    <w:p w14:paraId="5F342B8F" w14:textId="0A86A8D1" w:rsidR="00A64E4A" w:rsidRPr="00AE0AEB" w:rsidRDefault="00A64E4A" w:rsidP="00A64E4A">
      <w:r>
        <w:t xml:space="preserve">Såfremt løsningsforslaget afvises, kan Leverandøren kræve et rimeligt vederlag for udarbejdelsen af løsningsforslaget. Vederlaget opgøres efter dokumenteret medgået tid og til de i bilag 12 anførte timepriser samt under hensyntagen til Leverandørens estimat.</w:t>
      </w:r>
    </w:p>
    <w:p w14:paraId="0B0C0BEB" w14:textId="77777777" w:rsidR="00BE5AA0" w:rsidRDefault="00BE5AA0" w:rsidP="00C201AB"/>
    <w:p w14:paraId="4B0D5335" w14:textId="2203E8F0" w:rsidR="00C201AB" w:rsidRPr="007D72D9" w:rsidRDefault="00C201AB" w:rsidP="00C201AB">
      <w:r>
        <w:t xml:space="preserve">Hvis Kunden anmoder om ændring af løsningsforslaget, udarbejder Leverandøren straks estimat over det vederlag, der påregnes at være forbundet med udarbejdelse af et revideret løsningsforslag. Godkendes estimatet, udarbejder Leverandøren uden ugrundet ophold og senest 5 Arbejdsdage herefter et revideret løsningsforslag til kunden. Accepteres det reviderede løsningsforslag, bortfalder Leverandørens vederlag for udarbejdelse af både det oprindelige og det reviderede forslag. </w:t>
      </w:r>
    </w:p>
    <w:p w14:paraId="593E01FA" w14:textId="77777777" w:rsidR="00C201AB" w:rsidRPr="007D72D9" w:rsidRDefault="00C201AB" w:rsidP="00C201AB"/>
    <w:p w14:paraId="3ADEB8F9" w14:textId="77777777" w:rsidR="00C201AB" w:rsidRDefault="00C201AB" w:rsidP="00C201AB">
      <w:r>
        <w:t xml:space="preserve">Anmodning om væsentlige ændringer af et løsningsforslag anses som en afvisning af det foreliggende løsningsforslag samt fremsættelse af en ny ændringsanmodning, der skal behandles særskilt. </w:t>
      </w:r>
    </w:p>
    <w:p w14:paraId="7FB956B7" w14:textId="77777777" w:rsidR="004A5BDE" w:rsidRPr="007D72D9" w:rsidRDefault="004A5BDE" w:rsidP="00C201AB"/>
    <w:p w14:paraId="7391C521" w14:textId="0910FA93" w:rsidR="00C201AB" w:rsidRDefault="00A64E4A" w:rsidP="00D34E18">
      <w:r>
        <w:t>Såfremt løsningsforslaget accepteres, bortfalder Leverandørens vederlag for udarbejdelsen.</w:t>
      </w:r>
    </w:p>
    <w:p w14:paraId="0EE98F6C" w14:textId="77777777" w:rsidR="00D34E18" w:rsidRPr="00AE0AEB" w:rsidRDefault="00D34E18" w:rsidP="00D34E18"/>
    <w:p w14:paraId="2F32D049" w14:textId="4237EEDC" w:rsidR="00D34E18" w:rsidRPr="00AE0AEB" w:rsidRDefault="00D34E18" w:rsidP="00D34E18">
      <w:r>
        <w:t xml:space="preserve">Såfremt Leverandøren i løsningsforslaget påviser, at ændringsanmodningen af væsentlige tekniske eller funktionsmæssige hensyn ikke kan gennemføres, er Leverandøren ikke forpligtet til at efterkomme ændringsanmodningen. </w:t>
      </w:r>
    </w:p>
    <w:p w14:paraId="7DE085A1" w14:textId="1A725139" w:rsidR="00D34E18" w:rsidRDefault="00D34E18" w:rsidP="00C20503"/>
    <w:p w14:paraId="7DF31997" w14:textId="77777777" w:rsidR="00504126" w:rsidRPr="0020205E" w:rsidRDefault="00504126" w:rsidP="00504126">
      <w:pPr>
        <w:tabs>
          <w:tab w:val="left" w:pos="0"/>
          <w:tab w:val="left" w:pos="575"/>
          <w:tab w:val="left" w:pos="2300"/>
        </w:tabs>
        <w:rPr>
          <w:rFonts w:cs="Tahoma"/>
          <w:color w:val="000000"/>
        </w:rPr>
      </w:pPr>
      <w:r>
        <w:rPr>
          <w:rFonts w:cs="Tahoma"/>
          <w:color w:val="000000"/>
        </w:rPr>
        <w:t>Hvis det konstateres, at Kundens krav alligevel ikke opfyldes ved løsningsforslaget, skal Leverandøren i fornødent omfang supplere eller æn</w:t>
        <w:softHyphen/>
        <w:t>dre løsningsforslaget samt levere sådanne yderligere ydelser, der er nødvendige for at opfylde Kundens krav. En sådan levering skal ske på samme vilkår som fastsat i Kontrakten, herunder uden yderligere vederlag, og inden for de i tidsplanen fastsatte frister.</w:t>
      </w:r>
    </w:p>
    <w:p w14:paraId="73C3098E" w14:textId="77777777" w:rsidR="00504126" w:rsidRPr="0020205E" w:rsidRDefault="00504126" w:rsidP="00504126">
      <w:pPr>
        <w:tabs>
          <w:tab w:val="left" w:pos="0"/>
          <w:tab w:val="left" w:pos="575"/>
          <w:tab w:val="left" w:pos="2300"/>
        </w:tabs>
        <w:rPr>
          <w:rFonts w:cs="Tahoma"/>
          <w:color w:val="000000"/>
        </w:rPr>
      </w:pPr>
    </w:p>
    <w:p w14:paraId="1C5284A0" w14:textId="77777777" w:rsidR="00504126" w:rsidRDefault="00504126" w:rsidP="00504126">
      <w:pPr>
        <w:tabs>
          <w:tab w:val="left" w:pos="0"/>
          <w:tab w:val="left" w:pos="575"/>
          <w:tab w:val="left" w:pos="2300"/>
        </w:tabs>
        <w:rPr>
          <w:rFonts w:cs="Tahoma"/>
          <w:color w:val="000000"/>
        </w:rPr>
      </w:pPr>
      <w:r>
        <w:rPr>
          <w:rFonts w:cs="Tahoma"/>
          <w:color w:val="000000"/>
        </w:rPr>
        <w:t xml:space="preserve">Leverandøren har leveranceansvaret. Dette indebærer, at Leverandøren skal levere de ydelser, herunder Programmel og Dokumentation, der sammen med Leverancen, Kundens it-miljø, Leverandørens anvisninger om ændringer heri og krav til Kundens medvirken, opfylder løsningsforslaget og Kontraktens krav i øvrigt.</w:t>
      </w:r>
    </w:p>
    <w:p w14:paraId="3DDC1DA2" w14:textId="77777777" w:rsidR="00F25656" w:rsidRDefault="00F25656" w:rsidP="00504126">
      <w:pPr>
        <w:tabs>
          <w:tab w:val="left" w:pos="0"/>
          <w:tab w:val="left" w:pos="575"/>
          <w:tab w:val="left" w:pos="2300"/>
        </w:tabs>
        <w:rPr>
          <w:rFonts w:cs="Tahoma"/>
          <w:color w:val="000000"/>
        </w:rPr>
      </w:pPr>
    </w:p>
    <w:p w14:paraId="2D4163C6" w14:textId="77777777" w:rsidR="00F25656" w:rsidRDefault="00F25656" w:rsidP="00504126">
      <w:pPr>
        <w:tabs>
          <w:tab w:val="left" w:pos="0"/>
          <w:tab w:val="left" w:pos="575"/>
          <w:tab w:val="left" w:pos="2300"/>
        </w:tabs>
        <w:rPr>
          <w:rFonts w:cs="Tahoma"/>
          <w:color w:val="000000"/>
        </w:rPr>
      </w:pPr>
    </w:p>
    <w:p w14:paraId="785E487D" w14:textId="77777777" w:rsidR="009D71CF" w:rsidRDefault="009D71CF" w:rsidP="00504126">
      <w:pPr>
        <w:tabs>
          <w:tab w:val="left" w:pos="0"/>
          <w:tab w:val="left" w:pos="575"/>
          <w:tab w:val="left" w:pos="2300"/>
        </w:tabs>
        <w:rPr>
          <w:rFonts w:cs="Tahoma"/>
          <w:color w:val="000000"/>
        </w:rPr>
      </w:pPr>
    </w:p>
    <w:p w14:paraId="0CA8C8CA" w14:textId="77777777" w:rsidR="00B15122" w:rsidRDefault="00B15122" w:rsidP="00C20503"/>
    <w:p w14:paraId="4857D13B" w14:textId="7D4E19EF" w:rsidR="00B15122" w:rsidRDefault="00B15122" w:rsidP="00B15122">
      <w:pPr>
        <w:pStyle w:val="Overskrift1"/>
        <w:pageBreakBefore w:val="0"/>
      </w:pPr>
      <w:bookmarkStart w:id="39" w:name="_Toc237958259"/>
      <w:r>
        <w:lastRenderedPageBreak/>
        <w:t>Øvrige ændringer</w:t>
      </w:r>
      <w:bookmarkEnd w:id="39"/>
    </w:p>
    <w:p w14:paraId="3B72EACE" w14:textId="595E76E7" w:rsidR="009018EF" w:rsidRDefault="009018EF" w:rsidP="009018EF">
      <w:pPr>
        <w:pStyle w:val="Overskrift2"/>
      </w:pPr>
      <w:bookmarkStart w:id="40" w:name="_Toc237958260"/>
      <w:r>
        <w:t>Generelt</w:t>
      </w:r>
      <w:bookmarkEnd w:id="40"/>
    </w:p>
    <w:p w14:paraId="66EE557A" w14:textId="77777777" w:rsidR="009018EF" w:rsidRPr="009018EF" w:rsidRDefault="009018EF" w:rsidP="009018EF"/>
    <w:p w14:paraId="55ACC1CB" w14:textId="1839499D" w:rsidR="00B15122" w:rsidRDefault="00B15122" w:rsidP="00B15122">
      <w:r>
        <w:t xml:space="preserve">Anmodning om øvrige ændringer - det vil sige ændringer, der ikke har karakter af bestillingsydelser - kan fremsættes af både Kunden og Leverandøren.</w:t>
      </w:r>
    </w:p>
    <w:p w14:paraId="15099304" w14:textId="77777777" w:rsidR="00B15122" w:rsidRDefault="00B15122" w:rsidP="00B15122"/>
    <w:p w14:paraId="10FF2331" w14:textId="1387E1C7" w:rsidR="00541A3A" w:rsidRDefault="00541A3A" w:rsidP="00541A3A">
      <w:r>
        <w:t xml:space="preserve">For sådanne øvrige ændringer gælder, at de kan afregnes efter følgende 2 prismodeller, jf. Kontraktens </w:t>
      </w:r>
      <w:del w:id="1060" w:author="Claude" w:date="2026-09-29T12:00:00Z">
        <w:r>
          <w:delText xml:space="preserve">punkt 15.3</w:delText>
        </w:r>
      </w:del>
      <w:ins w:id="1061" w:author="Claude" w:date="2026-09-29T12:00:00Z">
        <w:r>
          <w:t xml:space="preserve">punkt 15.4</w:t>
        </w:r>
      </w:ins>
      <w:r>
        <w:t xml:space="preserve">:</w:t>
      </w:r>
    </w:p>
    <w:p w14:paraId="26F5D250" w14:textId="77777777" w:rsidR="00541A3A" w:rsidRDefault="00541A3A" w:rsidP="00541A3A"/>
    <w:p w14:paraId="3F9213CA" w14:textId="77777777" w:rsidR="00541A3A" w:rsidRDefault="00541A3A" w:rsidP="00541A3A">
      <w:pPr>
        <w:pStyle w:val="Listeafsnit"/>
        <w:numPr>
          <w:ilvl w:val="0"/>
          <w:numId w:val="46"/>
        </w:numPr>
        <w:spacing w:line="259" w:lineRule="auto"/>
      </w:pPr>
      <w:r>
        <w:t>Efter medgået tid</w:t>
      </w:r>
    </w:p>
    <w:p w14:paraId="620E0638" w14:textId="77777777" w:rsidR="00541A3A" w:rsidRDefault="00541A3A" w:rsidP="00541A3A">
      <w:pPr>
        <w:pStyle w:val="Listeafsnit"/>
        <w:numPr>
          <w:ilvl w:val="0"/>
          <w:numId w:val="46"/>
        </w:numPr>
        <w:spacing w:line="259" w:lineRule="auto"/>
      </w:pPr>
      <w:r>
        <w:t>Til fast pris</w:t>
      </w:r>
    </w:p>
    <w:p w14:paraId="78DB4717" w14:textId="7A40EF9C" w:rsidR="00B15122" w:rsidRDefault="002B6074" w:rsidP="002B6074">
      <w:pPr>
        <w:pStyle w:val="Overskrift2"/>
      </w:pPr>
      <w:bookmarkStart w:id="41" w:name="_Toc237958261"/>
      <w:r>
        <w:t>Kundens ændringsanmodning</w:t>
      </w:r>
      <w:bookmarkEnd w:id="41"/>
    </w:p>
    <w:p w14:paraId="42209917" w14:textId="1E53D4A3" w:rsidR="00FB5102" w:rsidRDefault="00FB5102" w:rsidP="00FB5102">
      <w:pPr>
        <w:pStyle w:val="Overskrift3"/>
      </w:pPr>
      <w:bookmarkStart w:id="42" w:name="_Toc237958262"/>
      <w:r>
        <w:t>Generelt</w:t>
      </w:r>
      <w:bookmarkEnd w:id="42"/>
    </w:p>
    <w:p w14:paraId="7EB28E62" w14:textId="77777777" w:rsidR="00FB5102" w:rsidRDefault="00FB5102" w:rsidP="00A82123"/>
    <w:p w14:paraId="4FD6EE24" w14:textId="779DE04B" w:rsidR="00A82123" w:rsidRDefault="00A82123" w:rsidP="00A82123">
      <w:r>
        <w:t xml:space="preserve">Såfremt Kunden ønsker at foretage ændringer i forhold til Kontrakten, fremsættes skriftlig anmodning herom til Leverandøren.</w:t>
      </w:r>
    </w:p>
    <w:p w14:paraId="2671E556" w14:textId="77777777" w:rsidR="003C2BCB" w:rsidRDefault="003C2BCB" w:rsidP="00A82123"/>
    <w:p w14:paraId="66C57682" w14:textId="77777777" w:rsidR="002E4F10" w:rsidRPr="007D72D9" w:rsidRDefault="002E4F10" w:rsidP="002E4F10">
      <w:r>
        <w:t xml:space="preserve">Kundens ændringsanmodning skal som minimum indeholde følgende oplysninger: </w:t>
      </w:r>
    </w:p>
    <w:p w14:paraId="40604619" w14:textId="77777777" w:rsidR="002E4F10" w:rsidRPr="007D72D9" w:rsidRDefault="002E4F10" w:rsidP="002E4F10"/>
    <w:p w14:paraId="486E0400" w14:textId="77777777" w:rsidR="002E4F10" w:rsidRPr="007D72D9" w:rsidRDefault="002E4F10" w:rsidP="002E4F10">
      <w:pPr>
        <w:pStyle w:val="Listeafsnit"/>
        <w:numPr>
          <w:ilvl w:val="0"/>
          <w:numId w:val="40"/>
        </w:numPr>
        <w:spacing w:line="276" w:lineRule="auto"/>
        <w:jc w:val="both"/>
      </w:pPr>
      <w:r>
        <w:t>Beskrivelse af den ønskede ændring</w:t>
      </w:r>
    </w:p>
    <w:p w14:paraId="3F9C4273" w14:textId="77777777" w:rsidR="002E4F10" w:rsidRPr="007D72D9" w:rsidRDefault="002E4F10" w:rsidP="002E4F10">
      <w:pPr>
        <w:pStyle w:val="Listeafsnit"/>
        <w:numPr>
          <w:ilvl w:val="0"/>
          <w:numId w:val="40"/>
        </w:numPr>
        <w:spacing w:line="276" w:lineRule="auto"/>
        <w:jc w:val="both"/>
      </w:pPr>
      <w:r>
        <w:t>Kundens forslag til prioritering af ændringen</w:t>
      </w:r>
    </w:p>
    <w:p w14:paraId="68AE166F" w14:textId="77777777" w:rsidR="002E4F10" w:rsidRDefault="002E4F10" w:rsidP="002E4F10">
      <w:pPr>
        <w:pStyle w:val="Listeafsnit"/>
        <w:numPr>
          <w:ilvl w:val="0"/>
          <w:numId w:val="40"/>
        </w:numPr>
        <w:spacing w:line="276" w:lineRule="auto"/>
        <w:jc w:val="both"/>
      </w:pPr>
      <w:r>
        <w:t>Dato for fremsættelse af ændringsanmodningen</w:t>
      </w:r>
    </w:p>
    <w:p w14:paraId="799F864C" w14:textId="7242CBDC" w:rsidR="002E4F10" w:rsidRPr="007D72D9" w:rsidRDefault="002E4F10" w:rsidP="002E4F10">
      <w:pPr>
        <w:pStyle w:val="Listeafsnit"/>
        <w:numPr>
          <w:ilvl w:val="0"/>
          <w:numId w:val="40"/>
        </w:numPr>
        <w:spacing w:line="276" w:lineRule="auto"/>
        <w:jc w:val="both"/>
      </w:pPr>
      <w:r>
        <w:t xml:space="preserve">Valgt afregningsmodel for gennemførelse af ændringsanmodningen </w:t>
      </w:r>
    </w:p>
    <w:p w14:paraId="239EBA57" w14:textId="0F2B93F7" w:rsidR="00FB5102" w:rsidRPr="00FD0779" w:rsidRDefault="00FB5102" w:rsidP="00FB5102">
      <w:pPr>
        <w:pStyle w:val="Overskrift3"/>
      </w:pPr>
      <w:bookmarkStart w:id="43" w:name="_Ref237955656"/>
      <w:bookmarkStart w:id="44" w:name="_Toc237958263"/>
      <w:r>
        <w:t>Estimat</w:t>
      </w:r>
      <w:bookmarkEnd w:id="43"/>
      <w:bookmarkEnd w:id="44"/>
    </w:p>
    <w:p w14:paraId="2956AAAB" w14:textId="77777777" w:rsidR="00FB5102" w:rsidRPr="00FD0779" w:rsidRDefault="00FB5102" w:rsidP="002E4F10"/>
    <w:p w14:paraId="3C33B712" w14:textId="51386088" w:rsidR="002E4F10" w:rsidRPr="00FD0779" w:rsidRDefault="004F7921" w:rsidP="002E4F10">
      <w:r>
        <w:t xml:space="preserve">Såfremt Kunden kræver det, skal Leverandøren uden ugrundet ophold efter modtagelsen af Kundens ændringsanmodning udarbejde et estimat over det vederlag, der påregnes at være forbundet med at udarbejde et løsningsforslag for den ønskede ændring. Ændringsanmodningen skal være tilstrækkelig detaljeret til, at Leverandøren kan udarbejde estimatet. </w:t>
      </w:r>
    </w:p>
    <w:p w14:paraId="2702F03A" w14:textId="77777777" w:rsidR="002E4F10" w:rsidRPr="00FD0779" w:rsidRDefault="002E4F10" w:rsidP="002E4F10"/>
    <w:p w14:paraId="36C6ADDF" w14:textId="77777777" w:rsidR="002E4F10" w:rsidRPr="00FD0779" w:rsidRDefault="002E4F10" w:rsidP="002E4F10">
      <w:r>
        <w:t xml:space="preserve">Estimeringen skal ske på grundlag af de i bilag 12 anførte timepriser. Estimatet fremsendes til Kunden for dennes godkendelse. </w:t>
      </w:r>
    </w:p>
    <w:p w14:paraId="24BD0150" w14:textId="59528848" w:rsidR="00FB5102" w:rsidRPr="00FD0779" w:rsidRDefault="00662C24" w:rsidP="00FB5102">
      <w:pPr>
        <w:pStyle w:val="Overskrift3"/>
      </w:pPr>
      <w:bookmarkStart w:id="45" w:name="_Toc237958264"/>
      <w:r>
        <w:t>Løsningsforslag</w:t>
      </w:r>
      <w:bookmarkEnd w:id="45"/>
    </w:p>
    <w:p w14:paraId="7FDC2887" w14:textId="77777777" w:rsidR="00662C24" w:rsidRPr="00FD0779" w:rsidRDefault="00662C24" w:rsidP="00662C24"/>
    <w:p w14:paraId="61391668" w14:textId="780B9557" w:rsidR="00363FA0" w:rsidRDefault="00662C24" w:rsidP="00662C24">
      <w:r>
        <w:t xml:space="preserve">Leverandøren skal uden ugrundet ophold - og hvis relevant, jf. punkt </w:t>
        <w:fldChar w:fldCharType="begin"/>
        <w:instrText xml:space="preserve"> REF _Ref237955656 \r \h </w:instrText>
        <w:instrText xml:space="preserve"> \* MERGEFORMAT </w:instrText>
        <w:fldChar w:fldCharType="separate"/>
        <w:t>3.2.2</w:t>
        <w:fldChar w:fldCharType="end"/>
        <w:t xml:space="preserve">, senest 20 Arbejdsdage efter, at Kunden ved Meddelelse har godkendt Leverandørens estimat - fremsende et løsningsforslag med angivelse af eventuelle konsekvenser for Kontrakten.</w:t>
      </w:r>
    </w:p>
    <w:p w14:paraId="33BF5E96" w14:textId="77777777" w:rsidR="00662C24" w:rsidRPr="00FD0779" w:rsidRDefault="00662C24" w:rsidP="002E4F10"/>
    <w:p w14:paraId="1F574E67" w14:textId="17B62A3C" w:rsidR="002E4F10" w:rsidRPr="00FD0779" w:rsidRDefault="00FD0779" w:rsidP="002E4F10">
      <w:r>
        <w:t xml:space="preserve">Løsningsforslaget skal være egnet til at besvare Kundens ændringsanmodninger og kan – i det omfang det er relevant – eksempelvis indeholde og behandle følgende punkter:</w:t>
      </w:r>
    </w:p>
    <w:p w14:paraId="73679836" w14:textId="77777777" w:rsidR="002E4F10" w:rsidRPr="00FD0779" w:rsidRDefault="002E4F10" w:rsidP="002E4F10"/>
    <w:p w14:paraId="684744CE" w14:textId="77777777" w:rsidR="002E4F10" w:rsidRPr="00FD0779" w:rsidRDefault="002E4F10" w:rsidP="002E4F10">
      <w:pPr>
        <w:pStyle w:val="Listeafsnit"/>
        <w:numPr>
          <w:ilvl w:val="0"/>
          <w:numId w:val="41"/>
        </w:numPr>
        <w:spacing w:line="276" w:lineRule="auto"/>
        <w:jc w:val="both"/>
      </w:pPr>
      <w:r>
        <w:t>Resumé af ændringsanmodningen</w:t>
      </w:r>
    </w:p>
    <w:p w14:paraId="11276FFA" w14:textId="77777777" w:rsidR="002E4F10" w:rsidRPr="00FD0779" w:rsidRDefault="002E4F10" w:rsidP="002E4F10">
      <w:pPr>
        <w:pStyle w:val="Listeafsnit"/>
        <w:numPr>
          <w:ilvl w:val="0"/>
          <w:numId w:val="41"/>
        </w:numPr>
        <w:spacing w:line="276" w:lineRule="auto"/>
        <w:jc w:val="both"/>
      </w:pPr>
      <w:r>
        <w:t>Beskrivelse af de påkrævede ændringer til opfyldelse af ændringsanmodningen</w:t>
      </w:r>
    </w:p>
    <w:p w14:paraId="30FF74D5" w14:textId="77777777" w:rsidR="002E4F10" w:rsidRPr="00FD0779" w:rsidRDefault="002E4F10" w:rsidP="002E4F10">
      <w:pPr>
        <w:pStyle w:val="Listeafsnit"/>
        <w:numPr>
          <w:ilvl w:val="0"/>
          <w:numId w:val="41"/>
        </w:numPr>
        <w:spacing w:line="276" w:lineRule="auto"/>
        <w:jc w:val="both"/>
      </w:pPr>
      <w:r>
        <w:t>Konsekvenser for tidsplanen, jf. bilag 1</w:t>
      </w:r>
    </w:p>
    <w:p w14:paraId="5331CCE5" w14:textId="77777777" w:rsidR="002E4F10" w:rsidRPr="00FD0779" w:rsidRDefault="002E4F10" w:rsidP="002E4F10">
      <w:pPr>
        <w:pStyle w:val="Listeafsnit"/>
        <w:numPr>
          <w:ilvl w:val="0"/>
          <w:numId w:val="41"/>
        </w:numPr>
        <w:spacing w:line="276" w:lineRule="auto"/>
        <w:jc w:val="both"/>
      </w:pPr>
      <w:r>
        <w:t>Pris og valgt afregningsmodel for gennemførelse af løsningsforslaget, herunder også eventuelle konsekvenser for betalinger, jf. bilag 12</w:t>
      </w:r>
    </w:p>
    <w:p w14:paraId="388E4BE7" w14:textId="77777777" w:rsidR="002E4F10" w:rsidRPr="00FD0779" w:rsidRDefault="002E4F10" w:rsidP="002E4F10">
      <w:pPr>
        <w:pStyle w:val="Listeafsnit"/>
        <w:numPr>
          <w:ilvl w:val="0"/>
          <w:numId w:val="41"/>
        </w:numPr>
        <w:spacing w:line="276" w:lineRule="auto"/>
        <w:jc w:val="both"/>
      </w:pPr>
      <w:r>
        <w:lastRenderedPageBreak/>
        <w:t>Konsekvenser for Dokumentation, jf. bilag 4</w:t>
      </w:r>
    </w:p>
    <w:p w14:paraId="4602A72C" w14:textId="77777777" w:rsidR="002E4F10" w:rsidRPr="00FD0779" w:rsidRDefault="002E4F10" w:rsidP="002E4F10">
      <w:pPr>
        <w:pStyle w:val="Listeafsnit"/>
        <w:numPr>
          <w:ilvl w:val="0"/>
          <w:numId w:val="41"/>
        </w:numPr>
        <w:tabs>
          <w:tab w:val="left" w:pos="1134"/>
          <w:tab w:val="left" w:pos="1701"/>
        </w:tabs>
        <w:overflowPunct w:val="0"/>
        <w:autoSpaceDE w:val="0"/>
        <w:autoSpaceDN w:val="0"/>
        <w:adjustRightInd w:val="0"/>
        <w:spacing w:before="120" w:line="276" w:lineRule="auto"/>
        <w:jc w:val="both"/>
        <w:textAlignment w:val="baseline"/>
      </w:pPr>
      <w:r>
        <w:t>Garanti for ændringerne og konsekvenser for øvrige garantier, jf. Kontraktens punkt 16</w:t>
      </w:r>
    </w:p>
    <w:p w14:paraId="6ED41D0C" w14:textId="77777777" w:rsidR="002E4F10" w:rsidRPr="00FD0779" w:rsidRDefault="002E4F10" w:rsidP="002E4F10">
      <w:pPr>
        <w:pStyle w:val="Listeafsnit"/>
        <w:numPr>
          <w:ilvl w:val="0"/>
          <w:numId w:val="41"/>
        </w:numPr>
        <w:spacing w:line="276" w:lineRule="auto"/>
        <w:jc w:val="both"/>
      </w:pPr>
      <w:r>
        <w:t>Konsekvenser for servicemål, jf. bilag 6</w:t>
      </w:r>
    </w:p>
    <w:p w14:paraId="5A6B3BEF" w14:textId="77777777" w:rsidR="002E4F10" w:rsidRPr="00FD0779" w:rsidRDefault="002E4F10" w:rsidP="002E4F10">
      <w:pPr>
        <w:pStyle w:val="Listeafsnit"/>
        <w:numPr>
          <w:ilvl w:val="0"/>
          <w:numId w:val="41"/>
        </w:numPr>
        <w:spacing w:line="276" w:lineRule="auto"/>
        <w:jc w:val="both"/>
      </w:pPr>
      <w:r>
        <w:t>Konsekvenser for Kundens deltagelse, jf. bilag 11</w:t>
      </w:r>
    </w:p>
    <w:p w14:paraId="5EE7334A" w14:textId="77777777" w:rsidR="002E4F10" w:rsidRPr="00FD0779" w:rsidRDefault="002E4F10" w:rsidP="002E4F10">
      <w:pPr>
        <w:pStyle w:val="Listeafsnit"/>
        <w:numPr>
          <w:ilvl w:val="0"/>
          <w:numId w:val="41"/>
        </w:numPr>
        <w:tabs>
          <w:tab w:val="left" w:pos="1134"/>
          <w:tab w:val="left" w:pos="1701"/>
        </w:tabs>
        <w:overflowPunct w:val="0"/>
        <w:autoSpaceDE w:val="0"/>
        <w:autoSpaceDN w:val="0"/>
        <w:adjustRightInd w:val="0"/>
        <w:spacing w:before="120" w:line="276" w:lineRule="auto"/>
        <w:jc w:val="both"/>
        <w:textAlignment w:val="baseline"/>
      </w:pPr>
      <w:r>
        <w:t>Tidspunkt for afprøvning af gennemførte ændringer og konsekvenser for afprøvning af øvrige dele af Leverancen, jf. bilag 14,</w:t>
      </w:r>
    </w:p>
    <w:p w14:paraId="66A77433" w14:textId="77777777" w:rsidR="002E4F10" w:rsidRPr="00FD0779" w:rsidRDefault="002E4F10" w:rsidP="002E4F10">
      <w:pPr>
        <w:pStyle w:val="Listeafsnit"/>
        <w:numPr>
          <w:ilvl w:val="0"/>
          <w:numId w:val="41"/>
        </w:numPr>
        <w:tabs>
          <w:tab w:val="left" w:pos="1134"/>
          <w:tab w:val="left" w:pos="1701"/>
        </w:tabs>
        <w:overflowPunct w:val="0"/>
        <w:autoSpaceDE w:val="0"/>
        <w:autoSpaceDN w:val="0"/>
        <w:adjustRightInd w:val="0"/>
        <w:spacing w:before="120" w:line="276" w:lineRule="auto"/>
        <w:jc w:val="both"/>
        <w:textAlignment w:val="baseline"/>
      </w:pPr>
      <w:r>
        <w:t xml:space="preserve">Konsekvenser for vedligeholdelse og support, jf. bilag 5 </w:t>
      </w:r>
    </w:p>
    <w:p w14:paraId="4121ABF5" w14:textId="77777777" w:rsidR="002E4F10" w:rsidRPr="00FD0779" w:rsidRDefault="002E4F10" w:rsidP="002E4F10">
      <w:pPr>
        <w:pStyle w:val="Listeafsnit"/>
        <w:numPr>
          <w:ilvl w:val="0"/>
          <w:numId w:val="41"/>
        </w:numPr>
        <w:spacing w:line="276" w:lineRule="auto"/>
        <w:jc w:val="both"/>
      </w:pPr>
      <w:r>
        <w:t>Eventuelle andre relevante forhold</w:t>
      </w:r>
    </w:p>
    <w:p w14:paraId="43CEB144" w14:textId="77777777" w:rsidR="002E4F10" w:rsidRDefault="002E4F10" w:rsidP="002E4F10"/>
    <w:p w14:paraId="6B7360AE" w14:textId="77777777" w:rsidR="002E4F10" w:rsidRPr="00FD0779" w:rsidRDefault="002E4F10" w:rsidP="002E4F10">
      <w:r>
        <w:t>Kunden kan vælge at:</w:t>
      </w:r>
    </w:p>
    <w:p w14:paraId="4450F164" w14:textId="77777777" w:rsidR="002E4F10" w:rsidRPr="00FD0779" w:rsidRDefault="002E4F10" w:rsidP="002E4F10"/>
    <w:p w14:paraId="70495EAB" w14:textId="77777777" w:rsidR="002E4F10" w:rsidRPr="00FD0779" w:rsidRDefault="002E4F10" w:rsidP="002E4F10">
      <w:pPr>
        <w:pStyle w:val="Listeafsnit"/>
        <w:numPr>
          <w:ilvl w:val="0"/>
          <w:numId w:val="47"/>
        </w:numPr>
      </w:pPr>
      <w:r>
        <w:t>afvise et løsningsforslag</w:t>
      </w:r>
    </w:p>
    <w:p w14:paraId="49C1C20D" w14:textId="77777777" w:rsidR="002E4F10" w:rsidRPr="00FD0779" w:rsidRDefault="002E4F10" w:rsidP="002E4F10">
      <w:pPr>
        <w:pStyle w:val="Listeafsnit"/>
        <w:numPr>
          <w:ilvl w:val="0"/>
          <w:numId w:val="47"/>
        </w:numPr>
      </w:pPr>
      <w:r>
        <w:t xml:space="preserve">anmode om ændring af løsningsforslaget eller </w:t>
      </w:r>
    </w:p>
    <w:p w14:paraId="293E5759" w14:textId="77777777" w:rsidR="002E4F10" w:rsidRPr="00FD0779" w:rsidRDefault="002E4F10" w:rsidP="002E4F10">
      <w:pPr>
        <w:pStyle w:val="Listeafsnit"/>
        <w:numPr>
          <w:ilvl w:val="0"/>
          <w:numId w:val="47"/>
        </w:numPr>
      </w:pPr>
      <w:r>
        <w:t xml:space="preserve">acceptere løsningsforslaget </w:t>
      </w:r>
    </w:p>
    <w:p w14:paraId="57A9B704" w14:textId="77777777" w:rsidR="002E4F10" w:rsidRPr="00FD0779" w:rsidRDefault="002E4F10" w:rsidP="002E4F10"/>
    <w:p w14:paraId="24DEEB72" w14:textId="77777777" w:rsidR="002E4F10" w:rsidRPr="00FD0779" w:rsidRDefault="002E4F10" w:rsidP="002E4F10">
      <w:r>
        <w:t>Såfremt løsningsforslaget afvises, kan Leverandøren kræve et rimeligt vederlag for udarbejdelsen af løsningsforslaget. Vederlaget opgøres efter dokumenteret medgået tid og til de i bilag 12 anførte timepriser samt under hensyntagen til Leverandørens estimat.</w:t>
      </w:r>
    </w:p>
    <w:p w14:paraId="16FB49D6" w14:textId="77777777" w:rsidR="002E4F10" w:rsidRPr="00FD0779" w:rsidRDefault="002E4F10" w:rsidP="002E4F10"/>
    <w:p w14:paraId="414C4CEA" w14:textId="77777777" w:rsidR="002E4F10" w:rsidRPr="00FD0779" w:rsidRDefault="002E4F10" w:rsidP="002E4F10">
      <w:r>
        <w:t xml:space="preserve">Hvis Kunden anmoder om ændring af løsningsforslaget, udarbejder Leverandøren straks estimat over det vederlag, der påregnes at være forbundet med udarbejdelse af et revideret løsningsforslag. Godkendes estimatet, udarbejder Leverandøren uden ugrundet ophold og senest 5 Arbejdsdage herefter et revideret løsningsforslag til kunden. Accepteres det reviderede løsningsforslag, bortfalder Leverandørens vederlag for udarbejdelse af både det oprindelige og det reviderede forslag. </w:t>
      </w:r>
    </w:p>
    <w:p w14:paraId="272F935D" w14:textId="77777777" w:rsidR="002E4F10" w:rsidRPr="00FD0779" w:rsidRDefault="002E4F10" w:rsidP="002E4F10"/>
    <w:p w14:paraId="67350EE8" w14:textId="77777777" w:rsidR="002E4F10" w:rsidRPr="00FD0779" w:rsidRDefault="002E4F10" w:rsidP="002E4F10">
      <w:r>
        <w:t xml:space="preserve">Anmodning om væsentlige ændringer af et løsningsforslag anses som en afvisning af det foreliggende løsningsforslag samt fremsættelse af en ny ændringsanmodning, der skal behandles særskilt. </w:t>
      </w:r>
    </w:p>
    <w:p w14:paraId="7989B5FE" w14:textId="77777777" w:rsidR="002E4F10" w:rsidRPr="00FD0779" w:rsidRDefault="002E4F10" w:rsidP="002E4F10"/>
    <w:p w14:paraId="3317B7B4" w14:textId="77777777" w:rsidR="002E4F10" w:rsidRDefault="002E4F10" w:rsidP="002E4F10">
      <w:r>
        <w:t>Såfremt løsningsforslaget accepteres, bortfalder Leverandørens vederlag for udarbejdelsen.</w:t>
      </w:r>
    </w:p>
    <w:p w14:paraId="67323739" w14:textId="77777777" w:rsidR="00913EF1" w:rsidRPr="007D72D9" w:rsidRDefault="00913EF1" w:rsidP="006378E5">
      <w:pPr>
        <w:pStyle w:val="Overskrift2"/>
      </w:pPr>
      <w:bookmarkStart w:id="46" w:name="_Toc280103800"/>
      <w:bookmarkStart w:id="47" w:name="_Toc518395008"/>
      <w:bookmarkStart w:id="48" w:name="_Toc76896929"/>
      <w:bookmarkStart w:id="49" w:name="_Toc237958265"/>
      <w:r>
        <w:t>Leverandørens ændringsanmodning</w:t>
      </w:r>
      <w:bookmarkEnd w:id="46"/>
      <w:bookmarkEnd w:id="49"/>
    </w:p>
    <w:p w14:paraId="741322A9" w14:textId="77777777" w:rsidR="006378E5" w:rsidRDefault="006378E5" w:rsidP="00913EF1"/>
    <w:p w14:paraId="0C7D70EF" w14:textId="3148A35B" w:rsidR="00913EF1" w:rsidRPr="00AE0AEB" w:rsidRDefault="00913EF1" w:rsidP="00913EF1">
      <w:r>
        <w:t xml:space="preserve">Såfremt Leverandøren ønsker at foretage ændringer i forhold til Kontrakten, fremsættes skriftlig anmodning herom til Kunden. </w:t>
      </w:r>
    </w:p>
    <w:p w14:paraId="43623187" w14:textId="77777777" w:rsidR="00913EF1" w:rsidRDefault="00913EF1" w:rsidP="00913EF1"/>
    <w:p w14:paraId="3616AA92" w14:textId="78D17224" w:rsidR="003301FC" w:rsidRDefault="002E3D0B" w:rsidP="00913EF1">
      <w:r>
        <w:t xml:space="preserve">Afhængigt af relevans kan Leverandørens ændringsanmodning omfatte hele eller dele af de punkter, der kan indgå i et løsningsforslag, jf. punkt 3.2.</w:t>
      </w:r>
    </w:p>
    <w:p w14:paraId="7596BFF0" w14:textId="77777777" w:rsidR="003301FC" w:rsidRDefault="003301FC" w:rsidP="00913EF1"/>
    <w:p w14:paraId="1D63D19B" w14:textId="507BBD36" w:rsidR="00913EF1" w:rsidRDefault="00913EF1" w:rsidP="00913EF1">
      <w:r>
        <w:t>Leverandøren har ikke krav på vederlag for udarbejdelse af løsningsforslag, der er en del af en ændringsanmodning fra Leverandøren.</w:t>
      </w:r>
    </w:p>
    <w:p w14:paraId="196CDBE9" w14:textId="77777777" w:rsidR="00913EF1" w:rsidRPr="00AE0AEB" w:rsidRDefault="00913EF1" w:rsidP="00913EF1"/>
    <w:p w14:paraId="003D40C1" w14:textId="77777777" w:rsidR="00913EF1" w:rsidRPr="00AE0AEB" w:rsidRDefault="00913EF1" w:rsidP="00913EF1">
      <w:r>
        <w:t>Kunden skal ved Meddelelse uden ugrundet ophold og senest 20 Arbejdsdage efter modtagelsen meddele, hvorvidt ændringsanmodningen kan imødekommes.</w:t>
      </w:r>
    </w:p>
    <w:p w14:paraId="48E9EE0D" w14:textId="77777777" w:rsidR="00913EF1" w:rsidRPr="00AE0AEB" w:rsidRDefault="00913EF1" w:rsidP="00913EF1"/>
    <w:p w14:paraId="515E3C91" w14:textId="77777777" w:rsidR="00913EF1" w:rsidRPr="00AE0AEB" w:rsidRDefault="00913EF1" w:rsidP="00913EF1">
      <w:r>
        <w:t>Såfremt Leverandørens ændringsanmodning kun har ubetydelige konsekvenser for opfyldelsen af Kundens behov set i forhold til Leverancens samlede omfang og kompleksitet og kun medfører ubetydelige afledte omkostninger for Kunden, er Kunden forpligtet til at efterkomme ændringsanmodningen uden økonomisk kompensation.</w:t>
      </w:r>
    </w:p>
    <w:bookmarkEnd w:id="47"/>
    <w:bookmarkEnd w:id="48"/>
    <w:p w14:paraId="29164734" w14:textId="77777777" w:rsidR="00D25C48" w:rsidRPr="0020205E" w:rsidRDefault="00D25C48" w:rsidP="00C07047">
      <w:pPr>
        <w:tabs>
          <w:tab w:val="left" w:pos="0"/>
          <w:tab w:val="left" w:pos="575"/>
          <w:tab w:val="left" w:pos="2300"/>
        </w:tabs>
        <w:rPr>
          <w:rFonts w:cs="Tahoma"/>
          <w:color w:val="000000"/>
        </w:rPr>
      </w:pPr>
    </w:p>
    <w:p w14:paraId="63DE543E" w14:textId="5E82E903" w:rsidR="00621506" w:rsidRDefault="00AA3333" w:rsidP="009C6467">
      <w:pPr>
        <w:pStyle w:val="Overskrift1"/>
        <w:pageBreakBefore w:val="0"/>
      </w:pPr>
      <w:bookmarkStart w:id="50" w:name="_Toc237958266"/>
      <w:r>
        <w:lastRenderedPageBreak/>
        <w:t>Fællesregler for ændringshåndtering</w:t>
      </w:r>
      <w:bookmarkEnd w:id="50"/>
    </w:p>
    <w:p w14:paraId="4CDF9B5B" w14:textId="53B99AEC" w:rsidR="002E4F10" w:rsidRDefault="002E4F10" w:rsidP="00093D46">
      <w:pPr>
        <w:pStyle w:val="Overskrift2"/>
      </w:pPr>
      <w:bookmarkStart w:id="51" w:name="_Toc280103805"/>
      <w:bookmarkStart w:id="52" w:name="_Toc237958267"/>
      <w:r>
        <w:t>Uoverensstemmelser</w:t>
      </w:r>
      <w:bookmarkEnd w:id="52"/>
    </w:p>
    <w:p w14:paraId="4BE0EDB9" w14:textId="77777777" w:rsidR="002E4F10" w:rsidRDefault="002E4F10" w:rsidP="002E4F10"/>
    <w:p w14:paraId="16D39910" w14:textId="77777777" w:rsidR="002E4F10" w:rsidRPr="006761BC" w:rsidRDefault="002E4F10" w:rsidP="002E4F10">
      <w:r>
        <w:t xml:space="preserve">Ved uoverensstemmelser mellem Parterne om konsekvenserne af en ændringsanmodning har Kunden ret til fornøden indsigt i grundlaget for Leverandørens løsningsforslag. Ved prisberegningsmodeller og lignende erhvervshemmeligheder kan Leverandøren forlange, at gennemgangen foretages af en uvildig tredjemand, som er underlagt tavshedspligt. Kunden har til enhver tid ret til at lade en uvildig tredjemand, som er underlagt tavshedspligt, gennemgå Leverandørens løsningsforslag i overensstemmelse med Kontraktens punkt 5.8. </w:t>
      </w:r>
    </w:p>
    <w:p w14:paraId="3AF893A7" w14:textId="022126F1" w:rsidR="00C20503" w:rsidRPr="007D72D9" w:rsidRDefault="00C20503" w:rsidP="00093D46">
      <w:pPr>
        <w:pStyle w:val="Overskrift2"/>
      </w:pPr>
      <w:bookmarkStart w:id="53" w:name="_Toc237958268"/>
      <w:r>
        <w:t>Ændringslog</w:t>
      </w:r>
      <w:bookmarkEnd w:id="51"/>
      <w:bookmarkEnd w:id="53"/>
    </w:p>
    <w:p w14:paraId="5F0F551E" w14:textId="77777777" w:rsidR="00093D46" w:rsidRDefault="00093D46" w:rsidP="00C20503"/>
    <w:p w14:paraId="6D453CA4" w14:textId="526C8506" w:rsidR="00C20503" w:rsidRPr="007D72D9" w:rsidRDefault="00C20503" w:rsidP="00C20503">
      <w:r>
        <w:t xml:space="preserve">Leverandøren skal føre en ændringslog. Heri skal følgende indføres, i det omfang det er relevant:</w:t>
      </w:r>
    </w:p>
    <w:p w14:paraId="14344AA7" w14:textId="77777777" w:rsidR="00C20503" w:rsidRPr="007D72D9" w:rsidRDefault="00C20503" w:rsidP="00C20503"/>
    <w:p w14:paraId="3520B1E0" w14:textId="69788D22" w:rsidR="00C20503" w:rsidRPr="007D72D9" w:rsidRDefault="000675A7" w:rsidP="000675A7">
      <w:pPr>
        <w:pStyle w:val="Listeafsnit"/>
        <w:numPr>
          <w:ilvl w:val="0"/>
          <w:numId w:val="42"/>
        </w:numPr>
        <w:spacing w:line="276" w:lineRule="auto"/>
        <w:jc w:val="both"/>
      </w:pPr>
      <w:r>
        <w:t>Daterede ændringsanmodninger</w:t>
      </w:r>
    </w:p>
    <w:p w14:paraId="4254A39C" w14:textId="235502A4" w:rsidR="00C20503" w:rsidRPr="007D72D9" w:rsidRDefault="000675A7" w:rsidP="000675A7">
      <w:pPr>
        <w:pStyle w:val="Listeafsnit"/>
        <w:numPr>
          <w:ilvl w:val="0"/>
          <w:numId w:val="42"/>
        </w:numPr>
        <w:spacing w:line="276" w:lineRule="auto"/>
        <w:jc w:val="both"/>
      </w:pPr>
      <w:r>
        <w:t>Daterede estimater for vederlag for udarbejdelse af løsningsforslag</w:t>
      </w:r>
    </w:p>
    <w:p w14:paraId="44156B38" w14:textId="7E3F890C" w:rsidR="00C20503" w:rsidRPr="007D72D9" w:rsidRDefault="000675A7" w:rsidP="000675A7">
      <w:pPr>
        <w:pStyle w:val="Listeafsnit"/>
        <w:numPr>
          <w:ilvl w:val="0"/>
          <w:numId w:val="42"/>
        </w:numPr>
        <w:spacing w:line="276" w:lineRule="auto"/>
        <w:jc w:val="both"/>
      </w:pPr>
      <w:r>
        <w:t>Daterede løsningsforslag</w:t>
      </w:r>
    </w:p>
    <w:p w14:paraId="04BF0B21" w14:textId="612E0EEB" w:rsidR="00C20503" w:rsidRPr="007D72D9" w:rsidRDefault="000675A7" w:rsidP="000675A7">
      <w:pPr>
        <w:pStyle w:val="Listeafsnit"/>
        <w:numPr>
          <w:ilvl w:val="0"/>
          <w:numId w:val="42"/>
        </w:numPr>
        <w:spacing w:line="276" w:lineRule="auto"/>
        <w:jc w:val="both"/>
      </w:pPr>
      <w:r>
        <w:t>Godkendte løsningsforslag</w:t>
      </w:r>
    </w:p>
    <w:p w14:paraId="301AA4EA" w14:textId="61C603CA" w:rsidR="00C20503" w:rsidRPr="007D72D9" w:rsidRDefault="000675A7" w:rsidP="000675A7">
      <w:pPr>
        <w:pStyle w:val="Listeafsnit"/>
        <w:numPr>
          <w:ilvl w:val="0"/>
          <w:numId w:val="42"/>
        </w:numPr>
        <w:spacing w:line="276" w:lineRule="auto"/>
        <w:jc w:val="both"/>
      </w:pPr>
      <w:r>
        <w:t>Opdaterede tidsplaner</w:t>
      </w:r>
    </w:p>
    <w:p w14:paraId="09357A21" w14:textId="1616ABB2" w:rsidR="00C20503" w:rsidRPr="007D72D9" w:rsidRDefault="000675A7" w:rsidP="000675A7">
      <w:pPr>
        <w:pStyle w:val="Listeafsnit"/>
        <w:numPr>
          <w:ilvl w:val="0"/>
          <w:numId w:val="42"/>
        </w:numPr>
        <w:spacing w:line="276" w:lineRule="auto"/>
        <w:jc w:val="both"/>
      </w:pPr>
      <w:r>
        <w:t>Opdaterede betalingsplaner</w:t>
      </w:r>
    </w:p>
    <w:p w14:paraId="639B04A6" w14:textId="7ADEEBE9" w:rsidR="00C20503" w:rsidRPr="007D72D9" w:rsidRDefault="000675A7" w:rsidP="000675A7">
      <w:pPr>
        <w:pStyle w:val="Listeafsnit"/>
        <w:numPr>
          <w:ilvl w:val="0"/>
          <w:numId w:val="42"/>
        </w:numPr>
        <w:spacing w:line="276" w:lineRule="auto"/>
        <w:jc w:val="both"/>
      </w:pPr>
      <w:r>
        <w:t>Øvrige relevante dokumenter</w:t>
      </w:r>
    </w:p>
    <w:p w14:paraId="4D0E4B24" w14:textId="77777777" w:rsidR="00C20503" w:rsidRPr="007D72D9" w:rsidRDefault="00C20503" w:rsidP="00C20503"/>
    <w:p w14:paraId="38658111" w14:textId="456453F2" w:rsidR="00C20503" w:rsidRDefault="00C20503" w:rsidP="00C20503">
      <w:r>
        <w:t xml:space="preserve">Hver ændringsanmodning skal tildeles et særligt identifikationsnummer, således at ændringsanmodningen og de hertil knyttede dokumenter kan følges i ændringslogen. </w:t>
      </w:r>
    </w:p>
    <w:p w14:paraId="34F53432" w14:textId="77777777" w:rsidR="000F5E7D" w:rsidRPr="007D72D9" w:rsidRDefault="000F5E7D" w:rsidP="00C20503"/>
    <w:p w14:paraId="29369883" w14:textId="15EB5489" w:rsidR="00522B13" w:rsidRPr="00AE0AEB" w:rsidRDefault="00522B13" w:rsidP="00522B13">
      <w:r>
        <w:t xml:space="preserve">Som led i den kontraktworkshop, der eventuelt afholdes mellem Parterne, jf. Kontraktens punkt 5.2, alternativt i afklaringsfasen, jf. Kontraktens punkt 5.3, skal format og konkret styring af ændringsloggen fastlægges mellem Parterne, ligesom det aftales hvor ændringsloggen er tilgængelig for Parterne i fællesskab.  </w:t>
      </w:r>
    </w:p>
    <w:p w14:paraId="2C5D48CC" w14:textId="77777777" w:rsidR="00C20503" w:rsidRPr="007D72D9" w:rsidRDefault="00C20503" w:rsidP="00093D46">
      <w:pPr>
        <w:pStyle w:val="Overskrift2"/>
      </w:pPr>
      <w:bookmarkStart w:id="54" w:name="_Toc280103806"/>
      <w:bookmarkStart w:id="55" w:name="_Toc237958269"/>
      <w:r>
        <w:t>Ændringsstyring</w:t>
      </w:r>
      <w:bookmarkEnd w:id="54"/>
      <w:bookmarkEnd w:id="55"/>
    </w:p>
    <w:p w14:paraId="63874084" w14:textId="77777777" w:rsidR="00093D46" w:rsidRDefault="00093D46" w:rsidP="00C20503"/>
    <w:p w14:paraId="11BE71B6" w14:textId="719E5DF4" w:rsidR="00C20503" w:rsidRPr="007D72D9" w:rsidRDefault="00C20503" w:rsidP="00C20503">
      <w:r>
        <w:t xml:space="preserve">I overensstemmelse med hovedprincipperne i Kontraktens punkt 32.3 skal Leverandøren udarbejde og vedligeholde af en oversigt over det gældende kontraktgrundlag.</w:t>
      </w:r>
    </w:p>
    <w:p w14:paraId="521CFE0D" w14:textId="77777777" w:rsidR="00C20503" w:rsidRPr="007D72D9" w:rsidRDefault="00C20503" w:rsidP="00C20503"/>
    <w:p w14:paraId="430DF0BA" w14:textId="04C539AA" w:rsidR="00C20503" w:rsidRPr="007D72D9" w:rsidRDefault="00C20503" w:rsidP="004660B9">
      <w:pPr>
        <w:tabs>
          <w:tab w:val="left" w:pos="900"/>
        </w:tabs>
      </w:pPr>
      <w:r>
        <w:t xml:space="preserve">Kontraktgrundlaget er bl.a. Kontrakten og dens bilag, afprøvningsprogrammet, jf. bilag 14, og de ændringer, der eventuelt aftales.</w:t>
      </w:r>
    </w:p>
    <w:p w14:paraId="6F6AB6B1" w14:textId="77777777" w:rsidR="008F38D8" w:rsidRPr="007D72D9" w:rsidRDefault="008F38D8" w:rsidP="004660B9">
      <w:pPr>
        <w:tabs>
          <w:tab w:val="left" w:pos="900"/>
        </w:tabs>
      </w:pPr>
    </w:p>
    <w:p w14:paraId="03BE9B7C" w14:textId="77777777" w:rsidR="00C20503" w:rsidRPr="007D72D9" w:rsidRDefault="00C20503" w:rsidP="00C20503">
      <w:pPr>
        <w:tabs>
          <w:tab w:val="left" w:pos="805"/>
        </w:tabs>
      </w:pPr>
      <w:r>
        <w:t>Oversigten over det gældende kontraktgrundlag skal for hvert dokument indeholde følgende oplysninger:</w:t>
      </w:r>
    </w:p>
    <w:p w14:paraId="425F9EA4" w14:textId="77777777" w:rsidR="00C20503" w:rsidRPr="007D72D9" w:rsidRDefault="00C20503" w:rsidP="00C20503">
      <w:pPr>
        <w:tabs>
          <w:tab w:val="left" w:pos="805"/>
        </w:tabs>
      </w:pPr>
    </w:p>
    <w:p w14:paraId="6955D510" w14:textId="77777777" w:rsidR="00C20503" w:rsidRPr="007D72D9" w:rsidRDefault="00C20503" w:rsidP="004660B9">
      <w:pPr>
        <w:pStyle w:val="Listeafsnit"/>
        <w:numPr>
          <w:ilvl w:val="0"/>
          <w:numId w:val="43"/>
        </w:numPr>
        <w:spacing w:line="276" w:lineRule="auto"/>
        <w:jc w:val="both"/>
      </w:pPr>
      <w:r>
        <w:t>Dokumentets titel</w:t>
      </w:r>
    </w:p>
    <w:p w14:paraId="1CDBBEB3" w14:textId="77777777" w:rsidR="00C20503" w:rsidRPr="007D72D9" w:rsidRDefault="00C20503" w:rsidP="004660B9">
      <w:pPr>
        <w:pStyle w:val="Listeafsnit"/>
        <w:numPr>
          <w:ilvl w:val="0"/>
          <w:numId w:val="43"/>
        </w:numPr>
        <w:spacing w:line="276" w:lineRule="auto"/>
        <w:jc w:val="both"/>
      </w:pPr>
      <w:r>
        <w:t>Versionsnummer</w:t>
      </w:r>
    </w:p>
    <w:p w14:paraId="21F52E19" w14:textId="77777777" w:rsidR="000C1D46" w:rsidRPr="000C1D46" w:rsidRDefault="00C20503" w:rsidP="00343738">
      <w:pPr>
        <w:pStyle w:val="Listeafsnit"/>
        <w:numPr>
          <w:ilvl w:val="0"/>
          <w:numId w:val="43"/>
        </w:numPr>
        <w:tabs>
          <w:tab w:val="left" w:pos="1134"/>
          <w:tab w:val="left" w:pos="1701"/>
        </w:tabs>
        <w:overflowPunct w:val="0"/>
        <w:autoSpaceDE w:val="0"/>
        <w:autoSpaceDN w:val="0"/>
        <w:adjustRightInd w:val="0"/>
        <w:spacing w:before="300" w:line="276" w:lineRule="auto"/>
        <w:jc w:val="both"/>
        <w:textAlignment w:val="baseline"/>
        <w:rPr>
          <w:i/>
          <w:iCs/>
        </w:rPr>
      </w:pPr>
      <w:r>
        <w:t>Entydige referencer til godkendelsen af dokumentet</w:t>
      </w:r>
    </w:p>
    <w:p w14:paraId="62F9DF87" w14:textId="77777777" w:rsidR="000C1D46" w:rsidRPr="000C1D46" w:rsidRDefault="000C1D46" w:rsidP="000C1D46"/>
    <w:p w14:paraId="7FC5D926" w14:textId="55F63FC9" w:rsidR="00C20503" w:rsidRPr="000C1D46" w:rsidRDefault="00C20503" w:rsidP="000C1D46">
      <w:pPr>
        <w:rPr>
          <w:i/>
          <w:iCs/>
        </w:rPr>
      </w:pPr>
      <w:r>
        <w:t>På baggrund af kontraktoversigten skal Leverandøren drage omsorg for, at Parterne hver har adgang til en komplet samling af det gældende kontraktgrundlag samt alle ændringer og tilføjelser.</w:t>
      </w:r>
    </w:p>
    <w:p w14:paraId="6428782B" w14:textId="77777777" w:rsidR="00C20503" w:rsidRPr="007D72D9" w:rsidRDefault="00C20503" w:rsidP="00C20503"/>
    <w:p w14:paraId="04FCF016" w14:textId="77777777" w:rsidR="006D7AB4" w:rsidRPr="006D7AB4" w:rsidRDefault="006D7AB4" w:rsidP="006D7AB4">
      <w:pPr>
        <w:rPr>
          <w:highlight w:val="yellow"/>
        </w:rPr>
      </w:pPr>
    </w:p>
    <w:sectPr w:rsidR="006D7AB4" w:rsidRPr="006D7AB4"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BAE1" w14:textId="77777777" w:rsidR="00B944DB" w:rsidRDefault="00B944DB" w:rsidP="009E4B94">
      <w:pPr>
        <w:spacing w:line="240" w:lineRule="auto"/>
      </w:pPr>
      <w:r>
        <w:separator/>
      </w:r>
    </w:p>
  </w:endnote>
  <w:endnote w:type="continuationSeparator" w:id="0">
    <w:p w14:paraId="6FE833E8" w14:textId="77777777" w:rsidR="00B944DB" w:rsidRDefault="00B944DB" w:rsidP="009E4B94">
      <w:pPr>
        <w:spacing w:line="240" w:lineRule="auto"/>
      </w:pPr>
      <w:r>
        <w:continuationSeparator/>
      </w:r>
    </w:p>
  </w:endnote>
  <w:endnote w:type="continuationNotice" w:id="1">
    <w:p w14:paraId="668C33A1" w14:textId="77777777" w:rsidR="00B944DB" w:rsidRDefault="00B944D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450BB5D0" w:rsidR="008D2FBD" w:rsidRDefault="002C40A7" w:rsidP="008D2FBD">
    <w:pPr>
      <w:pStyle w:val="Sidefod"/>
    </w:pPr>
    <w:r>
      <w:rPr>
        <w:noProof/>
      </w:rPr>
      <mc:AlternateContent>
        <mc:Choice Requires="wps">
          <w:drawing>
            <wp:anchor distT="0" distB="0" distL="0" distR="0" simplePos="0" relativeHeight="251658244" behindDoc="0" locked="0" layoutInCell="1" allowOverlap="1" wp14:anchorId="6D4AB384" wp14:editId="01FFB869">
              <wp:simplePos x="635" y="635"/>
              <wp:positionH relativeFrom="column">
                <wp:align>center</wp:align>
              </wp:positionH>
              <wp:positionV relativeFrom="paragraph">
                <wp:posOffset>635</wp:posOffset>
              </wp:positionV>
              <wp:extent cx="443865" cy="443865"/>
              <wp:effectExtent l="0" t="0" r="3175" b="6350"/>
              <wp:wrapSquare wrapText="bothSides"/>
              <wp:docPr id="3" name="Tekstfelt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6F6041" w14:textId="6ECC8C94"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D4AB384" id="_x0000_t202" coordsize="21600,21600" o:spt="202" path="m,l,21600r21600,l21600,xe">
              <v:stroke joinstyle="miter"/>
              <v:path gradientshapeok="t" o:connecttype="rect"/>
            </v:shapetype>
            <v:shape id="Tekstfelt 3" o:spid="_x0000_s1029" type="#_x0000_t202" alt="Confidential" style="position:absolute;margin-left:0;margin-top:.05pt;width:34.95pt;height:34.95pt;z-index:25165824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7F6F6041" w14:textId="6ECC8C94"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v:textbox>
              <w10:wrap type="square"/>
            </v:shape>
          </w:pict>
        </mc:Fallback>
      </mc:AlternateContent>
    </w:r>
    <w:r w:rsidR="008D2FBD">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78561348"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r>
                            <w:fldChar w:fldCharType="begin"/>
                          </w:r>
                          <w:r>
                            <w:instrText>SECTIONPAGES</w:instrText>
                          </w:r>
                          <w:r>
                            <w:fldChar w:fldCharType="separate"/>
                          </w:r>
                          <w:r w:rsidR="008E247A">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78561348"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r>
                      <w:fldChar w:fldCharType="begin"/>
                    </w:r>
                    <w:r>
                      <w:instrText>SECTIONPAGES</w:instrText>
                    </w:r>
                    <w:r>
                      <w:fldChar w:fldCharType="separate"/>
                    </w:r>
                    <w:r w:rsidR="008E247A">
                      <w:rPr>
                        <w:noProof/>
                      </w:rPr>
                      <w:t>1</w:t>
                    </w:r>
                    <w:r>
                      <w:fldChar w:fldCharType="end"/>
                    </w:r>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B30F84" w14:paraId="63DF344C" w14:textId="77777777" w:rsidTr="008D2FBD">
                            <w:trPr>
                              <w:trHeight w:val="482"/>
                              <w:jc w:val="right"/>
                            </w:trPr>
                            <w:tc>
                              <w:tcPr>
                                <w:tcW w:w="6804" w:type="dxa"/>
                                <w:vAlign w:val="bottom"/>
                              </w:tcPr>
                              <w:p w14:paraId="066ECDF0"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04E625B9" w14:textId="77777777" w:rsidR="008D2FBD" w:rsidRPr="00DC42BA" w:rsidRDefault="008D2FBD" w:rsidP="008D2FBD">
                          <w:pPr>
                            <w:pStyle w:val="Sidefod"/>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B30F84" w14:paraId="63DF344C" w14:textId="77777777" w:rsidTr="008D2FBD">
                      <w:trPr>
                        <w:trHeight w:val="482"/>
                        <w:jc w:val="right"/>
                      </w:trPr>
                      <w:tc>
                        <w:tcPr>
                          <w:tcW w:w="6804" w:type="dxa"/>
                          <w:vAlign w:val="bottom"/>
                        </w:tcPr>
                        <w:p w14:paraId="066ECDF0"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04E625B9" w14:textId="77777777" w:rsidR="008D2FBD" w:rsidRPr="00DC42BA" w:rsidRDefault="008D2FBD" w:rsidP="008D2FBD">
                    <w:pPr>
                      <w:pStyle w:val="Sidefod"/>
                      <w:spacing w:line="14" w:lineRule="exact"/>
                      <w:rPr>
                        <w:lang w:val="en-US"/>
                      </w:rPr>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5F2154C1" w:rsidR="00420155" w:rsidRPr="00320824" w:rsidRDefault="00320824">
    <w:pPr>
      <w:pStyle w:val="Sidefod"/>
    </w:pPr>
    <w:bookmarkStart w:id="28" w:name="ReportLogo"/>
    <w:r>
      <w:rPr>
        <w:noProof/>
      </w:rPr>
      <w:drawing>
        <wp:anchor distT="0" distB="0" distL="0" distR="0" simplePos="0" relativeHeight="251658242" behindDoc="0" locked="0" layoutInCell="1" allowOverlap="1" wp14:anchorId="6C40D912" wp14:editId="1CBD6767">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C751" w14:textId="69C4996D" w:rsidR="00A1400F" w:rsidRDefault="002C40A7">
    <w:pPr>
      <w:pStyle w:val="Sidefod"/>
    </w:pPr>
    <w:r>
      <w:rPr>
        <w:noProof/>
      </w:rPr>
      <mc:AlternateContent>
        <mc:Choice Requires="wps">
          <w:drawing>
            <wp:anchor distT="0" distB="0" distL="0" distR="0" simplePos="0" relativeHeight="251658243" behindDoc="0" locked="0" layoutInCell="1" allowOverlap="1" wp14:anchorId="363ED585" wp14:editId="4D13722D">
              <wp:simplePos x="635" y="635"/>
              <wp:positionH relativeFrom="column">
                <wp:align>center</wp:align>
              </wp:positionH>
              <wp:positionV relativeFrom="paragraph">
                <wp:posOffset>635</wp:posOffset>
              </wp:positionV>
              <wp:extent cx="443865" cy="443865"/>
              <wp:effectExtent l="0" t="0" r="3175" b="6350"/>
              <wp:wrapSquare wrapText="bothSides"/>
              <wp:docPr id="2" name="Tekstfelt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260006" w14:textId="57DB8E44"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63ED585" id="_x0000_t202" coordsize="21600,21600" o:spt="202" path="m,l,21600r21600,l21600,xe">
              <v:stroke joinstyle="miter"/>
              <v:path gradientshapeok="t" o:connecttype="rect"/>
            </v:shapetype>
            <v:shape id="Tekstfelt 2" o:spid="_x0000_s1032" type="#_x0000_t202" alt="Confidential" style="position:absolute;margin-left:0;margin-top:.05pt;width:34.95pt;height:34.95pt;z-index:251658243;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07260006" w14:textId="57DB8E44"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v:textbox>
              <w10:wrap type="squar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CC05" w14:textId="6BFBDEED" w:rsidR="002C40A7" w:rsidRDefault="002C40A7">
    <w:pPr>
      <w:pStyle w:val="Sidefod"/>
    </w:pPr>
    <w:r>
      <w:rPr>
        <w:noProof/>
      </w:rPr>
      <mc:AlternateContent>
        <mc:Choice Requires="wps">
          <w:drawing>
            <wp:anchor distT="0" distB="0" distL="0" distR="0" simplePos="0" relativeHeight="251658246" behindDoc="0" locked="0" layoutInCell="1" allowOverlap="1" wp14:anchorId="38A425E1" wp14:editId="129AD88A">
              <wp:simplePos x="635" y="635"/>
              <wp:positionH relativeFrom="column">
                <wp:align>center</wp:align>
              </wp:positionH>
              <wp:positionV relativeFrom="paragraph">
                <wp:posOffset>635</wp:posOffset>
              </wp:positionV>
              <wp:extent cx="443865" cy="443865"/>
              <wp:effectExtent l="0" t="0" r="3175" b="6350"/>
              <wp:wrapSquare wrapText="bothSides"/>
              <wp:docPr id="9" name="Tekstfelt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4EBB23" w14:textId="0C6E2FCB"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8A425E1" id="_x0000_t202" coordsize="21600,21600" o:spt="202" path="m,l,21600r21600,l21600,xe">
              <v:stroke joinstyle="miter"/>
              <v:path gradientshapeok="t" o:connecttype="rect"/>
            </v:shapetype>
            <v:shape id="Tekstfelt 9" o:spid="_x0000_s1033" type="#_x0000_t202" alt="Confidential" style="position:absolute;margin-left:0;margin-top:.05pt;width:34.95pt;height:34.95pt;z-index:25165824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694EBB23" w14:textId="0C6E2FCB"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5FECED6C" w:rsidR="0078220F" w:rsidRDefault="0078220F">
    <w:pPr>
      <w:pStyle w:val="Sidefo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E610B" w14:textId="2DAFA691" w:rsidR="002C40A7" w:rsidRDefault="002C40A7">
    <w:pPr>
      <w:pStyle w:val="Sidefod"/>
    </w:pPr>
    <w:r>
      <w:rPr>
        <w:noProof/>
      </w:rPr>
      <mc:AlternateContent>
        <mc:Choice Requires="wps">
          <w:drawing>
            <wp:anchor distT="0" distB="0" distL="0" distR="0" simplePos="0" relativeHeight="251658245" behindDoc="0" locked="0" layoutInCell="1" allowOverlap="1" wp14:anchorId="4695C479" wp14:editId="54B7F663">
              <wp:simplePos x="635" y="635"/>
              <wp:positionH relativeFrom="column">
                <wp:align>center</wp:align>
              </wp:positionH>
              <wp:positionV relativeFrom="paragraph">
                <wp:posOffset>635</wp:posOffset>
              </wp:positionV>
              <wp:extent cx="443865" cy="443865"/>
              <wp:effectExtent l="0" t="0" r="3175" b="6350"/>
              <wp:wrapSquare wrapText="bothSides"/>
              <wp:docPr id="6" name="Tekstfelt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C52361" w14:textId="13EB0B9F"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695C479" id="_x0000_t202" coordsize="21600,21600" o:spt="202" path="m,l,21600r21600,l21600,xe">
              <v:stroke joinstyle="miter"/>
              <v:path gradientshapeok="t" o:connecttype="rect"/>
            </v:shapetype>
            <v:shape id="Tekstfelt 6" o:spid="_x0000_s1034" type="#_x0000_t202" alt="Confidential" style="position:absolute;margin-left:0;margin-top:.05pt;width:34.95pt;height:34.95pt;z-index:251658245;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46C52361" w14:textId="13EB0B9F"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v:textbox>
              <w10:wrap type="squar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E48C" w14:textId="1B3ED0F8" w:rsidR="002C40A7" w:rsidRDefault="002C40A7">
    <w:pPr>
      <w:pStyle w:val="Sidefod"/>
    </w:pPr>
    <w:r>
      <w:rPr>
        <w:noProof/>
      </w:rPr>
      <mc:AlternateContent>
        <mc:Choice Requires="wps">
          <w:drawing>
            <wp:anchor distT="0" distB="0" distL="0" distR="0" simplePos="0" relativeHeight="251658248" behindDoc="0" locked="0" layoutInCell="1" allowOverlap="1" wp14:anchorId="53E38206" wp14:editId="605EBC65">
              <wp:simplePos x="635" y="635"/>
              <wp:positionH relativeFrom="column">
                <wp:align>center</wp:align>
              </wp:positionH>
              <wp:positionV relativeFrom="paragraph">
                <wp:posOffset>635</wp:posOffset>
              </wp:positionV>
              <wp:extent cx="443865" cy="443865"/>
              <wp:effectExtent l="0" t="0" r="3175" b="6350"/>
              <wp:wrapSquare wrapText="bothSides"/>
              <wp:docPr id="14" name="Tekstfelt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EFF6CE" w14:textId="5ADC2CA1"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3E38206" id="_x0000_t202" coordsize="21600,21600" o:spt="202" path="m,l,21600r21600,l21600,xe">
              <v:stroke joinstyle="miter"/>
              <v:path gradientshapeok="t" o:connecttype="rect"/>
            </v:shapetype>
            <v:shape id="Tekstfelt 14" o:spid="_x0000_s1035" type="#_x0000_t202" alt="Confidential" style="position:absolute;margin-left:0;margin-top:.05pt;width:34.95pt;height:34.95pt;z-index:25165824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filled="f" stroked="f">
              <v:textbox style="mso-fit-shape-to-text:t" inset="0,0,0,0">
                <w:txbxContent>
                  <w:p w14:paraId="52EFF6CE" w14:textId="5ADC2CA1"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v:textbox>
              <w10:wrap type="squar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285ADE9C" w:rsidR="00A40A26" w:rsidRDefault="000C1640" w:rsidP="0084211B">
    <w:pPr>
      <w:pStyle w:val="Sidefod"/>
      <w:tabs>
        <w:tab w:val="clear" w:pos="4819"/>
        <w:tab w:val="center" w:pos="4536"/>
      </w:tabs>
    </w:pPr>
    <w:r w:rsidRPr="004C129D">
      <w:t xml:space="preserve">Bilag </w:t>
    </w:r>
    <w:r w:rsidR="00C20503" w:rsidRPr="004C129D">
      <w:t>9</w:t>
    </w:r>
    <w:r w:rsidRPr="00F97A77">
      <w:t xml:space="preserve"> </w:t>
    </w:r>
    <w:r w:rsidR="0084211B" w:rsidRPr="00F97A77">
      <w:tab/>
    </w:r>
    <w:r w:rsidR="00C20503">
      <w:t>Ændringshåndtering</w:t>
    </w:r>
    <w:r w:rsidR="0028270A" w:rsidRPr="00F97A77">
      <w:t xml:space="preserve"> </w:t>
    </w:r>
    <w:r w:rsidR="00A40A26" w:rsidRPr="00F97A77">
      <w:tab/>
      <w:t xml:space="preserve">Side </w:t>
    </w:r>
    <w:r w:rsidR="00A40A26" w:rsidRPr="00F97A77">
      <w:fldChar w:fldCharType="begin"/>
    </w:r>
    <w:r w:rsidR="00A40A26" w:rsidRPr="00F97A77">
      <w:instrText>PAGE   \* MERGEFORMAT</w:instrText>
    </w:r>
    <w:r w:rsidR="00A40A26" w:rsidRPr="00F97A77">
      <w:fldChar w:fldCharType="separate"/>
    </w:r>
    <w:r w:rsidR="00A40A26" w:rsidRPr="00F97A77">
      <w:t>1</w:t>
    </w:r>
    <w:r w:rsidR="00A40A26" w:rsidRPr="00F97A77">
      <w:fldChar w:fldCharType="end"/>
    </w:r>
  </w:p>
  <w:p w14:paraId="6F6AC616" w14:textId="77777777" w:rsidR="00A40A26" w:rsidRDefault="00A40A26">
    <w:pPr>
      <w:pStyle w:val="Sidefo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7131" w14:textId="2DB665C4" w:rsidR="002C40A7" w:rsidRDefault="002C40A7">
    <w:pPr>
      <w:pStyle w:val="Sidefod"/>
    </w:pPr>
    <w:r>
      <w:rPr>
        <w:noProof/>
      </w:rPr>
      <mc:AlternateContent>
        <mc:Choice Requires="wps">
          <w:drawing>
            <wp:anchor distT="0" distB="0" distL="0" distR="0" simplePos="0" relativeHeight="251658247" behindDoc="0" locked="0" layoutInCell="1" allowOverlap="1" wp14:anchorId="496AEDA3" wp14:editId="22CE6AA5">
              <wp:simplePos x="635" y="635"/>
              <wp:positionH relativeFrom="column">
                <wp:align>center</wp:align>
              </wp:positionH>
              <wp:positionV relativeFrom="paragraph">
                <wp:posOffset>635</wp:posOffset>
              </wp:positionV>
              <wp:extent cx="443865" cy="443865"/>
              <wp:effectExtent l="0" t="0" r="3175" b="6350"/>
              <wp:wrapSquare wrapText="bothSides"/>
              <wp:docPr id="13" name="Tekstfelt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7C6F8C" w14:textId="21D03064"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96AEDA3" id="_x0000_t202" coordsize="21600,21600" o:spt="202" path="m,l,21600r21600,l21600,xe">
              <v:stroke joinstyle="miter"/>
              <v:path gradientshapeok="t" o:connecttype="rect"/>
            </v:shapetype>
            <v:shape id="Tekstfelt 13" o:spid="_x0000_s1036" type="#_x0000_t202" alt="Confidential" style="position:absolute;margin-left:0;margin-top:.05pt;width:34.95pt;height:34.95pt;z-index:251658247;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filled="f" stroked="f">
              <v:textbox style="mso-fit-shape-to-text:t" inset="0,0,0,0">
                <w:txbxContent>
                  <w:p w14:paraId="557C6F8C" w14:textId="21D03064" w:rsidR="002C40A7" w:rsidRPr="002C40A7" w:rsidRDefault="002C40A7">
                    <w:pPr>
                      <w:rPr>
                        <w:rFonts w:eastAsia="Verdana" w:cs="Verdana"/>
                        <w:noProof/>
                        <w:color w:val="000000"/>
                        <w:sz w:val="14"/>
                        <w:szCs w:val="14"/>
                      </w:rPr>
                    </w:pPr>
                    <w:r w:rsidRPr="002C40A7">
                      <w:rPr>
                        <w:rFonts w:eastAsia="Verdana" w:cs="Verdana"/>
                        <w:noProof/>
                        <w:color w:val="000000"/>
                        <w:sz w:val="14"/>
                        <w:szCs w:val="14"/>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324F8" w14:textId="77777777" w:rsidR="00B944DB" w:rsidRDefault="00B944DB" w:rsidP="009E4B94">
      <w:pPr>
        <w:spacing w:line="240" w:lineRule="auto"/>
      </w:pPr>
    </w:p>
  </w:footnote>
  <w:footnote w:type="continuationSeparator" w:id="0">
    <w:p w14:paraId="0E7741E6" w14:textId="77777777" w:rsidR="00B944DB" w:rsidRDefault="00B944DB" w:rsidP="009E4B94">
      <w:pPr>
        <w:spacing w:line="240" w:lineRule="auto"/>
      </w:pPr>
    </w:p>
  </w:footnote>
  <w:footnote w:type="continuationNotice" w:id="1">
    <w:p w14:paraId="5F20DB60" w14:textId="77777777" w:rsidR="00B944DB" w:rsidRDefault="00B944D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6CD058E7" w:rsidR="008D2FBD" w:rsidRDefault="008D2FBD"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B7702E">
          <w:t>Bilag 9</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EFE8" w14:textId="77777777" w:rsidR="001D24EA" w:rsidRDefault="001D24EA">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4CDF" w14:textId="77777777" w:rsidR="001D24EA" w:rsidRDefault="001D24EA">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8937BE"/>
    <w:multiLevelType w:val="hybridMultilevel"/>
    <w:tmpl w:val="73D88BD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9EA7C3F"/>
    <w:multiLevelType w:val="hybridMultilevel"/>
    <w:tmpl w:val="84E6CD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D1E7A70"/>
    <w:multiLevelType w:val="hybridMultilevel"/>
    <w:tmpl w:val="DF402A3E"/>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0013A06"/>
    <w:multiLevelType w:val="hybridMultilevel"/>
    <w:tmpl w:val="7248972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17B51F3"/>
    <w:multiLevelType w:val="hybridMultilevel"/>
    <w:tmpl w:val="42C852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139C7E91"/>
    <w:multiLevelType w:val="hybridMultilevel"/>
    <w:tmpl w:val="A0DEE54C"/>
    <w:lvl w:ilvl="0" w:tplc="04060005">
      <w:start w:val="1"/>
      <w:numFmt w:val="bullet"/>
      <w:lvlText w:val=""/>
      <w:lvlJc w:val="left"/>
      <w:pPr>
        <w:tabs>
          <w:tab w:val="num" w:pos="360"/>
        </w:tabs>
        <w:ind w:left="360" w:hanging="360"/>
      </w:pPr>
      <w:rPr>
        <w:rFonts w:ascii="Wingdings" w:hAnsi="Wingdings"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3F41C92"/>
    <w:multiLevelType w:val="multilevel"/>
    <w:tmpl w:val="6964B66C"/>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8" w15:restartNumberingAfterBreak="0">
    <w:nsid w:val="1635208F"/>
    <w:multiLevelType w:val="hybridMultilevel"/>
    <w:tmpl w:val="900213D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17F0790F"/>
    <w:multiLevelType w:val="hybridMultilevel"/>
    <w:tmpl w:val="1B3AEC5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84A1685"/>
    <w:multiLevelType w:val="hybridMultilevel"/>
    <w:tmpl w:val="631EE6C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19905412"/>
    <w:multiLevelType w:val="hybridMultilevel"/>
    <w:tmpl w:val="1F4AAA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1EF1385E"/>
    <w:multiLevelType w:val="hybridMultilevel"/>
    <w:tmpl w:val="5CD4C8C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2B9957C7"/>
    <w:multiLevelType w:val="hybridMultilevel"/>
    <w:tmpl w:val="81C27FDE"/>
    <w:lvl w:ilvl="0" w:tplc="04060005">
      <w:start w:val="1"/>
      <w:numFmt w:val="bullet"/>
      <w:lvlText w:val=""/>
      <w:lvlJc w:val="left"/>
      <w:pPr>
        <w:tabs>
          <w:tab w:val="num" w:pos="360"/>
        </w:tabs>
        <w:ind w:left="360" w:hanging="360"/>
      </w:pPr>
      <w:rPr>
        <w:rFonts w:ascii="Wingdings" w:hAnsi="Wingdings"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2BA34BA8"/>
    <w:multiLevelType w:val="hybridMultilevel"/>
    <w:tmpl w:val="7D7EDF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6" w15:restartNumberingAfterBreak="0">
    <w:nsid w:val="2DE60172"/>
    <w:multiLevelType w:val="hybridMultilevel"/>
    <w:tmpl w:val="68503B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2E1465E7"/>
    <w:multiLevelType w:val="hybridMultilevel"/>
    <w:tmpl w:val="519A086E"/>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9"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B2E15CF"/>
    <w:multiLevelType w:val="hybridMultilevel"/>
    <w:tmpl w:val="AE9C288E"/>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6A034E3"/>
    <w:multiLevelType w:val="hybridMultilevel"/>
    <w:tmpl w:val="3AFC360C"/>
    <w:lvl w:ilvl="0" w:tplc="04060005">
      <w:start w:val="1"/>
      <w:numFmt w:val="bullet"/>
      <w:lvlText w:val=""/>
      <w:lvlJc w:val="left"/>
      <w:pPr>
        <w:ind w:left="153" w:hanging="360"/>
      </w:pPr>
      <w:rPr>
        <w:rFonts w:ascii="Wingdings" w:hAnsi="Wingdings" w:hint="default"/>
      </w:rPr>
    </w:lvl>
    <w:lvl w:ilvl="1" w:tplc="04060003" w:tentative="1">
      <w:start w:val="1"/>
      <w:numFmt w:val="bullet"/>
      <w:lvlText w:val="o"/>
      <w:lvlJc w:val="left"/>
      <w:pPr>
        <w:ind w:left="873" w:hanging="360"/>
      </w:pPr>
      <w:rPr>
        <w:rFonts w:ascii="Courier New" w:hAnsi="Courier New" w:cs="Courier New" w:hint="default"/>
      </w:rPr>
    </w:lvl>
    <w:lvl w:ilvl="2" w:tplc="04060005" w:tentative="1">
      <w:start w:val="1"/>
      <w:numFmt w:val="bullet"/>
      <w:lvlText w:val=""/>
      <w:lvlJc w:val="left"/>
      <w:pPr>
        <w:ind w:left="1593" w:hanging="360"/>
      </w:pPr>
      <w:rPr>
        <w:rFonts w:ascii="Wingdings" w:hAnsi="Wingdings" w:hint="default"/>
      </w:rPr>
    </w:lvl>
    <w:lvl w:ilvl="3" w:tplc="04060001" w:tentative="1">
      <w:start w:val="1"/>
      <w:numFmt w:val="bullet"/>
      <w:lvlText w:val=""/>
      <w:lvlJc w:val="left"/>
      <w:pPr>
        <w:ind w:left="2313" w:hanging="360"/>
      </w:pPr>
      <w:rPr>
        <w:rFonts w:ascii="Symbol" w:hAnsi="Symbol" w:hint="default"/>
      </w:rPr>
    </w:lvl>
    <w:lvl w:ilvl="4" w:tplc="04060003" w:tentative="1">
      <w:start w:val="1"/>
      <w:numFmt w:val="bullet"/>
      <w:lvlText w:val="o"/>
      <w:lvlJc w:val="left"/>
      <w:pPr>
        <w:ind w:left="3033" w:hanging="360"/>
      </w:pPr>
      <w:rPr>
        <w:rFonts w:ascii="Courier New" w:hAnsi="Courier New" w:cs="Courier New" w:hint="default"/>
      </w:rPr>
    </w:lvl>
    <w:lvl w:ilvl="5" w:tplc="04060005" w:tentative="1">
      <w:start w:val="1"/>
      <w:numFmt w:val="bullet"/>
      <w:lvlText w:val=""/>
      <w:lvlJc w:val="left"/>
      <w:pPr>
        <w:ind w:left="3753" w:hanging="360"/>
      </w:pPr>
      <w:rPr>
        <w:rFonts w:ascii="Wingdings" w:hAnsi="Wingdings" w:hint="default"/>
      </w:rPr>
    </w:lvl>
    <w:lvl w:ilvl="6" w:tplc="04060001" w:tentative="1">
      <w:start w:val="1"/>
      <w:numFmt w:val="bullet"/>
      <w:lvlText w:val=""/>
      <w:lvlJc w:val="left"/>
      <w:pPr>
        <w:ind w:left="4473" w:hanging="360"/>
      </w:pPr>
      <w:rPr>
        <w:rFonts w:ascii="Symbol" w:hAnsi="Symbol" w:hint="default"/>
      </w:rPr>
    </w:lvl>
    <w:lvl w:ilvl="7" w:tplc="04060003" w:tentative="1">
      <w:start w:val="1"/>
      <w:numFmt w:val="bullet"/>
      <w:lvlText w:val="o"/>
      <w:lvlJc w:val="left"/>
      <w:pPr>
        <w:ind w:left="5193" w:hanging="360"/>
      </w:pPr>
      <w:rPr>
        <w:rFonts w:ascii="Courier New" w:hAnsi="Courier New" w:cs="Courier New" w:hint="default"/>
      </w:rPr>
    </w:lvl>
    <w:lvl w:ilvl="8" w:tplc="04060005" w:tentative="1">
      <w:start w:val="1"/>
      <w:numFmt w:val="bullet"/>
      <w:lvlText w:val=""/>
      <w:lvlJc w:val="left"/>
      <w:pPr>
        <w:ind w:left="5913" w:hanging="360"/>
      </w:pPr>
      <w:rPr>
        <w:rFonts w:ascii="Wingdings" w:hAnsi="Wingdings" w:hint="default"/>
      </w:rPr>
    </w:lvl>
  </w:abstractNum>
  <w:abstractNum w:abstractNumId="32" w15:restartNumberingAfterBreak="0">
    <w:nsid w:val="4810502E"/>
    <w:multiLevelType w:val="hybridMultilevel"/>
    <w:tmpl w:val="930A5F94"/>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B5B267B"/>
    <w:multiLevelType w:val="hybridMultilevel"/>
    <w:tmpl w:val="1174ECEA"/>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4BD02F1F"/>
    <w:multiLevelType w:val="hybridMultilevel"/>
    <w:tmpl w:val="1FA8D7EA"/>
    <w:lvl w:ilvl="0" w:tplc="B612857A">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6"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5FC41C0A"/>
    <w:multiLevelType w:val="hybridMultilevel"/>
    <w:tmpl w:val="A6741E32"/>
    <w:lvl w:ilvl="0" w:tplc="040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9" w15:restartNumberingAfterBreak="0">
    <w:nsid w:val="7009562F"/>
    <w:multiLevelType w:val="hybridMultilevel"/>
    <w:tmpl w:val="08B6843C"/>
    <w:lvl w:ilvl="0" w:tplc="04060005">
      <w:start w:val="1"/>
      <w:numFmt w:val="bullet"/>
      <w:lvlText w:val=""/>
      <w:lvlJc w:val="left"/>
      <w:pPr>
        <w:tabs>
          <w:tab w:val="num" w:pos="360"/>
        </w:tabs>
        <w:ind w:left="36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0E66C15"/>
    <w:multiLevelType w:val="hybridMultilevel"/>
    <w:tmpl w:val="6BB67BA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74687EAA"/>
    <w:multiLevelType w:val="hybridMultilevel"/>
    <w:tmpl w:val="196CB86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4"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404258989">
    <w:abstractNumId w:val="44"/>
  </w:num>
  <w:num w:numId="2" w16cid:durableId="592401610">
    <w:abstractNumId w:val="7"/>
  </w:num>
  <w:num w:numId="3" w16cid:durableId="54475304">
    <w:abstractNumId w:val="6"/>
  </w:num>
  <w:num w:numId="4" w16cid:durableId="1240942449">
    <w:abstractNumId w:val="5"/>
  </w:num>
  <w:num w:numId="5" w16cid:durableId="2027292836">
    <w:abstractNumId w:val="4"/>
  </w:num>
  <w:num w:numId="6" w16cid:durableId="801267463">
    <w:abstractNumId w:val="43"/>
  </w:num>
  <w:num w:numId="7" w16cid:durableId="1301959131">
    <w:abstractNumId w:val="3"/>
  </w:num>
  <w:num w:numId="8" w16cid:durableId="69930101">
    <w:abstractNumId w:val="2"/>
  </w:num>
  <w:num w:numId="9" w16cid:durableId="548303240">
    <w:abstractNumId w:val="1"/>
  </w:num>
  <w:num w:numId="10" w16cid:durableId="1339966689">
    <w:abstractNumId w:val="0"/>
  </w:num>
  <w:num w:numId="11" w16cid:durableId="943997071">
    <w:abstractNumId w:val="8"/>
  </w:num>
  <w:num w:numId="12" w16cid:durableId="1858695233">
    <w:abstractNumId w:val="43"/>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819423388">
    <w:abstractNumId w:val="17"/>
  </w:num>
  <w:num w:numId="14" w16cid:durableId="2144106773">
    <w:abstractNumId w:val="38"/>
  </w:num>
  <w:num w:numId="15" w16cid:durableId="1746610939">
    <w:abstractNumId w:val="10"/>
  </w:num>
  <w:num w:numId="16" w16cid:durableId="730032419">
    <w:abstractNumId w:val="28"/>
  </w:num>
  <w:num w:numId="17" w16cid:durableId="590435930">
    <w:abstractNumId w:val="36"/>
  </w:num>
  <w:num w:numId="18" w16cid:durableId="1972251712">
    <w:abstractNumId w:val="35"/>
  </w:num>
  <w:num w:numId="19" w16cid:durableId="1060597468">
    <w:abstractNumId w:val="29"/>
  </w:num>
  <w:num w:numId="20" w16cid:durableId="965429024">
    <w:abstractNumId w:val="42"/>
  </w:num>
  <w:num w:numId="21" w16cid:durableId="1658150748">
    <w:abstractNumId w:val="25"/>
  </w:num>
  <w:num w:numId="22" w16cid:durableId="381052660">
    <w:abstractNumId w:val="11"/>
  </w:num>
  <w:num w:numId="23" w16cid:durableId="1563907594">
    <w:abstractNumId w:val="41"/>
  </w:num>
  <w:num w:numId="24" w16cid:durableId="2096970317">
    <w:abstractNumId w:val="9"/>
  </w:num>
  <w:num w:numId="25" w16cid:durableId="1552113907">
    <w:abstractNumId w:val="31"/>
  </w:num>
  <w:num w:numId="26" w16cid:durableId="165441490">
    <w:abstractNumId w:val="15"/>
  </w:num>
  <w:num w:numId="27" w16cid:durableId="233467615">
    <w:abstractNumId w:val="19"/>
  </w:num>
  <w:num w:numId="28" w16cid:durableId="1132866323">
    <w:abstractNumId w:val="12"/>
  </w:num>
  <w:num w:numId="29" w16cid:durableId="636110649">
    <w:abstractNumId w:val="21"/>
  </w:num>
  <w:num w:numId="30" w16cid:durableId="619187004">
    <w:abstractNumId w:val="37"/>
  </w:num>
  <w:num w:numId="31" w16cid:durableId="963122510">
    <w:abstractNumId w:val="32"/>
  </w:num>
  <w:num w:numId="32" w16cid:durableId="41758966">
    <w:abstractNumId w:val="13"/>
  </w:num>
  <w:num w:numId="33" w16cid:durableId="469328214">
    <w:abstractNumId w:val="30"/>
  </w:num>
  <w:num w:numId="34" w16cid:durableId="1570457256">
    <w:abstractNumId w:val="24"/>
  </w:num>
  <w:num w:numId="35" w16cid:durableId="1651864126">
    <w:abstractNumId w:val="39"/>
  </w:num>
  <w:num w:numId="36" w16cid:durableId="2097970968">
    <w:abstractNumId w:val="16"/>
  </w:num>
  <w:num w:numId="37" w16cid:durableId="81341845">
    <w:abstractNumId w:val="23"/>
  </w:num>
  <w:num w:numId="38" w16cid:durableId="1607427449">
    <w:abstractNumId w:val="26"/>
  </w:num>
  <w:num w:numId="39" w16cid:durableId="478544126">
    <w:abstractNumId w:val="20"/>
  </w:num>
  <w:num w:numId="40" w16cid:durableId="1151023007">
    <w:abstractNumId w:val="22"/>
  </w:num>
  <w:num w:numId="41" w16cid:durableId="2106459994">
    <w:abstractNumId w:val="40"/>
  </w:num>
  <w:num w:numId="42" w16cid:durableId="1223760213">
    <w:abstractNumId w:val="14"/>
  </w:num>
  <w:num w:numId="43" w16cid:durableId="2006586688">
    <w:abstractNumId w:val="18"/>
  </w:num>
  <w:num w:numId="44" w16cid:durableId="2039502593">
    <w:abstractNumId w:val="34"/>
  </w:num>
  <w:num w:numId="45" w16cid:durableId="573316211">
    <w:abstractNumId w:val="43"/>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46" w16cid:durableId="2011173069">
    <w:abstractNumId w:val="33"/>
  </w:num>
  <w:num w:numId="47" w16cid:durableId="20779710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0942"/>
    <w:rsid w:val="00001206"/>
    <w:rsid w:val="00004865"/>
    <w:rsid w:val="00005450"/>
    <w:rsid w:val="00006B2D"/>
    <w:rsid w:val="000101EC"/>
    <w:rsid w:val="00014552"/>
    <w:rsid w:val="00014FD3"/>
    <w:rsid w:val="000162D0"/>
    <w:rsid w:val="00017B70"/>
    <w:rsid w:val="00025683"/>
    <w:rsid w:val="000275D6"/>
    <w:rsid w:val="000305CC"/>
    <w:rsid w:val="00031C1D"/>
    <w:rsid w:val="00034CD6"/>
    <w:rsid w:val="00035B26"/>
    <w:rsid w:val="0003686F"/>
    <w:rsid w:val="00050588"/>
    <w:rsid w:val="00050BAD"/>
    <w:rsid w:val="00065072"/>
    <w:rsid w:val="00065C3C"/>
    <w:rsid w:val="00066048"/>
    <w:rsid w:val="00066591"/>
    <w:rsid w:val="000675A7"/>
    <w:rsid w:val="000679E9"/>
    <w:rsid w:val="0007349C"/>
    <w:rsid w:val="00076D04"/>
    <w:rsid w:val="00076F86"/>
    <w:rsid w:val="00076F91"/>
    <w:rsid w:val="00081BC0"/>
    <w:rsid w:val="000826CB"/>
    <w:rsid w:val="00086219"/>
    <w:rsid w:val="00090843"/>
    <w:rsid w:val="0009128C"/>
    <w:rsid w:val="00091CF6"/>
    <w:rsid w:val="00093D46"/>
    <w:rsid w:val="00094ABD"/>
    <w:rsid w:val="000976FC"/>
    <w:rsid w:val="000A1F63"/>
    <w:rsid w:val="000A286C"/>
    <w:rsid w:val="000A32DD"/>
    <w:rsid w:val="000A3F4C"/>
    <w:rsid w:val="000A4B48"/>
    <w:rsid w:val="000A591A"/>
    <w:rsid w:val="000A73D8"/>
    <w:rsid w:val="000B444A"/>
    <w:rsid w:val="000B6124"/>
    <w:rsid w:val="000C05A4"/>
    <w:rsid w:val="000C1640"/>
    <w:rsid w:val="000C1D46"/>
    <w:rsid w:val="000C22A5"/>
    <w:rsid w:val="000C24BB"/>
    <w:rsid w:val="000C55D4"/>
    <w:rsid w:val="000C7404"/>
    <w:rsid w:val="000D0AD1"/>
    <w:rsid w:val="000D1E81"/>
    <w:rsid w:val="000D437E"/>
    <w:rsid w:val="000D5465"/>
    <w:rsid w:val="000D7235"/>
    <w:rsid w:val="000E19AC"/>
    <w:rsid w:val="000F1B17"/>
    <w:rsid w:val="000F22CD"/>
    <w:rsid w:val="000F348E"/>
    <w:rsid w:val="000F3D44"/>
    <w:rsid w:val="000F4E10"/>
    <w:rsid w:val="000F5E7D"/>
    <w:rsid w:val="000F6A42"/>
    <w:rsid w:val="000F783B"/>
    <w:rsid w:val="000F7A8D"/>
    <w:rsid w:val="00101462"/>
    <w:rsid w:val="00103E3F"/>
    <w:rsid w:val="0010416F"/>
    <w:rsid w:val="00104254"/>
    <w:rsid w:val="00105B1D"/>
    <w:rsid w:val="001071BF"/>
    <w:rsid w:val="0011127C"/>
    <w:rsid w:val="00112407"/>
    <w:rsid w:val="00117FBE"/>
    <w:rsid w:val="00121300"/>
    <w:rsid w:val="001214B7"/>
    <w:rsid w:val="001227CC"/>
    <w:rsid w:val="0012534C"/>
    <w:rsid w:val="00127670"/>
    <w:rsid w:val="00130867"/>
    <w:rsid w:val="00131BD3"/>
    <w:rsid w:val="0013244F"/>
    <w:rsid w:val="00134F89"/>
    <w:rsid w:val="00136069"/>
    <w:rsid w:val="00137CD1"/>
    <w:rsid w:val="00140562"/>
    <w:rsid w:val="00140902"/>
    <w:rsid w:val="00146BC6"/>
    <w:rsid w:val="001501D6"/>
    <w:rsid w:val="00150678"/>
    <w:rsid w:val="001606E8"/>
    <w:rsid w:val="00161FD6"/>
    <w:rsid w:val="0016207B"/>
    <w:rsid w:val="00162BC1"/>
    <w:rsid w:val="0017171E"/>
    <w:rsid w:val="001752F5"/>
    <w:rsid w:val="00175A1A"/>
    <w:rsid w:val="00175DAB"/>
    <w:rsid w:val="00182651"/>
    <w:rsid w:val="0018707B"/>
    <w:rsid w:val="0019438C"/>
    <w:rsid w:val="001A09D5"/>
    <w:rsid w:val="001A46BA"/>
    <w:rsid w:val="001B14E6"/>
    <w:rsid w:val="001B323E"/>
    <w:rsid w:val="001B3332"/>
    <w:rsid w:val="001B5868"/>
    <w:rsid w:val="001B622B"/>
    <w:rsid w:val="001C14B1"/>
    <w:rsid w:val="001C2147"/>
    <w:rsid w:val="001C39F7"/>
    <w:rsid w:val="001D2458"/>
    <w:rsid w:val="001D24EA"/>
    <w:rsid w:val="001D4306"/>
    <w:rsid w:val="001D796A"/>
    <w:rsid w:val="001E01D4"/>
    <w:rsid w:val="001E1890"/>
    <w:rsid w:val="001E32DE"/>
    <w:rsid w:val="001E5404"/>
    <w:rsid w:val="001F2DB0"/>
    <w:rsid w:val="001F57D2"/>
    <w:rsid w:val="001F7123"/>
    <w:rsid w:val="001F71E6"/>
    <w:rsid w:val="0020090E"/>
    <w:rsid w:val="00204C55"/>
    <w:rsid w:val="00205ADF"/>
    <w:rsid w:val="00211A39"/>
    <w:rsid w:val="0021524D"/>
    <w:rsid w:val="002157F5"/>
    <w:rsid w:val="00216A56"/>
    <w:rsid w:val="0022379A"/>
    <w:rsid w:val="00231134"/>
    <w:rsid w:val="00237FBB"/>
    <w:rsid w:val="00242AD6"/>
    <w:rsid w:val="00244660"/>
    <w:rsid w:val="00244D70"/>
    <w:rsid w:val="0024504B"/>
    <w:rsid w:val="0025179C"/>
    <w:rsid w:val="00251968"/>
    <w:rsid w:val="0025216A"/>
    <w:rsid w:val="00264744"/>
    <w:rsid w:val="00265A85"/>
    <w:rsid w:val="00265BA1"/>
    <w:rsid w:val="002676A8"/>
    <w:rsid w:val="00271C9E"/>
    <w:rsid w:val="002750D9"/>
    <w:rsid w:val="002768E6"/>
    <w:rsid w:val="00280A43"/>
    <w:rsid w:val="0028270A"/>
    <w:rsid w:val="00283A2D"/>
    <w:rsid w:val="00286981"/>
    <w:rsid w:val="00293819"/>
    <w:rsid w:val="00295E37"/>
    <w:rsid w:val="00296542"/>
    <w:rsid w:val="0029658B"/>
    <w:rsid w:val="002A03DF"/>
    <w:rsid w:val="002B1029"/>
    <w:rsid w:val="002B2BB4"/>
    <w:rsid w:val="002B6074"/>
    <w:rsid w:val="002C40A7"/>
    <w:rsid w:val="002C5297"/>
    <w:rsid w:val="002C592B"/>
    <w:rsid w:val="002C6F66"/>
    <w:rsid w:val="002D1E4C"/>
    <w:rsid w:val="002D43D1"/>
    <w:rsid w:val="002D4904"/>
    <w:rsid w:val="002D5562"/>
    <w:rsid w:val="002D78FB"/>
    <w:rsid w:val="002E18AD"/>
    <w:rsid w:val="002E2505"/>
    <w:rsid w:val="002E27B6"/>
    <w:rsid w:val="002E3D0B"/>
    <w:rsid w:val="002E4A59"/>
    <w:rsid w:val="002E4F10"/>
    <w:rsid w:val="002E74A4"/>
    <w:rsid w:val="002F10A5"/>
    <w:rsid w:val="002F16D7"/>
    <w:rsid w:val="002F18EB"/>
    <w:rsid w:val="002F2E6D"/>
    <w:rsid w:val="002F447F"/>
    <w:rsid w:val="002F7262"/>
    <w:rsid w:val="003018B8"/>
    <w:rsid w:val="00304AB9"/>
    <w:rsid w:val="003057FA"/>
    <w:rsid w:val="003064DC"/>
    <w:rsid w:val="00310F93"/>
    <w:rsid w:val="00311D15"/>
    <w:rsid w:val="003132D5"/>
    <w:rsid w:val="0031656F"/>
    <w:rsid w:val="00320824"/>
    <w:rsid w:val="00322A7C"/>
    <w:rsid w:val="00326885"/>
    <w:rsid w:val="00327A60"/>
    <w:rsid w:val="003301FC"/>
    <w:rsid w:val="003306AA"/>
    <w:rsid w:val="00333648"/>
    <w:rsid w:val="003336F7"/>
    <w:rsid w:val="00333994"/>
    <w:rsid w:val="0033430B"/>
    <w:rsid w:val="00337A89"/>
    <w:rsid w:val="0034297A"/>
    <w:rsid w:val="00343738"/>
    <w:rsid w:val="00344A2F"/>
    <w:rsid w:val="00347971"/>
    <w:rsid w:val="003502F0"/>
    <w:rsid w:val="003522F0"/>
    <w:rsid w:val="003529A0"/>
    <w:rsid w:val="0035436A"/>
    <w:rsid w:val="00362876"/>
    <w:rsid w:val="00363FA0"/>
    <w:rsid w:val="00364CA1"/>
    <w:rsid w:val="00365DE9"/>
    <w:rsid w:val="003735BF"/>
    <w:rsid w:val="003833A7"/>
    <w:rsid w:val="0038391C"/>
    <w:rsid w:val="00386178"/>
    <w:rsid w:val="00386F23"/>
    <w:rsid w:val="003874B8"/>
    <w:rsid w:val="00393AE9"/>
    <w:rsid w:val="003A0C28"/>
    <w:rsid w:val="003A4710"/>
    <w:rsid w:val="003A49A1"/>
    <w:rsid w:val="003A4D61"/>
    <w:rsid w:val="003A656D"/>
    <w:rsid w:val="003B1302"/>
    <w:rsid w:val="003B204D"/>
    <w:rsid w:val="003B2757"/>
    <w:rsid w:val="003B35B0"/>
    <w:rsid w:val="003B3D36"/>
    <w:rsid w:val="003B4CAE"/>
    <w:rsid w:val="003C0CE9"/>
    <w:rsid w:val="003C2BCB"/>
    <w:rsid w:val="003C3644"/>
    <w:rsid w:val="003C3965"/>
    <w:rsid w:val="003C460C"/>
    <w:rsid w:val="003C4F9F"/>
    <w:rsid w:val="003C60F1"/>
    <w:rsid w:val="003D0891"/>
    <w:rsid w:val="003D0E00"/>
    <w:rsid w:val="003D1540"/>
    <w:rsid w:val="003D2D79"/>
    <w:rsid w:val="003D2FD0"/>
    <w:rsid w:val="003D32A2"/>
    <w:rsid w:val="003D6D7E"/>
    <w:rsid w:val="003E1849"/>
    <w:rsid w:val="003E4352"/>
    <w:rsid w:val="003E53E0"/>
    <w:rsid w:val="003E6021"/>
    <w:rsid w:val="003E6F4A"/>
    <w:rsid w:val="003E727D"/>
    <w:rsid w:val="003F1397"/>
    <w:rsid w:val="003F24C0"/>
    <w:rsid w:val="003F3692"/>
    <w:rsid w:val="003F3DE3"/>
    <w:rsid w:val="003F45F4"/>
    <w:rsid w:val="003F4BD1"/>
    <w:rsid w:val="00400B0E"/>
    <w:rsid w:val="00403DDF"/>
    <w:rsid w:val="00405F91"/>
    <w:rsid w:val="00414021"/>
    <w:rsid w:val="004142E5"/>
    <w:rsid w:val="00420155"/>
    <w:rsid w:val="00424709"/>
    <w:rsid w:val="00424AD9"/>
    <w:rsid w:val="004261D3"/>
    <w:rsid w:val="00435183"/>
    <w:rsid w:val="00436050"/>
    <w:rsid w:val="0044020D"/>
    <w:rsid w:val="004441C5"/>
    <w:rsid w:val="00450653"/>
    <w:rsid w:val="0045404F"/>
    <w:rsid w:val="00455365"/>
    <w:rsid w:val="0045630A"/>
    <w:rsid w:val="00460F5D"/>
    <w:rsid w:val="0046190B"/>
    <w:rsid w:val="00462E9D"/>
    <w:rsid w:val="00465D99"/>
    <w:rsid w:val="004660B9"/>
    <w:rsid w:val="004669DF"/>
    <w:rsid w:val="00470288"/>
    <w:rsid w:val="00470CE0"/>
    <w:rsid w:val="004710AE"/>
    <w:rsid w:val="004719DE"/>
    <w:rsid w:val="00473BCF"/>
    <w:rsid w:val="0047579F"/>
    <w:rsid w:val="004775E0"/>
    <w:rsid w:val="00477873"/>
    <w:rsid w:val="00480957"/>
    <w:rsid w:val="00480E6E"/>
    <w:rsid w:val="0048195C"/>
    <w:rsid w:val="00481EAF"/>
    <w:rsid w:val="00483769"/>
    <w:rsid w:val="00492C63"/>
    <w:rsid w:val="00492E76"/>
    <w:rsid w:val="00497992"/>
    <w:rsid w:val="004A088D"/>
    <w:rsid w:val="004A2DF0"/>
    <w:rsid w:val="004A5BDE"/>
    <w:rsid w:val="004A5FFD"/>
    <w:rsid w:val="004A7EFB"/>
    <w:rsid w:val="004B02BE"/>
    <w:rsid w:val="004B1443"/>
    <w:rsid w:val="004B1D2E"/>
    <w:rsid w:val="004B2A88"/>
    <w:rsid w:val="004C01B2"/>
    <w:rsid w:val="004C129D"/>
    <w:rsid w:val="004C3CBF"/>
    <w:rsid w:val="004C4C16"/>
    <w:rsid w:val="004C53D4"/>
    <w:rsid w:val="004C6DFB"/>
    <w:rsid w:val="004C71D6"/>
    <w:rsid w:val="004D06A4"/>
    <w:rsid w:val="004D339E"/>
    <w:rsid w:val="004D3793"/>
    <w:rsid w:val="004D3F92"/>
    <w:rsid w:val="004D4650"/>
    <w:rsid w:val="004D57E2"/>
    <w:rsid w:val="004E166F"/>
    <w:rsid w:val="004E3305"/>
    <w:rsid w:val="004F1ED7"/>
    <w:rsid w:val="004F5143"/>
    <w:rsid w:val="004F5D4F"/>
    <w:rsid w:val="004F6AED"/>
    <w:rsid w:val="004F7520"/>
    <w:rsid w:val="004F76C5"/>
    <w:rsid w:val="004F7921"/>
    <w:rsid w:val="00500ECF"/>
    <w:rsid w:val="0050353E"/>
    <w:rsid w:val="00504126"/>
    <w:rsid w:val="00504906"/>
    <w:rsid w:val="005075BC"/>
    <w:rsid w:val="0051202D"/>
    <w:rsid w:val="00516608"/>
    <w:rsid w:val="005178A7"/>
    <w:rsid w:val="005179FD"/>
    <w:rsid w:val="005203AF"/>
    <w:rsid w:val="00520DEF"/>
    <w:rsid w:val="005211DA"/>
    <w:rsid w:val="005224F4"/>
    <w:rsid w:val="00522B13"/>
    <w:rsid w:val="005271F2"/>
    <w:rsid w:val="005328A3"/>
    <w:rsid w:val="00532AE0"/>
    <w:rsid w:val="00541A3A"/>
    <w:rsid w:val="00543EF2"/>
    <w:rsid w:val="00545538"/>
    <w:rsid w:val="00547F22"/>
    <w:rsid w:val="00554632"/>
    <w:rsid w:val="0055579F"/>
    <w:rsid w:val="00560E0D"/>
    <w:rsid w:val="005618DE"/>
    <w:rsid w:val="00563E78"/>
    <w:rsid w:val="0056666D"/>
    <w:rsid w:val="00567DC7"/>
    <w:rsid w:val="00572672"/>
    <w:rsid w:val="005729D8"/>
    <w:rsid w:val="0058118C"/>
    <w:rsid w:val="005818E0"/>
    <w:rsid w:val="00582AE7"/>
    <w:rsid w:val="00582D5A"/>
    <w:rsid w:val="00585126"/>
    <w:rsid w:val="00591510"/>
    <w:rsid w:val="005915AE"/>
    <w:rsid w:val="0059334D"/>
    <w:rsid w:val="005934F2"/>
    <w:rsid w:val="0059419B"/>
    <w:rsid w:val="00595FDC"/>
    <w:rsid w:val="005970E2"/>
    <w:rsid w:val="005A0C59"/>
    <w:rsid w:val="005A28D4"/>
    <w:rsid w:val="005A37CE"/>
    <w:rsid w:val="005B09BF"/>
    <w:rsid w:val="005B1BCF"/>
    <w:rsid w:val="005B1F1C"/>
    <w:rsid w:val="005B2040"/>
    <w:rsid w:val="005B4C6C"/>
    <w:rsid w:val="005C3F13"/>
    <w:rsid w:val="005C5E42"/>
    <w:rsid w:val="005C5F97"/>
    <w:rsid w:val="005C61E7"/>
    <w:rsid w:val="005C623D"/>
    <w:rsid w:val="005C769C"/>
    <w:rsid w:val="005D30E9"/>
    <w:rsid w:val="005D4530"/>
    <w:rsid w:val="005D5676"/>
    <w:rsid w:val="005D571A"/>
    <w:rsid w:val="005E2D62"/>
    <w:rsid w:val="005E4644"/>
    <w:rsid w:val="005E4E9F"/>
    <w:rsid w:val="005E5024"/>
    <w:rsid w:val="005E5656"/>
    <w:rsid w:val="005F1580"/>
    <w:rsid w:val="005F1C9E"/>
    <w:rsid w:val="005F304D"/>
    <w:rsid w:val="005F3ED8"/>
    <w:rsid w:val="005F6B57"/>
    <w:rsid w:val="005F790E"/>
    <w:rsid w:val="00602187"/>
    <w:rsid w:val="00603474"/>
    <w:rsid w:val="006038E7"/>
    <w:rsid w:val="00607313"/>
    <w:rsid w:val="0060749E"/>
    <w:rsid w:val="0061001E"/>
    <w:rsid w:val="006149A3"/>
    <w:rsid w:val="00614DEF"/>
    <w:rsid w:val="0061630B"/>
    <w:rsid w:val="00620AEF"/>
    <w:rsid w:val="00621059"/>
    <w:rsid w:val="00621506"/>
    <w:rsid w:val="00621DB8"/>
    <w:rsid w:val="00623F33"/>
    <w:rsid w:val="006333CD"/>
    <w:rsid w:val="0063565E"/>
    <w:rsid w:val="00635DFE"/>
    <w:rsid w:val="006368BC"/>
    <w:rsid w:val="006378E5"/>
    <w:rsid w:val="00637F5D"/>
    <w:rsid w:val="00641B8C"/>
    <w:rsid w:val="00643155"/>
    <w:rsid w:val="0064370C"/>
    <w:rsid w:val="00644A56"/>
    <w:rsid w:val="006460F1"/>
    <w:rsid w:val="00647CC2"/>
    <w:rsid w:val="00650F46"/>
    <w:rsid w:val="006523A2"/>
    <w:rsid w:val="00654B27"/>
    <w:rsid w:val="00655B49"/>
    <w:rsid w:val="006612C9"/>
    <w:rsid w:val="00662C24"/>
    <w:rsid w:val="006630BD"/>
    <w:rsid w:val="006633F4"/>
    <w:rsid w:val="00666EEF"/>
    <w:rsid w:val="00671C54"/>
    <w:rsid w:val="00671CEE"/>
    <w:rsid w:val="00677ACD"/>
    <w:rsid w:val="00680A47"/>
    <w:rsid w:val="00681C0E"/>
    <w:rsid w:val="00681D83"/>
    <w:rsid w:val="00685078"/>
    <w:rsid w:val="006858BA"/>
    <w:rsid w:val="0069003A"/>
    <w:rsid w:val="006900C2"/>
    <w:rsid w:val="006909E1"/>
    <w:rsid w:val="00690F9C"/>
    <w:rsid w:val="00696158"/>
    <w:rsid w:val="00697650"/>
    <w:rsid w:val="006A25D8"/>
    <w:rsid w:val="006A5468"/>
    <w:rsid w:val="006A5CDB"/>
    <w:rsid w:val="006A7819"/>
    <w:rsid w:val="006B2773"/>
    <w:rsid w:val="006B30A9"/>
    <w:rsid w:val="006B52DD"/>
    <w:rsid w:val="006B7B64"/>
    <w:rsid w:val="006C0A4C"/>
    <w:rsid w:val="006C0FBE"/>
    <w:rsid w:val="006C585E"/>
    <w:rsid w:val="006C768C"/>
    <w:rsid w:val="006D0ADA"/>
    <w:rsid w:val="006D2646"/>
    <w:rsid w:val="006D322A"/>
    <w:rsid w:val="006D3689"/>
    <w:rsid w:val="006D6414"/>
    <w:rsid w:val="006D6EA2"/>
    <w:rsid w:val="006D7AB4"/>
    <w:rsid w:val="006E0AB1"/>
    <w:rsid w:val="006E1889"/>
    <w:rsid w:val="006E1CC0"/>
    <w:rsid w:val="006F3A37"/>
    <w:rsid w:val="006F44F5"/>
    <w:rsid w:val="006F6EC7"/>
    <w:rsid w:val="006F7B64"/>
    <w:rsid w:val="007008EE"/>
    <w:rsid w:val="0070267E"/>
    <w:rsid w:val="00702DC8"/>
    <w:rsid w:val="00706D73"/>
    <w:rsid w:val="00706E32"/>
    <w:rsid w:val="00710F64"/>
    <w:rsid w:val="00721822"/>
    <w:rsid w:val="00725331"/>
    <w:rsid w:val="007254FA"/>
    <w:rsid w:val="007308ED"/>
    <w:rsid w:val="007323AE"/>
    <w:rsid w:val="0073298A"/>
    <w:rsid w:val="00733C6A"/>
    <w:rsid w:val="00735735"/>
    <w:rsid w:val="00742EA9"/>
    <w:rsid w:val="0074311E"/>
    <w:rsid w:val="00745D6A"/>
    <w:rsid w:val="007461BC"/>
    <w:rsid w:val="00746DAE"/>
    <w:rsid w:val="007479CE"/>
    <w:rsid w:val="00751A06"/>
    <w:rsid w:val="00752EC2"/>
    <w:rsid w:val="00753C02"/>
    <w:rsid w:val="00754023"/>
    <w:rsid w:val="007546AF"/>
    <w:rsid w:val="007546FA"/>
    <w:rsid w:val="00754CAB"/>
    <w:rsid w:val="0075509A"/>
    <w:rsid w:val="00757670"/>
    <w:rsid w:val="00760976"/>
    <w:rsid w:val="007617D3"/>
    <w:rsid w:val="00762EA2"/>
    <w:rsid w:val="00763459"/>
    <w:rsid w:val="00765934"/>
    <w:rsid w:val="0077451B"/>
    <w:rsid w:val="00776BE5"/>
    <w:rsid w:val="0078220F"/>
    <w:rsid w:val="00782507"/>
    <w:rsid w:val="007830AC"/>
    <w:rsid w:val="00783F68"/>
    <w:rsid w:val="007873C5"/>
    <w:rsid w:val="00796E99"/>
    <w:rsid w:val="00797849"/>
    <w:rsid w:val="007A409D"/>
    <w:rsid w:val="007B118D"/>
    <w:rsid w:val="007B3D4D"/>
    <w:rsid w:val="007B48E1"/>
    <w:rsid w:val="007C4FBC"/>
    <w:rsid w:val="007D2EE4"/>
    <w:rsid w:val="007D624E"/>
    <w:rsid w:val="007E373C"/>
    <w:rsid w:val="007E3D85"/>
    <w:rsid w:val="007F05D5"/>
    <w:rsid w:val="007F0EB3"/>
    <w:rsid w:val="007F1E10"/>
    <w:rsid w:val="007F5FD5"/>
    <w:rsid w:val="007F7D1B"/>
    <w:rsid w:val="008002CE"/>
    <w:rsid w:val="0080224B"/>
    <w:rsid w:val="00803E30"/>
    <w:rsid w:val="00807DD1"/>
    <w:rsid w:val="008107F8"/>
    <w:rsid w:val="008119B6"/>
    <w:rsid w:val="008132E6"/>
    <w:rsid w:val="008134CA"/>
    <w:rsid w:val="008159B4"/>
    <w:rsid w:val="008261DD"/>
    <w:rsid w:val="00826B6E"/>
    <w:rsid w:val="00827600"/>
    <w:rsid w:val="008355C6"/>
    <w:rsid w:val="00835E51"/>
    <w:rsid w:val="00835FD8"/>
    <w:rsid w:val="00836161"/>
    <w:rsid w:val="008369B0"/>
    <w:rsid w:val="00840014"/>
    <w:rsid w:val="00841A14"/>
    <w:rsid w:val="0084211B"/>
    <w:rsid w:val="00842BA1"/>
    <w:rsid w:val="00845CCF"/>
    <w:rsid w:val="00846100"/>
    <w:rsid w:val="00847D8C"/>
    <w:rsid w:val="00851559"/>
    <w:rsid w:val="00855E9B"/>
    <w:rsid w:val="008637B5"/>
    <w:rsid w:val="00863B1E"/>
    <w:rsid w:val="00871059"/>
    <w:rsid w:val="0087282F"/>
    <w:rsid w:val="008744E0"/>
    <w:rsid w:val="00875696"/>
    <w:rsid w:val="00881751"/>
    <w:rsid w:val="008818F2"/>
    <w:rsid w:val="00882524"/>
    <w:rsid w:val="008853D0"/>
    <w:rsid w:val="00887D74"/>
    <w:rsid w:val="008916C1"/>
    <w:rsid w:val="00891A55"/>
    <w:rsid w:val="008927DB"/>
    <w:rsid w:val="00892D08"/>
    <w:rsid w:val="00893791"/>
    <w:rsid w:val="008941EB"/>
    <w:rsid w:val="008958E5"/>
    <w:rsid w:val="0089632A"/>
    <w:rsid w:val="00896859"/>
    <w:rsid w:val="00897DFA"/>
    <w:rsid w:val="008A34B1"/>
    <w:rsid w:val="008A548E"/>
    <w:rsid w:val="008B0C10"/>
    <w:rsid w:val="008B44AF"/>
    <w:rsid w:val="008C3E2A"/>
    <w:rsid w:val="008C540C"/>
    <w:rsid w:val="008C703C"/>
    <w:rsid w:val="008D0A2B"/>
    <w:rsid w:val="008D2FBD"/>
    <w:rsid w:val="008D32D7"/>
    <w:rsid w:val="008D4443"/>
    <w:rsid w:val="008D66EB"/>
    <w:rsid w:val="008D7EDA"/>
    <w:rsid w:val="008E06E2"/>
    <w:rsid w:val="008E1697"/>
    <w:rsid w:val="008E247A"/>
    <w:rsid w:val="008E2A87"/>
    <w:rsid w:val="008E5A6D"/>
    <w:rsid w:val="008E73FA"/>
    <w:rsid w:val="008E7530"/>
    <w:rsid w:val="008F2613"/>
    <w:rsid w:val="008F32DF"/>
    <w:rsid w:val="008F38D8"/>
    <w:rsid w:val="008F4D20"/>
    <w:rsid w:val="00901483"/>
    <w:rsid w:val="009014EB"/>
    <w:rsid w:val="0090174F"/>
    <w:rsid w:val="009018EF"/>
    <w:rsid w:val="00902EFD"/>
    <w:rsid w:val="009065AC"/>
    <w:rsid w:val="00906EE9"/>
    <w:rsid w:val="00907194"/>
    <w:rsid w:val="00912795"/>
    <w:rsid w:val="00913EF1"/>
    <w:rsid w:val="0091488F"/>
    <w:rsid w:val="00920B35"/>
    <w:rsid w:val="00921D76"/>
    <w:rsid w:val="00923409"/>
    <w:rsid w:val="00925CB5"/>
    <w:rsid w:val="00932CC5"/>
    <w:rsid w:val="00936A46"/>
    <w:rsid w:val="00936B38"/>
    <w:rsid w:val="009377C1"/>
    <w:rsid w:val="00943A48"/>
    <w:rsid w:val="00946250"/>
    <w:rsid w:val="009469A0"/>
    <w:rsid w:val="00946F08"/>
    <w:rsid w:val="0094757D"/>
    <w:rsid w:val="00950C18"/>
    <w:rsid w:val="00951B25"/>
    <w:rsid w:val="00952F70"/>
    <w:rsid w:val="00954633"/>
    <w:rsid w:val="00956E88"/>
    <w:rsid w:val="00960074"/>
    <w:rsid w:val="0096463F"/>
    <w:rsid w:val="00967FB1"/>
    <w:rsid w:val="00972012"/>
    <w:rsid w:val="009737E4"/>
    <w:rsid w:val="00983B74"/>
    <w:rsid w:val="009856EF"/>
    <w:rsid w:val="00990263"/>
    <w:rsid w:val="00990718"/>
    <w:rsid w:val="00992838"/>
    <w:rsid w:val="009A0EFE"/>
    <w:rsid w:val="009A3960"/>
    <w:rsid w:val="009A4CCC"/>
    <w:rsid w:val="009A5098"/>
    <w:rsid w:val="009A7382"/>
    <w:rsid w:val="009B070A"/>
    <w:rsid w:val="009B0E2A"/>
    <w:rsid w:val="009B4E25"/>
    <w:rsid w:val="009B5940"/>
    <w:rsid w:val="009C2757"/>
    <w:rsid w:val="009C5338"/>
    <w:rsid w:val="009C5E0C"/>
    <w:rsid w:val="009C620B"/>
    <w:rsid w:val="009C6467"/>
    <w:rsid w:val="009D027B"/>
    <w:rsid w:val="009D05CA"/>
    <w:rsid w:val="009D1E80"/>
    <w:rsid w:val="009D65C1"/>
    <w:rsid w:val="009D71CF"/>
    <w:rsid w:val="009E0D1A"/>
    <w:rsid w:val="009E4B94"/>
    <w:rsid w:val="009E4BE9"/>
    <w:rsid w:val="009E7AAC"/>
    <w:rsid w:val="009F0018"/>
    <w:rsid w:val="009F154A"/>
    <w:rsid w:val="009F3C63"/>
    <w:rsid w:val="009F5D19"/>
    <w:rsid w:val="009F622A"/>
    <w:rsid w:val="00A02746"/>
    <w:rsid w:val="00A03D3E"/>
    <w:rsid w:val="00A03E61"/>
    <w:rsid w:val="00A040A9"/>
    <w:rsid w:val="00A058C5"/>
    <w:rsid w:val="00A07DCB"/>
    <w:rsid w:val="00A102FE"/>
    <w:rsid w:val="00A107D6"/>
    <w:rsid w:val="00A12608"/>
    <w:rsid w:val="00A12C05"/>
    <w:rsid w:val="00A1400F"/>
    <w:rsid w:val="00A15FDD"/>
    <w:rsid w:val="00A202D6"/>
    <w:rsid w:val="00A20B19"/>
    <w:rsid w:val="00A23EC4"/>
    <w:rsid w:val="00A2445D"/>
    <w:rsid w:val="00A269E1"/>
    <w:rsid w:val="00A27A90"/>
    <w:rsid w:val="00A30942"/>
    <w:rsid w:val="00A34D1A"/>
    <w:rsid w:val="00A4082B"/>
    <w:rsid w:val="00A40908"/>
    <w:rsid w:val="00A40A26"/>
    <w:rsid w:val="00A5203E"/>
    <w:rsid w:val="00A539A2"/>
    <w:rsid w:val="00A545CE"/>
    <w:rsid w:val="00A55499"/>
    <w:rsid w:val="00A55C20"/>
    <w:rsid w:val="00A64256"/>
    <w:rsid w:val="00A64E4A"/>
    <w:rsid w:val="00A7185A"/>
    <w:rsid w:val="00A72350"/>
    <w:rsid w:val="00A72ABE"/>
    <w:rsid w:val="00A74BF1"/>
    <w:rsid w:val="00A80277"/>
    <w:rsid w:val="00A818ED"/>
    <w:rsid w:val="00A82123"/>
    <w:rsid w:val="00A84777"/>
    <w:rsid w:val="00A84F08"/>
    <w:rsid w:val="00A91DA5"/>
    <w:rsid w:val="00A96BE1"/>
    <w:rsid w:val="00AA2B29"/>
    <w:rsid w:val="00AA3333"/>
    <w:rsid w:val="00AA6CEE"/>
    <w:rsid w:val="00AB0469"/>
    <w:rsid w:val="00AB115D"/>
    <w:rsid w:val="00AB4582"/>
    <w:rsid w:val="00AB4EE2"/>
    <w:rsid w:val="00AC230D"/>
    <w:rsid w:val="00AC2B7A"/>
    <w:rsid w:val="00AC6A8C"/>
    <w:rsid w:val="00AC78DB"/>
    <w:rsid w:val="00AD0245"/>
    <w:rsid w:val="00AD5E73"/>
    <w:rsid w:val="00AD5F89"/>
    <w:rsid w:val="00AE2FD5"/>
    <w:rsid w:val="00AF1CF0"/>
    <w:rsid w:val="00AF1D02"/>
    <w:rsid w:val="00AF25F9"/>
    <w:rsid w:val="00AF4870"/>
    <w:rsid w:val="00AF519E"/>
    <w:rsid w:val="00AF76E3"/>
    <w:rsid w:val="00B00D92"/>
    <w:rsid w:val="00B01724"/>
    <w:rsid w:val="00B0422A"/>
    <w:rsid w:val="00B1331B"/>
    <w:rsid w:val="00B136D5"/>
    <w:rsid w:val="00B15122"/>
    <w:rsid w:val="00B16CEB"/>
    <w:rsid w:val="00B23DCA"/>
    <w:rsid w:val="00B23F76"/>
    <w:rsid w:val="00B246F8"/>
    <w:rsid w:val="00B24E70"/>
    <w:rsid w:val="00B30CA7"/>
    <w:rsid w:val="00B30F84"/>
    <w:rsid w:val="00B32626"/>
    <w:rsid w:val="00B341FF"/>
    <w:rsid w:val="00B342AA"/>
    <w:rsid w:val="00B35367"/>
    <w:rsid w:val="00B37077"/>
    <w:rsid w:val="00B3759E"/>
    <w:rsid w:val="00B437C3"/>
    <w:rsid w:val="00B43E8B"/>
    <w:rsid w:val="00B4582A"/>
    <w:rsid w:val="00B46445"/>
    <w:rsid w:val="00B50F1E"/>
    <w:rsid w:val="00B540CC"/>
    <w:rsid w:val="00B5418C"/>
    <w:rsid w:val="00B57B27"/>
    <w:rsid w:val="00B57C5D"/>
    <w:rsid w:val="00B60430"/>
    <w:rsid w:val="00B659F6"/>
    <w:rsid w:val="00B670D1"/>
    <w:rsid w:val="00B712F0"/>
    <w:rsid w:val="00B71597"/>
    <w:rsid w:val="00B74FE5"/>
    <w:rsid w:val="00B7702E"/>
    <w:rsid w:val="00B8270D"/>
    <w:rsid w:val="00B87BE6"/>
    <w:rsid w:val="00B92AB5"/>
    <w:rsid w:val="00B938BD"/>
    <w:rsid w:val="00B93FE5"/>
    <w:rsid w:val="00B944DB"/>
    <w:rsid w:val="00B95CEE"/>
    <w:rsid w:val="00B97690"/>
    <w:rsid w:val="00BA0D60"/>
    <w:rsid w:val="00BA3807"/>
    <w:rsid w:val="00BA391C"/>
    <w:rsid w:val="00BB1589"/>
    <w:rsid w:val="00BB1A58"/>
    <w:rsid w:val="00BB2B39"/>
    <w:rsid w:val="00BB4255"/>
    <w:rsid w:val="00BB4F42"/>
    <w:rsid w:val="00BC0516"/>
    <w:rsid w:val="00BD35FA"/>
    <w:rsid w:val="00BD3EA9"/>
    <w:rsid w:val="00BD68E7"/>
    <w:rsid w:val="00BE2A00"/>
    <w:rsid w:val="00BE3747"/>
    <w:rsid w:val="00BE5AA0"/>
    <w:rsid w:val="00BE75EA"/>
    <w:rsid w:val="00BF1509"/>
    <w:rsid w:val="00BF1A85"/>
    <w:rsid w:val="00BF51A0"/>
    <w:rsid w:val="00C01647"/>
    <w:rsid w:val="00C01A13"/>
    <w:rsid w:val="00C0550E"/>
    <w:rsid w:val="00C07047"/>
    <w:rsid w:val="00C124B7"/>
    <w:rsid w:val="00C13FBD"/>
    <w:rsid w:val="00C141C8"/>
    <w:rsid w:val="00C14F66"/>
    <w:rsid w:val="00C2018C"/>
    <w:rsid w:val="00C201AB"/>
    <w:rsid w:val="00C20503"/>
    <w:rsid w:val="00C20759"/>
    <w:rsid w:val="00C2427E"/>
    <w:rsid w:val="00C243C4"/>
    <w:rsid w:val="00C26252"/>
    <w:rsid w:val="00C275E4"/>
    <w:rsid w:val="00C357EF"/>
    <w:rsid w:val="00C36AD3"/>
    <w:rsid w:val="00C44288"/>
    <w:rsid w:val="00C44BB1"/>
    <w:rsid w:val="00C46A13"/>
    <w:rsid w:val="00C51975"/>
    <w:rsid w:val="00C5250E"/>
    <w:rsid w:val="00C541F6"/>
    <w:rsid w:val="00C54705"/>
    <w:rsid w:val="00C56FD6"/>
    <w:rsid w:val="00C62D1F"/>
    <w:rsid w:val="00C6399B"/>
    <w:rsid w:val="00C72D20"/>
    <w:rsid w:val="00C74A85"/>
    <w:rsid w:val="00C75403"/>
    <w:rsid w:val="00C766FF"/>
    <w:rsid w:val="00C8114C"/>
    <w:rsid w:val="00C85D18"/>
    <w:rsid w:val="00C91186"/>
    <w:rsid w:val="00C91B0F"/>
    <w:rsid w:val="00C9274A"/>
    <w:rsid w:val="00C97A7D"/>
    <w:rsid w:val="00C97D91"/>
    <w:rsid w:val="00CA0A7D"/>
    <w:rsid w:val="00CA3C18"/>
    <w:rsid w:val="00CA488C"/>
    <w:rsid w:val="00CA70E7"/>
    <w:rsid w:val="00CB0B2C"/>
    <w:rsid w:val="00CB110F"/>
    <w:rsid w:val="00CB2E6E"/>
    <w:rsid w:val="00CC0432"/>
    <w:rsid w:val="00CC315B"/>
    <w:rsid w:val="00CC3D8F"/>
    <w:rsid w:val="00CC4084"/>
    <w:rsid w:val="00CC4B3E"/>
    <w:rsid w:val="00CC50E7"/>
    <w:rsid w:val="00CC56CC"/>
    <w:rsid w:val="00CC6322"/>
    <w:rsid w:val="00CD6195"/>
    <w:rsid w:val="00CE044D"/>
    <w:rsid w:val="00CE4098"/>
    <w:rsid w:val="00CE5168"/>
    <w:rsid w:val="00CE7C0B"/>
    <w:rsid w:val="00CF303D"/>
    <w:rsid w:val="00CF56F0"/>
    <w:rsid w:val="00CF7007"/>
    <w:rsid w:val="00CF7344"/>
    <w:rsid w:val="00CF7E2C"/>
    <w:rsid w:val="00D005E2"/>
    <w:rsid w:val="00D02CAA"/>
    <w:rsid w:val="00D05351"/>
    <w:rsid w:val="00D0669E"/>
    <w:rsid w:val="00D06DD3"/>
    <w:rsid w:val="00D06E44"/>
    <w:rsid w:val="00D102A4"/>
    <w:rsid w:val="00D11A66"/>
    <w:rsid w:val="00D1421B"/>
    <w:rsid w:val="00D16D3C"/>
    <w:rsid w:val="00D254DD"/>
    <w:rsid w:val="00D25C48"/>
    <w:rsid w:val="00D27D0E"/>
    <w:rsid w:val="00D32531"/>
    <w:rsid w:val="00D34E18"/>
    <w:rsid w:val="00D35252"/>
    <w:rsid w:val="00D35772"/>
    <w:rsid w:val="00D35C69"/>
    <w:rsid w:val="00D3752F"/>
    <w:rsid w:val="00D41562"/>
    <w:rsid w:val="00D435B1"/>
    <w:rsid w:val="00D46279"/>
    <w:rsid w:val="00D51EBB"/>
    <w:rsid w:val="00D53670"/>
    <w:rsid w:val="00D57ABF"/>
    <w:rsid w:val="00D662AE"/>
    <w:rsid w:val="00D66D17"/>
    <w:rsid w:val="00D66E60"/>
    <w:rsid w:val="00D671B3"/>
    <w:rsid w:val="00D702E7"/>
    <w:rsid w:val="00D75EBD"/>
    <w:rsid w:val="00D813FD"/>
    <w:rsid w:val="00D82D50"/>
    <w:rsid w:val="00D85806"/>
    <w:rsid w:val="00D8648E"/>
    <w:rsid w:val="00D867DB"/>
    <w:rsid w:val="00D905C5"/>
    <w:rsid w:val="00D915ED"/>
    <w:rsid w:val="00D96141"/>
    <w:rsid w:val="00D96F3C"/>
    <w:rsid w:val="00DA2518"/>
    <w:rsid w:val="00DA4CF9"/>
    <w:rsid w:val="00DB142F"/>
    <w:rsid w:val="00DB31AF"/>
    <w:rsid w:val="00DB77B4"/>
    <w:rsid w:val="00DC246F"/>
    <w:rsid w:val="00DC42BA"/>
    <w:rsid w:val="00DC4981"/>
    <w:rsid w:val="00DC4DE7"/>
    <w:rsid w:val="00DC50BF"/>
    <w:rsid w:val="00DC53A4"/>
    <w:rsid w:val="00DC5BF3"/>
    <w:rsid w:val="00DC61BD"/>
    <w:rsid w:val="00DD0003"/>
    <w:rsid w:val="00DD0197"/>
    <w:rsid w:val="00DD04CE"/>
    <w:rsid w:val="00DD1936"/>
    <w:rsid w:val="00DD1DBE"/>
    <w:rsid w:val="00DD5DD6"/>
    <w:rsid w:val="00DD6F75"/>
    <w:rsid w:val="00DE1CD8"/>
    <w:rsid w:val="00DE2B28"/>
    <w:rsid w:val="00DE6588"/>
    <w:rsid w:val="00DE7D51"/>
    <w:rsid w:val="00E00F9B"/>
    <w:rsid w:val="00E064AD"/>
    <w:rsid w:val="00E14720"/>
    <w:rsid w:val="00E14C15"/>
    <w:rsid w:val="00E17EC7"/>
    <w:rsid w:val="00E17F04"/>
    <w:rsid w:val="00E219E3"/>
    <w:rsid w:val="00E229C2"/>
    <w:rsid w:val="00E2424C"/>
    <w:rsid w:val="00E30441"/>
    <w:rsid w:val="00E30876"/>
    <w:rsid w:val="00E333F0"/>
    <w:rsid w:val="00E424DE"/>
    <w:rsid w:val="00E429C4"/>
    <w:rsid w:val="00E42AB7"/>
    <w:rsid w:val="00E4327C"/>
    <w:rsid w:val="00E475E5"/>
    <w:rsid w:val="00E478CD"/>
    <w:rsid w:val="00E50F6B"/>
    <w:rsid w:val="00E5258B"/>
    <w:rsid w:val="00E53EE9"/>
    <w:rsid w:val="00E56F48"/>
    <w:rsid w:val="00E60C1E"/>
    <w:rsid w:val="00E63A40"/>
    <w:rsid w:val="00E65343"/>
    <w:rsid w:val="00E65ABC"/>
    <w:rsid w:val="00E66ACD"/>
    <w:rsid w:val="00E73963"/>
    <w:rsid w:val="00E76EA3"/>
    <w:rsid w:val="00E815E4"/>
    <w:rsid w:val="00E83F90"/>
    <w:rsid w:val="00E9028A"/>
    <w:rsid w:val="00E95188"/>
    <w:rsid w:val="00E9667B"/>
    <w:rsid w:val="00E97AC2"/>
    <w:rsid w:val="00E97AEF"/>
    <w:rsid w:val="00EA0DF6"/>
    <w:rsid w:val="00EA1C67"/>
    <w:rsid w:val="00EA2021"/>
    <w:rsid w:val="00EA22BA"/>
    <w:rsid w:val="00EA3AC5"/>
    <w:rsid w:val="00EA592E"/>
    <w:rsid w:val="00EA7BBC"/>
    <w:rsid w:val="00EB1AC4"/>
    <w:rsid w:val="00EB448C"/>
    <w:rsid w:val="00EB6AF9"/>
    <w:rsid w:val="00EB6E1F"/>
    <w:rsid w:val="00EC47F4"/>
    <w:rsid w:val="00EC4B44"/>
    <w:rsid w:val="00EC7157"/>
    <w:rsid w:val="00ED1ECD"/>
    <w:rsid w:val="00ED29C6"/>
    <w:rsid w:val="00ED3C2B"/>
    <w:rsid w:val="00ED50B4"/>
    <w:rsid w:val="00ED5C07"/>
    <w:rsid w:val="00ED6EC5"/>
    <w:rsid w:val="00EE62EB"/>
    <w:rsid w:val="00EF1BC4"/>
    <w:rsid w:val="00EF3795"/>
    <w:rsid w:val="00EF394B"/>
    <w:rsid w:val="00EF5F92"/>
    <w:rsid w:val="00EF6A0B"/>
    <w:rsid w:val="00EF714E"/>
    <w:rsid w:val="00F00755"/>
    <w:rsid w:val="00F01398"/>
    <w:rsid w:val="00F01469"/>
    <w:rsid w:val="00F0218A"/>
    <w:rsid w:val="00F02F1D"/>
    <w:rsid w:val="00F0404E"/>
    <w:rsid w:val="00F04788"/>
    <w:rsid w:val="00F051E8"/>
    <w:rsid w:val="00F05F72"/>
    <w:rsid w:val="00F06333"/>
    <w:rsid w:val="00F13CC4"/>
    <w:rsid w:val="00F226FE"/>
    <w:rsid w:val="00F233E7"/>
    <w:rsid w:val="00F25575"/>
    <w:rsid w:val="00F25656"/>
    <w:rsid w:val="00F3070F"/>
    <w:rsid w:val="00F3325E"/>
    <w:rsid w:val="00F33B0B"/>
    <w:rsid w:val="00F33B2B"/>
    <w:rsid w:val="00F36C8E"/>
    <w:rsid w:val="00F4047E"/>
    <w:rsid w:val="00F4479F"/>
    <w:rsid w:val="00F44851"/>
    <w:rsid w:val="00F50260"/>
    <w:rsid w:val="00F53226"/>
    <w:rsid w:val="00F53C09"/>
    <w:rsid w:val="00F57002"/>
    <w:rsid w:val="00F57F4A"/>
    <w:rsid w:val="00F610BC"/>
    <w:rsid w:val="00F6162F"/>
    <w:rsid w:val="00F6224C"/>
    <w:rsid w:val="00F63CFA"/>
    <w:rsid w:val="00F64683"/>
    <w:rsid w:val="00F650F6"/>
    <w:rsid w:val="00F66BD3"/>
    <w:rsid w:val="00F709BE"/>
    <w:rsid w:val="00F710A5"/>
    <w:rsid w:val="00F711E2"/>
    <w:rsid w:val="00F72286"/>
    <w:rsid w:val="00F73354"/>
    <w:rsid w:val="00F77C44"/>
    <w:rsid w:val="00F818E0"/>
    <w:rsid w:val="00F92867"/>
    <w:rsid w:val="00F94444"/>
    <w:rsid w:val="00F9667F"/>
    <w:rsid w:val="00F97A77"/>
    <w:rsid w:val="00F97FD1"/>
    <w:rsid w:val="00FA4CA5"/>
    <w:rsid w:val="00FA676E"/>
    <w:rsid w:val="00FA6DB6"/>
    <w:rsid w:val="00FB03A3"/>
    <w:rsid w:val="00FB3515"/>
    <w:rsid w:val="00FB5102"/>
    <w:rsid w:val="00FC2A10"/>
    <w:rsid w:val="00FC39F9"/>
    <w:rsid w:val="00FC4407"/>
    <w:rsid w:val="00FC50BA"/>
    <w:rsid w:val="00FC736E"/>
    <w:rsid w:val="00FD0779"/>
    <w:rsid w:val="00FD4461"/>
    <w:rsid w:val="00FE05FC"/>
    <w:rsid w:val="00FE1CFE"/>
    <w:rsid w:val="00FE2414"/>
    <w:rsid w:val="00FE2C9C"/>
    <w:rsid w:val="00FE3DDA"/>
    <w:rsid w:val="00FE4348"/>
    <w:rsid w:val="00FF078F"/>
    <w:rsid w:val="00FF0A59"/>
    <w:rsid w:val="00FF10EB"/>
    <w:rsid w:val="00FF44C1"/>
    <w:rsid w:val="00FF68EB"/>
    <w:rsid w:val="07FF0DFF"/>
    <w:rsid w:val="0DA7C8EC"/>
    <w:rsid w:val="2D55D5E8"/>
    <w:rsid w:val="3538B1A5"/>
    <w:rsid w:val="46DD866A"/>
    <w:rsid w:val="49A4B70F"/>
    <w:rsid w:val="4B41AC72"/>
    <w:rsid w:val="4BAF90E9"/>
    <w:rsid w:val="52B7DD38"/>
    <w:rsid w:val="6E5D5F32"/>
    <w:rsid w:val="74C1326B"/>
    <w:rsid w:val="76171EA2"/>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70C63D0A-4957-4AA0-800A-8C393B8F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Overskrift1">
    <w:name w:val="heading 1"/>
    <w:basedOn w:val="Normal"/>
    <w:next w:val="Normal"/>
    <w:link w:val="Overskrift1Tegn"/>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uiPriority w:val="1"/>
    <w:rsid w:val="000A32DD"/>
    <w:rPr>
      <w:rFonts w:eastAsiaTheme="majorEastAsia" w:cstheme="majorBidi"/>
      <w:b/>
      <w:bCs/>
      <w:caps/>
      <w:color w:val="009DF0" w:themeColor="text2"/>
      <w:sz w:val="28"/>
      <w:szCs w:val="28"/>
      <w:lang w:val="da-DK"/>
    </w:rPr>
  </w:style>
  <w:style w:type="character" w:customStyle="1" w:styleId="Overskrift2Tegn">
    <w:name w:val="Overskrift 2 Tegn"/>
    <w:basedOn w:val="Standardskrifttypeiafsnit"/>
    <w:link w:val="Overskrift2"/>
    <w:uiPriority w:val="1"/>
    <w:rsid w:val="000A32DD"/>
    <w:rPr>
      <w:rFonts w:eastAsiaTheme="majorEastAsia" w:cstheme="majorBidi"/>
      <w:b/>
      <w:bCs/>
      <w:sz w:val="20"/>
      <w:szCs w:val="26"/>
      <w:lang w:val="da-DK"/>
    </w:rPr>
  </w:style>
  <w:style w:type="character" w:customStyle="1" w:styleId="Overskrift3Tegn">
    <w:name w:val="Overskrift 3 Tegn"/>
    <w:basedOn w:val="Standardskrifttypeiafsnit"/>
    <w:link w:val="Overskrift3"/>
    <w:uiPriority w:val="1"/>
    <w:rsid w:val="006C0A4C"/>
    <w:rPr>
      <w:rFonts w:eastAsiaTheme="majorEastAsia" w:cstheme="majorBidi"/>
      <w:b/>
      <w:bCs/>
      <w:caps/>
      <w:lang w:val="da-DK"/>
    </w:rPr>
  </w:style>
  <w:style w:type="character" w:customStyle="1" w:styleId="Overskrift4Tegn">
    <w:name w:val="Overskrift 4 Tegn"/>
    <w:basedOn w:val="Standardskrifttypeiafsnit"/>
    <w:link w:val="Overskrift4"/>
    <w:uiPriority w:val="1"/>
    <w:rsid w:val="006C0A4C"/>
    <w:rPr>
      <w:rFonts w:eastAsiaTheme="majorEastAsia" w:cstheme="majorBidi"/>
      <w:b/>
      <w:bCs/>
      <w:iCs/>
      <w:lang w:val="da-DK"/>
    </w:rPr>
  </w:style>
  <w:style w:type="character" w:customStyle="1" w:styleId="Overskrift5Tegn">
    <w:name w:val="Overskrift 5 Tegn"/>
    <w:basedOn w:val="Standardskrifttypeiafsnit"/>
    <w:link w:val="Overskrift5"/>
    <w:uiPriority w:val="1"/>
    <w:rsid w:val="006C0A4C"/>
    <w:rPr>
      <w:rFonts w:eastAsiaTheme="majorEastAsia" w:cstheme="majorBidi"/>
      <w:caps/>
      <w:lang w:val="da-DK"/>
    </w:rPr>
  </w:style>
  <w:style w:type="character" w:customStyle="1" w:styleId="Overskrift6Tegn">
    <w:name w:val="Overskrift 6 Tegn"/>
    <w:basedOn w:val="Standardskrifttypeiafsnit"/>
    <w:link w:val="Overskrift6"/>
    <w:uiPriority w:val="1"/>
    <w:semiHidden/>
    <w:rsid w:val="00004865"/>
    <w:rPr>
      <w:rFonts w:eastAsiaTheme="majorEastAsia" w:cstheme="majorBidi"/>
      <w:b/>
      <w:iCs/>
      <w:lang w:val="da-DK"/>
    </w:rPr>
  </w:style>
  <w:style w:type="character" w:customStyle="1" w:styleId="Overskrift7Tegn">
    <w:name w:val="Overskrift 7 Tegn"/>
    <w:basedOn w:val="Standardskrifttypeiafsnit"/>
    <w:link w:val="Overskrift7"/>
    <w:uiPriority w:val="1"/>
    <w:semiHidden/>
    <w:rsid w:val="00004865"/>
    <w:rPr>
      <w:rFonts w:eastAsiaTheme="majorEastAsia" w:cstheme="majorBidi"/>
      <w:b/>
      <w:iCs/>
      <w:lang w:val="da-DK"/>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lang w:val="da-DK"/>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lang w:val="da-DK"/>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uiPriority w:val="9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
    <w:semiHidden/>
    <w:rsid w:val="000162D0"/>
    <w:rPr>
      <w:sz w:val="16"/>
      <w:szCs w:val="16"/>
      <w:lang w:val="da-DK"/>
    </w:rPr>
  </w:style>
  <w:style w:type="paragraph" w:styleId="Kommentartekst">
    <w:name w:val="annotation text"/>
    <w:basedOn w:val="Normal"/>
    <w:link w:val="KommentartekstTegn"/>
    <w:uiPriority w:val="9"/>
    <w:semiHidden/>
    <w:rsid w:val="000162D0"/>
    <w:pPr>
      <w:spacing w:line="240" w:lineRule="auto"/>
    </w:pPr>
    <w:rPr>
      <w:sz w:val="20"/>
      <w:szCs w:val="20"/>
    </w:rPr>
  </w:style>
  <w:style w:type="character" w:customStyle="1" w:styleId="KommentartekstTegn">
    <w:name w:val="Kommentartekst Tegn"/>
    <w:basedOn w:val="Standardskrifttypeiafsnit"/>
    <w:link w:val="Kommentartekst"/>
    <w:uiPriority w:val="9"/>
    <w:semiHidden/>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34"/>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character" w:customStyle="1" w:styleId="ListeafsnitTegn">
    <w:name w:val="Listeafsnit Tegn"/>
    <w:basedOn w:val="Standardskrifttypeiafsnit"/>
    <w:link w:val="Listeafsnit"/>
    <w:uiPriority w:val="34"/>
    <w:rsid w:val="00017B70"/>
  </w:style>
  <w:style w:type="paragraph" w:styleId="Korrektur">
    <w:name w:val="Revision"/>
    <w:hidden/>
    <w:uiPriority w:val="99"/>
    <w:semiHidden/>
    <w:rsid w:val="0047579F"/>
    <w:pPr>
      <w:spacing w:line="240" w:lineRule="auto"/>
    </w:pPr>
  </w:style>
  <w:style w:type="character" w:styleId="Omtal">
    <w:name w:val="Mention"/>
    <w:basedOn w:val="Standardskrifttypeiafsnit"/>
    <w:uiPriority w:val="99"/>
    <w:unhideWhenUsed/>
    <w:rsid w:val="00F4479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322B"/>
    <w:rsid w:val="0004512F"/>
    <w:rsid w:val="0004748F"/>
    <w:rsid w:val="00066048"/>
    <w:rsid w:val="00084418"/>
    <w:rsid w:val="000A1C6A"/>
    <w:rsid w:val="000A591A"/>
    <w:rsid w:val="000D1E81"/>
    <w:rsid w:val="000D3ECB"/>
    <w:rsid w:val="000F6008"/>
    <w:rsid w:val="00130342"/>
    <w:rsid w:val="001475AC"/>
    <w:rsid w:val="00151920"/>
    <w:rsid w:val="001641D1"/>
    <w:rsid w:val="001B4406"/>
    <w:rsid w:val="001B7112"/>
    <w:rsid w:val="001C14B1"/>
    <w:rsid w:val="001D4FFA"/>
    <w:rsid w:val="001E1F33"/>
    <w:rsid w:val="001E3A82"/>
    <w:rsid w:val="00202BB1"/>
    <w:rsid w:val="00211737"/>
    <w:rsid w:val="002157F5"/>
    <w:rsid w:val="0022014C"/>
    <w:rsid w:val="002352E1"/>
    <w:rsid w:val="0024160C"/>
    <w:rsid w:val="0026299E"/>
    <w:rsid w:val="002750D9"/>
    <w:rsid w:val="002876A6"/>
    <w:rsid w:val="002928A4"/>
    <w:rsid w:val="00293819"/>
    <w:rsid w:val="002B54BF"/>
    <w:rsid w:val="002C0FA7"/>
    <w:rsid w:val="002C6C0A"/>
    <w:rsid w:val="002E1CA0"/>
    <w:rsid w:val="0030226D"/>
    <w:rsid w:val="003359C4"/>
    <w:rsid w:val="0034389A"/>
    <w:rsid w:val="00351EA0"/>
    <w:rsid w:val="00354E27"/>
    <w:rsid w:val="00380D7D"/>
    <w:rsid w:val="00385DA5"/>
    <w:rsid w:val="00386F23"/>
    <w:rsid w:val="003A2128"/>
    <w:rsid w:val="003A49A1"/>
    <w:rsid w:val="003B1302"/>
    <w:rsid w:val="003D5799"/>
    <w:rsid w:val="003D6656"/>
    <w:rsid w:val="003D7B2D"/>
    <w:rsid w:val="003E148B"/>
    <w:rsid w:val="004042C2"/>
    <w:rsid w:val="004142E5"/>
    <w:rsid w:val="0046190B"/>
    <w:rsid w:val="00474879"/>
    <w:rsid w:val="004762B9"/>
    <w:rsid w:val="0048517D"/>
    <w:rsid w:val="004B46E5"/>
    <w:rsid w:val="004C0719"/>
    <w:rsid w:val="004E106F"/>
    <w:rsid w:val="00525C72"/>
    <w:rsid w:val="00542A1A"/>
    <w:rsid w:val="00584790"/>
    <w:rsid w:val="005A4483"/>
    <w:rsid w:val="005C6A6A"/>
    <w:rsid w:val="005E103C"/>
    <w:rsid w:val="00642207"/>
    <w:rsid w:val="00671D66"/>
    <w:rsid w:val="0069665A"/>
    <w:rsid w:val="006978B1"/>
    <w:rsid w:val="006A58CA"/>
    <w:rsid w:val="006C0241"/>
    <w:rsid w:val="0070405D"/>
    <w:rsid w:val="00725331"/>
    <w:rsid w:val="00767AC4"/>
    <w:rsid w:val="007818CB"/>
    <w:rsid w:val="007E3CC3"/>
    <w:rsid w:val="007E4ADC"/>
    <w:rsid w:val="008159B4"/>
    <w:rsid w:val="00827C33"/>
    <w:rsid w:val="008667D2"/>
    <w:rsid w:val="00885AAF"/>
    <w:rsid w:val="008873A3"/>
    <w:rsid w:val="008A2F63"/>
    <w:rsid w:val="008B6CD3"/>
    <w:rsid w:val="008C1EB1"/>
    <w:rsid w:val="008C5113"/>
    <w:rsid w:val="008C7E3D"/>
    <w:rsid w:val="008E7530"/>
    <w:rsid w:val="008F20D3"/>
    <w:rsid w:val="008F283A"/>
    <w:rsid w:val="008F650A"/>
    <w:rsid w:val="009135F6"/>
    <w:rsid w:val="0091383D"/>
    <w:rsid w:val="009163C0"/>
    <w:rsid w:val="0092435C"/>
    <w:rsid w:val="00932739"/>
    <w:rsid w:val="00942589"/>
    <w:rsid w:val="009B370E"/>
    <w:rsid w:val="009C1D79"/>
    <w:rsid w:val="009C2829"/>
    <w:rsid w:val="009D4DF0"/>
    <w:rsid w:val="00A67E81"/>
    <w:rsid w:val="00A77822"/>
    <w:rsid w:val="00A77E2F"/>
    <w:rsid w:val="00A93016"/>
    <w:rsid w:val="00AB4096"/>
    <w:rsid w:val="00AE4B71"/>
    <w:rsid w:val="00AE4DEC"/>
    <w:rsid w:val="00AE5255"/>
    <w:rsid w:val="00AE7F5B"/>
    <w:rsid w:val="00AF1CF0"/>
    <w:rsid w:val="00B026E0"/>
    <w:rsid w:val="00B104A1"/>
    <w:rsid w:val="00B540CC"/>
    <w:rsid w:val="00B712F0"/>
    <w:rsid w:val="00B742C2"/>
    <w:rsid w:val="00B9727F"/>
    <w:rsid w:val="00BE75EA"/>
    <w:rsid w:val="00C00795"/>
    <w:rsid w:val="00C0550E"/>
    <w:rsid w:val="00C21006"/>
    <w:rsid w:val="00C220BE"/>
    <w:rsid w:val="00C436EB"/>
    <w:rsid w:val="00C44BB1"/>
    <w:rsid w:val="00C550CB"/>
    <w:rsid w:val="00C91B0F"/>
    <w:rsid w:val="00CB2143"/>
    <w:rsid w:val="00CB790E"/>
    <w:rsid w:val="00CB7EDE"/>
    <w:rsid w:val="00CF0E3A"/>
    <w:rsid w:val="00CF59FB"/>
    <w:rsid w:val="00D03C77"/>
    <w:rsid w:val="00D13B76"/>
    <w:rsid w:val="00D32531"/>
    <w:rsid w:val="00D56FE3"/>
    <w:rsid w:val="00D83324"/>
    <w:rsid w:val="00DE1CD8"/>
    <w:rsid w:val="00E01A8D"/>
    <w:rsid w:val="00E063A1"/>
    <w:rsid w:val="00E90B41"/>
    <w:rsid w:val="00E96054"/>
    <w:rsid w:val="00EC77C3"/>
    <w:rsid w:val="00F3496C"/>
    <w:rsid w:val="00F3610D"/>
    <w:rsid w:val="00F45A9C"/>
    <w:rsid w:val="00F569BD"/>
    <w:rsid w:val="00F92867"/>
    <w:rsid w:val="00FA5660"/>
    <w:rsid w:val="00FC0C06"/>
    <w:rsid w:val="00FD060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odkendtafkunden xmlns="2a4fc43e-74cb-4ecd-8f0b-7e4e11483b0c">Klar til upload</Godkendtafkunden>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24373CE2A0AAA344A185260442135A2D" ma:contentTypeVersion="7" ma:contentTypeDescription="Opret et nyt dokument." ma:contentTypeScope="" ma:versionID="76ad4519aa1714fde3c96c2403e508d7">
  <xsd:schema xmlns:xsd="http://www.w3.org/2001/XMLSchema" xmlns:xs="http://www.w3.org/2001/XMLSchema" xmlns:p="http://schemas.microsoft.com/office/2006/metadata/properties" xmlns:ns2="2a4fc43e-74cb-4ecd-8f0b-7e4e11483b0c" targetNamespace="http://schemas.microsoft.com/office/2006/metadata/properties" ma:root="true" ma:fieldsID="62d884777905cb7988e89b8e230839d6" ns2:_="">
    <xsd:import namespace="2a4fc43e-74cb-4ecd-8f0b-7e4e11483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Godkendtafkund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fc43e-74cb-4ecd-8f0b-7e4e11483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Godkendtafkunden" ma:index="14" nillable="true" ma:displayName="Godkendt af kunden" ma:default="Udestår" ma:format="Dropdown" ma:internalName="Godkendtafkunden">
      <xsd:simpleType>
        <xsd:restriction base="dms:Choice">
          <xsd:enumeration value="JA"/>
          <xsd:enumeration value="Udestår"/>
          <xsd:enumeration value="Klar til uploa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2.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 ds:uri="2a4fc43e-74cb-4ecd-8f0b-7e4e11483b0c"/>
  </ds:schemaRefs>
</ds:datastoreItem>
</file>

<file path=customXml/itemProps3.xml><?xml version="1.0" encoding="utf-8"?>
<ds:datastoreItem xmlns:ds="http://schemas.openxmlformats.org/officeDocument/2006/customXml" ds:itemID="{AEC3E7D7-B3E5-4E06-A563-C703692D18B4}"/>
</file>

<file path=customXml/itemProps4.xml><?xml version="1.0" encoding="utf-8"?>
<ds:datastoreItem xmlns:ds="http://schemas.openxmlformats.org/officeDocument/2006/customXml" ds:itemID="{AE9664CD-2FB1-45AE-8154-1CA7B00F5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9</Pages>
  <Words>2173</Words>
  <Characters>13784</Characters>
  <Application>Microsoft Office Word</Application>
  <DocSecurity>0</DocSecurity>
  <Lines>328</Lines>
  <Paragraphs>128</Paragraphs>
  <ScaleCrop>false</ScaleCrop>
  <Company/>
  <LinksUpToDate>false</LinksUpToDate>
  <CharactersWithSpaces>15829</CharactersWithSpaces>
  <SharedDoc>false</SharedDoc>
  <HLinks>
    <vt:vector size="84" baseType="variant">
      <vt:variant>
        <vt:i4>1507384</vt:i4>
      </vt:variant>
      <vt:variant>
        <vt:i4>74</vt:i4>
      </vt:variant>
      <vt:variant>
        <vt:i4>0</vt:i4>
      </vt:variant>
      <vt:variant>
        <vt:i4>5</vt:i4>
      </vt:variant>
      <vt:variant>
        <vt:lpwstr/>
      </vt:variant>
      <vt:variant>
        <vt:lpwstr>_Toc237352826</vt:lpwstr>
      </vt:variant>
      <vt:variant>
        <vt:i4>1507384</vt:i4>
      </vt:variant>
      <vt:variant>
        <vt:i4>68</vt:i4>
      </vt:variant>
      <vt:variant>
        <vt:i4>0</vt:i4>
      </vt:variant>
      <vt:variant>
        <vt:i4>5</vt:i4>
      </vt:variant>
      <vt:variant>
        <vt:lpwstr/>
      </vt:variant>
      <vt:variant>
        <vt:lpwstr>_Toc237352825</vt:lpwstr>
      </vt:variant>
      <vt:variant>
        <vt:i4>1507384</vt:i4>
      </vt:variant>
      <vt:variant>
        <vt:i4>62</vt:i4>
      </vt:variant>
      <vt:variant>
        <vt:i4>0</vt:i4>
      </vt:variant>
      <vt:variant>
        <vt:i4>5</vt:i4>
      </vt:variant>
      <vt:variant>
        <vt:lpwstr/>
      </vt:variant>
      <vt:variant>
        <vt:lpwstr>_Toc237352824</vt:lpwstr>
      </vt:variant>
      <vt:variant>
        <vt:i4>1507384</vt:i4>
      </vt:variant>
      <vt:variant>
        <vt:i4>56</vt:i4>
      </vt:variant>
      <vt:variant>
        <vt:i4>0</vt:i4>
      </vt:variant>
      <vt:variant>
        <vt:i4>5</vt:i4>
      </vt:variant>
      <vt:variant>
        <vt:lpwstr/>
      </vt:variant>
      <vt:variant>
        <vt:lpwstr>_Toc237352823</vt:lpwstr>
      </vt:variant>
      <vt:variant>
        <vt:i4>1507384</vt:i4>
      </vt:variant>
      <vt:variant>
        <vt:i4>50</vt:i4>
      </vt:variant>
      <vt:variant>
        <vt:i4>0</vt:i4>
      </vt:variant>
      <vt:variant>
        <vt:i4>5</vt:i4>
      </vt:variant>
      <vt:variant>
        <vt:lpwstr/>
      </vt:variant>
      <vt:variant>
        <vt:lpwstr>_Toc237352822</vt:lpwstr>
      </vt:variant>
      <vt:variant>
        <vt:i4>1507384</vt:i4>
      </vt:variant>
      <vt:variant>
        <vt:i4>44</vt:i4>
      </vt:variant>
      <vt:variant>
        <vt:i4>0</vt:i4>
      </vt:variant>
      <vt:variant>
        <vt:i4>5</vt:i4>
      </vt:variant>
      <vt:variant>
        <vt:lpwstr/>
      </vt:variant>
      <vt:variant>
        <vt:lpwstr>_Toc237352821</vt:lpwstr>
      </vt:variant>
      <vt:variant>
        <vt:i4>1507384</vt:i4>
      </vt:variant>
      <vt:variant>
        <vt:i4>38</vt:i4>
      </vt:variant>
      <vt:variant>
        <vt:i4>0</vt:i4>
      </vt:variant>
      <vt:variant>
        <vt:i4>5</vt:i4>
      </vt:variant>
      <vt:variant>
        <vt:lpwstr/>
      </vt:variant>
      <vt:variant>
        <vt:lpwstr>_Toc237352820</vt:lpwstr>
      </vt:variant>
      <vt:variant>
        <vt:i4>1310776</vt:i4>
      </vt:variant>
      <vt:variant>
        <vt:i4>32</vt:i4>
      </vt:variant>
      <vt:variant>
        <vt:i4>0</vt:i4>
      </vt:variant>
      <vt:variant>
        <vt:i4>5</vt:i4>
      </vt:variant>
      <vt:variant>
        <vt:lpwstr/>
      </vt:variant>
      <vt:variant>
        <vt:lpwstr>_Toc237352819</vt:lpwstr>
      </vt:variant>
      <vt:variant>
        <vt:i4>1310776</vt:i4>
      </vt:variant>
      <vt:variant>
        <vt:i4>26</vt:i4>
      </vt:variant>
      <vt:variant>
        <vt:i4>0</vt:i4>
      </vt:variant>
      <vt:variant>
        <vt:i4>5</vt:i4>
      </vt:variant>
      <vt:variant>
        <vt:lpwstr/>
      </vt:variant>
      <vt:variant>
        <vt:lpwstr>_Toc237352818</vt:lpwstr>
      </vt:variant>
      <vt:variant>
        <vt:i4>1310776</vt:i4>
      </vt:variant>
      <vt:variant>
        <vt:i4>20</vt:i4>
      </vt:variant>
      <vt:variant>
        <vt:i4>0</vt:i4>
      </vt:variant>
      <vt:variant>
        <vt:i4>5</vt:i4>
      </vt:variant>
      <vt:variant>
        <vt:lpwstr/>
      </vt:variant>
      <vt:variant>
        <vt:lpwstr>_Toc237352817</vt:lpwstr>
      </vt:variant>
      <vt:variant>
        <vt:i4>1310776</vt:i4>
      </vt:variant>
      <vt:variant>
        <vt:i4>14</vt:i4>
      </vt:variant>
      <vt:variant>
        <vt:i4>0</vt:i4>
      </vt:variant>
      <vt:variant>
        <vt:i4>5</vt:i4>
      </vt:variant>
      <vt:variant>
        <vt:lpwstr/>
      </vt:variant>
      <vt:variant>
        <vt:lpwstr>_Toc237352816</vt:lpwstr>
      </vt:variant>
      <vt:variant>
        <vt:i4>1310776</vt:i4>
      </vt:variant>
      <vt:variant>
        <vt:i4>8</vt:i4>
      </vt:variant>
      <vt:variant>
        <vt:i4>0</vt:i4>
      </vt:variant>
      <vt:variant>
        <vt:i4>5</vt:i4>
      </vt:variant>
      <vt:variant>
        <vt:lpwstr/>
      </vt:variant>
      <vt:variant>
        <vt:lpwstr>_Toc237352815</vt:lpwstr>
      </vt:variant>
      <vt:variant>
        <vt:i4>1310776</vt:i4>
      </vt:variant>
      <vt:variant>
        <vt:i4>2</vt:i4>
      </vt:variant>
      <vt:variant>
        <vt:i4>0</vt:i4>
      </vt:variant>
      <vt:variant>
        <vt:i4>5</vt:i4>
      </vt:variant>
      <vt:variant>
        <vt:lpwstr/>
      </vt:variant>
      <vt:variant>
        <vt:lpwstr>_Toc237352814</vt:lpwstr>
      </vt:variant>
      <vt:variant>
        <vt:i4>8323141</vt:i4>
      </vt:variant>
      <vt:variant>
        <vt:i4>0</vt:i4>
      </vt:variant>
      <vt:variant>
        <vt:i4>0</vt:i4>
      </vt:variant>
      <vt:variant>
        <vt:i4>5</vt:i4>
      </vt:variant>
      <vt:variant>
        <vt:lpwstr>mailto:MAB@ramboll.com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9</dc:title>
  <dc:subject>licensbetingelser</dc:subject>
  <dc:creator>Maj-Britt Rose Böwadt</dc:creator>
  <cp:keywords/>
  <cp:lastModifiedBy>Maj-Britt Rose Böwadt</cp:lastModifiedBy>
  <cp:revision>237</cp:revision>
  <dcterms:created xsi:type="dcterms:W3CDTF">2023-01-19T02:35:00Z</dcterms:created>
  <dcterms:modified xsi:type="dcterms:W3CDTF">2026-08-18T13:10:00Z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Ram_Document_Title1">
    <vt:lpwstr/>
  </property>
  <property fmtid="{D5CDD505-2E9C-101B-9397-08002B2CF9AE}" pid="5" name="Ram_Document_Title2">
    <vt:lpwstr/>
  </property>
  <property fmtid="{D5CDD505-2E9C-101B-9397-08002B2CF9AE}" pid="6" name="Ram_Document_Date">
    <vt:lpwstr/>
  </property>
  <property fmtid="{D5CDD505-2E9C-101B-9397-08002B2CF9AE}" pid="7" name="Ram_Document_DocID">
    <vt:lpwstr/>
  </property>
  <property fmtid="{D5CDD505-2E9C-101B-9397-08002B2CF9AE}" pid="8" name="Ram_Document_Version">
    <vt:lpwstr/>
  </property>
  <property fmtid="{D5CDD505-2E9C-101B-9397-08002B2CF9AE}" pid="9" name="Ram_Project_Number">
    <vt:lpwstr/>
  </property>
  <property fmtid="{D5CDD505-2E9C-101B-9397-08002B2CF9AE}" pid="10" name="Ram_Document_VersionDescription">
    <vt:lpwstr/>
  </property>
  <property fmtid="{D5CDD505-2E9C-101B-9397-08002B2CF9AE}" pid="11" name="Ram_Document_DocStructureID">
    <vt:lpwstr/>
  </property>
  <property fmtid="{D5CDD505-2E9C-101B-9397-08002B2CF9AE}" pid="12" name="Ram_Document_CheckedBy">
    <vt:lpwstr/>
  </property>
  <property fmtid="{D5CDD505-2E9C-101B-9397-08002B2CF9AE}" pid="13" name="Ram_Document_ApprovedBy">
    <vt:lpwstr/>
  </property>
  <property fmtid="{D5CDD505-2E9C-101B-9397-08002B2CF9AE}" pid="14" name="Ram_Document_PreparedBy">
    <vt:lpwstr/>
  </property>
  <property fmtid="{D5CDD505-2E9C-101B-9397-08002B2CF9AE}" pid="15" name="Ram_Project_Name">
    <vt:lpwstr/>
  </property>
  <property fmtid="{D5CDD505-2E9C-101B-9397-08002B2CF9AE}" pid="16" name="CustomerId">
    <vt:lpwstr>ramboll</vt:lpwstr>
  </property>
  <property fmtid="{D5CDD505-2E9C-101B-9397-08002B2CF9AE}" pid="17" name="TemplateId">
    <vt:lpwstr>636401260757942719</vt:lpwstr>
  </property>
  <property fmtid="{D5CDD505-2E9C-101B-9397-08002B2CF9AE}" pid="18" name="UserProfileId">
    <vt:lpwstr>636643081480834579</vt:lpwstr>
  </property>
  <property fmtid="{D5CDD505-2E9C-101B-9397-08002B2CF9AE}" pid="19" name="ContentTypeId">
    <vt:lpwstr>0x01010024373CE2A0AAA344A185260442135A2D</vt:lpwstr>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y fmtid="{D5CDD505-2E9C-101B-9397-08002B2CF9AE}" pid="25" name="xd_Signature">
    <vt:bool>false</vt:bool>
  </property>
  <property fmtid="{D5CDD505-2E9C-101B-9397-08002B2CF9AE}" pid="26" name="MediaServiceImageTags">
    <vt:lpwstr/>
  </property>
  <property fmtid="{D5CDD505-2E9C-101B-9397-08002B2CF9AE}" pid="27" name="ClassificationContentMarkingFooterShapeIds">
    <vt:lpwstr>2,3,4,6,9,c,d,e,f</vt:lpwstr>
  </property>
  <property fmtid="{D5CDD505-2E9C-101B-9397-08002B2CF9AE}" pid="28" name="ClassificationContentMarkingFooterFontProps">
    <vt:lpwstr>#000000,7,Verdana</vt:lpwstr>
  </property>
  <property fmtid="{D5CDD505-2E9C-101B-9397-08002B2CF9AE}" pid="29" name="ClassificationContentMarkingFooterText">
    <vt:lpwstr>Confidential</vt:lpwstr>
  </property>
  <property fmtid="{D5CDD505-2E9C-101B-9397-08002B2CF9AE}" pid="30" name="MSIP_Label_26f68670-8fe7-46b3-b55b-6957d0e86a46_ActionId">
    <vt:lpwstr>ec0cd4fc-cb00-4cb9-9cd4-73bafc89ffba</vt:lpwstr>
  </property>
  <property fmtid="{D5CDD505-2E9C-101B-9397-08002B2CF9AE}" pid="31" name="MSIP_Label_26f68670-8fe7-46b3-b55b-6957d0e86a46_Name">
    <vt:lpwstr>Confidential - NO AI</vt:lpwstr>
  </property>
  <property fmtid="{D5CDD505-2E9C-101B-9397-08002B2CF9AE}" pid="32" name="MSIP_Label_26f68670-8fe7-46b3-b55b-6957d0e86a46_SetDate">
    <vt:lpwstr>2026-04-26T01:50:54Z</vt:lpwstr>
  </property>
  <property fmtid="{D5CDD505-2E9C-101B-9397-08002B2CF9AE}" pid="33" name="MSIP_Label_26f68670-8fe7-46b3-b55b-6957d0e86a46_SiteId">
    <vt:lpwstr>c8823c91-be81-4f89-b024-6c3dd789c106</vt:lpwstr>
  </property>
  <property fmtid="{D5CDD505-2E9C-101B-9397-08002B2CF9AE}" pid="34" name="MSIP_Label_26f68670-8fe7-46b3-b55b-6957d0e86a46_Enabled">
    <vt:lpwstr>True</vt:lpwstr>
  </property>
  <property fmtid="{D5CDD505-2E9C-101B-9397-08002B2CF9AE}" pid="35" name="Order">
    <vt:r8>585800</vt:r8>
  </property>
  <property fmtid="{D5CDD505-2E9C-101B-9397-08002B2CF9AE}" pid="36" name="docLang">
    <vt:lpwstr>da</vt:lpwstr>
  </property>
  <property fmtid="{D5CDD505-2E9C-101B-9397-08002B2CF9AE}" pid="37" name="MSIP_Label_26f68670-8fe7-46b3-b55b-6957d0e86a46_Removed">
    <vt:lpwstr>False</vt:lpwstr>
  </property>
  <property fmtid="{D5CDD505-2E9C-101B-9397-08002B2CF9AE}" pid="38" name="MSIP_Label_26f68670-8fe7-46b3-b55b-6957d0e86a46_Extended_MSFT_Method">
    <vt:lpwstr>Standard</vt:lpwstr>
  </property>
  <property fmtid="{D5CDD505-2E9C-101B-9397-08002B2CF9AE}" pid="39" name="Sensitivity">
    <vt:lpwstr>Confidential - NO AI</vt:lpwstr>
  </property>
</Properties>
</file>