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Pr="00442169" w:rsidRDefault="00F50260" w:rsidP="00066591">
      <w:r>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205792" w:rsidRPr="00603C80" w14:paraId="2B01D8E5" w14:textId="77777777" w:rsidTr="001A0BCD">
                              <w:trPr>
                                <w:trHeight w:hRule="exact" w:val="3839"/>
                              </w:trPr>
                              <w:tc>
                                <w:tcPr>
                                  <w:tcW w:w="9526" w:type="dxa"/>
                                  <w:tcBorders>
                                    <w:top w:val="nil"/>
                                    <w:left w:val="nil"/>
                                    <w:bottom w:val="nil"/>
                                    <w:right w:val="nil"/>
                                  </w:tcBorders>
                                </w:tcPr>
                                <w:p w14:paraId="07859716" w14:textId="7E343C64" w:rsidR="00205792" w:rsidRPr="00603C80" w:rsidRDefault="00205792" w:rsidP="001A0BCD">
                                  <w:pPr>
                                    <w:pStyle w:val="Documentdatatext"/>
                                  </w:pPr>
                                </w:p>
                              </w:tc>
                            </w:tr>
                          </w:tbl>
                          <w:p w14:paraId="00EAA1FC" w14:textId="77777777" w:rsidR="00205792" w:rsidRDefault="00205792" w:rsidP="00F50260"/>
                          <w:p w14:paraId="4454FD64" w14:textId="77777777" w:rsidR="00205792" w:rsidRDefault="00205792" w:rsidP="00F50260"/>
                          <w:p w14:paraId="0B89ABB1" w14:textId="77777777" w:rsidR="00205792" w:rsidRDefault="00205792" w:rsidP="00F50260"/>
                          <w:p w14:paraId="3B8C5362" w14:textId="77777777" w:rsidR="00205792" w:rsidRDefault="00205792"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205792" w:rsidRPr="00603C80" w14:paraId="2B01D8E5" w14:textId="77777777" w:rsidTr="001A0BCD">
                        <w:trPr>
                          <w:trHeight w:hRule="exact" w:val="3839"/>
                        </w:trPr>
                        <w:tc>
                          <w:tcPr>
                            <w:tcW w:w="9526" w:type="dxa"/>
                            <w:tcBorders>
                              <w:top w:val="nil"/>
                              <w:left w:val="nil"/>
                              <w:bottom w:val="nil"/>
                              <w:right w:val="nil"/>
                            </w:tcBorders>
                          </w:tcPr>
                          <w:p w14:paraId="07859716" w14:textId="7E343C64" w:rsidR="00205792" w:rsidRPr="00603C80" w:rsidRDefault="00205792" w:rsidP="001A0BCD">
                            <w:pPr>
                              <w:pStyle w:val="Documentdatatext"/>
                            </w:pPr>
                          </w:p>
                        </w:tc>
                      </w:tr>
                    </w:tbl>
                    <w:p w14:paraId="00EAA1FC" w14:textId="77777777" w:rsidR="00205792" w:rsidRDefault="00205792" w:rsidP="00F50260"/>
                    <w:p w14:paraId="4454FD64" w14:textId="77777777" w:rsidR="00205792" w:rsidRDefault="00205792" w:rsidP="00F50260"/>
                    <w:p w14:paraId="0B89ABB1" w14:textId="77777777" w:rsidR="00205792" w:rsidRDefault="00205792" w:rsidP="00F50260"/>
                    <w:p w14:paraId="3B8C5362" w14:textId="77777777" w:rsidR="00205792" w:rsidRDefault="00205792" w:rsidP="00F50260"/>
                  </w:txbxContent>
                </v:textbox>
                <w10:wrap anchorx="margin" anchory="page"/>
              </v:shape>
            </w:pict>
          </mc:Fallback>
        </mc:AlternateContent>
      </w:r>
    </w:p>
    <w:p w14:paraId="0DE951E2" w14:textId="77777777" w:rsidR="00025683" w:rsidRPr="00442169" w:rsidRDefault="00025683" w:rsidP="00066591"/>
    <w:p w14:paraId="4AF703D2" w14:textId="77777777" w:rsidR="00025683" w:rsidRPr="00442169" w:rsidRDefault="00F50260" w:rsidP="00066591">
      <w:r>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205792" w:rsidRPr="00603C80" w14:paraId="0BC940B8" w14:textId="77777777" w:rsidTr="00F50260">
                              <w:trPr>
                                <w:trHeight w:val="4641"/>
                              </w:trPr>
                              <w:tc>
                                <w:tcPr>
                                  <w:tcW w:w="9526" w:type="dxa"/>
                                  <w:tcBorders>
                                    <w:top w:val="nil"/>
                                    <w:left w:val="nil"/>
                                    <w:bottom w:val="nil"/>
                                    <w:right w:val="nil"/>
                                  </w:tcBorders>
                                </w:tcPr>
                                <w:p w14:paraId="503C63FE" w14:textId="77777777" w:rsidR="00205792" w:rsidRPr="00603C80" w:rsidRDefault="00205792" w:rsidP="001A0BCD">
                                  <w:pPr>
                                    <w:pStyle w:val="Documentdataleadtext"/>
                                  </w:pPr>
                                  <w:bookmarkStart w:id="0" w:name="LAN_Intendedfor"/>
                                  <w:r>
                                    <w:t>Til</w:t>
                                  </w:r>
                                  <w:bookmarkEnd w:id="0"/>
                                </w:p>
                                <w:p w14:paraId="37D4E0E3" w14:textId="77777777" w:rsidR="00205792" w:rsidRPr="00603C80" w:rsidRDefault="00205792" w:rsidP="001A0BCD">
                                  <w:pPr>
                                    <w:pStyle w:val="Documentdatatext"/>
                                  </w:pPr>
                                  <w:r>
                                    <w:fldChar w:fldCharType="begin"/>
                                    <w:instrText xml:space="preserve"> MACROBUTTON NoName [</w:instrText>
                                  </w:r>
                                  <w:bookmarkStart w:id="1" w:name="LAN_Text_12"/>
                                  <w:r>
                                    <w:instrText>Tekst</w:instrText>
                                  </w:r>
                                  <w:bookmarkEnd w:id="1"/>
                                  <w:r>
                                    <w:instrText>]</w:instrText>
                                    <w:fldChar w:fldCharType="end"/>
                                  </w:r>
                                </w:p>
                                <w:p w14:paraId="7CC44797" w14:textId="77777777" w:rsidR="00205792" w:rsidRPr="00603C80" w:rsidRDefault="00205792" w:rsidP="001A0BCD">
                                  <w:pPr>
                                    <w:pStyle w:val="Documentdataleadtext"/>
                                  </w:pPr>
                                </w:p>
                                <w:p w14:paraId="10FB77F9" w14:textId="77777777" w:rsidR="00205792" w:rsidRPr="00603C80" w:rsidRDefault="00205792" w:rsidP="001A0BCD">
                                  <w:pPr>
                                    <w:pStyle w:val="Documentdataleadtext"/>
                                  </w:pPr>
                                  <w:bookmarkStart w:id="2" w:name="LAN_Documenttype_2"/>
                                  <w:r>
                                    <w:t>Dokumenttype</w:t>
                                  </w:r>
                                  <w:bookmarkEnd w:id="2"/>
                                </w:p>
                                <w:p w14:paraId="1A3658B6" w14:textId="77777777" w:rsidR="00205792" w:rsidRPr="00603C80" w:rsidRDefault="00205792" w:rsidP="001A0BCD">
                                  <w:pPr>
                                    <w:pStyle w:val="Documentdatatext"/>
                                  </w:pPr>
                                  <w:r>
                                    <w:fldChar w:fldCharType="begin"/>
                                    <w:instrText xml:space="preserve"> MACROBUTTON NoName [</w:instrText>
                                  </w:r>
                                  <w:bookmarkStart w:id="3" w:name="LAN_Text_13"/>
                                  <w:r>
                                    <w:instrText>Tekst</w:instrText>
                                  </w:r>
                                  <w:bookmarkEnd w:id="3"/>
                                  <w:r>
                                    <w:instrText>]</w:instrText>
                                    <w:fldChar w:fldCharType="end"/>
                                  </w:r>
                                </w:p>
                                <w:p w14:paraId="31F5FC02" w14:textId="77777777" w:rsidR="00205792" w:rsidRPr="00603C80" w:rsidRDefault="00205792" w:rsidP="001A0BCD">
                                  <w:pPr>
                                    <w:pStyle w:val="Documentdataleadtext"/>
                                  </w:pPr>
                                </w:p>
                                <w:p w14:paraId="44D1B3EA" w14:textId="77777777" w:rsidR="00205792" w:rsidRPr="00603C80" w:rsidRDefault="00205792" w:rsidP="001A0BCD">
                                  <w:pPr>
                                    <w:pStyle w:val="Documentdataleadtext"/>
                                  </w:pPr>
                                  <w:bookmarkStart w:id="4" w:name="LAN_Date_1"/>
                                  <w:r>
                                    <w:t>Dato</w:t>
                                  </w:r>
                                  <w:bookmarkEnd w:id="4"/>
                                </w:p>
                                <w:p w14:paraId="3BEFF405" w14:textId="77777777" w:rsidR="00205792" w:rsidRPr="00603C80" w:rsidRDefault="00205792" w:rsidP="001A0BCD">
                                  <w:pPr>
                                    <w:pStyle w:val="Documentdatatext"/>
                                  </w:pPr>
                                  <w:r>
                                    <w:fldChar w:fldCharType="begin"/>
                                    <w:instrText xml:space="preserve"> MACROBUTTON NoName [</w:instrText>
                                  </w:r>
                                  <w:bookmarkStart w:id="5" w:name="LAN_MonthYear_1"/>
                                  <w:r>
                                    <w:instrText>Måned, År</w:instrText>
                                  </w:r>
                                  <w:bookmarkEnd w:id="5"/>
                                  <w:r>
                                    <w:instrText>]</w:instrText>
                                    <w:fldChar w:fldCharType="end"/>
                                  </w:r>
                                </w:p>
                                <w:p w14:paraId="7F713FC0" w14:textId="77777777" w:rsidR="00205792" w:rsidRPr="00603C80" w:rsidRDefault="00205792" w:rsidP="001A0BCD">
                                  <w:pPr>
                                    <w:pStyle w:val="Documentdataleadtext"/>
                                  </w:pPr>
                                </w:p>
                                <w:p w14:paraId="36A7A415" w14:textId="77777777" w:rsidR="00205792" w:rsidRPr="00603C80" w:rsidRDefault="00205792" w:rsidP="001A0BCD">
                                  <w:pPr>
                                    <w:pStyle w:val="Documentdataleadtext"/>
                                  </w:pPr>
                                  <w:r>
                                    <w:fldChar w:fldCharType="begin"/>
                                    <w:instrText xml:space="preserve"> MACROBUTTON NoName [</w:instrText>
                                  </w:r>
                                  <w:bookmarkStart w:id="6" w:name="LAN_Optional"/>
                                  <w:r>
                                    <w:instrText>Valgfri</w:instrText>
                                  </w:r>
                                  <w:bookmarkEnd w:id="6"/>
                                  <w:r>
                                    <w:instrText xml:space="preserve"> 1 </w:instrText>
                                  </w:r>
                                  <w:r>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instrText>]</w:instrText>
                                    <w:fldChar w:fldCharType="end"/>
                                  </w:r>
                                </w:p>
                                <w:p w14:paraId="584E92DE" w14:textId="77777777" w:rsidR="00205792" w:rsidRPr="00603C80" w:rsidRDefault="00205792" w:rsidP="001A0BCD">
                                  <w:pPr>
                                    <w:pStyle w:val="Documentdatatext"/>
                                  </w:pPr>
                                  <w:r>
                                    <w:fldChar w:fldCharType="begin"/>
                                    <w:instrText xml:space="preserve"> MACROBUTTON NoName [</w:instrText>
                                  </w:r>
                                  <w:bookmarkStart w:id="8" w:name="LAN_Text_14"/>
                                  <w:r>
                                    <w:instrText>Tekst</w:instrText>
                                  </w:r>
                                  <w:bookmarkEnd w:id="8"/>
                                  <w:r>
                                    <w:instrText xml:space="preserve"> </w:instrText>
                                  </w:r>
                                  <w:r>
                                    <w:rPr>
                                      <w:color w:val="800000"/>
                                      <w:sz w:val="12"/>
                                    </w:rPr>
                                    <w:instrText xml:space="preserve">- </w:instrText>
                                  </w:r>
                                  <w:bookmarkStart w:id="9" w:name="LAN_RememberDelete_7"/>
                                  <w:r>
                                    <w:rPr>
                                      <w:color w:val="800000"/>
                                      <w:sz w:val="12"/>
                                    </w:rPr>
                                    <w:instrText>Hvis der ikke er valfri tekst, slet da dette felt</w:instrText>
                                  </w:r>
                                  <w:bookmarkEnd w:id="9"/>
                                  <w:r>
                                    <w:instrText>]</w:instrText>
                                    <w:fldChar w:fldCharType="end"/>
                                  </w:r>
                                </w:p>
                                <w:p w14:paraId="5965354D" w14:textId="77777777" w:rsidR="00205792" w:rsidRPr="00603C80" w:rsidRDefault="00205792" w:rsidP="001A0BCD">
                                  <w:pPr>
                                    <w:pStyle w:val="Documentdataleadtext"/>
                                  </w:pPr>
                                </w:p>
                                <w:p w14:paraId="1ABA9EF8" w14:textId="77777777" w:rsidR="00205792" w:rsidRPr="00603C80" w:rsidRDefault="00205792" w:rsidP="001A0BCD">
                                  <w:pPr>
                                    <w:pStyle w:val="Documentdataleadtext"/>
                                  </w:pPr>
                                  <w:r>
                                    <w:fldChar w:fldCharType="begin"/>
                                    <w:instrText xml:space="preserve"> MACROBUTTON NoName [</w:instrText>
                                  </w:r>
                                  <w:bookmarkStart w:id="10" w:name="LAN_Optional_1"/>
                                  <w:r>
                                    <w:instrText>Valgfri</w:instrText>
                                  </w:r>
                                  <w:bookmarkEnd w:id="10"/>
                                  <w:r>
                                    <w:instrText xml:space="preserve"> 2 </w:instrText>
                                  </w:r>
                                  <w:r>
                                    <w:rPr>
                                      <w:color w:val="800000"/>
                                      <w:sz w:val="12"/>
                                    </w:rPr>
                                    <w:instrText xml:space="preserve">- </w:instrText>
                                  </w:r>
                                  <w:bookmarkStart w:id="11" w:name="LAN_RememberDelete_8"/>
                                  <w:r>
                                    <w:rPr>
                                      <w:color w:val="800000"/>
                                      <w:sz w:val="12"/>
                                    </w:rPr>
                                    <w:instrText>Hvis der ikke er valfri tekst, slet da dette felt</w:instrText>
                                  </w:r>
                                  <w:bookmarkEnd w:id="11"/>
                                  <w:r>
                                    <w:instrText>]</w:instrText>
                                    <w:fldChar w:fldCharType="end"/>
                                  </w:r>
                                </w:p>
                                <w:p w14:paraId="04715B53" w14:textId="77777777" w:rsidR="00205792" w:rsidRPr="00603C80" w:rsidRDefault="00205792" w:rsidP="001A0BCD">
                                  <w:pPr>
                                    <w:pStyle w:val="Documentdatatext"/>
                                  </w:pPr>
                                  <w:r>
                                    <w:fldChar w:fldCharType="begin"/>
                                    <w:instrText xml:space="preserve"> MACROBUTTON NoName [</w:instrText>
                                  </w:r>
                                  <w:bookmarkStart w:id="12" w:name="LAN_Text_15"/>
                                  <w:r>
                                    <w:instrText>Tekst</w:instrText>
                                  </w:r>
                                  <w:bookmarkEnd w:id="12"/>
                                  <w:r>
                                    <w:instrText xml:space="preserve"> </w:instrText>
                                  </w:r>
                                  <w:r>
                                    <w:rPr>
                                      <w:color w:val="800000"/>
                                      <w:sz w:val="12"/>
                                    </w:rPr>
                                    <w:instrText xml:space="preserve">- </w:instrText>
                                  </w:r>
                                  <w:bookmarkStart w:id="13" w:name="LAN_RememberDelete_9"/>
                                  <w:r>
                                    <w:rPr>
                                      <w:color w:val="800000"/>
                                      <w:sz w:val="12"/>
                                    </w:rPr>
                                    <w:instrText>Hvis der ikke er valfri tekst, slet da dette felt</w:instrText>
                                  </w:r>
                                  <w:bookmarkEnd w:id="13"/>
                                  <w:r>
                                    <w:instrText>]</w:instrText>
                                    <w:fldChar w:fldCharType="end"/>
                                  </w:r>
                                </w:p>
                              </w:tc>
                            </w:tr>
                            <w:tr w:rsidR="00205792"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7CBA1220" w:rsidR="00205792" w:rsidRPr="007308ED" w:rsidRDefault="00BA7D7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14</w:t>
                                      </w:r>
                                    </w:sdtContent>
                                  </w:sdt>
                                  <w:r>
                                    <w:t xml:space="preserve"> </w:t>
                                  </w:r>
                                </w:p>
                                <w:p w14:paraId="0802EDBB" w14:textId="69FA5794" w:rsidR="00205792" w:rsidRPr="00B35708" w:rsidRDefault="00BA7D7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Prøver</w:t>
                                      </w:r>
                                    </w:sdtContent>
                                  </w:sdt>
                                </w:p>
                              </w:tc>
                            </w:tr>
                          </w:tbl>
                          <w:p w14:paraId="4DB39483" w14:textId="77777777" w:rsidR="00205792" w:rsidRDefault="00205792"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205792" w:rsidRPr="00603C80" w14:paraId="0BC940B8" w14:textId="77777777" w:rsidTr="00F50260">
                        <w:trPr>
                          <w:trHeight w:val="4641"/>
                        </w:trPr>
                        <w:tc>
                          <w:tcPr>
                            <w:tcW w:w="9526" w:type="dxa"/>
                            <w:tcBorders>
                              <w:top w:val="nil"/>
                              <w:left w:val="nil"/>
                              <w:bottom w:val="nil"/>
                              <w:right w:val="nil"/>
                            </w:tcBorders>
                          </w:tcPr>
                          <w:p w14:paraId="503C63FE" w14:textId="77777777" w:rsidR="00205792" w:rsidRPr="00603C80" w:rsidRDefault="00205792" w:rsidP="001A0BCD">
                            <w:pPr>
                              <w:pStyle w:val="Documentdataleadtext"/>
                            </w:pPr>
                            <w:bookmarkStart w:id="14" w:name="LAN_Intendedfor"/>
                            <w:r>
                              <w:t>Til</w:t>
                            </w:r>
                            <w:bookmarkEnd w:id="14"/>
                          </w:p>
                          <w:p w14:paraId="37D4E0E3" w14:textId="77777777" w:rsidR="00205792" w:rsidRPr="00603C80" w:rsidRDefault="00205792" w:rsidP="001A0BCD">
                            <w:pPr>
                              <w:pStyle w:val="Documentdatatext"/>
                            </w:pPr>
                            <w:r>
                              <w:fldChar w:fldCharType="begin"/>
                              <w:instrText xml:space="preserve"> MACROBUTTON NoName [</w:instrText>
                            </w:r>
                            <w:bookmarkStart w:id="15" w:name="LAN_Text_12"/>
                            <w:r>
                              <w:instrText>Tekst</w:instrText>
                            </w:r>
                            <w:bookmarkEnd w:id="15"/>
                            <w:r>
                              <w:instrText>]</w:instrText>
                              <w:fldChar w:fldCharType="end"/>
                            </w:r>
                          </w:p>
                          <w:p w14:paraId="7CC44797" w14:textId="77777777" w:rsidR="00205792" w:rsidRPr="00603C80" w:rsidRDefault="00205792" w:rsidP="001A0BCD">
                            <w:pPr>
                              <w:pStyle w:val="Documentdataleadtext"/>
                            </w:pPr>
                          </w:p>
                          <w:p w14:paraId="10FB77F9" w14:textId="77777777" w:rsidR="00205792" w:rsidRPr="00603C80" w:rsidRDefault="00205792" w:rsidP="001A0BCD">
                            <w:pPr>
                              <w:pStyle w:val="Documentdataleadtext"/>
                            </w:pPr>
                            <w:bookmarkStart w:id="16" w:name="LAN_Documenttype_2"/>
                            <w:r>
                              <w:t>Dokumenttype</w:t>
                            </w:r>
                            <w:bookmarkEnd w:id="16"/>
                          </w:p>
                          <w:p w14:paraId="1A3658B6" w14:textId="77777777" w:rsidR="00205792" w:rsidRPr="00603C80" w:rsidRDefault="00205792" w:rsidP="001A0BCD">
                            <w:pPr>
                              <w:pStyle w:val="Documentdatatext"/>
                            </w:pPr>
                            <w:r>
                              <w:fldChar w:fldCharType="begin"/>
                              <w:instrText xml:space="preserve"> MACROBUTTON NoName [</w:instrText>
                            </w:r>
                            <w:bookmarkStart w:id="17" w:name="LAN_Text_13"/>
                            <w:r>
                              <w:instrText>Tekst</w:instrText>
                            </w:r>
                            <w:bookmarkEnd w:id="17"/>
                            <w:r>
                              <w:instrText>]</w:instrText>
                              <w:fldChar w:fldCharType="end"/>
                            </w:r>
                          </w:p>
                          <w:p w14:paraId="31F5FC02" w14:textId="77777777" w:rsidR="00205792" w:rsidRPr="00603C80" w:rsidRDefault="00205792" w:rsidP="001A0BCD">
                            <w:pPr>
                              <w:pStyle w:val="Documentdataleadtext"/>
                            </w:pPr>
                          </w:p>
                          <w:p w14:paraId="44D1B3EA" w14:textId="77777777" w:rsidR="00205792" w:rsidRPr="00603C80" w:rsidRDefault="00205792" w:rsidP="001A0BCD">
                            <w:pPr>
                              <w:pStyle w:val="Documentdataleadtext"/>
                            </w:pPr>
                            <w:bookmarkStart w:id="18" w:name="LAN_Date_1"/>
                            <w:r>
                              <w:t>Dato</w:t>
                            </w:r>
                            <w:bookmarkEnd w:id="18"/>
                          </w:p>
                          <w:p w14:paraId="3BEFF405" w14:textId="77777777" w:rsidR="00205792" w:rsidRPr="00603C80" w:rsidRDefault="00205792" w:rsidP="001A0BCD">
                            <w:pPr>
                              <w:pStyle w:val="Documentdatatext"/>
                            </w:pPr>
                            <w:r>
                              <w:fldChar w:fldCharType="begin"/>
                              <w:instrText xml:space="preserve"> MACROBUTTON NoName [</w:instrText>
                            </w:r>
                            <w:bookmarkStart w:id="19" w:name="LAN_MonthYear_1"/>
                            <w:r>
                              <w:instrText>Måned, År</w:instrText>
                            </w:r>
                            <w:bookmarkEnd w:id="19"/>
                            <w:r>
                              <w:instrText>]</w:instrText>
                              <w:fldChar w:fldCharType="end"/>
                            </w:r>
                          </w:p>
                          <w:p w14:paraId="7F713FC0" w14:textId="77777777" w:rsidR="00205792" w:rsidRPr="00603C80" w:rsidRDefault="00205792" w:rsidP="001A0BCD">
                            <w:pPr>
                              <w:pStyle w:val="Documentdataleadtext"/>
                            </w:pPr>
                          </w:p>
                          <w:p w14:paraId="36A7A415" w14:textId="77777777" w:rsidR="00205792" w:rsidRPr="00603C80" w:rsidRDefault="00205792" w:rsidP="001A0BCD">
                            <w:pPr>
                              <w:pStyle w:val="Documentdataleadtext"/>
                            </w:pPr>
                            <w:r>
                              <w:fldChar w:fldCharType="begin"/>
                              <w:instrText xml:space="preserve"> MACROBUTTON NoName [</w:instrText>
                            </w:r>
                            <w:bookmarkStart w:id="20" w:name="LAN_Optional"/>
                            <w:r>
                              <w:instrText>Valgfri</w:instrText>
                            </w:r>
                            <w:bookmarkEnd w:id="20"/>
                            <w:r>
                              <w:instrText xml:space="preserve"> 1 </w:instrText>
                            </w:r>
                            <w:r>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instrText>]</w:instrText>
                              <w:fldChar w:fldCharType="end"/>
                            </w:r>
                          </w:p>
                          <w:p w14:paraId="584E92DE" w14:textId="77777777" w:rsidR="00205792" w:rsidRPr="00603C80" w:rsidRDefault="00205792" w:rsidP="001A0BCD">
                            <w:pPr>
                              <w:pStyle w:val="Documentdatatext"/>
                            </w:pPr>
                            <w:r>
                              <w:fldChar w:fldCharType="begin"/>
                              <w:instrText xml:space="preserve"> MACROBUTTON NoName [</w:instrText>
                            </w:r>
                            <w:bookmarkStart w:id="22" w:name="LAN_Text_14"/>
                            <w:r>
                              <w:instrText>Tekst</w:instrText>
                            </w:r>
                            <w:bookmarkEnd w:id="22"/>
                            <w:r>
                              <w:instrText xml:space="preserve"> </w:instrText>
                            </w:r>
                            <w:r>
                              <w:rPr>
                                <w:color w:val="800000"/>
                                <w:sz w:val="12"/>
                              </w:rPr>
                              <w:instrText xml:space="preserve">- </w:instrText>
                            </w:r>
                            <w:bookmarkStart w:id="23" w:name="LAN_RememberDelete_7"/>
                            <w:r>
                              <w:rPr>
                                <w:color w:val="800000"/>
                                <w:sz w:val="12"/>
                              </w:rPr>
                              <w:instrText>Hvis der ikke er valfri tekst, slet da dette felt</w:instrText>
                            </w:r>
                            <w:bookmarkEnd w:id="23"/>
                            <w:r>
                              <w:instrText>]</w:instrText>
                              <w:fldChar w:fldCharType="end"/>
                            </w:r>
                          </w:p>
                          <w:p w14:paraId="5965354D" w14:textId="77777777" w:rsidR="00205792" w:rsidRPr="00603C80" w:rsidRDefault="00205792" w:rsidP="001A0BCD">
                            <w:pPr>
                              <w:pStyle w:val="Documentdataleadtext"/>
                            </w:pPr>
                          </w:p>
                          <w:p w14:paraId="1ABA9EF8" w14:textId="77777777" w:rsidR="00205792" w:rsidRPr="00603C80" w:rsidRDefault="00205792" w:rsidP="001A0BCD">
                            <w:pPr>
                              <w:pStyle w:val="Documentdataleadtext"/>
                            </w:pPr>
                            <w:r>
                              <w:fldChar w:fldCharType="begin"/>
                              <w:instrText xml:space="preserve"> MACROBUTTON NoName [</w:instrText>
                            </w:r>
                            <w:bookmarkStart w:id="24" w:name="LAN_Optional_1"/>
                            <w:r>
                              <w:instrText>Valgfri</w:instrText>
                            </w:r>
                            <w:bookmarkEnd w:id="24"/>
                            <w:r>
                              <w:instrText xml:space="preserve"> 2 </w:instrText>
                            </w:r>
                            <w:r>
                              <w:rPr>
                                <w:color w:val="800000"/>
                                <w:sz w:val="12"/>
                              </w:rPr>
                              <w:instrText xml:space="preserve">- </w:instrText>
                            </w:r>
                            <w:bookmarkStart w:id="25" w:name="LAN_RememberDelete_8"/>
                            <w:r>
                              <w:rPr>
                                <w:color w:val="800000"/>
                                <w:sz w:val="12"/>
                              </w:rPr>
                              <w:instrText>Hvis der ikke er valfri tekst, slet da dette felt</w:instrText>
                            </w:r>
                            <w:bookmarkEnd w:id="25"/>
                            <w:r>
                              <w:instrText>]</w:instrText>
                              <w:fldChar w:fldCharType="end"/>
                            </w:r>
                          </w:p>
                          <w:p w14:paraId="04715B53" w14:textId="77777777" w:rsidR="00205792" w:rsidRPr="00603C80" w:rsidRDefault="00205792" w:rsidP="001A0BCD">
                            <w:pPr>
                              <w:pStyle w:val="Documentdatatext"/>
                            </w:pPr>
                            <w:r>
                              <w:fldChar w:fldCharType="begin"/>
                              <w:instrText xml:space="preserve"> MACROBUTTON NoName [</w:instrText>
                            </w:r>
                            <w:bookmarkStart w:id="26" w:name="LAN_Text_15"/>
                            <w:r>
                              <w:instrText>Tekst</w:instrText>
                            </w:r>
                            <w:bookmarkEnd w:id="26"/>
                            <w:r>
                              <w:instrText xml:space="preserve"> </w:instrText>
                            </w:r>
                            <w:r>
                              <w:rPr>
                                <w:color w:val="800000"/>
                                <w:sz w:val="12"/>
                              </w:rPr>
                              <w:instrText xml:space="preserve">- </w:instrText>
                            </w:r>
                            <w:bookmarkStart w:id="27" w:name="LAN_RememberDelete_9"/>
                            <w:r>
                              <w:rPr>
                                <w:color w:val="800000"/>
                                <w:sz w:val="12"/>
                              </w:rPr>
                              <w:instrText>Hvis der ikke er valfri tekst, slet da dette felt</w:instrText>
                            </w:r>
                            <w:bookmarkEnd w:id="27"/>
                            <w:r>
                              <w:instrText>]</w:instrText>
                              <w:fldChar w:fldCharType="end"/>
                            </w:r>
                          </w:p>
                        </w:tc>
                      </w:tr>
                      <w:tr w:rsidR="00205792"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7CBA1220" w:rsidR="00205792" w:rsidRPr="007308ED" w:rsidRDefault="00BA7D7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14</w:t>
                                </w:r>
                              </w:sdtContent>
                            </w:sdt>
                            <w:r>
                              <w:t xml:space="preserve"> </w:t>
                            </w:r>
                          </w:p>
                          <w:p w14:paraId="0802EDBB" w14:textId="69FA5794" w:rsidR="00205792" w:rsidRPr="00B35708" w:rsidRDefault="00BA7D7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Prøver</w:t>
                                </w:r>
                              </w:sdtContent>
                            </w:sdt>
                          </w:p>
                        </w:tc>
                      </w:tr>
                    </w:tbl>
                    <w:p w14:paraId="4DB39483" w14:textId="77777777" w:rsidR="00205792" w:rsidRDefault="00205792" w:rsidP="00F50260"/>
                  </w:txbxContent>
                </v:textbox>
                <w10:wrap anchorx="margin" anchory="page"/>
              </v:shape>
            </w:pict>
          </mc:Fallback>
        </mc:AlternateContent>
      </w:r>
    </w:p>
    <w:p w14:paraId="015A7C64" w14:textId="77777777" w:rsidR="00F50260" w:rsidRPr="00442169" w:rsidRDefault="00F50260" w:rsidP="00066591"/>
    <w:p w14:paraId="0762A76D" w14:textId="77777777" w:rsidR="00025683" w:rsidRPr="00442169" w:rsidRDefault="00025683" w:rsidP="00066591"/>
    <w:p w14:paraId="6EBDC2AF" w14:textId="77777777" w:rsidR="00025683" w:rsidRPr="00442169" w:rsidRDefault="00A84F08" w:rsidP="00066591">
      <w:pPr>
        <w:sectPr w:rsidR="00025683" w:rsidRPr="00442169"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205792" w:rsidRPr="00B35708" w14:paraId="1ACF459E" w14:textId="77777777" w:rsidTr="00A84F08">
                              <w:trPr>
                                <w:trHeight w:hRule="exact" w:val="2835"/>
                              </w:trPr>
                              <w:tc>
                                <w:tcPr>
                                  <w:tcW w:w="8947" w:type="dxa"/>
                                </w:tcPr>
                                <w:p w14:paraId="4880C6E0" w14:textId="411814EE" w:rsidR="00205792" w:rsidRPr="007308ED" w:rsidRDefault="00BA7D77"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Bilag 14</w:t>
                                      </w:r>
                                    </w:sdtContent>
                                  </w:sdt>
                                </w:p>
                                <w:p w14:paraId="0F5A6B33" w14:textId="48F3A767" w:rsidR="00205792" w:rsidRPr="007308ED" w:rsidRDefault="00BA7D77"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t>Prøver</w:t>
                                      </w:r>
                                    </w:sdtContent>
                                  </w:sdt>
                                </w:p>
                              </w:tc>
                            </w:tr>
                            <w:tr w:rsidR="00205792" w:rsidRPr="00B35708" w14:paraId="6C842256" w14:textId="77777777" w:rsidTr="00A84F08">
                              <w:trPr>
                                <w:trHeight w:hRule="exact" w:val="437"/>
                              </w:trPr>
                              <w:tc>
                                <w:tcPr>
                                  <w:tcW w:w="8947" w:type="dxa"/>
                                </w:tcPr>
                                <w:p w14:paraId="1CAE79D2" w14:textId="77777777" w:rsidR="00205792" w:rsidRPr="00B35708" w:rsidRDefault="00205792" w:rsidP="00A84F08">
                                  <w:pPr>
                                    <w:suppressOverlap/>
                                  </w:pPr>
                                </w:p>
                              </w:tc>
                            </w:tr>
                            <w:tr w:rsidR="00205792" w:rsidRPr="00B35708" w14:paraId="67C5AA8B" w14:textId="77777777" w:rsidTr="00A84F08">
                              <w:trPr>
                                <w:trHeight w:hRule="exact" w:val="5727"/>
                              </w:trPr>
                              <w:tc>
                                <w:tcPr>
                                  <w:tcW w:w="8947" w:type="dxa"/>
                                </w:tcPr>
                                <w:p w14:paraId="24262E29" w14:textId="77777777" w:rsidR="00205792" w:rsidRPr="00B35708" w:rsidRDefault="00205792" w:rsidP="00A84F08">
                                  <w:pPr>
                                    <w:suppressOverlap/>
                                    <w:jc w:val="center"/>
                                  </w:pPr>
                                  <w:r>
                                    <w:rPr>
                                      <w:noProof/>
                                    </w:rPr>
                                    <w:drawing>
                                      <wp:inline distT="0" distB="0" distL="0" distR="0" wp14:anchorId="748215FF" wp14:editId="71E48479">
                                        <wp:extent cx="6029325" cy="3529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042058" cy="3536488"/>
                                                </a:xfrm>
                                                <a:prstGeom prst="rect">
                                                  <a:avLst/>
                                                </a:prstGeom>
                                                <a:noFill/>
                                                <a:ln>
                                                  <a:noFill/>
                                                </a:ln>
                                              </pic:spPr>
                                            </pic:pic>
                                          </a:graphicData>
                                        </a:graphic>
                                      </wp:inline>
                                    </w:drawing>
                                  </w:r>
                                </w:p>
                              </w:tc>
                            </w:tr>
                          </w:tbl>
                          <w:p w14:paraId="252C738F" w14:textId="77777777" w:rsidR="00205792" w:rsidRDefault="00205792"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PJ0pdAIAAF4FAAAOAAAAZHJzL2Uyb0RvYy54bWysVF9v0zAQf0fiO1h+Z0k7NkHUdCqbipCm baJDe3Ydu41wfObsNimfnrOTtGPwMkQenLPv/93vbnbVNYbtFfoabMknZzlnykqoarsp+bfH5bsP nPkgbCUMWFXyg/L8av72zax1hZrCFkylkJER64vWlXwbgiuyzMutaoQ/A6csMTVgIwJdcZNVKFqy 3phsmueXWQtYOQSpvKfXm57J58m+1kqGe629CsyUnGIL6cR0ruOZzWei2KBw21oOYYh/iKIRtSWn R1M3Igi2w/oPU00tETzocCahyUDrWqqUA2UzyV9ks9oKp1IuVBzvjmXy/8+svNuv3AOy0H2CjhoY C9I6X3h6jPl0Gpv4p0gZ8amEh2PZVBeYpMfLyfT8MieWJN7Fxzx/Txeyk53UHfrwWUHDIlFypL6k con9rQ+96CgSvXkwdbWsjUkX3KyvDbK9oB4u0zdY/03MWNZSLOcXebJsIer3po2NdlSCw+DvlGOi wsGoKGPsV6VZXaVUk/MIRHV0L6RUNqQqUXZJOkppcvUaxUH+FNVrlPs8SCN5BhuOyk1tAVP2aX5O YVffx5B1L0/NeZZ3JEO37ijxkk9HCKyhOhAyEPqh8U4ua+rerfDhQSBNCXWcJj/c06ENUPFhoDjb Av7823uUJ/ASl7OWpq7k/sdOoOLMfLEE6ziiI4EjsR4Ju2uugUAwoZ3iZCJJAYMZSY3QPNFCWEQv xBJWkq+Sh5G8Dv3s00KRarFIQjSIToRbu3Iymo5VjVh87J4EugGwgbB+B+M8iuIFbnvZqOndYhcI egnUsa59FYd60xCnsRgWTtwSz+9J6rQW578AAAD//wMAUEsDBBQABgAIAAAAIQCdVP1z3gAAAAgB AAAPAAAAZHJzL2Rvd25yZXYueG1sTI/NasMwEITvhb6D2EJviVSXNrVrOYRA6A/00CSQq2xtbBNr ZSwldt++21Nzm2WGb2fy5eQ6ccEhtJ40PMwVCKTK25ZqDfvdZvYCIkRD1nSeUMMPBlgWtze5yawf 6Rsv21gLhlDIjIYmxj6TMlQNOhPmvkdi7+gHZyKfQy3tYEaGu04mSj1LZ1riD43pcd1gddqenQb1 cXj//Ep3lBzWG9nX+9UblqPW93fT6hVExCn+h+GvPleHgjuV/kw2iE7D7GnxyFGGgWA7VQsWJYsk TUAWubweUPwCAAD//wMAUEsBAi0AFAAGAAgAAAAhALaDOJL+AAAA4QEAABMAAAAAAAAAAAAAAAAA AAAAAFtDb250ZW50X1R5cGVzXS54bWxQSwECLQAUAAYACAAAACEAOP0h/9YAAACUAQAACwAAAAAA AAAAAAAAAAAvAQAAX3JlbHMvLnJlbHNQSwECLQAUAAYACAAAACEAXjydKXQCAABeBQAADgAAAAAA AAAAAAAAAAAuAgAAZHJzL2Uyb0RvYy54bWxQSwECLQAUAAYACAAAACEAnVT9c94AAAAIAQAADwAA AAAAAAAAAAAAAADOBAAAZHJzL2Rvd25yZXYueG1sUEsFBgAAAAAEAAQA8wAAANkFAAAAAA== "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205792" w:rsidRPr="00B35708" w14:paraId="1ACF459E" w14:textId="77777777" w:rsidTr="00A84F08">
                        <w:trPr>
                          <w:trHeight w:hRule="exact" w:val="2835"/>
                        </w:trPr>
                        <w:tc>
                          <w:tcPr>
                            <w:tcW w:w="8947" w:type="dxa"/>
                          </w:tcPr>
                          <w:p w14:paraId="4880C6E0" w14:textId="411814EE" w:rsidR="00205792" w:rsidRPr="007308ED" w:rsidRDefault="00BA7D77"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Bilag 14</w:t>
                                </w:r>
                              </w:sdtContent>
                            </w:sdt>
                          </w:p>
                          <w:p w14:paraId="0F5A6B33" w14:textId="48F3A767" w:rsidR="00205792" w:rsidRPr="007308ED" w:rsidRDefault="00BA7D77"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t>Prøver</w:t>
                                </w:r>
                              </w:sdtContent>
                            </w:sdt>
                          </w:p>
                        </w:tc>
                      </w:tr>
                      <w:tr w:rsidR="00205792" w:rsidRPr="00B35708" w14:paraId="6C842256" w14:textId="77777777" w:rsidTr="00A84F08">
                        <w:trPr>
                          <w:trHeight w:hRule="exact" w:val="437"/>
                        </w:trPr>
                        <w:tc>
                          <w:tcPr>
                            <w:tcW w:w="8947" w:type="dxa"/>
                          </w:tcPr>
                          <w:p w14:paraId="1CAE79D2" w14:textId="77777777" w:rsidR="00205792" w:rsidRPr="00B35708" w:rsidRDefault="00205792" w:rsidP="00A84F08">
                            <w:pPr>
                              <w:suppressOverlap/>
                            </w:pPr>
                          </w:p>
                        </w:tc>
                      </w:tr>
                      <w:tr w:rsidR="00205792" w:rsidRPr="00B35708" w14:paraId="67C5AA8B" w14:textId="77777777" w:rsidTr="00A84F08">
                        <w:trPr>
                          <w:trHeight w:hRule="exact" w:val="5727"/>
                        </w:trPr>
                        <w:tc>
                          <w:tcPr>
                            <w:tcW w:w="8947" w:type="dxa"/>
                          </w:tcPr>
                          <w:p w14:paraId="24262E29" w14:textId="77777777" w:rsidR="00205792" w:rsidRPr="00B35708" w:rsidRDefault="00205792" w:rsidP="00A84F08">
                            <w:pPr>
                              <w:suppressOverlap/>
                              <w:jc w:val="center"/>
                            </w:pPr>
                            <w:r>
                              <w:rPr>
                                <w:noProof/>
                              </w:rPr>
                              <w:drawing>
                                <wp:inline distT="0" distB="0" distL="0" distR="0" wp14:anchorId="748215FF" wp14:editId="71E48479">
                                  <wp:extent cx="6029325" cy="3529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042058" cy="3536488"/>
                                          </a:xfrm>
                                          <a:prstGeom prst="rect">
                                            <a:avLst/>
                                          </a:prstGeom>
                                          <a:noFill/>
                                          <a:ln>
                                            <a:noFill/>
                                          </a:ln>
                                        </pic:spPr>
                                      </pic:pic>
                                    </a:graphicData>
                                  </a:graphic>
                                </wp:inline>
                              </w:drawing>
                            </w:r>
                          </w:p>
                        </w:tc>
                      </w:tr>
                    </w:tbl>
                    <w:p w14:paraId="252C738F" w14:textId="77777777" w:rsidR="00205792" w:rsidRDefault="00205792" w:rsidP="00E333F0"/>
                  </w:txbxContent>
                </v:textbox>
                <w10:wrap anchorx="margin" anchory="margin"/>
              </v:shape>
            </w:pict>
          </mc:Fallback>
        </mc:AlternateContent>
      </w:r>
    </w:p>
    <w:p w14:paraId="00E2A0DC" w14:textId="77777777" w:rsidR="00025683" w:rsidRPr="00442169" w:rsidRDefault="00DC42BA" w:rsidP="00E9667B">
      <w:pPr>
        <w:spacing w:line="276" w:lineRule="auto"/>
        <w:rPr>
          <w:b/>
          <w:sz w:val="22"/>
          <w:szCs w:val="22"/>
        </w:rPr>
      </w:pPr>
      <w:r>
        <w:rPr>
          <w:b/>
          <w:sz w:val="22"/>
          <w:szCs w:val="22"/>
        </w:rPr>
        <w:lastRenderedPageBreak/>
        <w:t>Vejledning</w:t>
      </w:r>
    </w:p>
    <w:p w14:paraId="1141DBBC" w14:textId="77777777" w:rsidR="00DC42BA" w:rsidRPr="00442169" w:rsidRDefault="00DC42BA" w:rsidP="00E9667B">
      <w:pPr>
        <w:spacing w:line="276" w:lineRule="auto"/>
      </w:pPr>
    </w:p>
    <w:p w14:paraId="151FDDF9" w14:textId="77777777" w:rsidR="00E17EC7" w:rsidRPr="00442169" w:rsidRDefault="00E17EC7" w:rsidP="00E17EC7">
      <w:pPr>
        <w:rPr>
          <w:iCs/>
        </w:rPr>
      </w:pPr>
    </w:p>
    <w:p w14:paraId="06D98EED" w14:textId="16F14D7A" w:rsidR="009A1B68" w:rsidRPr="00442169" w:rsidRDefault="009A1B68" w:rsidP="009A1B68">
      <w:pPr>
        <w:rPr>
          <w:iCs/>
        </w:rPr>
      </w:pPr>
      <w:r>
        <w:rPr>
          <w:iCs/>
        </w:rPr>
        <w:t xml:space="preserve">Nærværende bilag beskriver de prøver, som Kontrakten omfatter, og det i bilaget angivne supplerer Kontraktens bestemmelser herom. </w:t>
      </w:r>
    </w:p>
    <w:p w14:paraId="634CC4BB" w14:textId="77777777" w:rsidR="009A1B68" w:rsidRPr="00442169" w:rsidRDefault="009A1B68" w:rsidP="009A1B68">
      <w:pPr>
        <w:rPr>
          <w:iCs/>
        </w:rPr>
      </w:pPr>
    </w:p>
    <w:p w14:paraId="16441F8C" w14:textId="068A8635" w:rsidR="009A1B68" w:rsidRPr="00442169" w:rsidRDefault="009A1B68" w:rsidP="00901A94">
      <w:pPr>
        <w:rPr>
          <w:iCs/>
        </w:rPr>
      </w:pPr>
      <w:r>
        <w:rPr>
          <w:iCs/>
        </w:rPr>
        <w:t xml:space="preserve">Tilbudsgiver skal udfylde Appendiks A, med en beskrivelse af sine værktøjer, metoder og processer til brug for tilbudsgivers egne interne tests og afvikling af prøver.</w:t>
      </w:r>
    </w:p>
    <w:p w14:paraId="4E7B0351" w14:textId="77777777" w:rsidR="009A1B68" w:rsidRPr="00442169" w:rsidRDefault="009A1B68" w:rsidP="009A1B68">
      <w:pPr>
        <w:rPr>
          <w:iCs/>
          <w:highlight w:val="yellow"/>
        </w:rPr>
      </w:pPr>
    </w:p>
    <w:p w14:paraId="3EAEA3B5" w14:textId="77777777" w:rsidR="003E0CDB" w:rsidRPr="00442169" w:rsidRDefault="003E0CDB" w:rsidP="003E0CDB">
      <w:pPr>
        <w:spacing w:line="276" w:lineRule="auto"/>
      </w:pPr>
      <w:r>
        <w:t xml:space="preserve">Bilaget indeholder </w:t>
      </w:r>
      <w:r>
        <w:rPr>
          <w:b/>
        </w:rPr>
        <w:t>mindstekrav</w:t>
      </w:r>
      <w:r>
        <w:t xml:space="preserve">. For mindstekrav gælder, at et mindstekrav </w:t>
      </w:r>
      <w:r>
        <w:rPr>
          <w:b/>
        </w:rPr>
        <w:t>skal</w:t>
      </w:r>
      <w:r>
        <w:t xml:space="preserve"> opfyldes. Opfyldes et mindstekrav ikke, betragtes tilbuddet som ikke-konditionsmæssigt og vil som følge heraf blive afvist. Mindstekrav er angivet i bokse og mærket med ”</w:t>
      </w:r>
      <w:r>
        <w:rPr>
          <w:b/>
          <w:color w:val="FF0000"/>
        </w:rPr>
        <w:t>Mindstekrav</w:t>
      </w:r>
      <w:r>
        <w:t>”.</w:t>
      </w:r>
    </w:p>
    <w:p w14:paraId="4CCB2A60" w14:textId="77777777" w:rsidR="003E0CDB" w:rsidRPr="00442169" w:rsidRDefault="003E0CDB" w:rsidP="003E0CDB">
      <w:pPr>
        <w:spacing w:line="276" w:lineRule="auto"/>
        <w:rPr>
          <w:highlight w:val="yellow"/>
        </w:rPr>
      </w:pPr>
    </w:p>
    <w:p w14:paraId="292573A0" w14:textId="77777777" w:rsidR="003E0CDB" w:rsidRPr="00442169" w:rsidRDefault="003E0CDB" w:rsidP="003E0CDB">
      <w:pPr>
        <w:spacing w:line="276" w:lineRule="auto"/>
      </w:pPr>
      <w:r>
        <w:t>Afvigelser over for krav i bilaget, der ikke er mindstekrav, skal markeres med ændringsmarkering (”Track Changes”) eller på anden måde tydeligt fremhæves, så den oprindelige tekst stadig fremgår.</w:t>
      </w:r>
    </w:p>
    <w:p w14:paraId="1CD1974C" w14:textId="77777777" w:rsidR="003E0CDB" w:rsidRPr="00442169" w:rsidRDefault="003E0CDB" w:rsidP="003E0CDB">
      <w:pPr>
        <w:spacing w:line="276" w:lineRule="auto"/>
      </w:pPr>
    </w:p>
    <w:p w14:paraId="2FA5EDBE" w14:textId="77777777" w:rsidR="003E0CDB" w:rsidRPr="00442169" w:rsidRDefault="003E0CDB" w:rsidP="003E0CDB">
      <w:pPr>
        <w:spacing w:line="276" w:lineRule="auto"/>
      </w:pPr>
      <w:r>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3D7B4FBC" w14:textId="77777777" w:rsidR="003E0CDB" w:rsidRPr="00442169" w:rsidRDefault="003E0CDB" w:rsidP="002048DE">
      <w:pPr>
        <w:spacing w:line="276" w:lineRule="auto"/>
      </w:pPr>
    </w:p>
    <w:p w14:paraId="730AB1C1" w14:textId="145F8EE2" w:rsidR="002048DE" w:rsidRPr="00442169" w:rsidRDefault="002048DE" w:rsidP="002048DE">
      <w:pPr>
        <w:spacing w:line="276" w:lineRule="auto"/>
      </w:pPr>
      <w:r>
        <w:t xml:space="preserve">Nærværende bilag indgår i vurderingen af underkriteriet ”Metode og proces”, jf. punkt 14.1 i udbudsbetingelserne.</w:t>
      </w:r>
    </w:p>
    <w:p w14:paraId="7C522EBF" w14:textId="77777777" w:rsidR="002048DE" w:rsidRPr="00442169" w:rsidRDefault="002048DE" w:rsidP="002048DE"/>
    <w:p w14:paraId="317CA4C4" w14:textId="68500CAA" w:rsidR="001F57D2" w:rsidRPr="00442169" w:rsidRDefault="001F57D2" w:rsidP="00A102FE"/>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rsidRPr="00442169" w14:paraId="228BA680" w14:textId="77777777" w:rsidTr="00465D99">
        <w:tc>
          <w:tcPr>
            <w:tcW w:w="6804" w:type="dxa"/>
          </w:tcPr>
          <w:p w14:paraId="735BC46E" w14:textId="77777777" w:rsidR="005328A3" w:rsidRPr="00442169" w:rsidRDefault="005328A3" w:rsidP="00DD6F75">
            <w:bookmarkStart w:id="29" w:name="OFF_ReportDisclaimer"/>
            <w:bookmarkEnd w:id="29"/>
          </w:p>
        </w:tc>
      </w:tr>
    </w:tbl>
    <w:p w14:paraId="58DB9694" w14:textId="77777777" w:rsidR="00DC42BA" w:rsidRPr="00442169" w:rsidRDefault="00DC42BA" w:rsidP="00DC42BA"/>
    <w:p w14:paraId="7B2C9D34" w14:textId="77777777" w:rsidR="00DC42BA" w:rsidRPr="00442169" w:rsidRDefault="00DC42BA" w:rsidP="00DC42BA"/>
    <w:p w14:paraId="7997D43D" w14:textId="77777777" w:rsidR="00DC42BA" w:rsidRPr="00442169" w:rsidRDefault="00DC42BA" w:rsidP="00DC42BA"/>
    <w:p w14:paraId="04013D93" w14:textId="77777777" w:rsidR="00017B70" w:rsidRPr="00442169" w:rsidRDefault="00017B70">
      <w:bookmarkStart w:id="30"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442169" w14:paraId="7DA2D92C" w14:textId="77777777" w:rsidTr="00D06DD3">
        <w:trPr>
          <w:trHeight w:hRule="exact" w:val="2892"/>
        </w:trPr>
        <w:tc>
          <w:tcPr>
            <w:tcW w:w="8791" w:type="dxa"/>
          </w:tcPr>
          <w:p w14:paraId="49B69C9C" w14:textId="08962B21" w:rsidR="00936B38" w:rsidRPr="00442169" w:rsidRDefault="00936B38" w:rsidP="001A0BCD">
            <w:pPr>
              <w:pStyle w:val="Overskrift"/>
            </w:pPr>
            <w:r>
              <w:lastRenderedPageBreak/>
              <w:t>Indhold</w:t>
            </w:r>
            <w:bookmarkEnd w:id="30"/>
          </w:p>
        </w:tc>
      </w:tr>
    </w:tbl>
    <w:p w14:paraId="64B6A76F" w14:textId="257BD06C" w:rsidR="00B043BC"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instrText>3</w:instrText>
        <w:instrText xml:space="preserve">" \h \z \u </w:instrText>
      </w:r>
      <w:r>
        <w:rPr>
          <w:caps/>
        </w:rPr>
        <w:fldChar w:fldCharType="separate"/>
      </w:r>
      <w:hyperlink w:anchor="_Toc241055514" w:history="1">
        <w:r>
          <w:rPr>
            <w:rStyle w:val="Hyperlink"/>
            <w:noProof/>
          </w:rPr>
          <w:t>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Indledning</w:t>
        </w:r>
        <w:r>
          <w:rPr>
            <w:noProof/>
            <w:webHidden/>
          </w:rPr>
          <w:tab/>
          <w:fldChar w:fldCharType="begin"/>
          <w:instrText xml:space="preserve"> PAGEREF _Toc241055514 \h </w:instrText>
          <w:fldChar w:fldCharType="separate"/>
          <w:t>1</w:t>
          <w:fldChar w:fldCharType="end"/>
        </w:r>
      </w:hyperlink>
    </w:p>
    <w:p w14:paraId="4E424B47" w14:textId="48373C6A" w:rsidR="00B043BC" w:rsidRDefault="00B043B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515" w:history="1">
        <w:r>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Fællesregler for afprøvning</w:t>
        </w:r>
        <w:r>
          <w:rPr>
            <w:noProof/>
            <w:webHidden/>
          </w:rPr>
          <w:tab/>
          <w:fldChar w:fldCharType="begin"/>
          <w:instrText xml:space="preserve"> PAGEREF _Toc241055515 \h </w:instrText>
          <w:fldChar w:fldCharType="separate"/>
          <w:t>1</w:t>
          <w:fldChar w:fldCharType="end"/>
        </w:r>
      </w:hyperlink>
    </w:p>
    <w:p w14:paraId="604EC998" w14:textId="76C933C0"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16" w:history="1">
        <w:r>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lang w:eastAsia="da-DK"/>
            <w14:ligatures w14:val="standardContextual"/>
          </w:rPr>
          <w:tab/>
        </w:r>
        <w:r>
          <w:rPr>
            <w:rStyle w:val="Hyperlink"/>
            <w:noProof/>
          </w:rPr>
          <w:t>Prøvens gennemførelse</w:t>
        </w:r>
        <w:r>
          <w:rPr>
            <w:noProof/>
            <w:webHidden/>
          </w:rPr>
          <w:tab/>
          <w:fldChar w:fldCharType="begin"/>
          <w:instrText xml:space="preserve"> PAGEREF _Toc241055516 \h </w:instrText>
          <w:fldChar w:fldCharType="separate"/>
          <w:t>1</w:t>
          <w:fldChar w:fldCharType="end"/>
        </w:r>
      </w:hyperlink>
    </w:p>
    <w:p w14:paraId="4998AE26" w14:textId="08D45776"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17" w:history="1">
        <w:r>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lang w:eastAsia="da-DK"/>
            <w14:ligatures w14:val="standardContextual"/>
          </w:rPr>
          <w:tab/>
        </w:r>
        <w:r>
          <w:rPr>
            <w:rStyle w:val="Hyperlink"/>
            <w:noProof/>
          </w:rPr>
          <w:t>Prøveplan</w:t>
        </w:r>
        <w:r>
          <w:rPr>
            <w:noProof/>
            <w:webHidden/>
          </w:rPr>
          <w:tab/>
          <w:fldChar w:fldCharType="begin"/>
          <w:instrText xml:space="preserve"> PAGEREF _Toc241055517 \h </w:instrText>
          <w:fldChar w:fldCharType="separate"/>
          <w:t>1</w:t>
          <w:fldChar w:fldCharType="end"/>
        </w:r>
      </w:hyperlink>
    </w:p>
    <w:p w14:paraId="015DD128" w14:textId="1554F71E"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18" w:history="1">
        <w:r>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szCs w:val="24"/>
            <w:lang w:eastAsia="da-DK"/>
            <w14:ligatures w14:val="standardContextual"/>
          </w:rPr>
          <w:tab/>
        </w:r>
        <w:r>
          <w:rPr>
            <w:rStyle w:val="Hyperlink"/>
            <w:noProof/>
          </w:rPr>
          <w:t>Rapportering</w:t>
        </w:r>
        <w:r>
          <w:rPr>
            <w:noProof/>
            <w:webHidden/>
          </w:rPr>
          <w:tab/>
          <w:fldChar w:fldCharType="begin"/>
          <w:instrText xml:space="preserve"> PAGEREF _Toc241055518 \h </w:instrText>
          <w:fldChar w:fldCharType="separate"/>
          <w:t>2</w:t>
          <w:fldChar w:fldCharType="end"/>
        </w:r>
      </w:hyperlink>
    </w:p>
    <w:p w14:paraId="072DADD9" w14:textId="3F813CF0"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19" w:history="1">
        <w:r>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 w:val="24"/>
            <w:szCs w:val="24"/>
            <w:lang w:eastAsia="da-DK"/>
            <w14:ligatures w14:val="standardContextual"/>
          </w:rPr>
          <w:tab/>
        </w:r>
        <w:r>
          <w:rPr>
            <w:rStyle w:val="Hyperlink"/>
            <w:noProof/>
          </w:rPr>
          <w:t>Godkendelse af en prøve</w:t>
        </w:r>
        <w:r>
          <w:rPr>
            <w:noProof/>
            <w:webHidden/>
          </w:rPr>
          <w:tab/>
          <w:fldChar w:fldCharType="begin"/>
          <w:instrText xml:space="preserve"> PAGEREF _Toc241055519 \h </w:instrText>
          <w:fldChar w:fldCharType="separate"/>
          <w:t>2</w:t>
          <w:fldChar w:fldCharType="end"/>
        </w:r>
      </w:hyperlink>
    </w:p>
    <w:p w14:paraId="7E7307CA" w14:textId="43467637"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20" w:history="1">
        <w:r>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kern w:val="2"/>
            <w:sz w:val="24"/>
            <w:szCs w:val="24"/>
            <w:lang w:eastAsia="da-DK"/>
            <w14:ligatures w14:val="standardContextual"/>
          </w:rPr>
          <w:tab/>
        </w:r>
        <w:r>
          <w:rPr>
            <w:rStyle w:val="Hyperlink"/>
            <w:noProof/>
          </w:rPr>
          <w:t>Betinget godkendelse af en prøve</w:t>
        </w:r>
        <w:r>
          <w:rPr>
            <w:noProof/>
            <w:webHidden/>
          </w:rPr>
          <w:tab/>
          <w:fldChar w:fldCharType="begin"/>
          <w:instrText xml:space="preserve"> PAGEREF _Toc241055520 \h </w:instrText>
          <w:fldChar w:fldCharType="separate"/>
          <w:t>3</w:t>
          <w:fldChar w:fldCharType="end"/>
        </w:r>
      </w:hyperlink>
    </w:p>
    <w:p w14:paraId="1DFED14D" w14:textId="77456D37"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21" w:history="1">
        <w:r>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Leverandørens værktøjer, metoder og processer</w:t>
        </w:r>
        <w:r>
          <w:rPr>
            <w:noProof/>
            <w:webHidden/>
          </w:rPr>
          <w:tab/>
          <w:fldChar w:fldCharType="begin"/>
          <w:instrText xml:space="preserve"> PAGEREF _Toc241055521 \h </w:instrText>
          <w:fldChar w:fldCharType="separate"/>
          <w:t>3</w:t>
          <w:fldChar w:fldCharType="end"/>
        </w:r>
      </w:hyperlink>
    </w:p>
    <w:p w14:paraId="53B02B0C" w14:textId="4ED932F4" w:rsidR="00B043BC" w:rsidRDefault="00B043B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522" w:history="1">
        <w:r>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Proof of Concept og verifikationstest</w:t>
        </w:r>
        <w:r>
          <w:rPr>
            <w:noProof/>
            <w:webHidden/>
          </w:rPr>
          <w:tab/>
          <w:fldChar w:fldCharType="begin"/>
          <w:instrText xml:space="preserve"> PAGEREF _Toc241055522 \h </w:instrText>
          <w:fldChar w:fldCharType="separate"/>
          <w:t>3</w:t>
          <w:fldChar w:fldCharType="end"/>
        </w:r>
      </w:hyperlink>
    </w:p>
    <w:p w14:paraId="28704E6B" w14:textId="6060F9F4"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23" w:history="1">
        <w:r>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eastAsia="da-DK"/>
            <w14:ligatures w14:val="standardContextual"/>
          </w:rPr>
          <w:tab/>
        </w:r>
        <w:r>
          <w:rPr>
            <w:rStyle w:val="Hyperlink"/>
            <w:noProof/>
          </w:rPr>
          <w:t>POC</w:t>
        </w:r>
        <w:r>
          <w:rPr>
            <w:noProof/>
            <w:webHidden/>
          </w:rPr>
          <w:tab/>
          <w:fldChar w:fldCharType="begin"/>
          <w:instrText xml:space="preserve"> PAGEREF _Toc241055523 \h </w:instrText>
          <w:fldChar w:fldCharType="separate"/>
          <w:t>4</w:t>
          <w:fldChar w:fldCharType="end"/>
        </w:r>
      </w:hyperlink>
    </w:p>
    <w:p w14:paraId="777D174A" w14:textId="5C5FC802"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24" w:history="1">
        <w:r>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eastAsia="da-DK"/>
            <w14:ligatures w14:val="standardContextual"/>
          </w:rPr>
          <w:tab/>
        </w:r>
        <w:r>
          <w:rPr>
            <w:rStyle w:val="Hyperlink"/>
            <w:noProof/>
          </w:rPr>
          <w:t>Verifikationstest</w:t>
        </w:r>
        <w:r>
          <w:rPr>
            <w:noProof/>
            <w:webHidden/>
          </w:rPr>
          <w:tab/>
          <w:fldChar w:fldCharType="begin"/>
          <w:instrText xml:space="preserve"> PAGEREF _Toc241055524 \h </w:instrText>
          <w:fldChar w:fldCharType="separate"/>
          <w:t>4</w:t>
          <w:fldChar w:fldCharType="end"/>
        </w:r>
      </w:hyperlink>
    </w:p>
    <w:p w14:paraId="14F36979" w14:textId="5D5469B4" w:rsidR="00B043BC" w:rsidRDefault="00B043B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525" w:history="1">
        <w:r>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Overtagelsesprøve</w:t>
        </w:r>
        <w:r>
          <w:rPr>
            <w:noProof/>
            <w:webHidden/>
          </w:rPr>
          <w:tab/>
          <w:fldChar w:fldCharType="begin"/>
          <w:instrText xml:space="preserve"> PAGEREF _Toc241055525 \h </w:instrText>
          <w:fldChar w:fldCharType="separate"/>
          <w:t>5</w:t>
          <w:fldChar w:fldCharType="end"/>
        </w:r>
      </w:hyperlink>
    </w:p>
    <w:p w14:paraId="5921F689" w14:textId="514EC53E"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26" w:history="1">
        <w:r>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Pr>
            <w:rStyle w:val="Hyperlink"/>
            <w:noProof/>
          </w:rPr>
          <w:t>Formål</w:t>
        </w:r>
        <w:r>
          <w:rPr>
            <w:noProof/>
            <w:webHidden/>
          </w:rPr>
          <w:tab/>
          <w:fldChar w:fldCharType="begin"/>
          <w:instrText xml:space="preserve"> PAGEREF _Toc241055526 \h </w:instrText>
          <w:fldChar w:fldCharType="separate"/>
          <w:t>5</w:t>
          <w:fldChar w:fldCharType="end"/>
        </w:r>
      </w:hyperlink>
    </w:p>
    <w:p w14:paraId="06FBCCBA" w14:textId="373A2644"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27" w:history="1">
        <w:r>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Pr>
            <w:rStyle w:val="Hyperlink"/>
            <w:noProof/>
          </w:rPr>
          <w:t>Tilrettelæggelse og gennemførelse</w:t>
        </w:r>
        <w:r>
          <w:rPr>
            <w:noProof/>
            <w:webHidden/>
          </w:rPr>
          <w:tab/>
          <w:fldChar w:fldCharType="begin"/>
          <w:instrText xml:space="preserve"> PAGEREF _Toc241055527 \h </w:instrText>
          <w:fldChar w:fldCharType="separate"/>
          <w:t>5</w:t>
          <w:fldChar w:fldCharType="end"/>
        </w:r>
      </w:hyperlink>
    </w:p>
    <w:p w14:paraId="04E99EB7" w14:textId="0039BAA0" w:rsidR="00B043BC" w:rsidRDefault="00B043BC">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5528" w:history="1">
        <w:r>
          <w:rPr>
            <w:rStyle w:val="Hyperlink"/>
            <w:noProof/>
          </w:rPr>
          <w:t>4.2.1</w:t>
        </w:r>
        <w:r>
          <w:rPr>
            <w:rFonts w:asciiTheme="minorHAnsi" w:eastAsiaTheme="minorEastAsia" w:hAnsiTheme="minorHAnsi" w:cstheme="minorBidi"/>
            <w:noProof/>
            <w:kern w:val="2"/>
            <w:sz w:val="24"/>
            <w:szCs w:val="24"/>
            <w:lang w:eastAsia="da-DK"/>
            <w14:ligatures w14:val="standardContextual"/>
          </w:rPr>
          <w:tab/>
        </w:r>
        <w:r>
          <w:rPr>
            <w:rStyle w:val="Hyperlink"/>
            <w:noProof/>
          </w:rPr>
          <w:t>Integrationstest</w:t>
        </w:r>
        <w:r>
          <w:rPr>
            <w:noProof/>
            <w:webHidden/>
          </w:rPr>
          <w:tab/>
          <w:fldChar w:fldCharType="begin"/>
          <w:instrText xml:space="preserve"> PAGEREF _Toc241055528 \h </w:instrText>
          <w:fldChar w:fldCharType="separate"/>
          <w:t>6</w:t>
          <w:fldChar w:fldCharType="end"/>
        </w:r>
      </w:hyperlink>
    </w:p>
    <w:p w14:paraId="117A8D3A" w14:textId="789C21B4" w:rsidR="00B043BC" w:rsidRDefault="00B043BC">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5529" w:history="1">
        <w:r>
          <w:rPr>
            <w:rStyle w:val="Hyperlink"/>
            <w:noProof/>
          </w:rPr>
          <w:t>4.2.2</w:t>
        </w:r>
        <w:r>
          <w:rPr>
            <w:rFonts w:asciiTheme="minorHAnsi" w:eastAsiaTheme="minorEastAsia" w:hAnsiTheme="minorHAnsi" w:cstheme="minorBidi"/>
            <w:noProof/>
            <w:kern w:val="2"/>
            <w:sz w:val="24"/>
            <w:szCs w:val="24"/>
            <w:lang w:eastAsia="da-DK"/>
            <w14:ligatures w14:val="standardContextual"/>
          </w:rPr>
          <w:tab/>
        </w:r>
        <w:r>
          <w:rPr>
            <w:rStyle w:val="Hyperlink"/>
            <w:noProof/>
          </w:rPr>
          <w:t>Test af svartider</w:t>
        </w:r>
        <w:r>
          <w:rPr>
            <w:noProof/>
            <w:webHidden/>
          </w:rPr>
          <w:tab/>
          <w:fldChar w:fldCharType="begin"/>
          <w:instrText xml:space="preserve"> PAGEREF _Toc241055529 \h </w:instrText>
          <w:fldChar w:fldCharType="separate"/>
          <w:t>6</w:t>
          <w:fldChar w:fldCharType="end"/>
        </w:r>
      </w:hyperlink>
    </w:p>
    <w:p w14:paraId="2588AD22" w14:textId="7EBCE983" w:rsidR="00B043BC" w:rsidRDefault="00B043BC">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5530" w:history="1">
        <w:r>
          <w:rPr>
            <w:rStyle w:val="Hyperlink"/>
            <w:noProof/>
          </w:rPr>
          <w:t>4.2.3</w:t>
        </w:r>
        <w:r>
          <w:rPr>
            <w:rFonts w:asciiTheme="minorHAnsi" w:eastAsiaTheme="minorEastAsia" w:hAnsiTheme="minorHAnsi" w:cstheme="minorBidi"/>
            <w:noProof/>
            <w:kern w:val="2"/>
            <w:sz w:val="24"/>
            <w:szCs w:val="24"/>
            <w:lang w:eastAsia="da-DK"/>
            <w14:ligatures w14:val="standardContextual"/>
          </w:rPr>
          <w:tab/>
        </w:r>
        <w:r>
          <w:rPr>
            <w:rStyle w:val="Hyperlink"/>
            <w:noProof/>
          </w:rPr>
          <w:t>Sikkerhedstest</w:t>
        </w:r>
        <w:r>
          <w:rPr>
            <w:noProof/>
            <w:webHidden/>
          </w:rPr>
          <w:tab/>
          <w:fldChar w:fldCharType="begin"/>
          <w:instrText xml:space="preserve"> PAGEREF _Toc241055530 \h </w:instrText>
          <w:fldChar w:fldCharType="separate"/>
          <w:t>6</w:t>
          <w:fldChar w:fldCharType="end"/>
        </w:r>
      </w:hyperlink>
    </w:p>
    <w:p w14:paraId="0766BAA3" w14:textId="1F40CBB3" w:rsidR="00B043BC" w:rsidRDefault="00B043BC">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5531" w:history="1">
        <w:r>
          <w:rPr>
            <w:rStyle w:val="Hyperlink"/>
            <w:noProof/>
          </w:rPr>
          <w:t>4.2.4</w:t>
        </w:r>
        <w:r>
          <w:rPr>
            <w:rFonts w:asciiTheme="minorHAnsi" w:eastAsiaTheme="minorEastAsia" w:hAnsiTheme="minorHAnsi" w:cstheme="minorBidi"/>
            <w:noProof/>
            <w:kern w:val="2"/>
            <w:sz w:val="24"/>
            <w:szCs w:val="24"/>
            <w:lang w:eastAsia="da-DK"/>
            <w14:ligatures w14:val="standardContextual"/>
          </w:rPr>
          <w:tab/>
        </w:r>
        <w:r>
          <w:rPr>
            <w:rStyle w:val="Hyperlink"/>
            <w:noProof/>
          </w:rPr>
          <w:t>Dokumentationstest</w:t>
        </w:r>
        <w:r>
          <w:rPr>
            <w:noProof/>
            <w:webHidden/>
          </w:rPr>
          <w:tab/>
          <w:fldChar w:fldCharType="begin"/>
          <w:instrText xml:space="preserve"> PAGEREF _Toc241055531 \h </w:instrText>
          <w:fldChar w:fldCharType="separate"/>
          <w:t>6</w:t>
          <w:fldChar w:fldCharType="end"/>
        </w:r>
      </w:hyperlink>
    </w:p>
    <w:p w14:paraId="0B12A50F" w14:textId="2DC1B925"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2" w:history="1">
        <w:r>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 w:val="24"/>
            <w:szCs w:val="24"/>
            <w:lang w:eastAsia="da-DK"/>
            <w14:ligatures w14:val="standardContextual"/>
          </w:rPr>
          <w:tab/>
        </w:r>
        <w:r>
          <w:rPr>
            <w:rStyle w:val="Hyperlink"/>
            <w:noProof/>
          </w:rPr>
          <w:t>Godkendelseskriterier</w:t>
        </w:r>
        <w:r>
          <w:rPr>
            <w:noProof/>
            <w:webHidden/>
          </w:rPr>
          <w:tab/>
          <w:fldChar w:fldCharType="begin"/>
          <w:instrText xml:space="preserve"> PAGEREF _Toc241055532 \h </w:instrText>
          <w:fldChar w:fldCharType="separate"/>
          <w:t>6</w:t>
          <w:fldChar w:fldCharType="end"/>
        </w:r>
      </w:hyperlink>
    </w:p>
    <w:p w14:paraId="6552D982" w14:textId="23FAFEC6"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3" w:history="1">
        <w:r>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sz w:val="24"/>
            <w:szCs w:val="24"/>
            <w:lang w:eastAsia="da-DK"/>
            <w14:ligatures w14:val="standardContextual"/>
          </w:rPr>
          <w:tab/>
        </w:r>
        <w:r>
          <w:rPr>
            <w:rStyle w:val="Hyperlink"/>
            <w:noProof/>
          </w:rPr>
          <w:t>Fejl eller Mangler i Standardprogrammel</w:t>
        </w:r>
        <w:r>
          <w:rPr>
            <w:noProof/>
            <w:webHidden/>
          </w:rPr>
          <w:tab/>
          <w:fldChar w:fldCharType="begin"/>
          <w:instrText xml:space="preserve"> PAGEREF _Toc241055533 \h </w:instrText>
          <w:fldChar w:fldCharType="separate"/>
          <w:t>7</w:t>
          <w:fldChar w:fldCharType="end"/>
        </w:r>
      </w:hyperlink>
    </w:p>
    <w:p w14:paraId="366F3EBF" w14:textId="538E5450"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4" w:history="1">
        <w:r>
          <w:rPr>
            <w:rStyle w:val="Hyperlink"/>
            <w:noProof/>
            <w14:scene3d>
              <w14:camera w14:prst="orthographicFront"/>
              <w14:lightRig w14:rig="threePt" w14:dir="t">
                <w14:rot w14:lat="0" w14:lon="0" w14:rev="0"/>
              </w14:lightRig>
            </w14:scene3d>
          </w:rPr>
          <w:t>4.5</w:t>
        </w:r>
        <w:r>
          <w:rPr>
            <w:rFonts w:asciiTheme="minorHAnsi" w:eastAsiaTheme="minorEastAsia" w:hAnsiTheme="minorHAnsi" w:cstheme="minorBidi"/>
            <w:noProof/>
            <w:kern w:val="2"/>
            <w:sz w:val="24"/>
            <w:szCs w:val="24"/>
            <w:lang w:eastAsia="da-DK"/>
            <w14:ligatures w14:val="standardContextual"/>
          </w:rPr>
          <w:tab/>
        </w:r>
        <w:r>
          <w:rPr>
            <w:rStyle w:val="Hyperlink"/>
            <w:noProof/>
          </w:rPr>
          <w:t>Godkendelse</w:t>
        </w:r>
        <w:r>
          <w:rPr>
            <w:noProof/>
            <w:webHidden/>
          </w:rPr>
          <w:tab/>
          <w:fldChar w:fldCharType="begin"/>
          <w:instrText xml:space="preserve"> PAGEREF _Toc241055534 \h </w:instrText>
          <w:fldChar w:fldCharType="separate"/>
          <w:t>8</w:t>
          <w:fldChar w:fldCharType="end"/>
        </w:r>
      </w:hyperlink>
    </w:p>
    <w:p w14:paraId="64C6FC27" w14:textId="00ED7CDE" w:rsidR="00B043BC" w:rsidRDefault="00B043B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535" w:history="1">
        <w:r>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Driftsprøve</w:t>
        </w:r>
        <w:r>
          <w:rPr>
            <w:noProof/>
            <w:webHidden/>
          </w:rPr>
          <w:tab/>
          <w:fldChar w:fldCharType="begin"/>
          <w:instrText xml:space="preserve"> PAGEREF _Toc241055535 \h </w:instrText>
          <w:fldChar w:fldCharType="separate"/>
          <w:t>8</w:t>
          <w:fldChar w:fldCharType="end"/>
        </w:r>
      </w:hyperlink>
    </w:p>
    <w:p w14:paraId="40C44B0B" w14:textId="5D9A73B2"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6" w:history="1">
        <w:r>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Pr>
            <w:rStyle w:val="Hyperlink"/>
            <w:noProof/>
          </w:rPr>
          <w:t>Formål og omfang</w:t>
        </w:r>
        <w:r>
          <w:rPr>
            <w:noProof/>
            <w:webHidden/>
          </w:rPr>
          <w:tab/>
          <w:fldChar w:fldCharType="begin"/>
          <w:instrText xml:space="preserve"> PAGEREF _Toc241055536 \h </w:instrText>
          <w:fldChar w:fldCharType="separate"/>
          <w:t>8</w:t>
          <w:fldChar w:fldCharType="end"/>
        </w:r>
      </w:hyperlink>
    </w:p>
    <w:p w14:paraId="457FCDE5" w14:textId="2D80367A"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7" w:history="1">
        <w:r>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eastAsia="da-DK"/>
            <w14:ligatures w14:val="standardContextual"/>
          </w:rPr>
          <w:tab/>
        </w:r>
        <w:r>
          <w:rPr>
            <w:rStyle w:val="Hyperlink"/>
            <w:noProof/>
          </w:rPr>
          <w:t>Prøveplan</w:t>
        </w:r>
        <w:r>
          <w:rPr>
            <w:noProof/>
            <w:webHidden/>
          </w:rPr>
          <w:tab/>
          <w:fldChar w:fldCharType="begin"/>
          <w:instrText xml:space="preserve"> PAGEREF _Toc241055537 \h </w:instrText>
          <w:fldChar w:fldCharType="separate"/>
          <w:t>8</w:t>
          <w:fldChar w:fldCharType="end"/>
        </w:r>
      </w:hyperlink>
    </w:p>
    <w:p w14:paraId="530AAF6B" w14:textId="3DF70D96"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8" w:history="1">
        <w:r>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lang w:eastAsia="da-DK"/>
            <w14:ligatures w14:val="standardContextual"/>
          </w:rPr>
          <w:tab/>
        </w:r>
        <w:r>
          <w:rPr>
            <w:rStyle w:val="Hyperlink"/>
            <w:noProof/>
          </w:rPr>
          <w:t>Gennemførelse</w:t>
        </w:r>
        <w:r>
          <w:rPr>
            <w:noProof/>
            <w:webHidden/>
          </w:rPr>
          <w:tab/>
          <w:fldChar w:fldCharType="begin"/>
          <w:instrText xml:space="preserve"> PAGEREF _Toc241055538 \h </w:instrText>
          <w:fldChar w:fldCharType="separate"/>
          <w:t>8</w:t>
          <w:fldChar w:fldCharType="end"/>
        </w:r>
      </w:hyperlink>
    </w:p>
    <w:p w14:paraId="5BF884EB" w14:textId="749A404E" w:rsidR="00B043BC" w:rsidRDefault="00B043BC">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539" w:history="1">
        <w:r>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 w:val="24"/>
            <w:szCs w:val="24"/>
            <w:lang w:eastAsia="da-DK"/>
            <w14:ligatures w14:val="standardContextual"/>
          </w:rPr>
          <w:tab/>
        </w:r>
        <w:r>
          <w:rPr>
            <w:rStyle w:val="Hyperlink"/>
            <w:noProof/>
          </w:rPr>
          <w:t>Godkendelseskriterier</w:t>
        </w:r>
        <w:r>
          <w:rPr>
            <w:noProof/>
            <w:webHidden/>
          </w:rPr>
          <w:tab/>
          <w:fldChar w:fldCharType="begin"/>
          <w:instrText xml:space="preserve"> PAGEREF _Toc241055539 \h </w:instrText>
          <w:fldChar w:fldCharType="separate"/>
          <w:t>9</w:t>
          <w:fldChar w:fldCharType="end"/>
        </w:r>
      </w:hyperlink>
    </w:p>
    <w:p w14:paraId="68101E89" w14:textId="4B6D71B1" w:rsidR="00B043BC" w:rsidRDefault="00B043B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540" w:history="1">
        <w:r>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Appendiks A – Leverandørens værktøjer, metoder og processer</w:t>
        </w:r>
        <w:r>
          <w:rPr>
            <w:noProof/>
            <w:webHidden/>
          </w:rPr>
          <w:tab/>
          <w:fldChar w:fldCharType="begin"/>
          <w:instrText xml:space="preserve"> PAGEREF _Toc241055540 \h </w:instrText>
          <w:fldChar w:fldCharType="separate"/>
          <w:t>10</w:t>
          <w:fldChar w:fldCharType="end"/>
        </w:r>
      </w:hyperlink>
    </w:p>
    <w:p w14:paraId="1CB1A032" w14:textId="4D704E94" w:rsidR="00D06DD3" w:rsidRPr="00442169" w:rsidRDefault="00A27A90" w:rsidP="00936B38">
      <w:r>
        <w:fldChar w:fldCharType="end"/>
      </w:r>
    </w:p>
    <w:p w14:paraId="655B5024" w14:textId="77777777" w:rsidR="00A40A26" w:rsidRPr="00442169" w:rsidRDefault="00A40A26" w:rsidP="00DE6588">
      <w:pPr>
        <w:ind w:hanging="426"/>
      </w:pPr>
    </w:p>
    <w:p w14:paraId="7B1E54D5" w14:textId="77777777" w:rsidR="00A40A26" w:rsidRPr="00442169" w:rsidRDefault="00A40A26" w:rsidP="00DE6588"/>
    <w:p w14:paraId="15DA2473" w14:textId="77777777" w:rsidR="00E05D2C" w:rsidRDefault="00E05D2C" w:rsidP="00DE6588">
      <w:pPr>
        <w:spacing w:after="240" w:line="360" w:lineRule="auto"/>
        <w:ind w:hanging="567"/>
        <w:rPr>
          <w:b/>
          <w:caps/>
          <w:color w:val="009DE0"/>
          <w:sz w:val="22"/>
          <w:szCs w:val="22"/>
        </w:rPr>
        <w:sectPr w:rsidR="00E05D2C"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4B332AC7" w:rsidR="00BD35FA" w:rsidRPr="00442169" w:rsidRDefault="002F7262" w:rsidP="00E9667B">
      <w:pPr>
        <w:pStyle w:val="Overskrift1"/>
        <w:spacing w:line="276" w:lineRule="auto"/>
      </w:pPr>
      <w:bookmarkStart w:id="31" w:name="_Toc241055514"/>
      <w:r>
        <w:lastRenderedPageBreak/>
        <w:t>Indledning</w:t>
      </w:r>
      <w:bookmarkEnd w:id="31"/>
    </w:p>
    <w:p w14:paraId="5ABCD5BA" w14:textId="61DA6DFB" w:rsidR="00141D6C" w:rsidRPr="00442169" w:rsidRDefault="00141D6C" w:rsidP="00141D6C">
      <w:pPr>
        <w:pBdr>
          <w:top w:val="single" w:sz="4" w:space="1" w:color="auto"/>
          <w:left w:val="single" w:sz="4" w:space="4" w:color="auto"/>
          <w:bottom w:val="single" w:sz="4" w:space="1" w:color="auto"/>
          <w:right w:val="single" w:sz="4" w:space="4" w:color="auto"/>
        </w:pBdr>
        <w:rPr>
          <w:b/>
          <w:bCs/>
          <w:color w:val="FF0000"/>
        </w:rPr>
      </w:pPr>
      <w:r>
        <w:rPr>
          <w:b/>
          <w:bCs/>
          <w:color w:val="FF0000"/>
        </w:rPr>
        <w:t>Mindstekrav</w:t>
      </w:r>
    </w:p>
    <w:p w14:paraId="64BA9FB4" w14:textId="77777777" w:rsidR="00141D6C" w:rsidRPr="00442169" w:rsidRDefault="00141D6C" w:rsidP="00141D6C">
      <w:pPr>
        <w:pBdr>
          <w:top w:val="single" w:sz="4" w:space="1" w:color="auto"/>
          <w:left w:val="single" w:sz="4" w:space="4" w:color="auto"/>
          <w:bottom w:val="single" w:sz="4" w:space="1" w:color="auto"/>
          <w:right w:val="single" w:sz="4" w:space="4" w:color="auto"/>
        </w:pBdr>
      </w:pPr>
    </w:p>
    <w:p w14:paraId="5CD7D9CE" w14:textId="2855BCF1" w:rsidR="00DD03A8" w:rsidRPr="00442169" w:rsidRDefault="00DD03A8" w:rsidP="00141D6C">
      <w:pPr>
        <w:pBdr>
          <w:top w:val="single" w:sz="4" w:space="1" w:color="auto"/>
          <w:left w:val="single" w:sz="4" w:space="4" w:color="auto"/>
          <w:bottom w:val="single" w:sz="4" w:space="1" w:color="auto"/>
          <w:right w:val="single" w:sz="4" w:space="4" w:color="auto"/>
        </w:pBdr>
      </w:pPr>
      <w:r>
        <w:t xml:space="preserve">Afprøvning af Løsningen og den tilhørende Dokumentation sker ved gennemførelse af følgende prøver: </w:t>
      </w:r>
    </w:p>
    <w:p w14:paraId="67F24E73" w14:textId="77777777" w:rsidR="004F7BF2" w:rsidRPr="00442169" w:rsidRDefault="004F7BF2" w:rsidP="00141D6C">
      <w:pPr>
        <w:pBdr>
          <w:top w:val="single" w:sz="4" w:space="1" w:color="auto"/>
          <w:left w:val="single" w:sz="4" w:space="4" w:color="auto"/>
          <w:bottom w:val="single" w:sz="4" w:space="1" w:color="auto"/>
          <w:right w:val="single" w:sz="4" w:space="4" w:color="auto"/>
        </w:pBdr>
      </w:pPr>
    </w:p>
    <w:p w14:paraId="2FDFB82F" w14:textId="27A4D04D" w:rsidR="004F7BF2" w:rsidRPr="00463F26" w:rsidRDefault="004F7BF2" w:rsidP="00141D6C">
      <w:pPr>
        <w:pStyle w:val="Listeafsnit"/>
        <w:numPr>
          <w:ilvl w:val="0"/>
          <w:numId w:val="21"/>
        </w:numPr>
        <w:pBdr>
          <w:top w:val="single" w:sz="4" w:space="1" w:color="auto"/>
          <w:left w:val="single" w:sz="4" w:space="4" w:color="auto"/>
          <w:bottom w:val="single" w:sz="4" w:space="1" w:color="auto"/>
          <w:right w:val="single" w:sz="4" w:space="4" w:color="auto"/>
        </w:pBdr>
      </w:pPr>
      <w:r>
        <w:t xml:space="preserve">Overtagelsesprøve  </w:t>
      </w:r>
    </w:p>
    <w:p w14:paraId="44C536F8" w14:textId="11A3C059" w:rsidR="004F7BF2" w:rsidRPr="00463F26" w:rsidRDefault="004F7BF2" w:rsidP="00141D6C">
      <w:pPr>
        <w:pStyle w:val="Listeafsnit"/>
        <w:numPr>
          <w:ilvl w:val="0"/>
          <w:numId w:val="21"/>
        </w:numPr>
        <w:pBdr>
          <w:top w:val="single" w:sz="4" w:space="1" w:color="auto"/>
          <w:left w:val="single" w:sz="4" w:space="4" w:color="auto"/>
          <w:bottom w:val="single" w:sz="4" w:space="1" w:color="auto"/>
          <w:right w:val="single" w:sz="4" w:space="4" w:color="auto"/>
        </w:pBdr>
      </w:pPr>
      <w:r>
        <w:t>Driftsprøve</w:t>
      </w:r>
    </w:p>
    <w:p w14:paraId="225F8E4A" w14:textId="6B0A237E" w:rsidR="00DD03A8" w:rsidRPr="00442169" w:rsidRDefault="00DD03A8" w:rsidP="00DD03A8">
      <w:pPr>
        <w:pStyle w:val="Listeafsnit"/>
        <w:spacing w:line="276" w:lineRule="auto"/>
        <w:contextualSpacing w:val="0"/>
      </w:pPr>
    </w:p>
    <w:p w14:paraId="46E283B9" w14:textId="139659C1" w:rsidR="00DD03A8" w:rsidRPr="00442169" w:rsidRDefault="00DD03A8" w:rsidP="00DD03A8">
      <w:r>
        <w:t xml:space="preserve">De enkelte prøver kan bestå af en række underliggende tests. </w:t>
      </w:r>
    </w:p>
    <w:p w14:paraId="7AE43E0C" w14:textId="77777777" w:rsidR="00DD03A8" w:rsidRPr="00442169" w:rsidRDefault="00DD03A8" w:rsidP="00DD03A8"/>
    <w:p w14:paraId="212D5D81" w14:textId="5AF68EDF" w:rsidR="00DD03A8" w:rsidRPr="00442169" w:rsidRDefault="00DD03A8" w:rsidP="00DD03A8">
      <w:r>
        <w:t>Prøver gennemføres i overensstemmelse med Kontraktens bestemmelser og dette bilag.</w:t>
      </w:r>
    </w:p>
    <w:p w14:paraId="3FD3F646" w14:textId="049DECBD" w:rsidR="006540AC" w:rsidRPr="00442169" w:rsidRDefault="006540AC" w:rsidP="00DD03A8"/>
    <w:p w14:paraId="59A4BB12" w14:textId="44138D2E" w:rsidR="00BA2790" w:rsidRPr="00442169" w:rsidRDefault="00BA2790" w:rsidP="00BA2790">
      <w:r>
        <w:t xml:space="preserve">Medmindre andet aftales, finder prøveforløbet desuden anvendelse ved bestilling af Selvstændige Opgaver, som ikke bestilles som en del af Leverancen.</w:t>
      </w:r>
    </w:p>
    <w:p>
      <w:pPr>
        <w:rPr>
          <w:ins w:id="1112" w:author="Claude" w:date="2026-09-29T12:00:00Z"/>
        </w:rPr>
      </w:pPr>
      <w:ins w:id="1113" w:author="Claude" w:date="2026-09-29T12:00:00Z">
        <w:r>
          <w:t xml:space="preserve">Prøveforløbet finder tilsvarende anvendelse for Optionen på DVR online, jf. Kontraktens punkt 6.2 og 6.3, uanset om Optionen leveres som en del af Leverancen eller som en Selvstændig Opgave.</w:t>
        </w:r>
      </w:ins>
    </w:p>
    <w:p w14:paraId="398FB879" w14:textId="77777777" w:rsidR="00BA2790" w:rsidRPr="00442169" w:rsidRDefault="00BA2790" w:rsidP="00DD03A8"/>
    <w:p w14:paraId="6468DD2D" w14:textId="77777777" w:rsidR="00DD03A8" w:rsidRPr="00442169" w:rsidRDefault="00DD03A8" w:rsidP="00DD03A8"/>
    <w:p w14:paraId="25F9F3D9" w14:textId="77777777" w:rsidR="00DD03A8" w:rsidRPr="00442169" w:rsidRDefault="00DD03A8" w:rsidP="006540AC">
      <w:pPr>
        <w:pStyle w:val="Overskrift1"/>
        <w:pageBreakBefore w:val="0"/>
      </w:pPr>
      <w:bookmarkStart w:id="32" w:name="_Toc68514181"/>
      <w:bookmarkStart w:id="33" w:name="_Toc474919501"/>
      <w:bookmarkStart w:id="34" w:name="_Toc241055515"/>
      <w:r>
        <w:t>Fællesregler for afprøvning</w:t>
      </w:r>
      <w:bookmarkEnd w:id="32"/>
      <w:bookmarkEnd w:id="33"/>
      <w:bookmarkEnd w:id="34"/>
    </w:p>
    <w:p w14:paraId="010C7FE9" w14:textId="77777777" w:rsidR="00DD03A8" w:rsidRPr="00442169" w:rsidRDefault="00DD03A8" w:rsidP="008E6005">
      <w:pPr>
        <w:pStyle w:val="Overskrift2"/>
      </w:pPr>
      <w:bookmarkStart w:id="35" w:name="_Toc68514182"/>
      <w:bookmarkStart w:id="36" w:name="_Toc474919502"/>
      <w:bookmarkStart w:id="37" w:name="_Toc241055516"/>
      <w:r>
        <w:t>Prøvens gennemførelse</w:t>
      </w:r>
      <w:bookmarkEnd w:id="35"/>
      <w:bookmarkEnd w:id="36"/>
      <w:bookmarkEnd w:id="37"/>
    </w:p>
    <w:p w14:paraId="287062F7" w14:textId="77777777" w:rsidR="008E6005" w:rsidRPr="00442169" w:rsidRDefault="008E6005" w:rsidP="00DD03A8"/>
    <w:p w14:paraId="5793CA56" w14:textId="0117E114" w:rsidR="00DD03A8" w:rsidRPr="00442169" w:rsidRDefault="00DD03A8" w:rsidP="00DD03A8">
      <w:r>
        <w:t xml:space="preserve">Tidspunktet for en prøves gennemførelse fremgår af den detaljerede tidsplan, jf. bilag 1, og skal senest være bestået på de i hovedtidsplanen anførte tidspunkter, jf. ligeledes bilag 1.</w:t>
      </w:r>
    </w:p>
    <w:p w14:paraId="5BC62407" w14:textId="77777777" w:rsidR="00DD03A8" w:rsidRPr="00442169" w:rsidRDefault="00DD03A8" w:rsidP="00DD03A8"/>
    <w:p w14:paraId="5B60FD3A" w14:textId="62B40B85" w:rsidR="00DD03A8" w:rsidRPr="00442169" w:rsidRDefault="00B23A8D" w:rsidP="00DD03A8">
      <w:r>
        <w:t xml:space="preserve">Prøverne skal gennemføres under forhold, der svarer til en normal driftssituation.</w:t>
      </w:r>
    </w:p>
    <w:p w14:paraId="32DF8E5C" w14:textId="77777777" w:rsidR="00DD03A8" w:rsidRPr="00442169" w:rsidRDefault="00DD03A8" w:rsidP="00DD03A8"/>
    <w:p w14:paraId="456535AA" w14:textId="2046B1D3" w:rsidR="00DD03A8" w:rsidRPr="00442169" w:rsidRDefault="00DD03A8" w:rsidP="00DD03A8">
      <w:r>
        <w:t xml:space="preserve">Kunden er ansvarlig for levering af data til afvikling af prøverne. </w:t>
      </w:r>
    </w:p>
    <w:p w14:paraId="685E1EBA" w14:textId="77777777" w:rsidR="00DD03A8" w:rsidRPr="00442169" w:rsidRDefault="00DD03A8" w:rsidP="008E6005">
      <w:pPr>
        <w:pStyle w:val="Overskrift2"/>
      </w:pPr>
      <w:bookmarkStart w:id="38" w:name="_Toc474919503"/>
      <w:bookmarkStart w:id="39" w:name="_Toc241055517"/>
      <w:r>
        <w:t>Prøveplan</w:t>
      </w:r>
      <w:bookmarkEnd w:id="38"/>
      <w:bookmarkEnd w:id="39"/>
    </w:p>
    <w:p w14:paraId="0A86F526" w14:textId="77777777" w:rsidR="008E6005" w:rsidRPr="00442169" w:rsidRDefault="008E6005" w:rsidP="00DD03A8"/>
    <w:p w14:paraId="7DCDA82C" w14:textId="7C3E2D22" w:rsidR="00DD03A8" w:rsidRPr="00442169" w:rsidRDefault="00DD03A8" w:rsidP="00DD03A8">
      <w:r>
        <w:t xml:space="preserve">Leverandøren udarbejder forud for hver prøve et udkast til prøveplan, der beskriver, hvordan prøven gennemføres, samt hvorledes det sikres, at alle relevante dele af Løsningen samt den tilhørende Dokumentation afprøves. </w:t>
      </w:r>
    </w:p>
    <w:p w14:paraId="55B9A1AF" w14:textId="77777777" w:rsidR="00DD03A8" w:rsidRPr="00442169" w:rsidRDefault="00DD03A8" w:rsidP="00DD03A8"/>
    <w:p w14:paraId="4D7CA099" w14:textId="27C1907A" w:rsidR="00DD03A8" w:rsidRPr="00442169" w:rsidRDefault="00DD03A8" w:rsidP="00DD03A8">
      <w:r>
        <w:t xml:space="preserve">Prøveplanen skal være modtaget af Kunden senest 10 Arbejdsdage før påbegyndelse af prøven. Kunden skal senest 5 Arbejdsdage før prøvens igangsættelse skriftligt meddele, om prøveplanen kan godkendes. </w:t>
      </w:r>
    </w:p>
    <w:p w14:paraId="4129E83F" w14:textId="77777777" w:rsidR="00DD03A8" w:rsidRPr="00442169" w:rsidRDefault="00DD03A8" w:rsidP="00DD03A8"/>
    <w:p w14:paraId="7FBF8A7B" w14:textId="77777777" w:rsidR="00DD03A8" w:rsidRPr="00442169" w:rsidRDefault="00DD03A8" w:rsidP="00DD03A8">
      <w:r>
        <w:t xml:space="preserve">Kunden skal godkende prøveplanen, når den fyldestgørende indeholder de oplysninger, der er angivet i nærværende bilag. </w:t>
      </w:r>
    </w:p>
    <w:p w14:paraId="72308977" w14:textId="77777777" w:rsidR="00DD03A8" w:rsidRPr="00442169" w:rsidRDefault="00DD03A8" w:rsidP="00DD03A8"/>
    <w:p w14:paraId="4B1692F1" w14:textId="7EEA5384" w:rsidR="00DD03A8" w:rsidRPr="00442169" w:rsidRDefault="00DD03A8" w:rsidP="00DD03A8">
      <w:r>
        <w:t xml:space="preserve">Godkendes en prøveplan ikke, skal Kunden skriftligt redegøre for årsagen hertil og om muligt tydeligt angive, hvad der skal forbedres for, at prøveplanen kan godkendes.</w:t>
      </w:r>
    </w:p>
    <w:p w14:paraId="3C0FF301" w14:textId="77777777" w:rsidR="00DD03A8" w:rsidRPr="00442169" w:rsidRDefault="00DD03A8" w:rsidP="00DD03A8"/>
    <w:p w14:paraId="4AEA43D5" w14:textId="77777777" w:rsidR="00DD03A8" w:rsidRPr="00442169" w:rsidRDefault="00DD03A8" w:rsidP="00DD03A8">
      <w:r>
        <w:t>Såfremt en prøveplan ikke godkendes, skal Leverandøren snarest muligt udarbejde en ny prøveplan, der på ny fremsendes til Kundens godkendelse.</w:t>
      </w:r>
    </w:p>
    <w:p w14:paraId="18390D63" w14:textId="77777777" w:rsidR="00DD03A8" w:rsidRPr="00442169" w:rsidRDefault="00DD03A8" w:rsidP="00DD03A8"/>
    <w:p w14:paraId="5FC33B9F" w14:textId="77777777" w:rsidR="00DD03A8" w:rsidRDefault="00DD03A8" w:rsidP="00DD03A8">
      <w:r>
        <w:t xml:space="preserve">Kunden kan i rimeligt omfang supplere og ændre i prøveplanen, hvorefter Leverandøren udarbejder en revideret plan. </w:t>
      </w:r>
    </w:p>
    <w:p w14:paraId="4278808C" w14:textId="77777777" w:rsidR="00DD03A8" w:rsidRPr="00442169" w:rsidRDefault="00DD03A8" w:rsidP="00DD03A8">
      <w:r>
        <w:lastRenderedPageBreak/>
        <w:t xml:space="preserve">Prøveplanen skal indeholde følgende: </w:t>
      </w:r>
    </w:p>
    <w:p w14:paraId="23E84D5C" w14:textId="77777777" w:rsidR="00DD03A8" w:rsidRPr="00442169" w:rsidRDefault="00DD03A8" w:rsidP="00DD03A8"/>
    <w:p w14:paraId="21EC7560" w14:textId="77777777" w:rsidR="00DD03A8" w:rsidRPr="00442169" w:rsidRDefault="00DD03A8" w:rsidP="00634F1F">
      <w:pPr>
        <w:numPr>
          <w:ilvl w:val="0"/>
          <w:numId w:val="16"/>
        </w:numPr>
        <w:spacing w:line="276" w:lineRule="auto"/>
        <w:rPr>
          <w:b/>
        </w:rPr>
      </w:pPr>
      <w:r>
        <w:rPr>
          <w:u w:val="single"/>
        </w:rPr>
        <w:t>Tidsplan:</w:t>
      </w:r>
      <w:r>
        <w:t xml:space="preserve"> En detailplan for prøvens gennemførelse. </w:t>
      </w:r>
    </w:p>
    <w:p w14:paraId="075FAB23" w14:textId="77777777" w:rsidR="00DD03A8" w:rsidRPr="00442169" w:rsidRDefault="00DD03A8" w:rsidP="00CF32EA">
      <w:pPr>
        <w:spacing w:line="276" w:lineRule="auto"/>
        <w:rPr>
          <w:b/>
        </w:rPr>
      </w:pPr>
    </w:p>
    <w:p w14:paraId="7C350739" w14:textId="77777777" w:rsidR="00DD03A8" w:rsidRPr="00442169" w:rsidRDefault="00DD03A8" w:rsidP="00634F1F">
      <w:pPr>
        <w:numPr>
          <w:ilvl w:val="0"/>
          <w:numId w:val="16"/>
        </w:numPr>
        <w:spacing w:line="276" w:lineRule="auto"/>
        <w:rPr>
          <w:b/>
        </w:rPr>
      </w:pPr>
      <w:r>
        <w:rPr>
          <w:u w:val="single"/>
        </w:rPr>
        <w:t>Omfang:</w:t>
      </w:r>
      <w:r>
        <w:t xml:space="preserve"> Beskrivelse af, hvad der afprøves.</w:t>
      </w:r>
    </w:p>
    <w:p w14:paraId="196307AD" w14:textId="77777777" w:rsidR="00DD03A8" w:rsidRPr="00442169" w:rsidRDefault="00DD03A8" w:rsidP="00CF32EA">
      <w:pPr>
        <w:spacing w:line="276" w:lineRule="auto"/>
        <w:rPr>
          <w:b/>
        </w:rPr>
      </w:pPr>
    </w:p>
    <w:p w14:paraId="072A35F8" w14:textId="761630B7" w:rsidR="00DD03A8" w:rsidRPr="00442169" w:rsidRDefault="00DD03A8" w:rsidP="00634F1F">
      <w:pPr>
        <w:numPr>
          <w:ilvl w:val="0"/>
          <w:numId w:val="16"/>
        </w:numPr>
        <w:spacing w:line="276" w:lineRule="auto"/>
        <w:rPr>
          <w:b/>
        </w:rPr>
      </w:pPr>
      <w:r>
        <w:rPr>
          <w:u w:val="single"/>
        </w:rPr>
        <w:t>Drejebog/vejledning til testpersoner:</w:t>
      </w:r>
      <w:r>
        <w:t xml:space="preserve"> Beskrivelse, der sikrer, at testpersoner efterprøver om Løsningen og den tilhørende Dokumentation lever op til de stillede krav.</w:t>
      </w:r>
    </w:p>
    <w:p w14:paraId="79650E75" w14:textId="77777777" w:rsidR="00DD03A8" w:rsidRPr="00442169" w:rsidRDefault="00DD03A8" w:rsidP="00CF32EA">
      <w:pPr>
        <w:spacing w:line="276" w:lineRule="auto"/>
        <w:rPr>
          <w:b/>
        </w:rPr>
      </w:pPr>
    </w:p>
    <w:p w14:paraId="34E89484" w14:textId="785A3D24" w:rsidR="00DD03A8" w:rsidRPr="00442169" w:rsidRDefault="00DD03A8" w:rsidP="00634F1F">
      <w:pPr>
        <w:numPr>
          <w:ilvl w:val="0"/>
          <w:numId w:val="16"/>
        </w:numPr>
        <w:spacing w:line="276" w:lineRule="auto"/>
        <w:rPr>
          <w:b/>
        </w:rPr>
      </w:pPr>
      <w:r>
        <w:rPr>
          <w:u w:val="single"/>
        </w:rPr>
        <w:t>Testmetodebeskrivelse:</w:t>
      </w:r>
      <w:r>
        <w:t xml:space="preserve"> Testmetodebeskrivelsen har til formål at give en detaljeret beskrivelse af, hvorledes prøven gennemføres.</w:t>
      </w:r>
    </w:p>
    <w:p w14:paraId="59966916" w14:textId="77777777" w:rsidR="00DD03A8" w:rsidRPr="00442169" w:rsidRDefault="00DD03A8" w:rsidP="00CF32EA">
      <w:pPr>
        <w:spacing w:line="276" w:lineRule="auto"/>
        <w:rPr>
          <w:b/>
        </w:rPr>
      </w:pPr>
    </w:p>
    <w:p w14:paraId="7A4A68B9" w14:textId="77777777" w:rsidR="00DD03A8" w:rsidRPr="00442169" w:rsidRDefault="00DD03A8" w:rsidP="00634F1F">
      <w:pPr>
        <w:numPr>
          <w:ilvl w:val="0"/>
          <w:numId w:val="16"/>
        </w:numPr>
        <w:spacing w:line="276" w:lineRule="auto"/>
      </w:pPr>
      <w:r>
        <w:rPr>
          <w:u w:val="single"/>
        </w:rPr>
        <w:t>Afhængigheder:</w:t>
      </w:r>
      <w:r>
        <w:t xml:space="preserve"> Beskrivelse af de afhængigheder og eventuelle begrænsninger, der er ved prøven.</w:t>
      </w:r>
    </w:p>
    <w:p w14:paraId="11129991" w14:textId="161203A6" w:rsidR="00DD03A8" w:rsidRPr="00442169" w:rsidRDefault="00DD03A8" w:rsidP="00CF32EA">
      <w:pPr>
        <w:pStyle w:val="Overskrift2"/>
      </w:pPr>
      <w:bookmarkStart w:id="40" w:name="_Toc474919504"/>
      <w:bookmarkStart w:id="41" w:name="_Toc241055518"/>
      <w:r>
        <w:t>Rapportering</w:t>
      </w:r>
      <w:bookmarkEnd w:id="40"/>
      <w:bookmarkEnd w:id="41"/>
    </w:p>
    <w:p w14:paraId="4024899E" w14:textId="77777777" w:rsidR="00CF32EA" w:rsidRPr="00442169" w:rsidRDefault="00CF32EA" w:rsidP="00DD03A8"/>
    <w:p w14:paraId="13EB9BBD" w14:textId="7CC345D2" w:rsidR="00901A94" w:rsidRPr="00442169" w:rsidRDefault="00901A94" w:rsidP="00901A94">
      <w:r>
        <w:t xml:space="preserve">Når en prøve er afsluttet, udarbejder Leverandøren straks en rapport over prøveforløbet med angivelse af eventuelle konstaterede Fejl eller Mangler i en liste. For så vidt angår driftsprøven udarbejder Kunden rapporten i forbindelse med driftsprøvens gennemførelse.</w:t>
      </w:r>
    </w:p>
    <w:p w14:paraId="5B2D2FB6" w14:textId="77777777" w:rsidR="00DD03A8" w:rsidRPr="00442169" w:rsidRDefault="00DD03A8" w:rsidP="00DD03A8"/>
    <w:p w14:paraId="6F8C4011" w14:textId="7B6D22B1" w:rsidR="00DD03A8" w:rsidRPr="00442169" w:rsidRDefault="00DD03A8" w:rsidP="00DD03A8">
      <w:r>
        <w:t xml:space="preserve">Prøverapporten skal indeholde en beskrivelse af, hvilke testcases/testaktiviteter der er gennemført og hvilke Fejl eller Mangler, der er fundet. Der skal angives en liste over konstaterede Fejl eller Mangler, der ikke har hindret godkendelse af prøven.</w:t>
      </w:r>
    </w:p>
    <w:p w14:paraId="7282BC0A" w14:textId="77777777" w:rsidR="00DD03A8" w:rsidRPr="00442169" w:rsidRDefault="00DD03A8" w:rsidP="00DD03A8"/>
    <w:p w14:paraId="1C74D32E" w14:textId="77777777" w:rsidR="00DD03A8" w:rsidRPr="00442169" w:rsidRDefault="00DD03A8" w:rsidP="00DD03A8">
      <w:r>
        <w:t>Leverandøren skal fyldestgørende dokumentere, at den gennemførte prøve opfylder de for prøven opstillede formål og er gennemført som aftalt.</w:t>
      </w:r>
    </w:p>
    <w:p w14:paraId="48D655D1" w14:textId="77777777" w:rsidR="00DD03A8" w:rsidRPr="00442169" w:rsidRDefault="00DD03A8" w:rsidP="00DD03A8"/>
    <w:p w14:paraId="61A6FF0D" w14:textId="77777777" w:rsidR="00DD03A8" w:rsidRPr="00442169" w:rsidRDefault="00DD03A8" w:rsidP="00DD03A8">
      <w:r>
        <w:t>Kunden er - uanset graden af egen deltagelse i afprøvninger - særskilt berettiget til efter eget valg enten at foretage stikprøvekontrol eller fuldstændig kontrol af Leverandørens prøveresultater og -dokumentation.</w:t>
      </w:r>
    </w:p>
    <w:p w14:paraId="5E93848A" w14:textId="77777777" w:rsidR="00DD03A8" w:rsidRPr="00442169" w:rsidRDefault="00DD03A8" w:rsidP="00DD03A8"/>
    <w:p w14:paraId="5C5094C6" w14:textId="6B65BE02" w:rsidR="00DD03A8" w:rsidRPr="00442169" w:rsidRDefault="00DD03A8" w:rsidP="00DD03A8">
      <w:r>
        <w:t xml:space="preserve">Prøverapporten skal fremsendes til Kunden senest 5 Arbejdsdage efter afslutning af prøven.</w:t>
      </w:r>
    </w:p>
    <w:p w14:paraId="2D5EA230" w14:textId="77777777" w:rsidR="00DD03A8" w:rsidRPr="00442169" w:rsidRDefault="00DD03A8" w:rsidP="00CF32EA">
      <w:pPr>
        <w:pStyle w:val="Overskrift2"/>
      </w:pPr>
      <w:bookmarkStart w:id="42" w:name="_Toc68514184"/>
      <w:bookmarkStart w:id="43" w:name="_Toc474919505"/>
      <w:bookmarkStart w:id="44" w:name="_Toc241055519"/>
      <w:r>
        <w:t>Godkendelse af en prøve</w:t>
      </w:r>
      <w:bookmarkEnd w:id="42"/>
      <w:bookmarkEnd w:id="43"/>
      <w:bookmarkEnd w:id="44"/>
    </w:p>
    <w:p w14:paraId="3406F356" w14:textId="77777777" w:rsidR="00CF32EA" w:rsidRPr="00442169" w:rsidRDefault="00CF32EA" w:rsidP="00DD03A8"/>
    <w:p w14:paraId="2280E295" w14:textId="706028B7" w:rsidR="00DD03A8" w:rsidRPr="00442169" w:rsidRDefault="00DD03A8" w:rsidP="00DD03A8">
      <w:r>
        <w:t xml:space="preserve">En prøve er bestået, når kravene til prøvens resultat er opfyldt. </w:t>
      </w:r>
    </w:p>
    <w:p w14:paraId="45812B1F" w14:textId="5B36DE23" w:rsidR="00DD03A8" w:rsidRPr="00442169" w:rsidRDefault="00DD03A8" w:rsidP="00DD03A8"/>
    <w:p w14:paraId="619866C2" w14:textId="77777777" w:rsidR="00901A94" w:rsidRPr="00442169" w:rsidRDefault="00901A94" w:rsidP="00901A94">
      <w:r>
        <w:t>Kunden skal afgive Meddelelse om, hvorvidt prøven kan godkendes. Kan prøven ikke godkendes, skal Kunden senest 10 Arbejdsdage efter prøvens afslutning give Leverandøren Meddelelse om årsagen til den manglende godkendelse. Såfremt Kunden ikke afgiver Meddelelse om godkendelsen inden fristen, kan Leverandøren afgive Meddelelse om, at prøven anses for godkendt, medmindre Kunden inden 10 Arbejdsdage afgiver Meddelelse om afvisning af prøven.</w:t>
      </w:r>
    </w:p>
    <w:p w14:paraId="2EAB02B5" w14:textId="77777777" w:rsidR="00901A94" w:rsidRPr="00442169" w:rsidRDefault="00901A94" w:rsidP="00901A94"/>
    <w:p w14:paraId="7193B89C" w14:textId="7293F45F" w:rsidR="00901A94" w:rsidRPr="00442169" w:rsidRDefault="00901A94" w:rsidP="00901A94">
      <w:r>
        <w:t xml:space="preserve">Såfremt Kunden udsteder godkendelse af en prøve, uanset at der består Fejl eller Mangler, som Parterne er opmærksomme på, skal disse anføres i listen. Manglende optagelse i denne liste indebærer intet afkald fra Kundens side på at kræve en Fejl eller Mangel afhjulpet. Dette gælder dog ikke, såfremt Kunden ved udstedelse af godkendelse er gjort udtrykkeligt opmærksom på Fejlen eller Manglen eller fravigelsen i øvrigt, og Parterne samtidig har ændret Leverancebeskrivelse og øvrige bilag, således at disse stemmer overens med de ændringer, som den manglende fejlafhjælpning er udtryk for.</w:t>
      </w:r>
    </w:p>
    <w:p w14:paraId="4B1E373A" w14:textId="77777777" w:rsidR="00901A94" w:rsidRPr="00442169" w:rsidRDefault="00901A94" w:rsidP="00901A94"/>
    <w:p w14:paraId="61397DF7" w14:textId="384CEBF4" w:rsidR="00901A94" w:rsidRPr="00442169" w:rsidRDefault="00901A94" w:rsidP="00901A94">
      <w:r>
        <w:lastRenderedPageBreak/>
        <w:t>Det påhviler Leverandøren at ret</w:t>
        <w:softHyphen/>
        <w:t xml:space="preserve">te sådanne Fejl eller Mangler, som Parterne var opmærksomme på, men som ikke har hindret godkendelse af prøven. Er der ikke aftalt en tidsplan herfor i forbindelse med godkendelse af prøven, rettes Fejl eller Mangler i overensstemmelse med de i vedligeholdelsesordningen fastsatte tidsfrister. Leverandøren skal i fornødent omfang over for Kunden dokumentere, at afhjælpning er sket.</w:t>
      </w:r>
    </w:p>
    <w:p w14:paraId="75A25B06" w14:textId="77777777" w:rsidR="00901A94" w:rsidRPr="00442169" w:rsidRDefault="00901A94" w:rsidP="00901A94"/>
    <w:p w14:paraId="708ADD67" w14:textId="7D24E51D" w:rsidR="00901A94" w:rsidRPr="00442169" w:rsidRDefault="00901A94" w:rsidP="00901A94">
      <w:r>
        <w:t xml:space="preserve">Såfremt en prøve ikke bestås, er Leverandøren berettiget til at gentage denne prøve, indtil Kunden måtte hæve Kontrakten helt eller delvist efter bestemmelserne herom. Gentagelse af prøven skal ske med et varsel på mindst fem Arbejdsdage. Leverandøren er når som helst i forløbet berettiget til at standse en prøve, såfremt godkendelseskriterierne for en prøve ikke er opfyldt, således at alle ressourcer kan anvendes på at rette Fejlen eller Manglen. Ved en sådan standsning betragtes prøven som ikke bestået, og Kunden har ret til at kræve hele prøven gentaget. Leverandøren skal godtgøre Kundens rimelige og sædvanlige eksterne meromkostninger ved prøvens gentagelse/udskydelse.</w:t>
      </w:r>
    </w:p>
    <w:p w14:paraId="0B23F260" w14:textId="00D2A392" w:rsidR="000C489A" w:rsidRPr="00442169" w:rsidRDefault="00901A94" w:rsidP="000C489A">
      <w:pPr>
        <w:pStyle w:val="Overskrift2"/>
      </w:pPr>
      <w:bookmarkStart w:id="45" w:name="_Toc241055520"/>
      <w:r>
        <w:t>Betinget godkendelse af en prøve</w:t>
      </w:r>
      <w:bookmarkEnd w:id="45"/>
    </w:p>
    <w:p w14:paraId="7D76ED3F" w14:textId="5C5D5E76" w:rsidR="000C489A" w:rsidRPr="00442169" w:rsidRDefault="000C489A" w:rsidP="00DD03A8"/>
    <w:p w14:paraId="0F523B63" w14:textId="2641D362" w:rsidR="000C489A" w:rsidRPr="00442169" w:rsidRDefault="000C489A" w:rsidP="000C489A">
      <w:pPr>
        <w:spacing w:line="276" w:lineRule="auto"/>
      </w:pPr>
      <w:r>
        <w:t xml:space="preserve">Kunden er berettiget til at godkende en prøve på betingelse af, at Leverandøren foretager afhjælpning af de konstaterede Fejl eller Mangler. </w:t>
      </w:r>
    </w:p>
    <w:p w14:paraId="60BD09BF" w14:textId="77777777" w:rsidR="000C489A" w:rsidRPr="00442169" w:rsidRDefault="000C489A" w:rsidP="000C489A">
      <w:pPr>
        <w:spacing w:line="276" w:lineRule="auto"/>
      </w:pPr>
    </w:p>
    <w:p w14:paraId="4F2BDAD9" w14:textId="77777777" w:rsidR="000C489A" w:rsidRPr="00442169" w:rsidRDefault="000C489A" w:rsidP="000C489A">
      <w:pPr>
        <w:spacing w:line="276" w:lineRule="auto"/>
      </w:pPr>
      <w:r>
        <w:t>Det skal tydeligt fremgå, at der er tale om en betinget godkendelse.</w:t>
      </w:r>
    </w:p>
    <w:p w14:paraId="60779757" w14:textId="77777777" w:rsidR="000C489A" w:rsidRPr="00442169" w:rsidRDefault="000C489A" w:rsidP="000C489A">
      <w:pPr>
        <w:spacing w:line="276" w:lineRule="auto"/>
      </w:pPr>
    </w:p>
    <w:p w14:paraId="66F5BCA5" w14:textId="572D7413" w:rsidR="000C489A" w:rsidRPr="00442169" w:rsidRDefault="000C489A" w:rsidP="000C489A">
      <w:pPr>
        <w:spacing w:line="276" w:lineRule="auto"/>
      </w:pPr>
      <w:r>
        <w:t xml:space="preserve">Ved Kundens betingede godkendelse skal parterne i fællesskab udarbejde en liste over de konstaterede Fejl eller Mangler. Listen skal angive en dato for Leverandørens afhjælpning af Fejlene eller Manglerne. Manglende optagelse på denne liste fratager ikke Kunden ret til at kræve Fejl eller Mangler udbedret. </w:t>
      </w:r>
    </w:p>
    <w:p w14:paraId="7C52F030" w14:textId="77777777" w:rsidR="000C489A" w:rsidRPr="00442169" w:rsidRDefault="000C489A" w:rsidP="000C489A">
      <w:pPr>
        <w:spacing w:line="276" w:lineRule="auto"/>
      </w:pPr>
    </w:p>
    <w:p w14:paraId="14D55102" w14:textId="50EAD0B6" w:rsidR="000C489A" w:rsidRPr="00442169" w:rsidRDefault="000C489A" w:rsidP="000C489A">
      <w:pPr>
        <w:spacing w:line="276" w:lineRule="auto"/>
      </w:pPr>
      <w:r>
        <w:t xml:space="preserve">Afhjælpes alle Fejl eller Mangler på listen inden den anførte frist, skal Kunden endeligt godkende prøven inden 5 Arbejdsdage fra afhjælpningen er gennemført. </w:t>
      </w:r>
    </w:p>
    <w:p w14:paraId="56917F09" w14:textId="77777777" w:rsidR="000C489A" w:rsidRPr="00442169" w:rsidRDefault="000C489A" w:rsidP="000C489A">
      <w:pPr>
        <w:spacing w:line="276" w:lineRule="auto"/>
      </w:pPr>
    </w:p>
    <w:p w14:paraId="26C356C9" w14:textId="050670BE" w:rsidR="000C489A" w:rsidRPr="00442169" w:rsidRDefault="000C489A" w:rsidP="000C489A">
      <w:pPr>
        <w:spacing w:line="276" w:lineRule="auto"/>
      </w:pPr>
      <w:r>
        <w:t xml:space="preserve">Afhjælpes alle Fejl eller Mangler på listen ikke inden fristens udløb, og har Kunden ikke accepteret en forlængelse af fristen, kan Kunden tilbagekalde den betingede godkendelse af prøven. </w:t>
      </w:r>
    </w:p>
    <w:p w14:paraId="2D90C561" w14:textId="2AACE9D5" w:rsidR="00DD03A8" w:rsidRPr="00442169" w:rsidRDefault="00901A94" w:rsidP="00CF32EA">
      <w:pPr>
        <w:pStyle w:val="Overskrift2"/>
      </w:pPr>
      <w:bookmarkStart w:id="46" w:name="_Toc474919506"/>
      <w:bookmarkStart w:id="47" w:name="_Toc241055521"/>
      <w:r>
        <w:t xml:space="preserve">Leverandørens værktøjer, metoder og processer</w:t>
      </w:r>
      <w:bookmarkEnd w:id="46"/>
      <w:bookmarkEnd w:id="47"/>
    </w:p>
    <w:p w14:paraId="47D1A621" w14:textId="77777777" w:rsidR="00CF32EA" w:rsidRPr="00442169" w:rsidRDefault="00CF32EA" w:rsidP="00DD03A8"/>
    <w:p w14:paraId="25F0F31B" w14:textId="203150A9" w:rsidR="00DD03A8" w:rsidRPr="00442169" w:rsidRDefault="00DD03A8" w:rsidP="00DD03A8">
      <w:r>
        <w:t xml:space="preserve">En beskrivelse af Leverandørens værktøjer, metoder og processer til brug for interne tests og afvikling af prøver er vedlagt i Appendiks A. </w:t>
      </w:r>
    </w:p>
    <w:p w14:paraId="1EF03080" w14:textId="77777777" w:rsidR="00557CF0" w:rsidRPr="00442169" w:rsidRDefault="00557CF0" w:rsidP="00DD03A8"/>
    <w:p w14:paraId="27AB169F" w14:textId="77777777" w:rsidR="00DD03A8" w:rsidRPr="00442169" w:rsidRDefault="00DD03A8" w:rsidP="00DD03A8"/>
    <w:p w14:paraId="31611B3A" w14:textId="1121E01C" w:rsidR="00A033E8" w:rsidRPr="00B367B3" w:rsidRDefault="00C55829" w:rsidP="006556F3">
      <w:pPr>
        <w:pStyle w:val="Overskrift1"/>
        <w:pageBreakBefore w:val="0"/>
      </w:pPr>
      <w:bookmarkStart w:id="48" w:name="_Toc286065911"/>
      <w:bookmarkStart w:id="49" w:name="_Toc286065912"/>
      <w:bookmarkStart w:id="50" w:name="_Toc286065913"/>
      <w:bookmarkStart w:id="51" w:name="_Toc286065914"/>
      <w:bookmarkStart w:id="52" w:name="_Toc286065915"/>
      <w:bookmarkStart w:id="53" w:name="_Toc286065916"/>
      <w:bookmarkStart w:id="54" w:name="_Toc286065917"/>
      <w:bookmarkStart w:id="55" w:name="_Toc286065918"/>
      <w:bookmarkStart w:id="56" w:name="_Toc286065919"/>
      <w:bookmarkStart w:id="57" w:name="_Toc286065920"/>
      <w:bookmarkStart w:id="58" w:name="_Toc286065921"/>
      <w:bookmarkStart w:id="59" w:name="_Toc286065922"/>
      <w:bookmarkStart w:id="60" w:name="_Toc286065923"/>
      <w:bookmarkStart w:id="61" w:name="_Toc474919507"/>
      <w:bookmarkStart w:id="62" w:name="_Toc241055522"/>
      <w:bookmarkEnd w:id="48"/>
      <w:bookmarkEnd w:id="49"/>
      <w:bookmarkEnd w:id="50"/>
      <w:bookmarkEnd w:id="51"/>
      <w:bookmarkEnd w:id="52"/>
      <w:bookmarkEnd w:id="53"/>
      <w:bookmarkEnd w:id="54"/>
      <w:bookmarkEnd w:id="55"/>
      <w:bookmarkEnd w:id="56"/>
      <w:bookmarkEnd w:id="57"/>
      <w:bookmarkEnd w:id="58"/>
      <w:bookmarkEnd w:id="59"/>
      <w:bookmarkEnd w:id="60"/>
      <w:r>
        <w:t xml:space="preserve">Proof of Concept og verifikationstest</w:t>
      </w:r>
      <w:bookmarkEnd w:id="62"/>
    </w:p>
    <w:p w14:paraId="046E6F42" w14:textId="77777777" w:rsidR="00880611" w:rsidRDefault="00890D3F" w:rsidP="00295627">
      <w:pPr>
        <w:spacing w:line="276" w:lineRule="auto"/>
      </w:pPr>
      <w:r>
        <w:t xml:space="preserve">I overensstemmelse med bilag 1 gennemføres der i udviklingsfasen forud for det formelle prøveforløb et initierende Proof-of-Concept (POC) hos Leverandøren samt efterfølgende verifikationstest. </w:t>
      </w:r>
    </w:p>
    <w:p w14:paraId="2098F37D" w14:textId="77777777" w:rsidR="00880611" w:rsidRDefault="00880611" w:rsidP="00295627">
      <w:pPr>
        <w:spacing w:line="276" w:lineRule="auto"/>
      </w:pPr>
    </w:p>
    <w:p w14:paraId="6BA83B86" w14:textId="670A9786" w:rsidR="00295627" w:rsidRDefault="00295627" w:rsidP="00295627">
      <w:pPr>
        <w:spacing w:line="276" w:lineRule="auto"/>
      </w:pPr>
      <w:r>
        <w:t xml:space="preserve">Resultaterne fra POC og verifikationstesten tjener alene som forberedelse til de formelle prøver og erstatter dermed ikke prøverne. Eksterne parters manglende gennemførelse kan ikke i sig selv forhindre gennemførelse af forløbet vedr. POC og verifikationstesten.</w:t>
      </w:r>
    </w:p>
    <w:p w14:paraId="5AD8690F" w14:textId="43935249" w:rsidR="0044744C" w:rsidRDefault="0044744C" w:rsidP="00295627">
      <w:pPr>
        <w:spacing w:line="276" w:lineRule="auto"/>
      </w:pPr>
      <w:r>
        <w:br w:type="page"/>
      </w:r>
    </w:p>
    <w:p w14:paraId="4789C807" w14:textId="28D128F3" w:rsidR="00C45802" w:rsidRPr="00C45802" w:rsidRDefault="00012EA2" w:rsidP="00075B49">
      <w:pPr>
        <w:pStyle w:val="Overskrift2"/>
      </w:pPr>
      <w:bookmarkStart w:id="63" w:name="_Toc241055523"/>
      <w:r>
        <w:lastRenderedPageBreak/>
        <w:t>POC</w:t>
      </w:r>
      <w:bookmarkEnd w:id="63"/>
    </w:p>
    <w:p w14:paraId="54838959" w14:textId="77777777" w:rsidR="00075B49" w:rsidRPr="00442169" w:rsidRDefault="00075B49" w:rsidP="00075B49">
      <w:pPr>
        <w:spacing w:line="276" w:lineRule="auto"/>
      </w:pPr>
    </w:p>
    <w:p w14:paraId="0BCB883E" w14:textId="17573489" w:rsidR="00C45802" w:rsidRDefault="00C45802" w:rsidP="00A60900">
      <w:pPr>
        <w:spacing w:line="276" w:lineRule="auto"/>
      </w:pPr>
      <w:r>
        <w:t xml:space="preserve">I udviklingsfasen gennemfører Leverandøren et indledende POC i eget udviklingsmiljø. Formålet er at give Kunden et tidligt bevis for at løsningen udvikles i den ønskede retning, samt at afklare centrale tekniske forhold før det formelle prøveforløb.</w:t>
      </w:r>
    </w:p>
    <w:p w14:paraId="584E69D9" w14:textId="77777777" w:rsidR="00E02BC1" w:rsidRPr="00C45802" w:rsidRDefault="00E02BC1" w:rsidP="00A60900">
      <w:pPr>
        <w:spacing w:line="276" w:lineRule="auto"/>
      </w:pPr>
    </w:p>
    <w:p w14:paraId="1A3661E1" w14:textId="772D3E08" w:rsidR="00C45802" w:rsidRPr="00442169" w:rsidRDefault="00613B52" w:rsidP="00BD0206">
      <w:pPr>
        <w:spacing w:line="276" w:lineRule="auto"/>
      </w:pPr>
      <w:r>
        <w:t xml:space="preserve">POC udgør ikke en formel prøve, men fungerer som en tidlig teknisk afprøvning af udvalgte centrale funktioner og integrationer. POC tilstræbes gennemført i begyndelsen af udviklingsfasen, jf. bilag 1.</w:t>
      </w:r>
    </w:p>
    <w:p w14:paraId="266ABAFC" w14:textId="77777777" w:rsidR="008D43DE" w:rsidRPr="00C45802" w:rsidRDefault="008D43DE" w:rsidP="008D43DE">
      <w:pPr>
        <w:spacing w:line="276" w:lineRule="auto"/>
      </w:pPr>
    </w:p>
    <w:p w14:paraId="3355C6C9" w14:textId="20CB3E1C" w:rsidR="00C45802" w:rsidRDefault="00613B52" w:rsidP="00C45802">
      <w:r>
        <w:t xml:space="preserve">POC kan omfatte demonstration af følgende forhold:</w:t>
      </w:r>
    </w:p>
    <w:p w14:paraId="4A03C89E" w14:textId="77777777" w:rsidR="00E02BC1" w:rsidRPr="00C45802" w:rsidRDefault="00E02BC1" w:rsidP="00C45802"/>
    <w:p w14:paraId="7CB7E2E2" w14:textId="3A78EA0E" w:rsidR="00C45802" w:rsidRPr="00C45802" w:rsidRDefault="00C45802" w:rsidP="00E02BC1">
      <w:pPr>
        <w:numPr>
          <w:ilvl w:val="0"/>
          <w:numId w:val="28"/>
        </w:numPr>
      </w:pPr>
      <w:r>
        <w:t>API-snitflader i receptens livscyklus (oprettelse, udlevering, ændring/annullering samt forespørgsler)</w:t>
      </w:r>
    </w:p>
    <w:p w14:paraId="5AAAE305" w14:textId="48396C92" w:rsidR="00C45802" w:rsidRPr="00442169" w:rsidRDefault="00C45802" w:rsidP="00E02BC1">
      <w:pPr>
        <w:numPr>
          <w:ilvl w:val="0"/>
          <w:numId w:val="28"/>
        </w:numPr>
      </w:pPr>
      <w:r>
        <w:t xml:space="preserve">Integration til udvalgte stamdataregistre ved brug af syntetiske eller anonymiserede testdata</w:t>
      </w:r>
    </w:p>
    <w:p w14:paraId="6D95059B" w14:textId="77777777" w:rsidR="00DD1C17" w:rsidRPr="00C45802" w:rsidRDefault="00DD1C17" w:rsidP="00DD1C17">
      <w:pPr>
        <w:ind w:left="720"/>
      </w:pPr>
    </w:p>
    <w:p w14:paraId="68D41FA4" w14:textId="05AE16C9" w:rsidR="00C45802" w:rsidRPr="00C45802" w:rsidRDefault="00C45802" w:rsidP="00C45802">
      <w:r>
        <w:t xml:space="preserve">Det nærmere indhold af POC kvalificeres i afklaringsfasen, jf. bilag 1.</w:t>
      </w:r>
    </w:p>
    <w:p w14:paraId="638C2BD7" w14:textId="32644B84" w:rsidR="0066637F" w:rsidRPr="00442169" w:rsidRDefault="0066637F" w:rsidP="0066637F">
      <w:pPr>
        <w:pStyle w:val="Overskrift2"/>
      </w:pPr>
      <w:bookmarkStart w:id="64" w:name="_Toc241055524"/>
      <w:r>
        <w:t>Verifikationstest</w:t>
      </w:r>
      <w:bookmarkEnd w:id="64"/>
    </w:p>
    <w:p w14:paraId="7E7B2493" w14:textId="77777777" w:rsidR="0066637F" w:rsidRPr="00442169" w:rsidRDefault="0066637F" w:rsidP="0066637F">
      <w:pPr>
        <w:pStyle w:val="NormalWeb"/>
        <w:rPr>
          <w:rFonts w:ascii="Verdana" w:hAnsi="Verdana"/>
        </w:rPr>
      </w:pPr>
    </w:p>
    <w:p w14:paraId="137AC0AF" w14:textId="2CA21A5B" w:rsidR="0066637F" w:rsidRDefault="0066637F" w:rsidP="008744A1">
      <w:pPr>
        <w:spacing w:line="276" w:lineRule="auto"/>
      </w:pPr>
      <w:r>
        <w:t xml:space="preserve">Efter POC gennemføres en verifikationstest i brugertestmiljøet hos Kundens driftsleverandør.</w:t>
      </w:r>
    </w:p>
    <w:p w14:paraId="1BCE37B7" w14:textId="77777777" w:rsidR="00ED623E" w:rsidRDefault="00ED623E" w:rsidP="008744A1">
      <w:pPr>
        <w:spacing w:line="276" w:lineRule="auto"/>
      </w:pPr>
    </w:p>
    <w:p w14:paraId="1C7E8A9C" w14:textId="4B9BA95A" w:rsidR="008329B2" w:rsidRDefault="00ED623E" w:rsidP="008744A1">
      <w:pPr>
        <w:spacing w:line="276" w:lineRule="auto"/>
      </w:pPr>
      <w:r>
        <w:t xml:space="preserve">Verifikationstesten udgør i lighed med POC ikke en formel prøve, men fungerer som en tidlig teknisk afprøvning af udvalgte centrale funktioner og integrationer.</w:t>
      </w:r>
    </w:p>
    <w:p w14:paraId="3208B220" w14:textId="400C494F" w:rsidR="008329B2" w:rsidRDefault="008329B2" w:rsidP="008329B2">
      <w:r>
        <w:t xml:space="preserve">Verifikationstest kan omfatte demonstration af følgende forhold:</w:t>
      </w:r>
    </w:p>
    <w:p w14:paraId="715D4047" w14:textId="77777777" w:rsidR="0066637F" w:rsidRPr="00442169" w:rsidRDefault="0066637F" w:rsidP="008744A1">
      <w:pPr>
        <w:spacing w:line="276" w:lineRule="auto"/>
      </w:pPr>
    </w:p>
    <w:p w14:paraId="19F7D660" w14:textId="02B955D4" w:rsidR="00C46221" w:rsidRPr="00442169" w:rsidRDefault="00C46221" w:rsidP="00E02BC1">
      <w:pPr>
        <w:pStyle w:val="Listeafsnit"/>
        <w:numPr>
          <w:ilvl w:val="0"/>
          <w:numId w:val="29"/>
        </w:numPr>
        <w:spacing w:line="276" w:lineRule="auto"/>
      </w:pPr>
      <w:r>
        <w:t xml:space="preserve">Demonstration af centrale API snitflader for receptlivscyklus (oprettelse, udlevering, ændring/annullering, status/forespørgsel) </w:t>
      </w:r>
    </w:p>
    <w:p w14:paraId="1B1E5AD8" w14:textId="6EACCC9B" w:rsidR="004046C3" w:rsidRPr="00442169" w:rsidRDefault="004046C3" w:rsidP="00E02BC1">
      <w:pPr>
        <w:pStyle w:val="Listeafsnit"/>
        <w:numPr>
          <w:ilvl w:val="0"/>
          <w:numId w:val="29"/>
        </w:numPr>
        <w:spacing w:line="276" w:lineRule="auto"/>
      </w:pPr>
      <w:r>
        <w:t>Niveauet af testdata</w:t>
      </w:r>
    </w:p>
    <w:p w14:paraId="53E7E223" w14:textId="21B47A78" w:rsidR="00C46221" w:rsidRPr="00442169" w:rsidRDefault="00C46221" w:rsidP="00E02BC1">
      <w:pPr>
        <w:pStyle w:val="Listeafsnit"/>
        <w:numPr>
          <w:ilvl w:val="0"/>
          <w:numId w:val="29"/>
        </w:numPr>
        <w:spacing w:line="276" w:lineRule="auto"/>
      </w:pPr>
      <w:r>
        <w:t xml:space="preserve">Integration til autoritative stamdata (lægemidler, dyrearter, dyrlæger, apoteker, §39-vet_forhandlere) ved brug af syntetiske/anonymiserede testdata</w:t>
      </w:r>
    </w:p>
    <w:p w14:paraId="01DB3A93" w14:textId="58FF3F38" w:rsidR="00C35A08" w:rsidRDefault="00C46221" w:rsidP="00E02BC1">
      <w:pPr>
        <w:pStyle w:val="Listeafsnit"/>
        <w:numPr>
          <w:ilvl w:val="0"/>
          <w:numId w:val="29"/>
        </w:numPr>
        <w:spacing w:line="276" w:lineRule="auto"/>
      </w:pPr>
      <w:r>
        <w:t>Verificering af autentifikation og autorisation</w:t>
      </w:r>
    </w:p>
    <w:p w14:paraId="42BD6A1E" w14:textId="612D7CA5" w:rsidR="008329B2" w:rsidRPr="00442169" w:rsidRDefault="008329B2" w:rsidP="00E02BC1">
      <w:pPr>
        <w:pStyle w:val="Listeafsnit"/>
        <w:numPr>
          <w:ilvl w:val="0"/>
          <w:numId w:val="29"/>
        </w:numPr>
        <w:spacing w:line="276" w:lineRule="auto"/>
      </w:pPr>
      <w:r>
        <w:t>Integration til DVR online</w:t>
      </w:r>
    </w:p>
    <w:p w14:paraId="615EFF62" w14:textId="77777777" w:rsidR="00726852" w:rsidRPr="00442169" w:rsidRDefault="00726852" w:rsidP="008744A1">
      <w:pPr>
        <w:spacing w:line="276" w:lineRule="auto"/>
      </w:pPr>
    </w:p>
    <w:p w14:paraId="726FD8B5" w14:textId="366A7ED0" w:rsidR="008329B2" w:rsidRPr="00442169" w:rsidRDefault="008329B2" w:rsidP="008329B2">
      <w:pPr>
        <w:spacing w:line="276" w:lineRule="auto"/>
      </w:pPr>
      <w:r>
        <w:t xml:space="preserve">Det nærmere indhold af de ovenstående brugertests kvalificeres i afklaringsfasen, jf. bilag 1.</w:t>
      </w:r>
    </w:p>
    <w:p w14:paraId="38355E4F" w14:textId="77777777" w:rsidR="008329B2" w:rsidRDefault="008329B2" w:rsidP="008744A1">
      <w:pPr>
        <w:spacing w:line="276" w:lineRule="auto"/>
      </w:pPr>
    </w:p>
    <w:p w14:paraId="070C3369" w14:textId="58C9D550" w:rsidR="00C46221" w:rsidRDefault="00726852" w:rsidP="008744A1">
      <w:pPr>
        <w:spacing w:line="276" w:lineRule="auto"/>
      </w:pPr>
      <w:r>
        <w:t xml:space="preserve">Kunden etablerer og koordinerer aktiviteter i verificeringsvinduet for eksterne anvendersystemer (dyrlæge-EPJ, apoteker, stamdatakilde/stamdataservice og §39-aktører) med stabil API-version. </w:t>
      </w:r>
    </w:p>
    <w:p w14:paraId="7A1CFDE3" w14:textId="77777777" w:rsidR="00C46221" w:rsidRPr="00442169" w:rsidRDefault="00C46221" w:rsidP="008744A1">
      <w:pPr>
        <w:spacing w:line="276" w:lineRule="auto"/>
      </w:pPr>
    </w:p>
    <w:p w14:paraId="66259B4E" w14:textId="77777777" w:rsidR="006103EF" w:rsidRDefault="00C46221" w:rsidP="008744A1">
      <w:pPr>
        <w:spacing w:line="276" w:lineRule="auto"/>
      </w:pPr>
      <w:r>
        <w:t xml:space="preserve">Eksterne parters resultater indgår ikke som godkendelseskriterium for forløbet. </w:t>
      </w:r>
    </w:p>
    <w:p w14:paraId="2855556C" w14:textId="77777777" w:rsidR="006103EF" w:rsidRDefault="006103EF" w:rsidP="008744A1">
      <w:pPr>
        <w:spacing w:line="276" w:lineRule="auto"/>
      </w:pPr>
    </w:p>
    <w:p w14:paraId="71F19352" w14:textId="18B1AFB5" w:rsidR="00FE4C59" w:rsidRPr="00442169" w:rsidRDefault="00C46221" w:rsidP="008744A1">
      <w:pPr>
        <w:spacing w:line="276" w:lineRule="auto"/>
      </w:pPr>
      <w:r>
        <w:t xml:space="preserve">Leverandøren vurderes i stedet på dokumenteret parathed – dvs. etableret miljø, dokumentation og repræsentative testdata og slutteligt skal Leverandøren lave en skriftlig opsamling på resultaterne, der anvendes som input til drejebogen for overtagelsesprøven. </w:t>
      </w:r>
    </w:p>
    <w:bookmarkEnd w:id="61"/>
    <w:p w14:paraId="75AC3735" w14:textId="77777777" w:rsidR="00DD03A8" w:rsidRPr="00442169" w:rsidRDefault="00DD03A8" w:rsidP="00DD03A8"/>
    <w:p w14:paraId="72105293" w14:textId="77777777" w:rsidR="00DD03A8" w:rsidRPr="00442169" w:rsidRDefault="00DD03A8" w:rsidP="00DD03A8"/>
    <w:p w14:paraId="6DF8A768" w14:textId="77777777" w:rsidR="005209E3" w:rsidRDefault="005209E3" w:rsidP="00B043BC">
      <w:r>
        <w:br w:type="page"/>
      </w:r>
    </w:p>
    <w:p w14:paraId="1D4F8D54" w14:textId="42A9A66E" w:rsidR="00DD03A8" w:rsidRPr="00442169" w:rsidRDefault="00B573FD" w:rsidP="00715876">
      <w:pPr>
        <w:pStyle w:val="Overskrift1"/>
        <w:pageBreakBefore w:val="0"/>
      </w:pPr>
      <w:bookmarkStart w:id="65" w:name="_Toc241055525"/>
      <w:r>
        <w:lastRenderedPageBreak/>
        <w:t>Overtagelsesprøve</w:t>
      </w:r>
      <w:bookmarkEnd w:id="65"/>
    </w:p>
    <w:p w14:paraId="0FED8B63" w14:textId="77777777" w:rsidR="00DD03A8" w:rsidRPr="00442169" w:rsidRDefault="00DD03A8" w:rsidP="00356C45">
      <w:pPr>
        <w:pStyle w:val="Overskrift2"/>
      </w:pPr>
      <w:bookmarkStart w:id="66" w:name="_Toc474919512"/>
      <w:bookmarkStart w:id="67" w:name="_Toc241055526"/>
      <w:r>
        <w:t>Formål</w:t>
      </w:r>
      <w:bookmarkEnd w:id="66"/>
      <w:bookmarkEnd w:id="67"/>
    </w:p>
    <w:p w14:paraId="75E97FE5" w14:textId="77777777" w:rsidR="00356C45" w:rsidRPr="00442169" w:rsidRDefault="00356C45" w:rsidP="00DD03A8"/>
    <w:p w14:paraId="27090D76" w14:textId="17F2BEB8" w:rsidR="00DD03A8" w:rsidRPr="00442169" w:rsidRDefault="00DD03A8" w:rsidP="00DD03A8">
      <w:r>
        <w:t xml:space="preserve">Formålet med overtagelsesprøven er at konstatere, om Løsningen og den tilhørende Dokumentation opfylder Kontraktens krav. </w:t>
      </w:r>
    </w:p>
    <w:p w14:paraId="2156400F" w14:textId="77777777" w:rsidR="00DD03A8" w:rsidRPr="00442169" w:rsidRDefault="00DD03A8" w:rsidP="00DD03A8"/>
    <w:p w14:paraId="04E45146" w14:textId="2C86CB7E" w:rsidR="00DD03A8" w:rsidRPr="00442169" w:rsidRDefault="00DD03A8" w:rsidP="00DD03A8">
      <w:r>
        <w:t xml:space="preserve">I overtagelsesprøven sikres det, at Løsningens funktioner efterprøves suppleret af minimum følgende tests, jf. afsnit </w:t>
        <w:fldChar w:fldCharType="begin"/>
        <w:instrText xml:space="preserve"> REF _Ref287527085 \r \h  \* MERGEFORMAT </w:instrText>
        <w:fldChar w:fldCharType="separate"/>
        <w:t>4.2</w:t>
        <w:fldChar w:fldCharType="end"/>
        <w:t xml:space="preserve">: </w:t>
      </w:r>
    </w:p>
    <w:p w14:paraId="460EAB64" w14:textId="77777777" w:rsidR="00DD03A8" w:rsidRPr="00442169" w:rsidRDefault="00DD03A8" w:rsidP="00DD03A8">
      <w:pPr>
        <w:spacing w:line="240" w:lineRule="auto"/>
      </w:pPr>
    </w:p>
    <w:p w14:paraId="3BD207AD" w14:textId="77777777" w:rsidR="00DD03A8" w:rsidRPr="00B83EBE" w:rsidRDefault="00DD03A8" w:rsidP="00634F1F">
      <w:pPr>
        <w:pStyle w:val="Listeafsnit"/>
        <w:numPr>
          <w:ilvl w:val="0"/>
          <w:numId w:val="18"/>
        </w:numPr>
        <w:spacing w:line="276" w:lineRule="auto"/>
        <w:jc w:val="both"/>
      </w:pPr>
      <w:r>
        <w:t xml:space="preserve">Integrationstest </w:t>
      </w:r>
    </w:p>
    <w:p w14:paraId="0366D625" w14:textId="77777777" w:rsidR="00B83EBE" w:rsidRPr="00B83EBE" w:rsidRDefault="00DD03A8" w:rsidP="00634F1F">
      <w:pPr>
        <w:pStyle w:val="Listeafsnit"/>
        <w:numPr>
          <w:ilvl w:val="0"/>
          <w:numId w:val="18"/>
        </w:numPr>
        <w:spacing w:line="276" w:lineRule="auto"/>
        <w:jc w:val="both"/>
        <w:rPr>
          <w:u w:val="single"/>
        </w:rPr>
      </w:pPr>
      <w:r>
        <w:t>Test af svartider</w:t>
      </w:r>
    </w:p>
    <w:p w14:paraId="037D445A" w14:textId="11023DE4" w:rsidR="00DD03A8" w:rsidRPr="00B83EBE" w:rsidRDefault="00B83EBE" w:rsidP="00634F1F">
      <w:pPr>
        <w:pStyle w:val="Listeafsnit"/>
        <w:numPr>
          <w:ilvl w:val="0"/>
          <w:numId w:val="18"/>
        </w:numPr>
        <w:spacing w:line="276" w:lineRule="auto"/>
        <w:jc w:val="both"/>
        <w:rPr>
          <w:u w:val="single"/>
        </w:rPr>
      </w:pPr>
      <w:r>
        <w:t xml:space="preserve">Sikkerhedstest </w:t>
      </w:r>
    </w:p>
    <w:p w14:paraId="77B3F5A0" w14:textId="1F740F18" w:rsidR="00DD03A8" w:rsidRDefault="00DD03A8" w:rsidP="00634F1F">
      <w:pPr>
        <w:pStyle w:val="Listeafsnit"/>
        <w:numPr>
          <w:ilvl w:val="0"/>
          <w:numId w:val="18"/>
        </w:numPr>
        <w:spacing w:line="276" w:lineRule="auto"/>
        <w:jc w:val="both"/>
      </w:pPr>
      <w:r>
        <w:t>Dokumentationstest</w:t>
      </w:r>
    </w:p>
    <w:p w14:paraId="18719006" w14:textId="77777777" w:rsidR="00DD03A8" w:rsidRPr="00B83EBE" w:rsidRDefault="00DD03A8" w:rsidP="00356C45">
      <w:pPr>
        <w:pStyle w:val="Overskrift2"/>
      </w:pPr>
      <w:bookmarkStart w:id="68" w:name="_Ref287526973"/>
      <w:bookmarkStart w:id="69" w:name="_Ref287527085"/>
      <w:bookmarkStart w:id="70" w:name="_Toc474919513"/>
      <w:bookmarkStart w:id="71" w:name="_Toc241055527"/>
      <w:r>
        <w:t>Tilrettelæggelse og gennemførelse</w:t>
      </w:r>
      <w:bookmarkEnd w:id="68"/>
      <w:bookmarkEnd w:id="69"/>
      <w:bookmarkEnd w:id="70"/>
      <w:bookmarkEnd w:id="71"/>
    </w:p>
    <w:p w14:paraId="4A5A5E55" w14:textId="77777777" w:rsidR="00356C45" w:rsidRPr="00442169" w:rsidRDefault="00356C45" w:rsidP="00DD03A8"/>
    <w:p w14:paraId="57AEEF93" w14:textId="0D8AC04D" w:rsidR="00DD03A8" w:rsidRPr="00442169" w:rsidRDefault="004639E3" w:rsidP="00DD03A8">
      <w:r>
        <w:t xml:space="preserve">Overtagelsesprøven gennemføres af Leverandøren i samarbejde med Kunden og Kundens driftsleverandør. Leverandøren skal tilrettelægge prøven på en sådan måde, at Kunden har en udførende og aktiv rolle i forbindelse med den konkrete efterprøvelse af Løsningens funktionalitet, jf. nedenfor. Det er Leverandørens ansvar at konstatere, at overtagelsesprøven gennemføres korrekt. </w:t>
      </w:r>
    </w:p>
    <w:p w14:paraId="6D29B97C" w14:textId="3F4CE481" w:rsidR="00DD03A8" w:rsidRPr="00442169" w:rsidRDefault="00DD03A8" w:rsidP="00DD03A8"/>
    <w:p w14:paraId="506264EF" w14:textId="1F000D8F" w:rsidR="00174D8D" w:rsidRPr="00442169" w:rsidRDefault="00174D8D" w:rsidP="00174D8D">
      <w:r>
        <w:t xml:space="preserve">Ved ændringer, der bestilles til levering som en Selvstændig Opgave, skal overtagelsesprøven også omfatte integration til den oprindelige Løsning.</w:t>
      </w:r>
    </w:p>
    <w:p w14:paraId="03E702C8" w14:textId="77777777" w:rsidR="00174D8D" w:rsidRPr="00442169" w:rsidRDefault="00174D8D" w:rsidP="00DD03A8"/>
    <w:p w14:paraId="74BDB724" w14:textId="7E0F6270" w:rsidR="00DD03A8" w:rsidRPr="00442169" w:rsidRDefault="00DD03A8" w:rsidP="00DD03A8">
      <w:r>
        <w:t xml:space="preserve">Leverandøren har ansvaret for, at der forud for prøvens afholdelse udarbejdes en drejebog for gennemførelse af overtagelsesprøven, der sikrer, at samtlige væsentlige funktioner i Løsningen efterprøves. Drejebogen og dermed testforløbet skal afspejle Kundens organisation og arbejdsprocesser, herunder differentierede arbejdsprocesser i Kundens organisation. Drejebogen skal godkendes af Kunden og være til Kundens rådighed, gennemgang og kommentering senest 10 Arbejdsdage før prøvens start. </w:t>
      </w:r>
    </w:p>
    <w:p w14:paraId="2D27CBE7" w14:textId="77777777" w:rsidR="00DD03A8" w:rsidRPr="00442169" w:rsidRDefault="00DD03A8" w:rsidP="00DD03A8"/>
    <w:p w14:paraId="6AC61F14" w14:textId="717AD0AF" w:rsidR="00DD03A8" w:rsidRPr="00442169" w:rsidRDefault="00DD03A8" w:rsidP="00DD03A8">
      <w:r>
        <w:t xml:space="preserve">Kundens ønske til udformning af drejebogen er, at den indeholder en række testcases, som via en gennemgang af sammenhængende arbejdsgange tester på tværs af Løsningens funktionalitet. Løsningsbeskrivelsen danner baggrund for formuleringen af testcasene. På denne måde testes ligeledes, at flowet i de daglige arbejdsgange og rutiner i Løsningen er sammenhængende og at funktionaliteten fungerer fejlfrit. I drejebogen skal testcasene henvise til hvilke krav der testes, således at det klart fremgår hvilke krav der testes hvor (med angivelse af krav nr.). </w:t>
      </w:r>
    </w:p>
    <w:p w14:paraId="4DA32B04" w14:textId="77777777" w:rsidR="00DD03A8" w:rsidRPr="00442169" w:rsidRDefault="00DD03A8" w:rsidP="00DD03A8"/>
    <w:p w14:paraId="07B60FE6" w14:textId="20E8B164" w:rsidR="00DD03A8" w:rsidRPr="00442169" w:rsidRDefault="00DD03A8" w:rsidP="00DD03A8">
      <w:r>
        <w:t xml:space="preserve">Senest 10 Arbejdsdage før overtagelsesprøven påbegyndes skal Løsningen stilles til rådighed for Kunden i Staging miljøet  med henblik på Kundens egen verificering af Løsningens funktionalitet. Resultatet af Kundens verifikation af Løsningen kan ikke forhindre, at overtagelsesprøven påbegyndes af Leverandøren. </w:t>
      </w:r>
    </w:p>
    <w:p w14:paraId="6E8C9D0E" w14:textId="77777777" w:rsidR="00DD03A8" w:rsidRPr="00442169" w:rsidRDefault="00DD03A8" w:rsidP="00DD03A8"/>
    <w:p w14:paraId="23720C43" w14:textId="686D274E" w:rsidR="00DD03A8" w:rsidRPr="00442169" w:rsidRDefault="00DD03A8" w:rsidP="00DD03A8">
      <w:r>
        <w:t xml:space="preserve">I forbindelse med prøven fremprovokeres endvidere en række fejlsituationer. Løsningen skal reagere på fejlsituationer som beskrevet. En betingelse for godkendelse af overtagelsesprøven er, at der afgives meningsfyldte fejlmeddelelser, og at brugeren kan fortsætte på et veldefineret grundlag.</w:t>
      </w:r>
    </w:p>
    <w:p w14:paraId="694D28A6" w14:textId="77777777" w:rsidR="00DD03A8" w:rsidRPr="00442169" w:rsidRDefault="00DD03A8" w:rsidP="00DD03A8"/>
    <w:p w14:paraId="501D5EFE" w14:textId="4273C4E4" w:rsidR="00DD03A8" w:rsidRPr="00442169" w:rsidRDefault="00DD03A8" w:rsidP="00DD03A8">
      <w:r>
        <w:lastRenderedPageBreak/>
        <w:t xml:space="preserve">Kunden skal i overensstemmelse med bilag 11 stille lokaler, personale og datamateriale til rådighed for prøvens gennemførelse. Datamateriale skal i videst muligt omfang (art og mængde) være egnet til afprøvning under forhold, der svarer til en normal driftssituation. </w:t>
      </w:r>
    </w:p>
    <w:p w14:paraId="11D20553" w14:textId="77777777" w:rsidR="00DD03A8" w:rsidRDefault="00DD03A8" w:rsidP="00DD03A8"/>
    <w:p w14:paraId="0FE7A227" w14:textId="1433DE9B" w:rsidR="008E7EB7" w:rsidRDefault="00B71D2F" w:rsidP="00B71D2F">
      <w:r>
        <w:t xml:space="preserve">Leverdøren skal opbygge et sæt af testdata, som kan anvendes i forbindelse med afprøvning af Løsningen og efter idriftsættelsen anvendes ved certificering af nye anvendersystemer, som skal tilkobles Løsningen.</w:t>
      </w:r>
    </w:p>
    <w:p w14:paraId="044AC892" w14:textId="77777777" w:rsidR="008E7EB7" w:rsidRPr="00442169" w:rsidRDefault="008E7EB7" w:rsidP="00DD03A8"/>
    <w:p w14:paraId="41230CD5" w14:textId="48B4862B" w:rsidR="00DD03A8" w:rsidRPr="00442169" w:rsidRDefault="00B83EBE" w:rsidP="00DD03A8">
      <w:r>
        <w:t xml:space="preserve">De underliggende tests er beskrevet nedenfor. </w:t>
      </w:r>
    </w:p>
    <w:p w14:paraId="14D816F9" w14:textId="2B493927" w:rsidR="00DD03A8" w:rsidRPr="00442169" w:rsidRDefault="00DD03A8" w:rsidP="002534D9">
      <w:pPr>
        <w:pStyle w:val="Overskrift3"/>
      </w:pPr>
      <w:bookmarkStart w:id="72" w:name="_Ref287527126"/>
      <w:bookmarkStart w:id="73" w:name="_Toc474919514"/>
      <w:bookmarkStart w:id="74" w:name="_Toc241055528"/>
      <w:r>
        <w:t>Integrationstest</w:t>
      </w:r>
      <w:bookmarkEnd w:id="72"/>
      <w:bookmarkEnd w:id="73"/>
      <w:bookmarkEnd w:id="74"/>
    </w:p>
    <w:p w14:paraId="0174A9B6" w14:textId="77777777" w:rsidR="002534D9" w:rsidRPr="00442169" w:rsidRDefault="002534D9" w:rsidP="00DD03A8"/>
    <w:p w14:paraId="06C03CE0" w14:textId="77777777" w:rsidR="00B44A34" w:rsidRDefault="00DD03A8" w:rsidP="00DD03A8">
      <w:r>
        <w:t xml:space="preserve">Integrationstesten har til formål at sikre, at Løsningen fungerer korrekt i sammenhæng med Kundens systemer (herunder tredjepartssystemer) og ydelser, jf. bilag 2 og bilag 3.</w:t>
      </w:r>
    </w:p>
    <w:p w14:paraId="5826B7A8" w14:textId="77777777" w:rsidR="00B44A34" w:rsidRDefault="00B44A34" w:rsidP="00DD03A8"/>
    <w:p w14:paraId="6060901B" w14:textId="559DCD3E" w:rsidR="00B44A34" w:rsidRDefault="00B44A34" w:rsidP="00B44A34">
      <w:pPr>
        <w:spacing w:line="276" w:lineRule="auto"/>
      </w:pPr>
      <w:r>
        <w:t xml:space="preserve">Kunden har ansvaret for at koordinere aktiviteter med eksterne anvendersystemer (dyrlæge-EPJ, apoteker, stamdatakilde/stamdataservice og §39-aktører) med henblik på, at integrationer kan indgå i det samlede forløb i overtagelsesprøven. Kunden sikrer, at det i udgangspunktet er de samme aktører, der har deltaget i verifikationstesten. </w:t>
      </w:r>
    </w:p>
    <w:p w14:paraId="7385411C" w14:textId="77777777" w:rsidR="00B44A34" w:rsidRDefault="00B44A34" w:rsidP="00B44A34">
      <w:pPr>
        <w:spacing w:line="276" w:lineRule="auto"/>
      </w:pPr>
    </w:p>
    <w:p w14:paraId="268634CD" w14:textId="0E7021A1" w:rsidR="001772F9" w:rsidRPr="00442169" w:rsidRDefault="00DD03A8" w:rsidP="00DD03A8">
      <w:r>
        <w:t xml:space="preserve">Integrationstesten godkendes, når alle integrationer virker i overensstemmelse med det aftalte, jf. bilag 3. </w:t>
      </w:r>
    </w:p>
    <w:p w14:paraId="49931BC6" w14:textId="1042F067" w:rsidR="00DD03A8" w:rsidRPr="00442169" w:rsidRDefault="00DD03A8" w:rsidP="002534D9">
      <w:pPr>
        <w:pStyle w:val="Overskrift3"/>
      </w:pPr>
      <w:bookmarkStart w:id="75" w:name="_Toc474919515"/>
      <w:bookmarkStart w:id="76" w:name="_Toc241055529"/>
      <w:r>
        <w:t>Test af svartider</w:t>
      </w:r>
      <w:bookmarkEnd w:id="75"/>
      <w:bookmarkEnd w:id="76"/>
    </w:p>
    <w:p w14:paraId="0D7BB7DB" w14:textId="77777777" w:rsidR="002534D9" w:rsidRPr="00442169" w:rsidRDefault="002534D9" w:rsidP="00DD03A8"/>
    <w:p w14:paraId="2B9D6661" w14:textId="627DC1AB" w:rsidR="00DD03A8" w:rsidRPr="00442169" w:rsidDel="000C4AB0" w:rsidRDefault="00DD03A8" w:rsidP="00DD03A8">
      <w:r>
        <w:t>Der skal gennemføres en test af de i bilag 6 angivne svartider.</w:t>
      </w:r>
    </w:p>
    <w:p w14:paraId="506D5CD9" w14:textId="77777777" w:rsidR="00DD03A8" w:rsidRPr="00442169" w:rsidRDefault="00DD03A8" w:rsidP="00DD03A8"/>
    <w:p w14:paraId="0E8FC0DC" w14:textId="26FE11DA" w:rsidR="00DD03A8" w:rsidRPr="00442169" w:rsidRDefault="00DD03A8" w:rsidP="00DD03A8">
      <w:r>
        <w:t xml:space="preserve">Testen godkendes, når alle svartider opfylder de i bilag 6 anførte servicemål for opfyldelsesgrad. </w:t>
      </w:r>
    </w:p>
    <w:p w14:paraId="50A1BDE0" w14:textId="3F4BD819" w:rsidR="000840CC" w:rsidRPr="00442169" w:rsidRDefault="000840CC" w:rsidP="00704622">
      <w:pPr>
        <w:pStyle w:val="Overskrift3"/>
      </w:pPr>
      <w:bookmarkStart w:id="77" w:name="_Ref353533120"/>
      <w:bookmarkStart w:id="78" w:name="_Toc474919516"/>
      <w:bookmarkStart w:id="79" w:name="_Toc241055530"/>
      <w:r>
        <w:t>Sikkerhedstest</w:t>
      </w:r>
      <w:bookmarkEnd w:id="79"/>
    </w:p>
    <w:p w14:paraId="5BAE1F88" w14:textId="41FC8630" w:rsidR="000840CC" w:rsidRPr="00442169" w:rsidRDefault="000840CC" w:rsidP="000840CC"/>
    <w:p w14:paraId="237107C0" w14:textId="1C63E1B9" w:rsidR="000840CC" w:rsidRPr="00442169" w:rsidRDefault="004A28E3" w:rsidP="000840CC">
      <w:r>
        <w:t xml:space="preserve">Sikkerhedstesten skal sikre, at adgangen til data i Løsningen sikres mod interne og eksterne trusler. </w:t>
      </w:r>
    </w:p>
    <w:p w14:paraId="11A77A3F" w14:textId="10373B11" w:rsidR="00DD03A8" w:rsidRPr="00442169" w:rsidRDefault="00DD03A8" w:rsidP="00704622">
      <w:pPr>
        <w:pStyle w:val="Overskrift3"/>
      </w:pPr>
      <w:bookmarkStart w:id="80" w:name="_Toc241055531"/>
      <w:r>
        <w:t>Dokumentationstest</w:t>
      </w:r>
      <w:bookmarkEnd w:id="77"/>
      <w:bookmarkEnd w:id="78"/>
      <w:bookmarkEnd w:id="80"/>
    </w:p>
    <w:p w14:paraId="5E929CB9" w14:textId="77777777" w:rsidR="00704622" w:rsidRPr="00442169" w:rsidRDefault="00704622" w:rsidP="00DD03A8"/>
    <w:p w14:paraId="61098665" w14:textId="4E62C4DB" w:rsidR="00DD03A8" w:rsidRPr="00442169" w:rsidRDefault="00DD03A8" w:rsidP="00DD03A8">
      <w:r>
        <w:t xml:space="preserve">Formålet med dokumentationstesten er, at Kunden gennemfører et review af al Dokumentation relateret til Løsningen med henblik på at sikre, at den lever op til kravene beskrevet i bilag 4.</w:t>
      </w:r>
    </w:p>
    <w:p w14:paraId="4575C3C8" w14:textId="77777777" w:rsidR="00DD03A8" w:rsidRPr="00442169" w:rsidRDefault="00DD03A8" w:rsidP="00DD03A8"/>
    <w:p w14:paraId="51E4A97F" w14:textId="77777777" w:rsidR="00DD03A8" w:rsidRPr="00442169" w:rsidRDefault="00DD03A8" w:rsidP="00DD03A8">
      <w:r>
        <w:t xml:space="preserve">Dokumentationstesten gennemføres af en repræsentant fra den brugergruppe, der skal anvende den pågældende Dokumentation. </w:t>
      </w:r>
    </w:p>
    <w:p w14:paraId="4C473ECF" w14:textId="77777777" w:rsidR="00DD03A8" w:rsidRPr="00442169" w:rsidRDefault="00DD03A8" w:rsidP="00DD03A8"/>
    <w:p w14:paraId="64416496" w14:textId="77777777" w:rsidR="00DD03A8" w:rsidRPr="00442169" w:rsidRDefault="00DD03A8" w:rsidP="00DD03A8">
      <w:r>
        <w:t xml:space="preserve">Dokumentationstesten godkendes, når Dokumentationen er af en sådan karakter, som Kunden med føje kan forvente. </w:t>
      </w:r>
    </w:p>
    <w:p w14:paraId="5394C861" w14:textId="77777777" w:rsidR="00DD03A8" w:rsidRPr="00442169" w:rsidRDefault="00DD03A8" w:rsidP="00704622">
      <w:pPr>
        <w:pStyle w:val="Overskrift2"/>
      </w:pPr>
      <w:bookmarkStart w:id="81" w:name="_Ref287526921"/>
      <w:bookmarkStart w:id="82" w:name="_Ref287526940"/>
      <w:bookmarkStart w:id="83" w:name="_Ref287526994"/>
      <w:bookmarkStart w:id="84" w:name="_Ref287527024"/>
      <w:bookmarkStart w:id="85" w:name="_Toc474919517"/>
      <w:bookmarkStart w:id="86" w:name="_Toc241055532"/>
      <w:r>
        <w:t>Godkendelseskriterier</w:t>
      </w:r>
      <w:bookmarkEnd w:id="81"/>
      <w:bookmarkEnd w:id="82"/>
      <w:bookmarkEnd w:id="83"/>
      <w:bookmarkEnd w:id="84"/>
      <w:bookmarkEnd w:id="85"/>
      <w:bookmarkEnd w:id="86"/>
    </w:p>
    <w:p w14:paraId="68E4C451" w14:textId="77777777" w:rsidR="00704622" w:rsidRPr="00442169" w:rsidRDefault="00704622" w:rsidP="00DD03A8"/>
    <w:p w14:paraId="0DD82395" w14:textId="173C0C13" w:rsidR="00DD03A8" w:rsidRPr="00442169" w:rsidRDefault="00DD03A8" w:rsidP="00DD03A8">
      <w:r>
        <w:t xml:space="preserve">Kravene til overtagelsesprøvens resultat er opfyldt, hvis der ikke konstateres kvalificerede Fejl eller Mangler, der ikke er udbedret, samt at de i afsnit </w:t>
        <w:fldChar w:fldCharType="begin"/>
        <w:instrText xml:space="preserve"> REF _Ref287526973 \r \h </w:instrText>
        <w:instrText xml:space="preserve"> \* MERGEFORMAT </w:instrText>
        <w:fldChar w:fldCharType="separate"/>
        <w:t>4.2</w:t>
        <w:fldChar w:fldCharType="end"/>
        <w:t xml:space="preserve"> beskrevne tests, der indgår som en del af overtagelsesprøven, er godkendt.</w:t>
      </w:r>
    </w:p>
    <w:p w14:paraId="37D9C5A6" w14:textId="77777777" w:rsidR="00DD03A8" w:rsidRPr="00442169" w:rsidRDefault="00DD03A8" w:rsidP="00DD03A8"/>
    <w:p w14:paraId="1E1D7FB1" w14:textId="591879F9" w:rsidR="00DD03A8" w:rsidRPr="00442169" w:rsidRDefault="00344A97" w:rsidP="00DD03A8">
      <w:r>
        <w:lastRenderedPageBreak/>
        <w:t xml:space="preserve">Fejl eller Mangler opgøres og vurderes i overensstemmelse med tabellen nedenfor. </w:t>
      </w:r>
    </w:p>
    <w:p w14:paraId="6CB85CED" w14:textId="77777777" w:rsidR="00DD03A8" w:rsidRPr="00442169" w:rsidRDefault="00DD03A8" w:rsidP="00DD03A8"/>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right w:w="70" w:type="dxa"/>
        </w:tblCellMar>
        <w:tblLook w:val="0000" w:firstRow="0" w:lastRow="0" w:firstColumn="0" w:lastColumn="0" w:noHBand="0" w:noVBand="0"/>
      </w:tblPr>
      <w:tblGrid>
        <w:gridCol w:w="1446"/>
        <w:gridCol w:w="3125"/>
        <w:gridCol w:w="4643"/>
      </w:tblGrid>
      <w:tr w:rsidR="00DD03A8" w:rsidRPr="00442169" w14:paraId="41D0ACC6" w14:textId="77777777" w:rsidTr="00704622">
        <w:trPr>
          <w:tblHeader/>
        </w:trPr>
        <w:tc>
          <w:tcPr>
            <w:tcW w:w="1446" w:type="dxa"/>
            <w:shd w:val="clear" w:color="auto" w:fill="BFBFBF" w:themeFill="background1" w:themeFillShade="BF"/>
          </w:tcPr>
          <w:p w14:paraId="77D1CFB4" w14:textId="20DEB925" w:rsidR="00DD03A8" w:rsidRPr="00442169" w:rsidRDefault="00831D16" w:rsidP="001A0BCD">
            <w:pPr>
              <w:rPr>
                <w:b/>
                <w:bCs/>
              </w:rPr>
            </w:pPr>
            <w:r>
              <w:rPr>
                <w:b/>
                <w:bCs/>
              </w:rPr>
              <w:t>Kategori</w:t>
            </w:r>
          </w:p>
        </w:tc>
        <w:tc>
          <w:tcPr>
            <w:tcW w:w="3125" w:type="dxa"/>
            <w:shd w:val="clear" w:color="auto" w:fill="BFBFBF" w:themeFill="background1" w:themeFillShade="BF"/>
          </w:tcPr>
          <w:p w14:paraId="471A23E7" w14:textId="77777777" w:rsidR="00DD03A8" w:rsidRPr="00442169" w:rsidRDefault="00DD03A8" w:rsidP="001A0BCD">
            <w:pPr>
              <w:rPr>
                <w:b/>
                <w:bCs/>
              </w:rPr>
            </w:pPr>
            <w:r>
              <w:rPr>
                <w:b/>
                <w:bCs/>
              </w:rPr>
              <w:t>Beskrivelse</w:t>
            </w:r>
          </w:p>
        </w:tc>
        <w:tc>
          <w:tcPr>
            <w:tcW w:w="4643" w:type="dxa"/>
            <w:shd w:val="clear" w:color="auto" w:fill="BFBFBF" w:themeFill="background1" w:themeFillShade="BF"/>
          </w:tcPr>
          <w:p w14:paraId="50E023F7" w14:textId="77777777" w:rsidR="00DD03A8" w:rsidRPr="00442169" w:rsidRDefault="00DD03A8" w:rsidP="001A0BCD">
            <w:pPr>
              <w:rPr>
                <w:b/>
                <w:bCs/>
              </w:rPr>
            </w:pPr>
            <w:r>
              <w:rPr>
                <w:b/>
                <w:bCs/>
              </w:rPr>
              <w:t>Eksempel</w:t>
            </w:r>
          </w:p>
        </w:tc>
      </w:tr>
      <w:tr w:rsidR="00DD03A8" w:rsidRPr="00442169" w14:paraId="5ED322F3" w14:textId="77777777" w:rsidTr="00704622">
        <w:trPr>
          <w:trHeight w:val="1271"/>
          <w:tblHeader/>
        </w:trPr>
        <w:tc>
          <w:tcPr>
            <w:tcW w:w="1446" w:type="dxa"/>
          </w:tcPr>
          <w:p w14:paraId="7D80ECEF" w14:textId="77777777" w:rsidR="00DD03A8" w:rsidRPr="00442169" w:rsidRDefault="00DD03A8" w:rsidP="001A0BCD">
            <w:pPr>
              <w:rPr>
                <w:bCs/>
              </w:rPr>
            </w:pPr>
            <w:r>
              <w:rPr>
                <w:bCs/>
              </w:rPr>
              <w:t>A</w:t>
            </w:r>
          </w:p>
        </w:tc>
        <w:tc>
          <w:tcPr>
            <w:tcW w:w="3125" w:type="dxa"/>
          </w:tcPr>
          <w:p w14:paraId="560E9831" w14:textId="700466C7" w:rsidR="00DD03A8" w:rsidRPr="00442169" w:rsidRDefault="00DD03A8" w:rsidP="001A0BCD">
            <w:pPr>
              <w:rPr>
                <w:b/>
              </w:rPr>
            </w:pPr>
            <w:r>
              <w:rPr>
                <w:b/>
              </w:rPr>
              <w:t xml:space="preserve">Kritisk Fejl eller Mangel</w:t>
            </w:r>
          </w:p>
          <w:p w14:paraId="42FF7E48" w14:textId="4CDE297B" w:rsidR="00DD03A8" w:rsidRDefault="00593046" w:rsidP="001A0BCD">
            <w:r>
              <w:t xml:space="preserve">Løsningen er ikke tilgængelig eller kritisk funktionalitet er ikke tilgængelig.</w:t>
            </w:r>
          </w:p>
          <w:p w14:paraId="08F163F3" w14:textId="1205ED31" w:rsidR="008D3170" w:rsidRPr="00442169" w:rsidRDefault="008D3170" w:rsidP="001A0BCD"/>
        </w:tc>
        <w:tc>
          <w:tcPr>
            <w:tcW w:w="4643" w:type="dxa"/>
          </w:tcPr>
          <w:p w14:paraId="2F941414" w14:textId="322DB998" w:rsidR="00DD03A8" w:rsidRPr="00442169" w:rsidRDefault="00DD03A8" w:rsidP="001A0BCD">
            <w:r>
              <w:rPr>
                <w:bCs/>
              </w:rPr>
              <w:t>Flere/mange brugere</w:t>
            </w:r>
            <w:r>
              <w:t xml:space="preserve"> kan ikke udføre sine arbejdsopgaver eller er i væsentlig grad besværliggjort heri.</w:t>
            </w:r>
          </w:p>
        </w:tc>
      </w:tr>
      <w:tr w:rsidR="00DD03A8" w:rsidRPr="00442169" w14:paraId="0D1C3608" w14:textId="77777777" w:rsidTr="00704622">
        <w:trPr>
          <w:tblHeader/>
        </w:trPr>
        <w:tc>
          <w:tcPr>
            <w:tcW w:w="1446" w:type="dxa"/>
          </w:tcPr>
          <w:p w14:paraId="64F09C64" w14:textId="77777777" w:rsidR="00DD03A8" w:rsidRPr="00442169" w:rsidRDefault="00DD03A8" w:rsidP="001A0BCD">
            <w:pPr>
              <w:rPr>
                <w:bCs/>
              </w:rPr>
            </w:pPr>
            <w:r>
              <w:rPr>
                <w:bCs/>
              </w:rPr>
              <w:t>B</w:t>
            </w:r>
          </w:p>
        </w:tc>
        <w:tc>
          <w:tcPr>
            <w:tcW w:w="3125" w:type="dxa"/>
          </w:tcPr>
          <w:p w14:paraId="7DAC998B" w14:textId="1F1E2D86" w:rsidR="00DD03A8" w:rsidRPr="00442169" w:rsidRDefault="00DD03A8" w:rsidP="001A0BCD">
            <w:pPr>
              <w:rPr>
                <w:b/>
                <w:bCs/>
              </w:rPr>
            </w:pPr>
            <w:r>
              <w:rPr>
                <w:b/>
                <w:bCs/>
              </w:rPr>
              <w:t xml:space="preserve">Væsentlig Fejl eller Mangel</w:t>
            </w:r>
          </w:p>
          <w:p w14:paraId="618B54F1" w14:textId="77777777" w:rsidR="00DD03A8" w:rsidRPr="00442169" w:rsidRDefault="00DD03A8" w:rsidP="001A0BCD">
            <w:r>
              <w:t>Væsentlig funktionalitet er ikke tilgængelig.</w:t>
            </w:r>
          </w:p>
        </w:tc>
        <w:tc>
          <w:tcPr>
            <w:tcW w:w="4643" w:type="dxa"/>
          </w:tcPr>
          <w:p w14:paraId="39468DAC" w14:textId="11E6A813" w:rsidR="00DD03A8" w:rsidRPr="00442169" w:rsidRDefault="00DD03A8" w:rsidP="001A0BCD">
            <w:r>
              <w:t xml:space="preserve">En central funktionalitet svigter, men opgaven kan løses ad anden vej i Løsningen med tilnærmet samme antal procestrin. </w:t>
            </w:r>
          </w:p>
          <w:p w14:paraId="75FD2FB5" w14:textId="1F35CA39" w:rsidR="00DD03A8" w:rsidRPr="00442169" w:rsidRDefault="00DD03A8" w:rsidP="001A0BCD"/>
        </w:tc>
      </w:tr>
      <w:tr w:rsidR="00DD03A8" w:rsidRPr="00442169" w14:paraId="25C9C4FD" w14:textId="77777777" w:rsidTr="00704622">
        <w:trPr>
          <w:tblHeader/>
        </w:trPr>
        <w:tc>
          <w:tcPr>
            <w:tcW w:w="1446" w:type="dxa"/>
          </w:tcPr>
          <w:p w14:paraId="0E518D60" w14:textId="77777777" w:rsidR="00DD03A8" w:rsidRPr="00442169" w:rsidRDefault="00DD03A8" w:rsidP="001A0BCD">
            <w:pPr>
              <w:rPr>
                <w:bCs/>
              </w:rPr>
            </w:pPr>
            <w:r>
              <w:rPr>
                <w:bCs/>
              </w:rPr>
              <w:t>C</w:t>
            </w:r>
          </w:p>
        </w:tc>
        <w:tc>
          <w:tcPr>
            <w:tcW w:w="3125" w:type="dxa"/>
          </w:tcPr>
          <w:p w14:paraId="69A965C1" w14:textId="200B255F" w:rsidR="00DD03A8" w:rsidRPr="00442169" w:rsidRDefault="00DD03A8" w:rsidP="001A0BCD">
            <w:pPr>
              <w:rPr>
                <w:b/>
                <w:bCs/>
              </w:rPr>
            </w:pPr>
            <w:r>
              <w:rPr>
                <w:b/>
                <w:bCs/>
              </w:rPr>
              <w:t xml:space="preserve">Mindre væsentlig Fejl eller Mangel</w:t>
            </w:r>
          </w:p>
          <w:p w14:paraId="5E860D83" w14:textId="76B69FD5" w:rsidR="00DD03A8" w:rsidRPr="00442169" w:rsidRDefault="00DD03A8" w:rsidP="001A0BCD">
            <w:r>
              <w:t xml:space="preserve">Generende Fejl eller Mangel i betjeningen af Løsningen, der dog ikke hindrer dens anvendelse.</w:t>
            </w:r>
          </w:p>
          <w:p w14:paraId="22B17AB3" w14:textId="1AB9A1EF" w:rsidR="00704622" w:rsidRPr="00442169" w:rsidRDefault="00704622" w:rsidP="001A0BCD"/>
        </w:tc>
        <w:tc>
          <w:tcPr>
            <w:tcW w:w="4643" w:type="dxa"/>
          </w:tcPr>
          <w:p w14:paraId="0DBCF9D9" w14:textId="77777777" w:rsidR="00DD03A8" w:rsidRPr="00442169" w:rsidRDefault="00DD03A8" w:rsidP="001A0BCD">
            <w:r>
              <w:t xml:space="preserve">En </w:t>
            </w:r>
            <w:r>
              <w:rPr>
                <w:bCs/>
              </w:rPr>
              <w:t xml:space="preserve">mindre central </w:t>
            </w:r>
            <w:r>
              <w:t>funktionalitet er utilgængelig.</w:t>
            </w:r>
          </w:p>
        </w:tc>
      </w:tr>
      <w:tr w:rsidR="00DD03A8" w:rsidRPr="00442169" w14:paraId="24FD55C5" w14:textId="77777777" w:rsidTr="00704622">
        <w:trPr>
          <w:tblHeader/>
        </w:trPr>
        <w:tc>
          <w:tcPr>
            <w:tcW w:w="1446" w:type="dxa"/>
          </w:tcPr>
          <w:p w14:paraId="4896D881" w14:textId="77777777" w:rsidR="00DD03A8" w:rsidRPr="00442169" w:rsidRDefault="00DD03A8" w:rsidP="001A0BCD">
            <w:pPr>
              <w:rPr>
                <w:bCs/>
              </w:rPr>
            </w:pPr>
            <w:r>
              <w:rPr>
                <w:bCs/>
              </w:rPr>
              <w:t>D</w:t>
            </w:r>
          </w:p>
        </w:tc>
        <w:tc>
          <w:tcPr>
            <w:tcW w:w="3125" w:type="dxa"/>
          </w:tcPr>
          <w:p w14:paraId="5DFCA859" w14:textId="4B6D864B" w:rsidR="00DD03A8" w:rsidRPr="00442169" w:rsidRDefault="00DD03A8" w:rsidP="001A0BCD">
            <w:pPr>
              <w:rPr>
                <w:b/>
                <w:bCs/>
              </w:rPr>
            </w:pPr>
            <w:r>
              <w:rPr>
                <w:b/>
                <w:bCs/>
              </w:rPr>
              <w:t xml:space="preserve">Banal Fejl eller Mangel</w:t>
            </w:r>
          </w:p>
          <w:p w14:paraId="40D35638" w14:textId="1779B3E5" w:rsidR="00DD03A8" w:rsidRPr="00442169" w:rsidRDefault="00DD03A8" w:rsidP="001A0BCD">
            <w:r>
              <w:t xml:space="preserve">En Fejl eller Mangel, der ikke har nogen eller blot bagatelagtig betydning for</w:t>
            </w:r>
          </w:p>
          <w:p w14:paraId="069F6DCD" w14:textId="77777777" w:rsidR="00DD03A8" w:rsidRPr="00442169" w:rsidRDefault="00DD03A8" w:rsidP="001A0BCD">
            <w:pPr>
              <w:rPr>
                <w:b/>
                <w:bCs/>
              </w:rPr>
            </w:pPr>
            <w:r>
              <w:t>løsning af Kundens opgaver.</w:t>
            </w:r>
          </w:p>
        </w:tc>
        <w:tc>
          <w:tcPr>
            <w:tcW w:w="4643" w:type="dxa"/>
          </w:tcPr>
          <w:p w14:paraId="2FBB0945" w14:textId="757002D5" w:rsidR="00704622" w:rsidRPr="00442169" w:rsidRDefault="00DD03A8" w:rsidP="001A0BCD">
            <w:pPr>
              <w:rPr>
                <w:bCs/>
              </w:rPr>
            </w:pPr>
            <w:r>
              <w:rPr>
                <w:bCs/>
              </w:rPr>
              <w:t xml:space="preserve">En funktionalitet med perifer anvendelsesgrad er utilgængelig, opgaven kan løses ad anden vej i Løsningen med tilnærmet samme antal procestrin.</w:t>
            </w:r>
          </w:p>
          <w:p w14:paraId="6F7C82D9" w14:textId="77777777" w:rsidR="00DD03A8" w:rsidRPr="00442169" w:rsidRDefault="00DD03A8" w:rsidP="001A0BCD">
            <w:pPr>
              <w:rPr>
                <w:bCs/>
              </w:rPr>
            </w:pPr>
            <w:r>
              <w:rPr>
                <w:bCs/>
              </w:rPr>
              <w:br/>
              <w:t>Stavefejl i feltnavn / uhensigtsmæssig fejlbesked.</w:t>
            </w:r>
          </w:p>
          <w:p w14:paraId="2D440194" w14:textId="27AE9450" w:rsidR="00704622" w:rsidRPr="00442169" w:rsidRDefault="00704622" w:rsidP="001A0BCD"/>
        </w:tc>
      </w:tr>
    </w:tbl>
    <w:p w14:paraId="25D03997" w14:textId="77777777" w:rsidR="00DD03A8" w:rsidRPr="00442169" w:rsidRDefault="00DD03A8" w:rsidP="00DD03A8"/>
    <w:p w14:paraId="403E1339" w14:textId="46AE3F30" w:rsidR="00DD03A8" w:rsidRPr="00442169" w:rsidRDefault="006A1501" w:rsidP="00DD03A8">
      <w:r>
        <w:t xml:space="preserve">Fejl eller Mangler i kategori A og B udgør kvalificerede Fejl eller Mangler.</w:t>
      </w:r>
    </w:p>
    <w:p w14:paraId="2874427B" w14:textId="3CC2E524" w:rsidR="00DD03A8" w:rsidRPr="00442169" w:rsidRDefault="00DD03A8" w:rsidP="00DD03A8">
      <w:r>
        <w:br/>
        <w:t xml:space="preserve">Kunden er dog ikke forpligtet til at godkende prøven, såfremt der er konstateret flere end 5 Fejl eller Mangler i kategori C, idet disse samlet kategoriseres som en kvalificeret Fejl eller Mangel.</w:t>
      </w:r>
    </w:p>
    <w:p w14:paraId="0F273B2F" w14:textId="77777777" w:rsidR="00DD03A8" w:rsidRPr="00442169" w:rsidRDefault="00DD03A8" w:rsidP="00DD03A8"/>
    <w:p w14:paraId="6F162D06" w14:textId="199F9619" w:rsidR="00DD03A8" w:rsidRPr="00442169" w:rsidRDefault="00DD03A8" w:rsidP="00DD03A8">
      <w:r>
        <w:t xml:space="preserve">Konstaterede Fejl eller Mangler i kategori D hindrer ikke godkendelse af prøven. </w:t>
      </w:r>
    </w:p>
    <w:p w14:paraId="7A855506" w14:textId="681BD3E5" w:rsidR="004510FF" w:rsidRPr="00442169" w:rsidRDefault="004510FF" w:rsidP="00DD03A8"/>
    <w:p w14:paraId="640DC2AA" w14:textId="77777777" w:rsidR="00A81614" w:rsidRDefault="004510FF" w:rsidP="004510FF">
      <w:r>
        <w:t xml:space="preserve">Såfremt overtagelsesprøven ikke bestås i overensstemmelse med tidsplanen i bilag 1, og dette ikke skyldes Kundens forhold, har Kunden ret til at tage Løsningen eller dele heraf i brug. Dette gælder dog kun, såfremt Kunden havde ret til Ibrugtagning ved godkendelse af overtagelsesprøven. </w:t>
      </w:r>
    </w:p>
    <w:p w14:paraId="21FE037E" w14:textId="77777777" w:rsidR="00A81614" w:rsidRDefault="00A81614" w:rsidP="004510FF"/>
    <w:p w14:paraId="71C9007F" w14:textId="7EF1EC2A" w:rsidR="004510FF" w:rsidRPr="00442169" w:rsidRDefault="004510FF" w:rsidP="004510FF">
      <w:r>
        <w:t xml:space="preserve">Kunden er i så fald forpligtet til at erlægge en rimelig del af den betaling, der er knyttet til godkendelse af overtagelsesprøven i overensstemmelse med betalingsplanen i bilag 12. Kundens brug kan alene ske, såfremt dette ikke medfører væsentlig ulempe for Leverandørens færdiggørelse af Løsningen og gennemførelse af den aftalte overtagelsesprøve, medmindre Kunden kan godtgøre, at Ibrugtagning er nødvendig for at imødegå væsentlige tab.</w:t>
      </w:r>
    </w:p>
    <w:p w14:paraId="2725846C" w14:textId="20F7A3AE" w:rsidR="00DD03A8" w:rsidRPr="00442169" w:rsidRDefault="009C77AB" w:rsidP="00BA7053">
      <w:pPr>
        <w:pStyle w:val="Overskrift2"/>
      </w:pPr>
      <w:bookmarkStart w:id="87" w:name="_Ref471833960"/>
      <w:bookmarkStart w:id="88" w:name="_Toc474919518"/>
      <w:bookmarkStart w:id="89" w:name="_Toc241055533"/>
      <w:r>
        <w:t xml:space="preserve">Fejl eller Mangler i Standardprogrammel</w:t>
      </w:r>
      <w:bookmarkEnd w:id="87"/>
      <w:bookmarkEnd w:id="88"/>
      <w:bookmarkEnd w:id="89"/>
    </w:p>
    <w:p w14:paraId="1FE2250C" w14:textId="77777777" w:rsidR="00BA7053" w:rsidRPr="00442169" w:rsidRDefault="00BA7053" w:rsidP="00DD03A8"/>
    <w:p w14:paraId="7B4D59F1" w14:textId="4995745A" w:rsidR="00A81614" w:rsidRDefault="00DD03A8" w:rsidP="00DD03A8">
      <w:r>
        <w:t xml:space="preserve">Kunden er - uanset afsnit </w:t>
        <w:fldChar w:fldCharType="begin"/>
        <w:instrText xml:space="preserve"> REF _Ref287526994 \r \h </w:instrText>
        <w:instrText xml:space="preserve"> \* MERGEFORMAT </w:instrText>
        <w:fldChar w:fldCharType="separate"/>
        <w:t>4.3</w:t>
        <w:fldChar w:fldCharType="end"/>
        <w:t xml:space="preserve"> - dog ikke berettiget til at nægte at godkende overtagelsesprøven på grund af ikke kvalificerede Fejl eller Mangler i Standardprogrammel (som ikke er omfattet af </w:t>
        <w:lastRenderedPageBreak/>
        <w:t xml:space="preserve">undtagelsen i bilag 5) og som Leverandøren ikke burde have erkendt eller forudset på tidspunktet for Kontraktens indgåelse) og som Leverandøren har anvist en rimelig omgåelse af, således at Kunden uden betydelig ekstra indsats vil kunne anvende Løsningen. </w:t>
      </w:r>
    </w:p>
    <w:p w14:paraId="6E71FF7C" w14:textId="77777777" w:rsidR="008E09DA" w:rsidRDefault="008E09DA" w:rsidP="00DD03A8"/>
    <w:p w14:paraId="49AE2866" w14:textId="06A72B43" w:rsidR="00DD03A8" w:rsidRDefault="00DD03A8" w:rsidP="00DD03A8">
      <w:r>
        <w:t xml:space="preserve">Der må dog maksimal være 5 sådanne ikke kvalificerede Fejl eller Mangler i kategori C.</w:t>
      </w:r>
    </w:p>
    <w:p w14:paraId="4FED23A5" w14:textId="77777777" w:rsidR="00393F78" w:rsidRPr="00442169" w:rsidRDefault="00393F78" w:rsidP="00DD03A8"/>
    <w:p w14:paraId="6548F56A" w14:textId="33A3FE1E" w:rsidR="00DD03A8" w:rsidRPr="00442169" w:rsidRDefault="00DD03A8" w:rsidP="00DD03A8">
      <w:r>
        <w:t xml:space="preserve">Anvist omgåelse fratager ikke Kunden for retten til afhjælpning af Fejlen eller Manglen, når den afhjælpes af tredjepart.</w:t>
      </w:r>
    </w:p>
    <w:p w14:paraId="6A1B6B3F" w14:textId="5B3FA0DF" w:rsidR="00DD03A8" w:rsidRPr="00442169" w:rsidRDefault="00DD03A8" w:rsidP="00067356">
      <w:pPr>
        <w:pStyle w:val="Overskrift2"/>
      </w:pPr>
      <w:bookmarkStart w:id="90" w:name="_Toc474919521"/>
      <w:bookmarkStart w:id="91" w:name="_Toc241055534"/>
      <w:r>
        <w:t>Godkendelse</w:t>
      </w:r>
      <w:bookmarkEnd w:id="90"/>
      <w:bookmarkEnd w:id="91"/>
    </w:p>
    <w:p w14:paraId="12CB6F64" w14:textId="77777777" w:rsidR="00067356" w:rsidRPr="00442169" w:rsidRDefault="00067356" w:rsidP="00DD03A8"/>
    <w:p w14:paraId="38EE33FE" w14:textId="4BAEFA76" w:rsidR="00DD03A8" w:rsidRPr="00442169" w:rsidRDefault="00DD03A8" w:rsidP="00DD03A8">
      <w:r>
        <w:t>Det er en forudsætning for godkendelse af overtagelsesprøven, at:</w:t>
      </w:r>
    </w:p>
    <w:p w14:paraId="254D6487" w14:textId="77777777" w:rsidR="00DD03A8" w:rsidRPr="00442169" w:rsidRDefault="00DD03A8" w:rsidP="00DD03A8"/>
    <w:p w14:paraId="25164CF0" w14:textId="77777777" w:rsidR="00DD03A8" w:rsidRPr="00442169" w:rsidRDefault="00DD03A8" w:rsidP="00634F1F">
      <w:pPr>
        <w:pStyle w:val="Listeafsnit"/>
        <w:numPr>
          <w:ilvl w:val="0"/>
          <w:numId w:val="20"/>
        </w:numPr>
        <w:spacing w:line="276" w:lineRule="auto"/>
      </w:pPr>
      <w:r>
        <w:t>Kravene til overtagelsesprøvens resultat er opfyldt, herunder kravene til integrationstest, test af svartider og dokumentationstest, i det omfang de er relevante at gennemføre.</w:t>
      </w:r>
    </w:p>
    <w:p w14:paraId="63924803" w14:textId="77777777" w:rsidR="00DD03A8" w:rsidRPr="00442169" w:rsidRDefault="00DD03A8" w:rsidP="00067356">
      <w:pPr>
        <w:spacing w:line="276" w:lineRule="auto"/>
      </w:pPr>
    </w:p>
    <w:p w14:paraId="7DE17719" w14:textId="01CA0989" w:rsidR="00DD03A8" w:rsidRPr="00442169" w:rsidRDefault="00DD03A8" w:rsidP="00634F1F">
      <w:pPr>
        <w:pStyle w:val="Listeafsnit"/>
        <w:numPr>
          <w:ilvl w:val="0"/>
          <w:numId w:val="20"/>
        </w:numPr>
        <w:spacing w:line="276" w:lineRule="auto"/>
      </w:pPr>
      <w:r>
        <w:t xml:space="preserve">Der ikke er konstateret kvalificerede Fejl eller Mangler, jf. punkt </w:t>
        <w:fldChar w:fldCharType="begin"/>
        <w:instrText xml:space="preserve"> REF _Ref287526921 \r \h </w:instrText>
        <w:instrText xml:space="preserve"> \* MERGEFORMAT </w:instrText>
        <w:fldChar w:fldCharType="separate"/>
        <w:t>4.3</w:t>
        <w:fldChar w:fldCharType="end"/>
        <w:t xml:space="preserve">, der ikke er udbedret, jf. dog punkt </w:t>
        <w:fldChar w:fldCharType="begin"/>
        <w:instrText xml:space="preserve"> REF _Ref471833960 \r \h </w:instrText>
        <w:instrText xml:space="preserve"> \* MERGEFORMAT </w:instrText>
        <w:fldChar w:fldCharType="separate"/>
        <w:t>4.4</w:t>
        <w:fldChar w:fldCharType="end"/>
        <w:t>.</w:t>
      </w:r>
    </w:p>
    <w:p w14:paraId="4DA2FC62" w14:textId="77777777" w:rsidR="00DD03A8" w:rsidRPr="00442169" w:rsidRDefault="00DD03A8" w:rsidP="00067356">
      <w:pPr>
        <w:spacing w:line="276" w:lineRule="auto"/>
      </w:pPr>
    </w:p>
    <w:p w14:paraId="00B910A6" w14:textId="77777777" w:rsidR="00DD03A8" w:rsidRPr="00442169" w:rsidRDefault="00DD03A8" w:rsidP="00634F1F">
      <w:pPr>
        <w:pStyle w:val="Listeafsnit"/>
        <w:numPr>
          <w:ilvl w:val="0"/>
          <w:numId w:val="20"/>
        </w:numPr>
        <w:spacing w:line="276" w:lineRule="auto"/>
      </w:pPr>
      <w:r>
        <w:t>Al krævet Dokumentation er leveret og godkendt.</w:t>
      </w:r>
    </w:p>
    <w:p w14:paraId="56C06A00" w14:textId="77777777" w:rsidR="00DD03A8" w:rsidRPr="00442169" w:rsidRDefault="00DD03A8" w:rsidP="00067356">
      <w:pPr>
        <w:spacing w:line="276" w:lineRule="auto"/>
      </w:pPr>
    </w:p>
    <w:p w14:paraId="2EAF5699" w14:textId="7B4E50C5" w:rsidR="00DD03A8" w:rsidRPr="00442169" w:rsidRDefault="00DD03A8" w:rsidP="00634F1F">
      <w:pPr>
        <w:pStyle w:val="Listeafsnit"/>
        <w:numPr>
          <w:ilvl w:val="0"/>
          <w:numId w:val="20"/>
        </w:numPr>
        <w:spacing w:line="276" w:lineRule="auto"/>
      </w:pPr>
      <w:r>
        <w:t xml:space="preserve">Alle krævede ydelser, som en del af Løsningen, er konstateret leveret i en stand, som Kunden med føje kan forvente.</w:t>
      </w:r>
    </w:p>
    <w:p w14:paraId="1799ED4C" w14:textId="77777777" w:rsidR="00DD03A8" w:rsidRPr="00442169" w:rsidRDefault="00DD03A8" w:rsidP="00067356">
      <w:pPr>
        <w:spacing w:line="276" w:lineRule="auto"/>
      </w:pPr>
    </w:p>
    <w:p w14:paraId="03468AA3" w14:textId="77777777" w:rsidR="00067356" w:rsidRPr="00442169" w:rsidRDefault="00067356" w:rsidP="00067356">
      <w:pPr>
        <w:spacing w:line="276" w:lineRule="auto"/>
        <w:rPr>
          <w:highlight w:val="yellow"/>
        </w:rPr>
      </w:pPr>
    </w:p>
    <w:p w14:paraId="0272D56C" w14:textId="77777777" w:rsidR="00DD03A8" w:rsidRPr="00463F26" w:rsidRDefault="00DD03A8" w:rsidP="00067356">
      <w:pPr>
        <w:pStyle w:val="Overskrift1"/>
        <w:pageBreakBefore w:val="0"/>
      </w:pPr>
      <w:bookmarkStart w:id="92" w:name="_Ref287526899"/>
      <w:bookmarkStart w:id="93" w:name="_Toc474919522"/>
      <w:bookmarkStart w:id="94" w:name="_Toc241055535"/>
      <w:r>
        <w:t>Driftsprøve</w:t>
      </w:r>
      <w:bookmarkEnd w:id="92"/>
      <w:bookmarkEnd w:id="93"/>
      <w:bookmarkEnd w:id="94"/>
    </w:p>
    <w:p w14:paraId="0A724B0F" w14:textId="77777777" w:rsidR="00DD03A8" w:rsidRPr="00442169" w:rsidRDefault="00DD03A8" w:rsidP="00067356">
      <w:pPr>
        <w:pStyle w:val="Overskrift2"/>
      </w:pPr>
      <w:bookmarkStart w:id="95" w:name="_Toc68514194"/>
      <w:bookmarkStart w:id="96" w:name="_Toc251071659"/>
      <w:bookmarkStart w:id="97" w:name="_Toc474919523"/>
      <w:bookmarkStart w:id="98" w:name="_Toc241055536"/>
      <w:r>
        <w:t>Formål</w:t>
      </w:r>
      <w:bookmarkEnd w:id="95"/>
      <w:bookmarkEnd w:id="96"/>
      <w:r>
        <w:t xml:space="preserve"> og omfang</w:t>
      </w:r>
      <w:bookmarkEnd w:id="97"/>
      <w:bookmarkEnd w:id="98"/>
    </w:p>
    <w:p w14:paraId="050D9034" w14:textId="77777777" w:rsidR="00067356" w:rsidRPr="00442169" w:rsidRDefault="00067356" w:rsidP="00DD03A8"/>
    <w:p w14:paraId="06632A9F" w14:textId="0F58CE8D" w:rsidR="0070492D" w:rsidRPr="00442169" w:rsidRDefault="00DD03A8" w:rsidP="00DD03A8">
      <w:r>
        <w:t xml:space="preserve">Der gennemføres en driftsprøve i overensstemmelse med tidsplanen, jf. bilag 1.</w:t>
      </w:r>
    </w:p>
    <w:p w14:paraId="5CF8BE8E" w14:textId="77777777" w:rsidR="008D004C" w:rsidRPr="00442169" w:rsidRDefault="008D004C" w:rsidP="00DD03A8"/>
    <w:p w14:paraId="6CF98E4F" w14:textId="77777777" w:rsidR="00DD03A8" w:rsidRPr="00442169" w:rsidRDefault="00DD03A8" w:rsidP="00DD03A8">
      <w:r>
        <w:t>Driftsprøven tager sigte på at måle servicemål i Kundens normale driftssituation. Driftsprøven gennemføres af Kunden med aktiv bistand fra Leverandøren.</w:t>
      </w:r>
    </w:p>
    <w:p w14:paraId="3CD55DB1" w14:textId="6EB086A9" w:rsidR="00DD03A8" w:rsidRPr="00442169" w:rsidRDefault="00DD03A8" w:rsidP="00DD03A8"/>
    <w:p w14:paraId="5C5F4E1F" w14:textId="067D807E" w:rsidR="008D004C" w:rsidRPr="00442169" w:rsidRDefault="008D004C" w:rsidP="008D004C">
      <w:r>
        <w:t xml:space="preserve">Ved ændringer, der bestilles til levering som en Selvstændig Opgave, skal driftsprøven tillige omfatte den oprindelige Løsning.</w:t>
      </w:r>
    </w:p>
    <w:p w14:paraId="3C4E3AF3" w14:textId="77777777" w:rsidR="00DD03A8" w:rsidRPr="00442169" w:rsidRDefault="00DD03A8" w:rsidP="00067356">
      <w:pPr>
        <w:pStyle w:val="Overskrift2"/>
      </w:pPr>
      <w:bookmarkStart w:id="99" w:name="_Toc68514195"/>
      <w:bookmarkStart w:id="100" w:name="_Toc251071660"/>
      <w:bookmarkStart w:id="101" w:name="_Toc474919524"/>
      <w:bookmarkStart w:id="102" w:name="_Toc241055537"/>
      <w:r>
        <w:t>Prøveplan</w:t>
      </w:r>
      <w:bookmarkEnd w:id="99"/>
      <w:bookmarkEnd w:id="100"/>
      <w:bookmarkEnd w:id="101"/>
      <w:bookmarkEnd w:id="102"/>
    </w:p>
    <w:p w14:paraId="235CB1D1" w14:textId="77777777" w:rsidR="0070492D" w:rsidRPr="00442169" w:rsidRDefault="0070492D" w:rsidP="00DD03A8"/>
    <w:p w14:paraId="20386075" w14:textId="154340E1" w:rsidR="00DD03A8" w:rsidRPr="00442169" w:rsidRDefault="00DD03A8" w:rsidP="00DD03A8">
      <w:r>
        <w:t xml:space="preserve">Leverandøren skal udarbejde en prøveplan, der beskriver, hvilke tekniske og ressourcemæssige forhold der er en forudsætning for driftsprøvens gennemførelse. Prøveplanen skal sikre, at driftsprøven giver et retvisende billede af, om de stillede servicemål er opfyldt. Prøveplanen leveres til Kunden senest 5 Arbejdsdage efter den godkendte overtagelsesprøve. </w:t>
      </w:r>
    </w:p>
    <w:p w14:paraId="01FB6558" w14:textId="77777777" w:rsidR="00DD03A8" w:rsidRPr="00442169" w:rsidRDefault="00DD03A8" w:rsidP="00067356">
      <w:pPr>
        <w:pStyle w:val="Overskrift2"/>
      </w:pPr>
      <w:bookmarkStart w:id="103" w:name="_Toc68514196"/>
      <w:bookmarkStart w:id="104" w:name="_Toc251071661"/>
      <w:bookmarkStart w:id="105" w:name="_Toc474919525"/>
      <w:bookmarkStart w:id="106" w:name="_Toc241055538"/>
      <w:r>
        <w:t>Gennemførelse</w:t>
      </w:r>
      <w:bookmarkEnd w:id="103"/>
      <w:bookmarkEnd w:id="104"/>
      <w:bookmarkEnd w:id="105"/>
      <w:bookmarkEnd w:id="106"/>
    </w:p>
    <w:p w14:paraId="5BDDA79F" w14:textId="77777777" w:rsidR="00067356" w:rsidRPr="00442169" w:rsidRDefault="00067356" w:rsidP="00DD03A8"/>
    <w:p w14:paraId="246B962B" w14:textId="6C330C96" w:rsidR="00DD03A8" w:rsidRPr="00442169" w:rsidRDefault="00DD03A8" w:rsidP="00DD03A8">
      <w:r>
        <w:t xml:space="preserve">Inden driftsprøven påbegyndes, skal overtagelsesprøven være godkendt af Kunden. </w:t>
      </w:r>
    </w:p>
    <w:p w14:paraId="4E6CC81D" w14:textId="1481F574" w:rsidR="00DD03A8" w:rsidRPr="00442169" w:rsidRDefault="00DD03A8" w:rsidP="00DD03A8"/>
    <w:p w14:paraId="465EF770" w14:textId="2637665C" w:rsidR="008D004C" w:rsidRPr="00442169" w:rsidRDefault="008D004C" w:rsidP="008D004C">
      <w:r>
        <w:t xml:space="preserve">Driftsprøven påbegyndes endvidere først, når Kunden har givet Leverandøren meddelelse derom, dog senest 10 Arbejdsdage efter tidspunktet for godkendt overtagelsesprøve.</w:t>
      </w:r>
    </w:p>
    <w:p w14:paraId="58B22C6B" w14:textId="4447531D" w:rsidR="008D004C" w:rsidRPr="00442169" w:rsidRDefault="008D004C" w:rsidP="00DD03A8"/>
    <w:p w14:paraId="1BEAB137" w14:textId="365EA50C" w:rsidR="00DD03A8" w:rsidRDefault="00DD03A8" w:rsidP="00DD03A8">
      <w:r>
        <w:lastRenderedPageBreak/>
        <w:t>I modsat fald bortfalder driftsprøven, hvis Kunden ikke påbegynder prøven senest 15 Arbejdsdage efter modtagelse af Meddelelse med påkrav fra Leverandøren. Meddelelse med påkrav kan fremsættes efter udløbet af fristen for påbegyndelse af prøven og skal indeholde angivelse af, at manglende påbegyndelse af driftsprøven medfører bortfald af prøven. Kunden skal med et varsel på mindst 10 Arbejdsdage give Leverandøren Meddelelse om tidspunktet for prøvens påbegyndelse.</w:t>
      </w:r>
    </w:p>
    <w:p w14:paraId="58374D3D" w14:textId="77777777" w:rsidR="00D274FF" w:rsidRPr="00442169" w:rsidRDefault="00D274FF" w:rsidP="00DD03A8"/>
    <w:p w14:paraId="4ED064E3" w14:textId="4789404A" w:rsidR="00DD03A8" w:rsidRPr="00442169" w:rsidRDefault="00DD03A8" w:rsidP="00DD03A8">
      <w:r>
        <w:t xml:space="preserve">Driftsprøven skal omfatte mindst 20 Arbejdsdage i træk, hvori Løsningen har været i drift med normale funktioner uden konstatering af kvalificerede Fejl eller Mangler, jf. punkt 4.3. </w:t>
      </w:r>
    </w:p>
    <w:p w14:paraId="2BBB3EAB" w14:textId="3361BA6D" w:rsidR="00DD03A8" w:rsidRPr="00442169" w:rsidRDefault="00DD03A8" w:rsidP="00DD03A8"/>
    <w:p w14:paraId="495FF6AB" w14:textId="4201DDE9" w:rsidR="00DD03A8" w:rsidRPr="00442169" w:rsidRDefault="00DD03A8" w:rsidP="00DD03A8">
      <w:r>
        <w:t xml:space="preserve">Under driftsprøven skal Leverandøren løbende optimere Løsningen i det omfang, det måtte være nødvendigt, samt afhjælpe eventuelle konstaterede Fejl eller Mangler. Desuden skal Leverandøren være Kunden behjælpelig i forbindelse med besvarelse af Kundens spørgsmål vedrørende brug af Løsningen, herunder yde support mv.</w:t>
      </w:r>
    </w:p>
    <w:p w14:paraId="0186E214" w14:textId="77777777" w:rsidR="00DD03A8" w:rsidRPr="00442169" w:rsidRDefault="00DD03A8" w:rsidP="00DD03A8"/>
    <w:p w14:paraId="2E9BD895" w14:textId="29C3DE7F" w:rsidR="00DD03A8" w:rsidRPr="00442169" w:rsidRDefault="00DD03A8" w:rsidP="00DD03A8">
      <w:r>
        <w:t xml:space="preserve">Hvis der under udførelsen af driftsprøven konstateres en kvalificeret Fejl eller Mangel, jf. afsnit </w:t>
        <w:fldChar w:fldCharType="begin"/>
        <w:instrText xml:space="preserve"> REF _Ref287526940 \r \h </w:instrText>
        <w:instrText xml:space="preserve"> \* MERGEFORMAT </w:instrText>
        <w:fldChar w:fldCharType="separate"/>
        <w:t>4.3</w:t>
        <w:fldChar w:fldCharType="end"/>
        <w:t xml:space="preserve">, standses prøven, indtil Fejlen eller Manglen er udbedret. Herefter startes prøven forfra. </w:t>
      </w:r>
    </w:p>
    <w:p w14:paraId="2BD09244" w14:textId="77777777" w:rsidR="00DD03A8" w:rsidRPr="00442169" w:rsidRDefault="00DD03A8" w:rsidP="00DD03A8"/>
    <w:p w14:paraId="7B87FA47" w14:textId="1C21CE6E" w:rsidR="00DD03A8" w:rsidRPr="00442169" w:rsidRDefault="00DD03A8" w:rsidP="00DD03A8">
      <w:r>
        <w:t>Driftsprøven fortsætter, indtil den er bestået, men skal - medmindre Kunden udtrykkeligt samtykker i en forlængelse - være afsluttet senest 60 kalenderdage efter påbegyndelsen.</w:t>
      </w:r>
    </w:p>
    <w:p w14:paraId="2A996780" w14:textId="77777777" w:rsidR="00DD03A8" w:rsidRPr="00442169" w:rsidRDefault="00DD03A8" w:rsidP="00DD03A8"/>
    <w:p w14:paraId="5A24525F" w14:textId="301B3AF0" w:rsidR="00DD03A8" w:rsidRPr="00442169" w:rsidRDefault="00DD03A8" w:rsidP="00DD03A8">
      <w:r>
        <w:t xml:space="preserve">Ved forhold, som Leverandøren ikke bærer risikoen for, og som hindrer Løsningens normale brug, skal der gøres et ophold i driftsprøven. Derefter skal fristen for driftsprøven forlænges med lige så mange Arbejdsdage, som er tabt ved afbrydelsen. Det tabte antal Arbejdsdage skal, hvis de ikke udgør hele tal, forhøjes til det nærmeste højere an</w:t>
        <w:softHyphen/>
        <w:t>tal hele Arbejdsdage.</w:t>
      </w:r>
    </w:p>
    <w:p w14:paraId="3D7D574B" w14:textId="77777777" w:rsidR="00DD03A8" w:rsidRPr="00442169" w:rsidRDefault="00DD03A8" w:rsidP="00F53CDC">
      <w:pPr>
        <w:pStyle w:val="Overskrift2"/>
      </w:pPr>
      <w:bookmarkStart w:id="107" w:name="_Toc68514197"/>
      <w:bookmarkStart w:id="108" w:name="_Toc251071662"/>
      <w:bookmarkStart w:id="109" w:name="_Toc474919526"/>
      <w:bookmarkStart w:id="110" w:name="_Toc241055539"/>
      <w:r>
        <w:t>Godkendelseskriterier</w:t>
      </w:r>
      <w:bookmarkEnd w:id="107"/>
      <w:bookmarkEnd w:id="108"/>
      <w:bookmarkEnd w:id="109"/>
      <w:bookmarkEnd w:id="110"/>
    </w:p>
    <w:p w14:paraId="5FC81A3D" w14:textId="77777777" w:rsidR="00F53CDC" w:rsidRPr="00442169" w:rsidRDefault="00F53CDC" w:rsidP="00DD03A8"/>
    <w:p w14:paraId="0C8A9B16" w14:textId="37A8C155" w:rsidR="00DD03A8" w:rsidRPr="00442169" w:rsidRDefault="00DD03A8" w:rsidP="00DD03A8">
      <w:r>
        <w:t xml:space="preserve">Kravene til driftsprøvens resultat er opfyldt, når servicemålene opgjort for de sidste 20 Arbejdsdage af driftsprøveperioden for Løsningen som helhed er opfyldt og der ikke under prøven er konstateret kvalificerede Fejl eller Mangler, jf. afsnit </w:t>
        <w:fldChar w:fldCharType="begin"/>
        <w:instrText xml:space="preserve"> REF _Ref287527024 \r \h </w:instrText>
        <w:instrText xml:space="preserve"> \* MERGEFORMAT </w:instrText>
        <w:fldChar w:fldCharType="separate"/>
        <w:t>4.3</w:t>
        <w:fldChar w:fldCharType="end"/>
        <w:t xml:space="preserve">.  </w:t>
      </w:r>
    </w:p>
    <w:p w14:paraId="3C6C4F5E" w14:textId="77777777" w:rsidR="00DD03A8" w:rsidRPr="00442169" w:rsidRDefault="00DD03A8" w:rsidP="00DD03A8"/>
    <w:p w14:paraId="222DA1B7" w14:textId="1E6BCADA" w:rsidR="00DD03A8" w:rsidRPr="00442169" w:rsidRDefault="00DD03A8" w:rsidP="00DD03A8">
      <w:r>
        <w:t xml:space="preserve">Har Kunden godkendt overtagelsesprøven med kendte Fejl eller Mangler anført i fejllisten, </w:t>
      </w:r>
      <w:r>
        <w:rPr>
          <w:iCs/>
        </w:rPr>
        <w:t xml:space="preserve">er Kunden først forpligtet til at godkende driftsprøven, når sådanne Fejl eller Mangler i det væsentligste er afhjulpet</w:t>
      </w:r>
      <w:r>
        <w:t xml:space="preserve">. Herved forstås, at der alene resterer Fejl eller Mangler som ikke er kvalificerede Fejl eller Mangler. De resterende Fejl eller Mangler afhjælpes i overensstemmelse med bilag 5.</w:t>
      </w:r>
    </w:p>
    <w:p w14:paraId="4BA1B7C8" w14:textId="1DAB9C59" w:rsidR="00DD03A8" w:rsidRPr="00442169" w:rsidRDefault="00DD03A8" w:rsidP="00DD03A8"/>
    <w:p w14:paraId="5B99D44D" w14:textId="77777777" w:rsidR="00CD4125" w:rsidRPr="00442169" w:rsidRDefault="00CD4125" w:rsidP="00DD03A8"/>
    <w:p w14:paraId="7D7AFBDE" w14:textId="5FA025C8" w:rsidR="00DD03A8" w:rsidRPr="00442169" w:rsidRDefault="000E207E" w:rsidP="000E207E">
      <w:pPr>
        <w:pStyle w:val="Overskrift1"/>
      </w:pPr>
      <w:bookmarkStart w:id="111" w:name="_Toc241055540"/>
      <w:r>
        <w:lastRenderedPageBreak/>
        <w:t>Appendiks A – Leverandørens værktøjer, metoder og processer</w:t>
      </w:r>
      <w:bookmarkEnd w:id="111"/>
    </w:p>
    <w:p w14:paraId="1DD64811" w14:textId="77777777" w:rsidR="000E207E" w:rsidRPr="00442169" w:rsidRDefault="000E207E" w:rsidP="000E207E"/>
    <w:p w14:paraId="45839912" w14:textId="249D3FE2" w:rsidR="000E207E" w:rsidRPr="00442169" w:rsidRDefault="000E207E" w:rsidP="000E207E">
      <w:pPr>
        <w:rPr>
          <w:i/>
        </w:rPr>
      </w:pPr>
      <w:r>
        <w:rPr>
          <w:i/>
          <w:highlight w:val="yellow"/>
        </w:rPr>
        <w:t xml:space="preserve">[Tilbudsgiver bedes beskrive sine værktøjer, metoder og processer til brug for tilbudsgiveres egne interne tests og afvikling af prøver forud for overgang til afprøvning sammen med Kunden og/eller af Kunden.]</w:t>
      </w:r>
    </w:p>
    <w:p w14:paraId="39E06281" w14:textId="77777777" w:rsidR="00DD03A8" w:rsidRPr="00442169" w:rsidRDefault="00DD03A8" w:rsidP="00DD03A8"/>
    <w:p w14:paraId="702FB285" w14:textId="378ACF21" w:rsidR="00DD03A8" w:rsidRPr="00442169" w:rsidRDefault="00DD03A8" w:rsidP="00DD03A8">
      <w:pPr>
        <w:spacing w:line="240" w:lineRule="auto"/>
        <w:rPr>
          <w:b/>
          <w:smallCaps/>
          <w:sz w:val="22"/>
        </w:rPr>
      </w:pPr>
    </w:p>
    <w:sectPr w:rsidR="00DD03A8" w:rsidRPr="00442169" w:rsidSect="003D32A2">
      <w:footerReference w:type="default" r:id="rId21"/>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D0D4" w14:textId="77777777" w:rsidR="00BA7D77" w:rsidRDefault="00BA7D77" w:rsidP="009E4B94">
      <w:pPr>
        <w:spacing w:line="240" w:lineRule="auto"/>
      </w:pPr>
      <w:r>
        <w:separator/>
      </w:r>
    </w:p>
  </w:endnote>
  <w:endnote w:type="continuationSeparator" w:id="0">
    <w:p w14:paraId="6D710015" w14:textId="77777777" w:rsidR="00BA7D77" w:rsidRDefault="00BA7D77"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561CA670" w:rsidR="00205792" w:rsidRDefault="00205792" w:rsidP="008D2FBD">
    <w:pPr>
      <w:pStyle w:val="Sidefod"/>
    </w:pPr>
    <w:r>
      <w:rPr>
        <w:noProof/>
      </w:rPr>
      <mc:AlternateContent>
        <mc:Choice Requires="wps">
          <w:drawing>
            <wp:anchor distT="0" distB="0" distL="0" distR="0" simplePos="0" relativeHeight="251658244" behindDoc="0" locked="0" layoutInCell="1" allowOverlap="1" wp14:anchorId="2429F1CD" wp14:editId="09783188">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3EB9D6" w14:textId="736C0AED"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429F1CD"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1A3EB9D6" w14:textId="736C0AED"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v:textbox>
              <w10:wrap type="square"/>
            </v:shape>
          </w:pict>
        </mc:Fallback>
      </mc:AlternateContent>
    </w: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7847584D" w:rsidR="00205792" w:rsidRDefault="00205792" w:rsidP="008D2FBD">
                          <w:pPr>
                            <w:pStyle w:val="Sidefod"/>
                          </w:pPr>
                          <w:r>
                            <w:fldChar w:fldCharType="begin"/>
                          </w:r>
                          <w:r>
                            <w:instrText xml:space="preserve"> PAGE  </w:instrText>
                          </w:r>
                          <w:r>
                            <w:fldChar w:fldCharType="separate"/>
                          </w:r>
                          <w:r>
                            <w:rPr>
                              <w:noProof/>
                            </w:rPr>
                            <w:t>2</w:t>
                          </w:r>
                          <w:r>
                            <w:fldChar w:fldCharType="end"/>
                          </w:r>
                          <w:r>
                            <w:t>/</w:t>
                          </w:r>
                          <w:fldSimple w:instr=" SECTIONPAGES  ">
                            <w:r>
                              <w:rPr>
                                <w:noProof/>
                              </w:rPr>
                              <w:t>9</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7847584D" w:rsidR="00205792" w:rsidRDefault="00205792" w:rsidP="008D2FBD">
                    <w:pPr>
                      <w:pStyle w:val="Sidefod"/>
                    </w:pPr>
                    <w:r>
                      <w:fldChar w:fldCharType="begin"/>
                    </w:r>
                    <w:r>
                      <w:instrText xml:space="preserve"> PAGE  </w:instrText>
                    </w:r>
                    <w:r>
                      <w:fldChar w:fldCharType="separate"/>
                    </w:r>
                    <w:r>
                      <w:rPr>
                        <w:noProof/>
                      </w:rPr>
                      <w:t>2</w:t>
                    </w:r>
                    <w:r>
                      <w:fldChar w:fldCharType="end"/>
                    </w:r>
                    <w:r>
                      <w:t>/</w:t>
                    </w:r>
                    <w:fldSimple w:instr=" SECTIONPAGES  ">
                      <w:r>
                        <w:rPr>
                          <w:noProof/>
                        </w:rPr>
                        <w:t>9</w:t>
                      </w:r>
                    </w:fldSimple>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205792" w:rsidRPr="00CB62B8" w14:paraId="63DF344C" w14:textId="77777777" w:rsidTr="008D2FBD">
                            <w:trPr>
                              <w:trHeight w:val="482"/>
                              <w:jc w:val="right"/>
                            </w:trPr>
                            <w:tc>
                              <w:tcPr>
                                <w:tcW w:w="6804" w:type="dxa"/>
                                <w:vAlign w:val="bottom"/>
                              </w:tcPr>
                              <w:p w14:paraId="066ECDF0" w14:textId="3D213A7B" w:rsidR="00205792" w:rsidRPr="00DC42BA" w:rsidRDefault="00205792" w:rsidP="008D2FBD">
                                <w:pPr>
                                  <w:pStyle w:val="Template-FilePath"/>
                                  <w:jc w:val="right"/>
                                  <w:rPr>
                                    <w:lang w:val="en-US"/>
                                  </w:rPr>
                                </w:pPr>
                                <w:r>
                                  <w:fldChar w:fldCharType="begin"/>
                                </w:r>
                                <w:r w:rsidRPr="00DC42BA">
                                  <w:rPr>
                                    <w:lang w:val="en-US"/>
                                  </w:rPr>
                                  <w:instrText xml:space="preserve"> FILENAME  \p </w:instrText>
                                </w:r>
                                <w:r>
                                  <w:fldChar w:fldCharType="separate"/>
                                </w:r>
                                <w:r>
                                  <w:rPr>
                                    <w:lang w:val="en-US"/>
                                  </w:rPr>
                                  <w:t>https://ramboll.sharepoint.com/sites/Familieretshusetudbudafmdebookingsystem/Shared Documents/General/03. Udbudsmateriale i proces med kunden/19_Bilag 14_Prøver.docx</w:t>
                                </w:r>
                                <w:r>
                                  <w:fldChar w:fldCharType="end"/>
                                </w:r>
                              </w:p>
                            </w:tc>
                          </w:tr>
                        </w:tbl>
                        <w:p w14:paraId="04E625B9" w14:textId="77777777" w:rsidR="00205792" w:rsidRPr="00DC42BA" w:rsidRDefault="00205792" w:rsidP="008D2FBD">
                          <w:pPr>
                            <w:pStyle w:val="Sidefod"/>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205792" w:rsidRPr="00CB62B8" w14:paraId="63DF344C" w14:textId="77777777" w:rsidTr="008D2FBD">
                      <w:trPr>
                        <w:trHeight w:val="482"/>
                        <w:jc w:val="right"/>
                      </w:trPr>
                      <w:tc>
                        <w:tcPr>
                          <w:tcW w:w="6804" w:type="dxa"/>
                          <w:vAlign w:val="bottom"/>
                        </w:tcPr>
                        <w:p w14:paraId="066ECDF0" w14:textId="3D213A7B" w:rsidR="00205792" w:rsidRPr="00DC42BA" w:rsidRDefault="00205792" w:rsidP="008D2FBD">
                          <w:pPr>
                            <w:pStyle w:val="Template-FilePath"/>
                            <w:jc w:val="right"/>
                            <w:rPr>
                              <w:lang w:val="en-US"/>
                            </w:rPr>
                          </w:pPr>
                          <w:r>
                            <w:fldChar w:fldCharType="begin"/>
                          </w:r>
                          <w:r w:rsidRPr="00DC42BA">
                            <w:rPr>
                              <w:lang w:val="en-US"/>
                            </w:rPr>
                            <w:instrText xml:space="preserve"> FILENAME  \p </w:instrText>
                          </w:r>
                          <w:r>
                            <w:fldChar w:fldCharType="separate"/>
                          </w:r>
                          <w:r>
                            <w:rPr>
                              <w:lang w:val="en-US"/>
                            </w:rPr>
                            <w:t>https://ramboll.sharepoint.com/sites/Familieretshusetudbudafmdebookingsystem/Shared Documents/General/03. Udbudsmateriale i proces med kunden/19_Bilag 14_Prøver.docx</w:t>
                          </w:r>
                          <w:r>
                            <w:fldChar w:fldCharType="end"/>
                          </w:r>
                        </w:p>
                      </w:tc>
                    </w:tr>
                  </w:tbl>
                  <w:p w14:paraId="04E625B9" w14:textId="77777777" w:rsidR="00205792" w:rsidRPr="00DC42BA" w:rsidRDefault="00205792" w:rsidP="008D2FBD">
                    <w:pPr>
                      <w:pStyle w:val="Sidefod"/>
                      <w:spacing w:line="14" w:lineRule="exact"/>
                      <w:rPr>
                        <w:lang w:val="en-US"/>
                      </w:rPr>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205792" w14:paraId="19E86F2E" w14:textId="77777777" w:rsidTr="008D2FBD">
      <w:trPr>
        <w:trHeight w:hRule="exact" w:val="284"/>
        <w:jc w:val="right"/>
      </w:trPr>
      <w:tc>
        <w:tcPr>
          <w:tcW w:w="6824" w:type="dxa"/>
          <w:vAlign w:val="bottom"/>
        </w:tcPr>
        <w:p w14:paraId="44C6CE62" w14:textId="77777777" w:rsidR="00205792" w:rsidRDefault="00205792" w:rsidP="008D2FBD">
          <w:pPr>
            <w:pStyle w:val="Template-DocId"/>
            <w:jc w:val="right"/>
          </w:pPr>
          <w:r>
            <w:t>Doc id</w:t>
          </w:r>
        </w:p>
      </w:tc>
    </w:tr>
  </w:tbl>
  <w:p w14:paraId="04FDE891" w14:textId="77777777" w:rsidR="00205792" w:rsidRDefault="00205792">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40283CF5" w:rsidR="00205792" w:rsidRPr="00320824" w:rsidRDefault="00205792">
    <w:pPr>
      <w:pStyle w:val="Sidefod"/>
    </w:pPr>
    <w:bookmarkStart w:id="28" w:name="ReportLogo"/>
    <w:r>
      <w:rPr>
        <w:noProof/>
      </w:rPr>
      <w:drawing>
        <wp:anchor distT="0" distB="0" distL="0" distR="0" simplePos="0" relativeHeight="251658242" behindDoc="0" locked="0" layoutInCell="1" allowOverlap="1" wp14:anchorId="6C40D912" wp14:editId="62B761DD">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C751" w14:textId="09F46F1D" w:rsidR="00205792" w:rsidRDefault="00205792">
    <w:pPr>
      <w:pStyle w:val="Sidefod"/>
    </w:pPr>
    <w:r>
      <w:rPr>
        <w:noProof/>
      </w:rPr>
      <mc:AlternateContent>
        <mc:Choice Requires="wps">
          <w:drawing>
            <wp:anchor distT="0" distB="0" distL="0" distR="0" simplePos="0" relativeHeight="251658243" behindDoc="0" locked="0" layoutInCell="1" allowOverlap="1" wp14:anchorId="01574EAE" wp14:editId="0527E081">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992DF5" w14:textId="6684EAE4"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1574EAE"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43992DF5" w14:textId="6684EAE4"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2D95" w14:textId="44819936" w:rsidR="00205792" w:rsidRDefault="00205792">
    <w:pPr>
      <w:pStyle w:val="Sidefod"/>
    </w:pPr>
    <w:r>
      <w:rPr>
        <w:noProof/>
      </w:rPr>
      <mc:AlternateContent>
        <mc:Choice Requires="wps">
          <w:drawing>
            <wp:anchor distT="0" distB="0" distL="0" distR="0" simplePos="0" relativeHeight="251658246" behindDoc="0" locked="0" layoutInCell="1" allowOverlap="1" wp14:anchorId="3ADF8F99" wp14:editId="1E492D7C">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637C9F" w14:textId="49B0CA3C"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ADF8F99" id="_x0000_t202" coordsize="21600,21600" o:spt="202" path="m,l,21600r21600,l21600,xe">
              <v:stroke joinstyle="miter"/>
              <v:path gradientshapeok="t" o:connecttype="rect"/>
            </v:shapetype>
            <v:shape id="Tekstfelt 14"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7E637C9F" w14:textId="49B0CA3C"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616" w14:textId="77777777" w:rsidR="00205792" w:rsidRDefault="00205792">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2B06" w14:textId="0DF18466" w:rsidR="00205792" w:rsidRDefault="00205792">
    <w:pPr>
      <w:pStyle w:val="Sidefod"/>
    </w:pPr>
    <w:r>
      <w:rPr>
        <w:noProof/>
      </w:rPr>
      <mc:AlternateContent>
        <mc:Choice Requires="wps">
          <w:drawing>
            <wp:anchor distT="0" distB="0" distL="0" distR="0" simplePos="0" relativeHeight="251658245" behindDoc="0" locked="0" layoutInCell="1" allowOverlap="1" wp14:anchorId="0570F854" wp14:editId="41E33342">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64C359" w14:textId="48A6E41B"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570F854" id="_x0000_t202" coordsize="21600,21600" o:spt="202" path="m,l,21600r21600,l21600,xe">
              <v:stroke joinstyle="miter"/>
              <v:path gradientshapeok="t" o:connecttype="rect"/>
            </v:shapetype>
            <v:shape id="Tekstfelt 13"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2464C359" w14:textId="48A6E41B" w:rsidR="00205792" w:rsidRPr="00CB62B8" w:rsidRDefault="00205792">
                    <w:pPr>
                      <w:rPr>
                        <w:rFonts w:eastAsia="Verdana" w:cs="Verdana"/>
                        <w:noProof/>
                        <w:color w:val="000000"/>
                        <w:sz w:val="14"/>
                        <w:szCs w:val="14"/>
                      </w:rPr>
                    </w:pPr>
                    <w:r w:rsidRPr="00CB62B8">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4DC9" w14:textId="77777777" w:rsidR="00390E68" w:rsidRDefault="00390E68" w:rsidP="00390E68">
    <w:pPr>
      <w:pStyle w:val="Sidefod"/>
      <w:tabs>
        <w:tab w:val="clear" w:pos="4819"/>
        <w:tab w:val="center" w:pos="4536"/>
      </w:tabs>
    </w:pPr>
    <w:r w:rsidRPr="00E05D2C">
      <w:t>Bilag 14</w:t>
    </w:r>
    <w:r w:rsidRPr="008E31AB">
      <w:t xml:space="preserve"> </w:t>
    </w:r>
    <w:r w:rsidRPr="008E31AB">
      <w:tab/>
      <w:t xml:space="preserve">Prøver </w:t>
    </w:r>
    <w:r w:rsidRPr="008E31AB">
      <w:tab/>
      <w:t xml:space="preserve">Side </w:t>
    </w:r>
    <w:r w:rsidRPr="008E31AB">
      <w:fldChar w:fldCharType="begin"/>
    </w:r>
    <w:r w:rsidRPr="008E31AB">
      <w:instrText>PAGE   \* MERGEFORMAT</w:instrText>
    </w:r>
    <w:r w:rsidRPr="008E31AB">
      <w:fldChar w:fldCharType="separate"/>
    </w:r>
    <w:r>
      <w:t>2</w:t>
    </w:r>
    <w:r w:rsidRPr="008E31AB">
      <w:fldChar w:fldCharType="end"/>
    </w:r>
  </w:p>
  <w:p w14:paraId="52271E84" w14:textId="77777777" w:rsidR="00390E68" w:rsidRDefault="00390E68">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9FA4B" w14:textId="77777777" w:rsidR="00BA7D77" w:rsidRDefault="00BA7D77" w:rsidP="009E4B94">
      <w:pPr>
        <w:spacing w:line="240" w:lineRule="auto"/>
      </w:pPr>
    </w:p>
  </w:footnote>
  <w:footnote w:type="continuationSeparator" w:id="0">
    <w:p w14:paraId="0EC0135E" w14:textId="77777777" w:rsidR="00BA7D77" w:rsidRDefault="00BA7D77" w:rsidP="009E4B94">
      <w:pPr>
        <w:spacing w:line="240" w:lineRule="auto"/>
      </w:pPr>
    </w:p>
  </w:footnote>
  <w:footnote w:type="continuationNotice" w:id="1">
    <w:p w14:paraId="7DA87A80" w14:textId="77777777" w:rsidR="00BA7D77" w:rsidRDefault="00BA7D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50443678" w:rsidR="00205792" w:rsidRDefault="00205792"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t>Bilag 14</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131E" w14:textId="77777777" w:rsidR="004C58DE" w:rsidRDefault="004C58DE">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EC6E" w14:textId="77777777" w:rsidR="004C58DE" w:rsidRDefault="004C58DE">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9540B90"/>
    <w:multiLevelType w:val="multilevel"/>
    <w:tmpl w:val="72A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F667C"/>
    <w:multiLevelType w:val="multilevel"/>
    <w:tmpl w:val="D65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D48E2"/>
    <w:multiLevelType w:val="hybridMultilevel"/>
    <w:tmpl w:val="9B382EF8"/>
    <w:lvl w:ilvl="0" w:tplc="4F70DD58">
      <w:start w:val="1"/>
      <w:numFmt w:val="bullet"/>
      <w:lvlText w:val=""/>
      <w:lvlJc w:val="left"/>
      <w:pPr>
        <w:ind w:left="720" w:hanging="360"/>
      </w:pPr>
      <w:rPr>
        <w:rFonts w:ascii="Symbol" w:hAnsi="Symbol"/>
      </w:rPr>
    </w:lvl>
    <w:lvl w:ilvl="1" w:tplc="10249B88">
      <w:start w:val="1"/>
      <w:numFmt w:val="bullet"/>
      <w:lvlText w:val=""/>
      <w:lvlJc w:val="left"/>
      <w:pPr>
        <w:ind w:left="720" w:hanging="360"/>
      </w:pPr>
      <w:rPr>
        <w:rFonts w:ascii="Symbol" w:hAnsi="Symbol"/>
      </w:rPr>
    </w:lvl>
    <w:lvl w:ilvl="2" w:tplc="22A0A330">
      <w:start w:val="1"/>
      <w:numFmt w:val="bullet"/>
      <w:lvlText w:val=""/>
      <w:lvlJc w:val="left"/>
      <w:pPr>
        <w:ind w:left="720" w:hanging="360"/>
      </w:pPr>
      <w:rPr>
        <w:rFonts w:ascii="Symbol" w:hAnsi="Symbol"/>
      </w:rPr>
    </w:lvl>
    <w:lvl w:ilvl="3" w:tplc="095A2A0C">
      <w:start w:val="1"/>
      <w:numFmt w:val="bullet"/>
      <w:lvlText w:val=""/>
      <w:lvlJc w:val="left"/>
      <w:pPr>
        <w:ind w:left="720" w:hanging="360"/>
      </w:pPr>
      <w:rPr>
        <w:rFonts w:ascii="Symbol" w:hAnsi="Symbol"/>
      </w:rPr>
    </w:lvl>
    <w:lvl w:ilvl="4" w:tplc="5B6E2084">
      <w:start w:val="1"/>
      <w:numFmt w:val="bullet"/>
      <w:lvlText w:val=""/>
      <w:lvlJc w:val="left"/>
      <w:pPr>
        <w:ind w:left="720" w:hanging="360"/>
      </w:pPr>
      <w:rPr>
        <w:rFonts w:ascii="Symbol" w:hAnsi="Symbol"/>
      </w:rPr>
    </w:lvl>
    <w:lvl w:ilvl="5" w:tplc="BDD64BEA">
      <w:start w:val="1"/>
      <w:numFmt w:val="bullet"/>
      <w:lvlText w:val=""/>
      <w:lvlJc w:val="left"/>
      <w:pPr>
        <w:ind w:left="720" w:hanging="360"/>
      </w:pPr>
      <w:rPr>
        <w:rFonts w:ascii="Symbol" w:hAnsi="Symbol"/>
      </w:rPr>
    </w:lvl>
    <w:lvl w:ilvl="6" w:tplc="A034886E">
      <w:start w:val="1"/>
      <w:numFmt w:val="bullet"/>
      <w:lvlText w:val=""/>
      <w:lvlJc w:val="left"/>
      <w:pPr>
        <w:ind w:left="720" w:hanging="360"/>
      </w:pPr>
      <w:rPr>
        <w:rFonts w:ascii="Symbol" w:hAnsi="Symbol"/>
      </w:rPr>
    </w:lvl>
    <w:lvl w:ilvl="7" w:tplc="8098D3E0">
      <w:start w:val="1"/>
      <w:numFmt w:val="bullet"/>
      <w:lvlText w:val=""/>
      <w:lvlJc w:val="left"/>
      <w:pPr>
        <w:ind w:left="720" w:hanging="360"/>
      </w:pPr>
      <w:rPr>
        <w:rFonts w:ascii="Symbol" w:hAnsi="Symbol"/>
      </w:rPr>
    </w:lvl>
    <w:lvl w:ilvl="8" w:tplc="D45C8B36">
      <w:start w:val="1"/>
      <w:numFmt w:val="bullet"/>
      <w:lvlText w:val=""/>
      <w:lvlJc w:val="left"/>
      <w:pPr>
        <w:ind w:left="720" w:hanging="360"/>
      </w:pPr>
      <w:rPr>
        <w:rFonts w:ascii="Symbol" w:hAnsi="Symbol"/>
      </w:rPr>
    </w:lvl>
  </w:abstractNum>
  <w:abstractNum w:abstractNumId="12" w15:restartNumberingAfterBreak="0">
    <w:nsid w:val="13F41C92"/>
    <w:multiLevelType w:val="multilevel"/>
    <w:tmpl w:val="6964B66C"/>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3" w15:restartNumberingAfterBreak="0">
    <w:nsid w:val="168C2FDE"/>
    <w:multiLevelType w:val="hybridMultilevel"/>
    <w:tmpl w:val="F4BC5AF4"/>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0034871"/>
    <w:multiLevelType w:val="hybridMultilevel"/>
    <w:tmpl w:val="C81EB270"/>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00A5033"/>
    <w:multiLevelType w:val="multilevel"/>
    <w:tmpl w:val="0D9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75748"/>
    <w:multiLevelType w:val="hybridMultilevel"/>
    <w:tmpl w:val="38FA2EA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E104D18"/>
    <w:multiLevelType w:val="hybridMultilevel"/>
    <w:tmpl w:val="B0205396"/>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4B8566A5"/>
    <w:multiLevelType w:val="hybridMultilevel"/>
    <w:tmpl w:val="037E55E4"/>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9" w15:restartNumberingAfterBreak="0">
    <w:nsid w:val="505F1EB2"/>
    <w:multiLevelType w:val="hybridMultilevel"/>
    <w:tmpl w:val="813A02A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1" w15:restartNumberingAfterBreak="0">
    <w:nsid w:val="55D04776"/>
    <w:multiLevelType w:val="multilevel"/>
    <w:tmpl w:val="5D1678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607DE"/>
    <w:multiLevelType w:val="hybridMultilevel"/>
    <w:tmpl w:val="ED34879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235913"/>
    <w:multiLevelType w:val="hybridMultilevel"/>
    <w:tmpl w:val="126276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D472D2D"/>
    <w:multiLevelType w:val="hybridMultilevel"/>
    <w:tmpl w:val="C7BC1AB6"/>
    <w:lvl w:ilvl="0" w:tplc="0406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26" w15:restartNumberingAfterBreak="0">
    <w:nsid w:val="65B63A14"/>
    <w:multiLevelType w:val="hybridMultilevel"/>
    <w:tmpl w:val="BAF6FE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67E519C9"/>
    <w:multiLevelType w:val="multilevel"/>
    <w:tmpl w:val="F8F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06086"/>
    <w:multiLevelType w:val="hybridMultilevel"/>
    <w:tmpl w:val="7690F00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30"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933659587">
    <w:abstractNumId w:val="30"/>
  </w:num>
  <w:num w:numId="2" w16cid:durableId="2008367098">
    <w:abstractNumId w:val="7"/>
  </w:num>
  <w:num w:numId="3" w16cid:durableId="972948303">
    <w:abstractNumId w:val="6"/>
  </w:num>
  <w:num w:numId="4" w16cid:durableId="1835801726">
    <w:abstractNumId w:val="5"/>
  </w:num>
  <w:num w:numId="5" w16cid:durableId="1282615134">
    <w:abstractNumId w:val="4"/>
  </w:num>
  <w:num w:numId="6" w16cid:durableId="294219774">
    <w:abstractNumId w:val="29"/>
  </w:num>
  <w:num w:numId="7" w16cid:durableId="1043362005">
    <w:abstractNumId w:val="3"/>
  </w:num>
  <w:num w:numId="8" w16cid:durableId="1939211916">
    <w:abstractNumId w:val="2"/>
  </w:num>
  <w:num w:numId="9" w16cid:durableId="2049723426">
    <w:abstractNumId w:val="1"/>
  </w:num>
  <w:num w:numId="10" w16cid:durableId="2013411775">
    <w:abstractNumId w:val="0"/>
  </w:num>
  <w:num w:numId="11" w16cid:durableId="759302944">
    <w:abstractNumId w:val="12"/>
  </w:num>
  <w:num w:numId="12" w16cid:durableId="1557743894">
    <w:abstractNumId w:val="25"/>
  </w:num>
  <w:num w:numId="13" w16cid:durableId="1389956129">
    <w:abstractNumId w:val="8"/>
  </w:num>
  <w:num w:numId="14" w16cid:durableId="127208489">
    <w:abstractNumId w:val="20"/>
  </w:num>
  <w:num w:numId="15" w16cid:durableId="981812365">
    <w:abstractNumId w:val="17"/>
  </w:num>
  <w:num w:numId="16" w16cid:durableId="1583903651">
    <w:abstractNumId w:val="24"/>
  </w:num>
  <w:num w:numId="17" w16cid:durableId="1768043651">
    <w:abstractNumId w:val="14"/>
  </w:num>
  <w:num w:numId="18" w16cid:durableId="1274441902">
    <w:abstractNumId w:val="23"/>
  </w:num>
  <w:num w:numId="19" w16cid:durableId="1329404706">
    <w:abstractNumId w:val="16"/>
  </w:num>
  <w:num w:numId="20" w16cid:durableId="2109083842">
    <w:abstractNumId w:val="19"/>
  </w:num>
  <w:num w:numId="21" w16cid:durableId="360787101">
    <w:abstractNumId w:val="18"/>
  </w:num>
  <w:num w:numId="22" w16cid:durableId="1645771796">
    <w:abstractNumId w:val="10"/>
  </w:num>
  <w:num w:numId="23" w16cid:durableId="346446989">
    <w:abstractNumId w:val="9"/>
  </w:num>
  <w:num w:numId="24" w16cid:durableId="459540853">
    <w:abstractNumId w:val="12"/>
  </w:num>
  <w:num w:numId="25" w16cid:durableId="872229238">
    <w:abstractNumId w:val="12"/>
  </w:num>
  <w:num w:numId="26" w16cid:durableId="1398822332">
    <w:abstractNumId w:val="26"/>
  </w:num>
  <w:num w:numId="27" w16cid:durableId="1101030353">
    <w:abstractNumId w:val="12"/>
  </w:num>
  <w:num w:numId="28" w16cid:durableId="933781564">
    <w:abstractNumId w:val="21"/>
  </w:num>
  <w:num w:numId="29" w16cid:durableId="964385715">
    <w:abstractNumId w:val="28"/>
  </w:num>
  <w:num w:numId="30" w16cid:durableId="361712799">
    <w:abstractNumId w:val="11"/>
  </w:num>
  <w:num w:numId="31" w16cid:durableId="1391227435">
    <w:abstractNumId w:val="15"/>
  </w:num>
  <w:num w:numId="32" w16cid:durableId="1846819455">
    <w:abstractNumId w:val="22"/>
  </w:num>
  <w:num w:numId="33" w16cid:durableId="1464808541">
    <w:abstractNumId w:val="27"/>
  </w:num>
  <w:num w:numId="34" w16cid:durableId="18390763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7E21"/>
    <w:rsid w:val="000101EC"/>
    <w:rsid w:val="00012EA2"/>
    <w:rsid w:val="00014FD3"/>
    <w:rsid w:val="00015146"/>
    <w:rsid w:val="000154B7"/>
    <w:rsid w:val="000162D0"/>
    <w:rsid w:val="00017B70"/>
    <w:rsid w:val="00025683"/>
    <w:rsid w:val="000275D6"/>
    <w:rsid w:val="000305CC"/>
    <w:rsid w:val="000311E8"/>
    <w:rsid w:val="00031C1D"/>
    <w:rsid w:val="00033BF0"/>
    <w:rsid w:val="00035750"/>
    <w:rsid w:val="00035B26"/>
    <w:rsid w:val="000367BF"/>
    <w:rsid w:val="0003686F"/>
    <w:rsid w:val="0004520F"/>
    <w:rsid w:val="0004711A"/>
    <w:rsid w:val="0005019D"/>
    <w:rsid w:val="00050588"/>
    <w:rsid w:val="000541EA"/>
    <w:rsid w:val="0005502F"/>
    <w:rsid w:val="0006164C"/>
    <w:rsid w:val="00065072"/>
    <w:rsid w:val="00065C3C"/>
    <w:rsid w:val="00066591"/>
    <w:rsid w:val="00067356"/>
    <w:rsid w:val="000710C0"/>
    <w:rsid w:val="00073B4F"/>
    <w:rsid w:val="00075B49"/>
    <w:rsid w:val="00076432"/>
    <w:rsid w:val="00076D04"/>
    <w:rsid w:val="00080736"/>
    <w:rsid w:val="000840CC"/>
    <w:rsid w:val="00084AD9"/>
    <w:rsid w:val="000872A3"/>
    <w:rsid w:val="00090843"/>
    <w:rsid w:val="0009128C"/>
    <w:rsid w:val="00091CF6"/>
    <w:rsid w:val="00091E15"/>
    <w:rsid w:val="00094ABD"/>
    <w:rsid w:val="00094B2F"/>
    <w:rsid w:val="00095EC6"/>
    <w:rsid w:val="000967A5"/>
    <w:rsid w:val="000A32DD"/>
    <w:rsid w:val="000A3598"/>
    <w:rsid w:val="000A372A"/>
    <w:rsid w:val="000A623A"/>
    <w:rsid w:val="000A7C43"/>
    <w:rsid w:val="000B1F9A"/>
    <w:rsid w:val="000B7C49"/>
    <w:rsid w:val="000C05A4"/>
    <w:rsid w:val="000C15D8"/>
    <w:rsid w:val="000C1640"/>
    <w:rsid w:val="000C22A5"/>
    <w:rsid w:val="000C24BB"/>
    <w:rsid w:val="000C489A"/>
    <w:rsid w:val="000C690A"/>
    <w:rsid w:val="000D0AD1"/>
    <w:rsid w:val="000D0FA8"/>
    <w:rsid w:val="000D0FE5"/>
    <w:rsid w:val="000D427D"/>
    <w:rsid w:val="000D5465"/>
    <w:rsid w:val="000D75DA"/>
    <w:rsid w:val="000E135A"/>
    <w:rsid w:val="000E207E"/>
    <w:rsid w:val="000E2680"/>
    <w:rsid w:val="000E3D5D"/>
    <w:rsid w:val="000E5A14"/>
    <w:rsid w:val="000E6EB5"/>
    <w:rsid w:val="000E77CD"/>
    <w:rsid w:val="000F1B17"/>
    <w:rsid w:val="000F22CD"/>
    <w:rsid w:val="000F4E10"/>
    <w:rsid w:val="000F6A42"/>
    <w:rsid w:val="000F7A0F"/>
    <w:rsid w:val="000F7A8D"/>
    <w:rsid w:val="00103E3F"/>
    <w:rsid w:val="001049A8"/>
    <w:rsid w:val="00104A1F"/>
    <w:rsid w:val="00105648"/>
    <w:rsid w:val="00105B1D"/>
    <w:rsid w:val="00106C7F"/>
    <w:rsid w:val="0011127C"/>
    <w:rsid w:val="00113DB9"/>
    <w:rsid w:val="00116F64"/>
    <w:rsid w:val="00117FBE"/>
    <w:rsid w:val="0012534C"/>
    <w:rsid w:val="0013244F"/>
    <w:rsid w:val="001342E7"/>
    <w:rsid w:val="00134F89"/>
    <w:rsid w:val="00140902"/>
    <w:rsid w:val="001416B9"/>
    <w:rsid w:val="00141D6C"/>
    <w:rsid w:val="00146281"/>
    <w:rsid w:val="00146628"/>
    <w:rsid w:val="00146C64"/>
    <w:rsid w:val="00147A5F"/>
    <w:rsid w:val="00147AB1"/>
    <w:rsid w:val="00150678"/>
    <w:rsid w:val="001548E4"/>
    <w:rsid w:val="00154D25"/>
    <w:rsid w:val="00155897"/>
    <w:rsid w:val="00161E0B"/>
    <w:rsid w:val="00161FD6"/>
    <w:rsid w:val="0016231C"/>
    <w:rsid w:val="00162BC1"/>
    <w:rsid w:val="00166517"/>
    <w:rsid w:val="00171FA5"/>
    <w:rsid w:val="00172892"/>
    <w:rsid w:val="00174D8D"/>
    <w:rsid w:val="001752F5"/>
    <w:rsid w:val="00175A1A"/>
    <w:rsid w:val="00175DAB"/>
    <w:rsid w:val="001772F9"/>
    <w:rsid w:val="00182651"/>
    <w:rsid w:val="0018276A"/>
    <w:rsid w:val="001839A3"/>
    <w:rsid w:val="00183E06"/>
    <w:rsid w:val="001877CB"/>
    <w:rsid w:val="001944AA"/>
    <w:rsid w:val="00197B83"/>
    <w:rsid w:val="00197FF3"/>
    <w:rsid w:val="001A0BCD"/>
    <w:rsid w:val="001A46BA"/>
    <w:rsid w:val="001B14E6"/>
    <w:rsid w:val="001B1A8C"/>
    <w:rsid w:val="001B21FE"/>
    <w:rsid w:val="001B2BFD"/>
    <w:rsid w:val="001B3012"/>
    <w:rsid w:val="001B323E"/>
    <w:rsid w:val="001B3332"/>
    <w:rsid w:val="001B4D27"/>
    <w:rsid w:val="001B622B"/>
    <w:rsid w:val="001C111E"/>
    <w:rsid w:val="001C113A"/>
    <w:rsid w:val="001C116C"/>
    <w:rsid w:val="001C14B1"/>
    <w:rsid w:val="001C2147"/>
    <w:rsid w:val="001C2ABA"/>
    <w:rsid w:val="001C7302"/>
    <w:rsid w:val="001D1BB5"/>
    <w:rsid w:val="001D3A74"/>
    <w:rsid w:val="001D4824"/>
    <w:rsid w:val="001D619E"/>
    <w:rsid w:val="001D7388"/>
    <w:rsid w:val="001E01D4"/>
    <w:rsid w:val="001E1890"/>
    <w:rsid w:val="001E5404"/>
    <w:rsid w:val="001F4796"/>
    <w:rsid w:val="001F57D2"/>
    <w:rsid w:val="001F5BB2"/>
    <w:rsid w:val="001F630B"/>
    <w:rsid w:val="001F71E6"/>
    <w:rsid w:val="00200EBA"/>
    <w:rsid w:val="00204158"/>
    <w:rsid w:val="002048DE"/>
    <w:rsid w:val="00204C55"/>
    <w:rsid w:val="00205792"/>
    <w:rsid w:val="002060CC"/>
    <w:rsid w:val="00207BE9"/>
    <w:rsid w:val="00210C52"/>
    <w:rsid w:val="00213094"/>
    <w:rsid w:val="00216A56"/>
    <w:rsid w:val="00217709"/>
    <w:rsid w:val="002222D3"/>
    <w:rsid w:val="00234787"/>
    <w:rsid w:val="002365F3"/>
    <w:rsid w:val="00240BC4"/>
    <w:rsid w:val="0024132A"/>
    <w:rsid w:val="00241B0D"/>
    <w:rsid w:val="00242AD6"/>
    <w:rsid w:val="00244660"/>
    <w:rsid w:val="00244D70"/>
    <w:rsid w:val="002451E4"/>
    <w:rsid w:val="00246448"/>
    <w:rsid w:val="0024718F"/>
    <w:rsid w:val="00247EF2"/>
    <w:rsid w:val="00250681"/>
    <w:rsid w:val="00251756"/>
    <w:rsid w:val="0025216A"/>
    <w:rsid w:val="002534D9"/>
    <w:rsid w:val="002541FC"/>
    <w:rsid w:val="00257A6A"/>
    <w:rsid w:val="0026178D"/>
    <w:rsid w:val="0026326A"/>
    <w:rsid w:val="00264744"/>
    <w:rsid w:val="0026544B"/>
    <w:rsid w:val="002662ED"/>
    <w:rsid w:val="00266622"/>
    <w:rsid w:val="00270B15"/>
    <w:rsid w:val="00276EBC"/>
    <w:rsid w:val="002770C2"/>
    <w:rsid w:val="002778D9"/>
    <w:rsid w:val="00280A43"/>
    <w:rsid w:val="00280C64"/>
    <w:rsid w:val="00280DCF"/>
    <w:rsid w:val="00282330"/>
    <w:rsid w:val="0028270A"/>
    <w:rsid w:val="002827CF"/>
    <w:rsid w:val="00287F8A"/>
    <w:rsid w:val="00290298"/>
    <w:rsid w:val="00290C3A"/>
    <w:rsid w:val="002936AB"/>
    <w:rsid w:val="00293819"/>
    <w:rsid w:val="00295627"/>
    <w:rsid w:val="00295E37"/>
    <w:rsid w:val="0029658B"/>
    <w:rsid w:val="002A5939"/>
    <w:rsid w:val="002A79C1"/>
    <w:rsid w:val="002A7D8E"/>
    <w:rsid w:val="002B3DF5"/>
    <w:rsid w:val="002B6E9A"/>
    <w:rsid w:val="002B79BD"/>
    <w:rsid w:val="002C40D7"/>
    <w:rsid w:val="002C5297"/>
    <w:rsid w:val="002C53D0"/>
    <w:rsid w:val="002D1708"/>
    <w:rsid w:val="002D43D1"/>
    <w:rsid w:val="002D5562"/>
    <w:rsid w:val="002E06C9"/>
    <w:rsid w:val="002E18AD"/>
    <w:rsid w:val="002E1BB5"/>
    <w:rsid w:val="002E1D92"/>
    <w:rsid w:val="002E24BA"/>
    <w:rsid w:val="002E27B6"/>
    <w:rsid w:val="002E4A59"/>
    <w:rsid w:val="002E719B"/>
    <w:rsid w:val="002E74A4"/>
    <w:rsid w:val="002E7B18"/>
    <w:rsid w:val="002F0F00"/>
    <w:rsid w:val="002F18EB"/>
    <w:rsid w:val="002F447F"/>
    <w:rsid w:val="002F67C4"/>
    <w:rsid w:val="002F7262"/>
    <w:rsid w:val="00301823"/>
    <w:rsid w:val="003018B8"/>
    <w:rsid w:val="003022BA"/>
    <w:rsid w:val="00302B11"/>
    <w:rsid w:val="00302FF8"/>
    <w:rsid w:val="003064DC"/>
    <w:rsid w:val="00310945"/>
    <w:rsid w:val="00312C28"/>
    <w:rsid w:val="0031390B"/>
    <w:rsid w:val="00315FA8"/>
    <w:rsid w:val="00320824"/>
    <w:rsid w:val="003238A1"/>
    <w:rsid w:val="003259E8"/>
    <w:rsid w:val="00327671"/>
    <w:rsid w:val="00333648"/>
    <w:rsid w:val="003336F7"/>
    <w:rsid w:val="0033470E"/>
    <w:rsid w:val="00335962"/>
    <w:rsid w:val="003373E2"/>
    <w:rsid w:val="00341E83"/>
    <w:rsid w:val="00344A97"/>
    <w:rsid w:val="00347971"/>
    <w:rsid w:val="00350D79"/>
    <w:rsid w:val="003523F2"/>
    <w:rsid w:val="0035413E"/>
    <w:rsid w:val="00356C45"/>
    <w:rsid w:val="00357456"/>
    <w:rsid w:val="003618DB"/>
    <w:rsid w:val="00362876"/>
    <w:rsid w:val="003644B0"/>
    <w:rsid w:val="00364E2B"/>
    <w:rsid w:val="00374C7A"/>
    <w:rsid w:val="00375BB0"/>
    <w:rsid w:val="0037768C"/>
    <w:rsid w:val="00380327"/>
    <w:rsid w:val="0038318A"/>
    <w:rsid w:val="00390414"/>
    <w:rsid w:val="00390E68"/>
    <w:rsid w:val="00393F78"/>
    <w:rsid w:val="00395513"/>
    <w:rsid w:val="003A0C28"/>
    <w:rsid w:val="003A4710"/>
    <w:rsid w:val="003B204D"/>
    <w:rsid w:val="003B2757"/>
    <w:rsid w:val="003B35B0"/>
    <w:rsid w:val="003B6E4E"/>
    <w:rsid w:val="003C0CE9"/>
    <w:rsid w:val="003C3175"/>
    <w:rsid w:val="003C3644"/>
    <w:rsid w:val="003C373D"/>
    <w:rsid w:val="003C402B"/>
    <w:rsid w:val="003C460C"/>
    <w:rsid w:val="003C4F9F"/>
    <w:rsid w:val="003C60F1"/>
    <w:rsid w:val="003C639A"/>
    <w:rsid w:val="003D0891"/>
    <w:rsid w:val="003D0E00"/>
    <w:rsid w:val="003D24BC"/>
    <w:rsid w:val="003D2D79"/>
    <w:rsid w:val="003D32A2"/>
    <w:rsid w:val="003D38D9"/>
    <w:rsid w:val="003D58FE"/>
    <w:rsid w:val="003E057B"/>
    <w:rsid w:val="003E0625"/>
    <w:rsid w:val="003E0CDB"/>
    <w:rsid w:val="003E2859"/>
    <w:rsid w:val="003E53E0"/>
    <w:rsid w:val="003E6021"/>
    <w:rsid w:val="003E72DA"/>
    <w:rsid w:val="003F1547"/>
    <w:rsid w:val="003F24C0"/>
    <w:rsid w:val="00400B0E"/>
    <w:rsid w:val="00401A9F"/>
    <w:rsid w:val="00402D6D"/>
    <w:rsid w:val="00403DDF"/>
    <w:rsid w:val="004046C3"/>
    <w:rsid w:val="0040768D"/>
    <w:rsid w:val="00413BF3"/>
    <w:rsid w:val="00414021"/>
    <w:rsid w:val="004160D2"/>
    <w:rsid w:val="00416255"/>
    <w:rsid w:val="00420155"/>
    <w:rsid w:val="0042277C"/>
    <w:rsid w:val="00424709"/>
    <w:rsid w:val="00424AD9"/>
    <w:rsid w:val="00432D09"/>
    <w:rsid w:val="004342A3"/>
    <w:rsid w:val="004417DE"/>
    <w:rsid w:val="00442169"/>
    <w:rsid w:val="004441C5"/>
    <w:rsid w:val="004458FC"/>
    <w:rsid w:val="0044744C"/>
    <w:rsid w:val="00450653"/>
    <w:rsid w:val="004510FF"/>
    <w:rsid w:val="0045226C"/>
    <w:rsid w:val="0045404F"/>
    <w:rsid w:val="00455365"/>
    <w:rsid w:val="00456BA8"/>
    <w:rsid w:val="00456BAD"/>
    <w:rsid w:val="0045743C"/>
    <w:rsid w:val="00457781"/>
    <w:rsid w:val="00460F5D"/>
    <w:rsid w:val="004639E3"/>
    <w:rsid w:val="00463F26"/>
    <w:rsid w:val="00465D99"/>
    <w:rsid w:val="00466F58"/>
    <w:rsid w:val="00470CE0"/>
    <w:rsid w:val="00470E50"/>
    <w:rsid w:val="0047148C"/>
    <w:rsid w:val="004719DE"/>
    <w:rsid w:val="0047330B"/>
    <w:rsid w:val="00473BCF"/>
    <w:rsid w:val="00474FB5"/>
    <w:rsid w:val="004805BA"/>
    <w:rsid w:val="00480E6E"/>
    <w:rsid w:val="00481EAF"/>
    <w:rsid w:val="00483769"/>
    <w:rsid w:val="0048471E"/>
    <w:rsid w:val="004879AE"/>
    <w:rsid w:val="00492C63"/>
    <w:rsid w:val="00496CD7"/>
    <w:rsid w:val="00497992"/>
    <w:rsid w:val="004A1894"/>
    <w:rsid w:val="004A28E3"/>
    <w:rsid w:val="004A4723"/>
    <w:rsid w:val="004A5FFD"/>
    <w:rsid w:val="004A65EF"/>
    <w:rsid w:val="004B02BE"/>
    <w:rsid w:val="004B0E28"/>
    <w:rsid w:val="004B1443"/>
    <w:rsid w:val="004B29D6"/>
    <w:rsid w:val="004B2A88"/>
    <w:rsid w:val="004B3FDD"/>
    <w:rsid w:val="004B483A"/>
    <w:rsid w:val="004B54E6"/>
    <w:rsid w:val="004B5529"/>
    <w:rsid w:val="004B5FB0"/>
    <w:rsid w:val="004C01B2"/>
    <w:rsid w:val="004C4C16"/>
    <w:rsid w:val="004C53D4"/>
    <w:rsid w:val="004C58DE"/>
    <w:rsid w:val="004C6498"/>
    <w:rsid w:val="004C64BA"/>
    <w:rsid w:val="004D22B2"/>
    <w:rsid w:val="004D3793"/>
    <w:rsid w:val="004D4047"/>
    <w:rsid w:val="004E166F"/>
    <w:rsid w:val="004E2033"/>
    <w:rsid w:val="004E23D7"/>
    <w:rsid w:val="004E3305"/>
    <w:rsid w:val="004E4F88"/>
    <w:rsid w:val="004F1ED7"/>
    <w:rsid w:val="004F4580"/>
    <w:rsid w:val="004F5D4F"/>
    <w:rsid w:val="004F7BF2"/>
    <w:rsid w:val="00500ECF"/>
    <w:rsid w:val="005013B1"/>
    <w:rsid w:val="00502AC4"/>
    <w:rsid w:val="00502D8E"/>
    <w:rsid w:val="00504288"/>
    <w:rsid w:val="005075BC"/>
    <w:rsid w:val="00510FB2"/>
    <w:rsid w:val="0051443E"/>
    <w:rsid w:val="005154C7"/>
    <w:rsid w:val="005155AF"/>
    <w:rsid w:val="00516608"/>
    <w:rsid w:val="005178A7"/>
    <w:rsid w:val="00517D01"/>
    <w:rsid w:val="00520374"/>
    <w:rsid w:val="005203AF"/>
    <w:rsid w:val="005209E3"/>
    <w:rsid w:val="005211DA"/>
    <w:rsid w:val="00523E9E"/>
    <w:rsid w:val="00525072"/>
    <w:rsid w:val="00527F9B"/>
    <w:rsid w:val="005328A3"/>
    <w:rsid w:val="00532AE0"/>
    <w:rsid w:val="00541B22"/>
    <w:rsid w:val="00542719"/>
    <w:rsid w:val="00543EF2"/>
    <w:rsid w:val="00544ADA"/>
    <w:rsid w:val="00544DBD"/>
    <w:rsid w:val="00547F22"/>
    <w:rsid w:val="00554C29"/>
    <w:rsid w:val="0055579F"/>
    <w:rsid w:val="00557CF0"/>
    <w:rsid w:val="005621E1"/>
    <w:rsid w:val="00562C20"/>
    <w:rsid w:val="005704E8"/>
    <w:rsid w:val="005729D8"/>
    <w:rsid w:val="00572B36"/>
    <w:rsid w:val="00574DF4"/>
    <w:rsid w:val="005779B1"/>
    <w:rsid w:val="00581F6D"/>
    <w:rsid w:val="00582148"/>
    <w:rsid w:val="00582AE7"/>
    <w:rsid w:val="00582D5A"/>
    <w:rsid w:val="00585126"/>
    <w:rsid w:val="00586076"/>
    <w:rsid w:val="00591510"/>
    <w:rsid w:val="00592B21"/>
    <w:rsid w:val="00593046"/>
    <w:rsid w:val="005932E8"/>
    <w:rsid w:val="0059334D"/>
    <w:rsid w:val="005934EC"/>
    <w:rsid w:val="00595512"/>
    <w:rsid w:val="005970E2"/>
    <w:rsid w:val="005A1482"/>
    <w:rsid w:val="005A28D4"/>
    <w:rsid w:val="005A3411"/>
    <w:rsid w:val="005A3AC1"/>
    <w:rsid w:val="005A6034"/>
    <w:rsid w:val="005A7CCF"/>
    <w:rsid w:val="005B2040"/>
    <w:rsid w:val="005B2C5D"/>
    <w:rsid w:val="005B31E4"/>
    <w:rsid w:val="005B3622"/>
    <w:rsid w:val="005C281C"/>
    <w:rsid w:val="005C306F"/>
    <w:rsid w:val="005C311B"/>
    <w:rsid w:val="005C58A3"/>
    <w:rsid w:val="005C5E42"/>
    <w:rsid w:val="005C5F97"/>
    <w:rsid w:val="005C769C"/>
    <w:rsid w:val="005D009F"/>
    <w:rsid w:val="005D070B"/>
    <w:rsid w:val="005D30E9"/>
    <w:rsid w:val="005D4530"/>
    <w:rsid w:val="005D5421"/>
    <w:rsid w:val="005D5676"/>
    <w:rsid w:val="005D571A"/>
    <w:rsid w:val="005E22D8"/>
    <w:rsid w:val="005E2D62"/>
    <w:rsid w:val="005E3794"/>
    <w:rsid w:val="005E6CA8"/>
    <w:rsid w:val="005F1580"/>
    <w:rsid w:val="005F3ED8"/>
    <w:rsid w:val="005F6B57"/>
    <w:rsid w:val="005F6C58"/>
    <w:rsid w:val="00602187"/>
    <w:rsid w:val="00603474"/>
    <w:rsid w:val="006038E7"/>
    <w:rsid w:val="00603BD1"/>
    <w:rsid w:val="00604961"/>
    <w:rsid w:val="0060749E"/>
    <w:rsid w:val="006103EF"/>
    <w:rsid w:val="00613B52"/>
    <w:rsid w:val="006149A3"/>
    <w:rsid w:val="00623CAE"/>
    <w:rsid w:val="00623F33"/>
    <w:rsid w:val="00634F1F"/>
    <w:rsid w:val="00636B59"/>
    <w:rsid w:val="00636C74"/>
    <w:rsid w:val="006372A4"/>
    <w:rsid w:val="00637799"/>
    <w:rsid w:val="00637A41"/>
    <w:rsid w:val="00637F5D"/>
    <w:rsid w:val="00640371"/>
    <w:rsid w:val="00641B8C"/>
    <w:rsid w:val="00641C25"/>
    <w:rsid w:val="0064370C"/>
    <w:rsid w:val="006445DA"/>
    <w:rsid w:val="00644A56"/>
    <w:rsid w:val="00647CC2"/>
    <w:rsid w:val="006523A2"/>
    <w:rsid w:val="0065295F"/>
    <w:rsid w:val="006540AC"/>
    <w:rsid w:val="006556F3"/>
    <w:rsid w:val="00655B49"/>
    <w:rsid w:val="0065763D"/>
    <w:rsid w:val="006605CC"/>
    <w:rsid w:val="00660ABF"/>
    <w:rsid w:val="006612C9"/>
    <w:rsid w:val="0066553A"/>
    <w:rsid w:val="0066637F"/>
    <w:rsid w:val="00666EEF"/>
    <w:rsid w:val="00667556"/>
    <w:rsid w:val="0066786B"/>
    <w:rsid w:val="006706DC"/>
    <w:rsid w:val="00671917"/>
    <w:rsid w:val="00674484"/>
    <w:rsid w:val="006754D2"/>
    <w:rsid w:val="00681D83"/>
    <w:rsid w:val="0068248B"/>
    <w:rsid w:val="006824CB"/>
    <w:rsid w:val="00682A50"/>
    <w:rsid w:val="00685078"/>
    <w:rsid w:val="006858BA"/>
    <w:rsid w:val="0069003A"/>
    <w:rsid w:val="006900C2"/>
    <w:rsid w:val="006915B2"/>
    <w:rsid w:val="00696158"/>
    <w:rsid w:val="00697650"/>
    <w:rsid w:val="006A027E"/>
    <w:rsid w:val="006A09A7"/>
    <w:rsid w:val="006A1501"/>
    <w:rsid w:val="006A5CDB"/>
    <w:rsid w:val="006B2773"/>
    <w:rsid w:val="006B27BA"/>
    <w:rsid w:val="006B30A9"/>
    <w:rsid w:val="006B52DD"/>
    <w:rsid w:val="006B7B64"/>
    <w:rsid w:val="006C0A4C"/>
    <w:rsid w:val="006C0FBE"/>
    <w:rsid w:val="006C1BAE"/>
    <w:rsid w:val="006C39BC"/>
    <w:rsid w:val="006C44D3"/>
    <w:rsid w:val="006C585E"/>
    <w:rsid w:val="006C5B3D"/>
    <w:rsid w:val="006D0ADA"/>
    <w:rsid w:val="006D1F10"/>
    <w:rsid w:val="006D322A"/>
    <w:rsid w:val="006D5EFC"/>
    <w:rsid w:val="006D7AB4"/>
    <w:rsid w:val="006E0AB1"/>
    <w:rsid w:val="006E1198"/>
    <w:rsid w:val="006E136D"/>
    <w:rsid w:val="006E1889"/>
    <w:rsid w:val="006E1CC0"/>
    <w:rsid w:val="006E6DEE"/>
    <w:rsid w:val="006F1193"/>
    <w:rsid w:val="006F2461"/>
    <w:rsid w:val="006F50C9"/>
    <w:rsid w:val="006F6EC7"/>
    <w:rsid w:val="007008EE"/>
    <w:rsid w:val="0070267E"/>
    <w:rsid w:val="00704622"/>
    <w:rsid w:val="0070492D"/>
    <w:rsid w:val="007050B2"/>
    <w:rsid w:val="0070581A"/>
    <w:rsid w:val="00706CFC"/>
    <w:rsid w:val="00706E32"/>
    <w:rsid w:val="007071F4"/>
    <w:rsid w:val="00710F64"/>
    <w:rsid w:val="00715876"/>
    <w:rsid w:val="00721822"/>
    <w:rsid w:val="00726852"/>
    <w:rsid w:val="007308ED"/>
    <w:rsid w:val="00731505"/>
    <w:rsid w:val="007323AE"/>
    <w:rsid w:val="00733C6A"/>
    <w:rsid w:val="00740266"/>
    <w:rsid w:val="0074402D"/>
    <w:rsid w:val="00745D6A"/>
    <w:rsid w:val="00746CCC"/>
    <w:rsid w:val="00746DAE"/>
    <w:rsid w:val="00751A06"/>
    <w:rsid w:val="00752EC2"/>
    <w:rsid w:val="007536B3"/>
    <w:rsid w:val="00754023"/>
    <w:rsid w:val="007546AF"/>
    <w:rsid w:val="00757911"/>
    <w:rsid w:val="00757B4D"/>
    <w:rsid w:val="00757E18"/>
    <w:rsid w:val="00762EA2"/>
    <w:rsid w:val="00765934"/>
    <w:rsid w:val="00766FF7"/>
    <w:rsid w:val="007739FB"/>
    <w:rsid w:val="0077451B"/>
    <w:rsid w:val="007766A3"/>
    <w:rsid w:val="00777BCB"/>
    <w:rsid w:val="00777FF3"/>
    <w:rsid w:val="0078220F"/>
    <w:rsid w:val="00782A1A"/>
    <w:rsid w:val="007830AC"/>
    <w:rsid w:val="00783CE0"/>
    <w:rsid w:val="00785021"/>
    <w:rsid w:val="007853B5"/>
    <w:rsid w:val="00786CC0"/>
    <w:rsid w:val="007873C5"/>
    <w:rsid w:val="007903AF"/>
    <w:rsid w:val="00793194"/>
    <w:rsid w:val="00795887"/>
    <w:rsid w:val="00796E99"/>
    <w:rsid w:val="007A5631"/>
    <w:rsid w:val="007B118D"/>
    <w:rsid w:val="007B3D4D"/>
    <w:rsid w:val="007B52AA"/>
    <w:rsid w:val="007B5703"/>
    <w:rsid w:val="007B7EF8"/>
    <w:rsid w:val="007C158A"/>
    <w:rsid w:val="007C2822"/>
    <w:rsid w:val="007D2857"/>
    <w:rsid w:val="007D2EE4"/>
    <w:rsid w:val="007D57E8"/>
    <w:rsid w:val="007D624E"/>
    <w:rsid w:val="007E373C"/>
    <w:rsid w:val="007E4034"/>
    <w:rsid w:val="007E6385"/>
    <w:rsid w:val="007E697D"/>
    <w:rsid w:val="007F0DCB"/>
    <w:rsid w:val="008002CE"/>
    <w:rsid w:val="0080224B"/>
    <w:rsid w:val="00803B68"/>
    <w:rsid w:val="00807DD1"/>
    <w:rsid w:val="00807EAC"/>
    <w:rsid w:val="008122B9"/>
    <w:rsid w:val="00813484"/>
    <w:rsid w:val="008134CA"/>
    <w:rsid w:val="00815412"/>
    <w:rsid w:val="00815619"/>
    <w:rsid w:val="00817CC2"/>
    <w:rsid w:val="00825818"/>
    <w:rsid w:val="008261DD"/>
    <w:rsid w:val="00830550"/>
    <w:rsid w:val="00831D16"/>
    <w:rsid w:val="00831DF7"/>
    <w:rsid w:val="008326F1"/>
    <w:rsid w:val="008329B2"/>
    <w:rsid w:val="008344F1"/>
    <w:rsid w:val="00834D4D"/>
    <w:rsid w:val="00835FD8"/>
    <w:rsid w:val="00836161"/>
    <w:rsid w:val="00840014"/>
    <w:rsid w:val="00841A14"/>
    <w:rsid w:val="0084211B"/>
    <w:rsid w:val="00847904"/>
    <w:rsid w:val="00847D8C"/>
    <w:rsid w:val="00851CAB"/>
    <w:rsid w:val="00855043"/>
    <w:rsid w:val="0085694A"/>
    <w:rsid w:val="00857B8D"/>
    <w:rsid w:val="0086332D"/>
    <w:rsid w:val="008637B5"/>
    <w:rsid w:val="00863C0B"/>
    <w:rsid w:val="008650C2"/>
    <w:rsid w:val="00865543"/>
    <w:rsid w:val="00866337"/>
    <w:rsid w:val="008722A2"/>
    <w:rsid w:val="008744A1"/>
    <w:rsid w:val="00875696"/>
    <w:rsid w:val="008761CF"/>
    <w:rsid w:val="00880611"/>
    <w:rsid w:val="00881751"/>
    <w:rsid w:val="0088237F"/>
    <w:rsid w:val="00882BDC"/>
    <w:rsid w:val="0088549F"/>
    <w:rsid w:val="00885F57"/>
    <w:rsid w:val="00886CAA"/>
    <w:rsid w:val="00887D74"/>
    <w:rsid w:val="00890D3F"/>
    <w:rsid w:val="008916DD"/>
    <w:rsid w:val="00891DF8"/>
    <w:rsid w:val="00892D08"/>
    <w:rsid w:val="00893791"/>
    <w:rsid w:val="008958E5"/>
    <w:rsid w:val="00897F09"/>
    <w:rsid w:val="008A1775"/>
    <w:rsid w:val="008A34B1"/>
    <w:rsid w:val="008A522A"/>
    <w:rsid w:val="008A605A"/>
    <w:rsid w:val="008A6111"/>
    <w:rsid w:val="008A6E22"/>
    <w:rsid w:val="008A6E74"/>
    <w:rsid w:val="008A7A3F"/>
    <w:rsid w:val="008B0C10"/>
    <w:rsid w:val="008B1989"/>
    <w:rsid w:val="008B1D70"/>
    <w:rsid w:val="008B3982"/>
    <w:rsid w:val="008C0C6D"/>
    <w:rsid w:val="008C703C"/>
    <w:rsid w:val="008D004C"/>
    <w:rsid w:val="008D2FBD"/>
    <w:rsid w:val="008D3170"/>
    <w:rsid w:val="008D32D7"/>
    <w:rsid w:val="008D3876"/>
    <w:rsid w:val="008D3996"/>
    <w:rsid w:val="008D43DE"/>
    <w:rsid w:val="008E06E2"/>
    <w:rsid w:val="008E072B"/>
    <w:rsid w:val="008E09DA"/>
    <w:rsid w:val="008E0B32"/>
    <w:rsid w:val="008E1996"/>
    <w:rsid w:val="008E2A87"/>
    <w:rsid w:val="008E31AB"/>
    <w:rsid w:val="008E5A6D"/>
    <w:rsid w:val="008E6005"/>
    <w:rsid w:val="008E7EB7"/>
    <w:rsid w:val="008F1775"/>
    <w:rsid w:val="008F2613"/>
    <w:rsid w:val="008F32DF"/>
    <w:rsid w:val="008F4D20"/>
    <w:rsid w:val="008F7E98"/>
    <w:rsid w:val="00901A94"/>
    <w:rsid w:val="00905C37"/>
    <w:rsid w:val="00906EE9"/>
    <w:rsid w:val="00907194"/>
    <w:rsid w:val="009075CB"/>
    <w:rsid w:val="00911C10"/>
    <w:rsid w:val="00912795"/>
    <w:rsid w:val="0091325C"/>
    <w:rsid w:val="009168DF"/>
    <w:rsid w:val="009228A9"/>
    <w:rsid w:val="00922B19"/>
    <w:rsid w:val="00923409"/>
    <w:rsid w:val="00927549"/>
    <w:rsid w:val="00927E21"/>
    <w:rsid w:val="00931C04"/>
    <w:rsid w:val="00932E51"/>
    <w:rsid w:val="00935A3C"/>
    <w:rsid w:val="00936887"/>
    <w:rsid w:val="00936B38"/>
    <w:rsid w:val="009378B0"/>
    <w:rsid w:val="009406B5"/>
    <w:rsid w:val="00941A03"/>
    <w:rsid w:val="0094249F"/>
    <w:rsid w:val="00947374"/>
    <w:rsid w:val="00947551"/>
    <w:rsid w:val="0094757D"/>
    <w:rsid w:val="009500D9"/>
    <w:rsid w:val="00950C18"/>
    <w:rsid w:val="00951B25"/>
    <w:rsid w:val="00952F70"/>
    <w:rsid w:val="0095319C"/>
    <w:rsid w:val="009540D9"/>
    <w:rsid w:val="00954633"/>
    <w:rsid w:val="00956701"/>
    <w:rsid w:val="009578FC"/>
    <w:rsid w:val="00963E0B"/>
    <w:rsid w:val="00966659"/>
    <w:rsid w:val="00967FB1"/>
    <w:rsid w:val="0097073C"/>
    <w:rsid w:val="0097213C"/>
    <w:rsid w:val="009737E4"/>
    <w:rsid w:val="009773C2"/>
    <w:rsid w:val="00977BBE"/>
    <w:rsid w:val="009809D1"/>
    <w:rsid w:val="00981CD3"/>
    <w:rsid w:val="00982A15"/>
    <w:rsid w:val="00983948"/>
    <w:rsid w:val="00983B74"/>
    <w:rsid w:val="00984280"/>
    <w:rsid w:val="0098506A"/>
    <w:rsid w:val="0098796D"/>
    <w:rsid w:val="00990263"/>
    <w:rsid w:val="00990718"/>
    <w:rsid w:val="00992838"/>
    <w:rsid w:val="00995DBC"/>
    <w:rsid w:val="009A0EFE"/>
    <w:rsid w:val="009A1B68"/>
    <w:rsid w:val="009A2F2C"/>
    <w:rsid w:val="009A3960"/>
    <w:rsid w:val="009A4CCC"/>
    <w:rsid w:val="009A671D"/>
    <w:rsid w:val="009A6A81"/>
    <w:rsid w:val="009A6F08"/>
    <w:rsid w:val="009B5940"/>
    <w:rsid w:val="009C620B"/>
    <w:rsid w:val="009C77AB"/>
    <w:rsid w:val="009C7C85"/>
    <w:rsid w:val="009D13DC"/>
    <w:rsid w:val="009D1844"/>
    <w:rsid w:val="009D1E80"/>
    <w:rsid w:val="009D5793"/>
    <w:rsid w:val="009E37E2"/>
    <w:rsid w:val="009E4B94"/>
    <w:rsid w:val="009E56E4"/>
    <w:rsid w:val="009E7AAC"/>
    <w:rsid w:val="009F0018"/>
    <w:rsid w:val="009F58C2"/>
    <w:rsid w:val="009F5D19"/>
    <w:rsid w:val="009F66D2"/>
    <w:rsid w:val="009F7891"/>
    <w:rsid w:val="00A01ED7"/>
    <w:rsid w:val="00A02746"/>
    <w:rsid w:val="00A033E8"/>
    <w:rsid w:val="00A040A9"/>
    <w:rsid w:val="00A05FC0"/>
    <w:rsid w:val="00A05FF9"/>
    <w:rsid w:val="00A102FE"/>
    <w:rsid w:val="00A12608"/>
    <w:rsid w:val="00A12C05"/>
    <w:rsid w:val="00A1400F"/>
    <w:rsid w:val="00A16CC9"/>
    <w:rsid w:val="00A17044"/>
    <w:rsid w:val="00A202D6"/>
    <w:rsid w:val="00A20952"/>
    <w:rsid w:val="00A20A45"/>
    <w:rsid w:val="00A27A90"/>
    <w:rsid w:val="00A30942"/>
    <w:rsid w:val="00A320F5"/>
    <w:rsid w:val="00A33E0E"/>
    <w:rsid w:val="00A37168"/>
    <w:rsid w:val="00A37CB0"/>
    <w:rsid w:val="00A403F9"/>
    <w:rsid w:val="00A40A26"/>
    <w:rsid w:val="00A45F20"/>
    <w:rsid w:val="00A4711F"/>
    <w:rsid w:val="00A539A2"/>
    <w:rsid w:val="00A55499"/>
    <w:rsid w:val="00A55C20"/>
    <w:rsid w:val="00A578B9"/>
    <w:rsid w:val="00A60900"/>
    <w:rsid w:val="00A615E6"/>
    <w:rsid w:val="00A64256"/>
    <w:rsid w:val="00A65C3A"/>
    <w:rsid w:val="00A7185A"/>
    <w:rsid w:val="00A7418D"/>
    <w:rsid w:val="00A74657"/>
    <w:rsid w:val="00A81614"/>
    <w:rsid w:val="00A84F08"/>
    <w:rsid w:val="00A86B92"/>
    <w:rsid w:val="00A916E1"/>
    <w:rsid w:val="00A91DA5"/>
    <w:rsid w:val="00AA1C00"/>
    <w:rsid w:val="00AA278C"/>
    <w:rsid w:val="00AA4015"/>
    <w:rsid w:val="00AA6CEE"/>
    <w:rsid w:val="00AA7BA8"/>
    <w:rsid w:val="00AB07B0"/>
    <w:rsid w:val="00AB115D"/>
    <w:rsid w:val="00AB2CCC"/>
    <w:rsid w:val="00AB4582"/>
    <w:rsid w:val="00AB4EE2"/>
    <w:rsid w:val="00AB7D6C"/>
    <w:rsid w:val="00AC1BAE"/>
    <w:rsid w:val="00AC2F73"/>
    <w:rsid w:val="00AC6A8C"/>
    <w:rsid w:val="00AC78DB"/>
    <w:rsid w:val="00AD5F89"/>
    <w:rsid w:val="00AD6862"/>
    <w:rsid w:val="00AE2FD5"/>
    <w:rsid w:val="00AE65C4"/>
    <w:rsid w:val="00AF05B5"/>
    <w:rsid w:val="00AF1D02"/>
    <w:rsid w:val="00AF2559"/>
    <w:rsid w:val="00AF25F9"/>
    <w:rsid w:val="00AF65E9"/>
    <w:rsid w:val="00AF76E3"/>
    <w:rsid w:val="00B00D92"/>
    <w:rsid w:val="00B01724"/>
    <w:rsid w:val="00B0422A"/>
    <w:rsid w:val="00B043BC"/>
    <w:rsid w:val="00B06D26"/>
    <w:rsid w:val="00B10B50"/>
    <w:rsid w:val="00B1331B"/>
    <w:rsid w:val="00B23A8D"/>
    <w:rsid w:val="00B23E1E"/>
    <w:rsid w:val="00B24E70"/>
    <w:rsid w:val="00B25487"/>
    <w:rsid w:val="00B3133B"/>
    <w:rsid w:val="00B316C4"/>
    <w:rsid w:val="00B31D34"/>
    <w:rsid w:val="00B341FF"/>
    <w:rsid w:val="00B342A4"/>
    <w:rsid w:val="00B342AA"/>
    <w:rsid w:val="00B34482"/>
    <w:rsid w:val="00B367B3"/>
    <w:rsid w:val="00B42C0E"/>
    <w:rsid w:val="00B44A34"/>
    <w:rsid w:val="00B450F5"/>
    <w:rsid w:val="00B45789"/>
    <w:rsid w:val="00B460B2"/>
    <w:rsid w:val="00B46445"/>
    <w:rsid w:val="00B50F1E"/>
    <w:rsid w:val="00B5160D"/>
    <w:rsid w:val="00B573FD"/>
    <w:rsid w:val="00B60386"/>
    <w:rsid w:val="00B60BA8"/>
    <w:rsid w:val="00B6156D"/>
    <w:rsid w:val="00B61FC2"/>
    <w:rsid w:val="00B64D0F"/>
    <w:rsid w:val="00B661D6"/>
    <w:rsid w:val="00B672B8"/>
    <w:rsid w:val="00B71D2F"/>
    <w:rsid w:val="00B759CC"/>
    <w:rsid w:val="00B775DF"/>
    <w:rsid w:val="00B826C0"/>
    <w:rsid w:val="00B83EBE"/>
    <w:rsid w:val="00B8405A"/>
    <w:rsid w:val="00B87A08"/>
    <w:rsid w:val="00B87BE6"/>
    <w:rsid w:val="00B903E7"/>
    <w:rsid w:val="00B926C9"/>
    <w:rsid w:val="00B97690"/>
    <w:rsid w:val="00BA2790"/>
    <w:rsid w:val="00BA391C"/>
    <w:rsid w:val="00BA5061"/>
    <w:rsid w:val="00BA7053"/>
    <w:rsid w:val="00BA7D77"/>
    <w:rsid w:val="00BB1C62"/>
    <w:rsid w:val="00BB2B39"/>
    <w:rsid w:val="00BB4255"/>
    <w:rsid w:val="00BB4F42"/>
    <w:rsid w:val="00BB7E6F"/>
    <w:rsid w:val="00BC25DB"/>
    <w:rsid w:val="00BD0206"/>
    <w:rsid w:val="00BD1F74"/>
    <w:rsid w:val="00BD35FA"/>
    <w:rsid w:val="00BD3EA9"/>
    <w:rsid w:val="00BD47B0"/>
    <w:rsid w:val="00BD7E17"/>
    <w:rsid w:val="00BE4232"/>
    <w:rsid w:val="00BF14AC"/>
    <w:rsid w:val="00BF1A85"/>
    <w:rsid w:val="00BF2759"/>
    <w:rsid w:val="00C0066F"/>
    <w:rsid w:val="00C01A13"/>
    <w:rsid w:val="00C044EF"/>
    <w:rsid w:val="00C066DF"/>
    <w:rsid w:val="00C06ABE"/>
    <w:rsid w:val="00C07357"/>
    <w:rsid w:val="00C11584"/>
    <w:rsid w:val="00C124B7"/>
    <w:rsid w:val="00C14F66"/>
    <w:rsid w:val="00C2018C"/>
    <w:rsid w:val="00C20224"/>
    <w:rsid w:val="00C20759"/>
    <w:rsid w:val="00C207E1"/>
    <w:rsid w:val="00C2427E"/>
    <w:rsid w:val="00C243C4"/>
    <w:rsid w:val="00C26252"/>
    <w:rsid w:val="00C275E4"/>
    <w:rsid w:val="00C327E8"/>
    <w:rsid w:val="00C339B6"/>
    <w:rsid w:val="00C347AE"/>
    <w:rsid w:val="00C357EF"/>
    <w:rsid w:val="00C3594D"/>
    <w:rsid w:val="00C35A08"/>
    <w:rsid w:val="00C36E57"/>
    <w:rsid w:val="00C378E1"/>
    <w:rsid w:val="00C44288"/>
    <w:rsid w:val="00C45585"/>
    <w:rsid w:val="00C45802"/>
    <w:rsid w:val="00C46221"/>
    <w:rsid w:val="00C46C7B"/>
    <w:rsid w:val="00C52163"/>
    <w:rsid w:val="00C52DA1"/>
    <w:rsid w:val="00C541F6"/>
    <w:rsid w:val="00C55829"/>
    <w:rsid w:val="00C60E8B"/>
    <w:rsid w:val="00C6259E"/>
    <w:rsid w:val="00C62DF3"/>
    <w:rsid w:val="00C6399B"/>
    <w:rsid w:val="00C66278"/>
    <w:rsid w:val="00C67EF6"/>
    <w:rsid w:val="00C706CA"/>
    <w:rsid w:val="00C72D20"/>
    <w:rsid w:val="00C75403"/>
    <w:rsid w:val="00C760F8"/>
    <w:rsid w:val="00C765FF"/>
    <w:rsid w:val="00C766FF"/>
    <w:rsid w:val="00C82A47"/>
    <w:rsid w:val="00C850AC"/>
    <w:rsid w:val="00C9101F"/>
    <w:rsid w:val="00C92226"/>
    <w:rsid w:val="00C9274A"/>
    <w:rsid w:val="00C93415"/>
    <w:rsid w:val="00C94E7C"/>
    <w:rsid w:val="00C9558B"/>
    <w:rsid w:val="00C95A45"/>
    <w:rsid w:val="00C97D91"/>
    <w:rsid w:val="00CA0A7D"/>
    <w:rsid w:val="00CA4FB8"/>
    <w:rsid w:val="00CB0B2C"/>
    <w:rsid w:val="00CB110F"/>
    <w:rsid w:val="00CB2DFD"/>
    <w:rsid w:val="00CB5ACF"/>
    <w:rsid w:val="00CB62B8"/>
    <w:rsid w:val="00CB7800"/>
    <w:rsid w:val="00CC3178"/>
    <w:rsid w:val="00CC3ADC"/>
    <w:rsid w:val="00CC50E7"/>
    <w:rsid w:val="00CC53D0"/>
    <w:rsid w:val="00CC57E8"/>
    <w:rsid w:val="00CC6322"/>
    <w:rsid w:val="00CC6B08"/>
    <w:rsid w:val="00CC6F55"/>
    <w:rsid w:val="00CD4125"/>
    <w:rsid w:val="00CD77C3"/>
    <w:rsid w:val="00CD77EA"/>
    <w:rsid w:val="00CD7C99"/>
    <w:rsid w:val="00CE0C53"/>
    <w:rsid w:val="00CE0E6D"/>
    <w:rsid w:val="00CE0F6B"/>
    <w:rsid w:val="00CE4098"/>
    <w:rsid w:val="00CE5168"/>
    <w:rsid w:val="00CE5A67"/>
    <w:rsid w:val="00CE709D"/>
    <w:rsid w:val="00CE7C0B"/>
    <w:rsid w:val="00CF303D"/>
    <w:rsid w:val="00CF32EA"/>
    <w:rsid w:val="00CF3A2A"/>
    <w:rsid w:val="00CF6B57"/>
    <w:rsid w:val="00CF7007"/>
    <w:rsid w:val="00CF7E2C"/>
    <w:rsid w:val="00D005E2"/>
    <w:rsid w:val="00D02CAA"/>
    <w:rsid w:val="00D04C84"/>
    <w:rsid w:val="00D04DDB"/>
    <w:rsid w:val="00D05351"/>
    <w:rsid w:val="00D06DD3"/>
    <w:rsid w:val="00D06E44"/>
    <w:rsid w:val="00D0703F"/>
    <w:rsid w:val="00D1240C"/>
    <w:rsid w:val="00D12BB7"/>
    <w:rsid w:val="00D1421B"/>
    <w:rsid w:val="00D1458D"/>
    <w:rsid w:val="00D20C76"/>
    <w:rsid w:val="00D23C57"/>
    <w:rsid w:val="00D25E60"/>
    <w:rsid w:val="00D274FF"/>
    <w:rsid w:val="00D27D0E"/>
    <w:rsid w:val="00D334D8"/>
    <w:rsid w:val="00D3752F"/>
    <w:rsid w:val="00D40B58"/>
    <w:rsid w:val="00D42D52"/>
    <w:rsid w:val="00D435B1"/>
    <w:rsid w:val="00D439F1"/>
    <w:rsid w:val="00D520C2"/>
    <w:rsid w:val="00D52D02"/>
    <w:rsid w:val="00D53670"/>
    <w:rsid w:val="00D53694"/>
    <w:rsid w:val="00D56A32"/>
    <w:rsid w:val="00D62AC5"/>
    <w:rsid w:val="00D66E60"/>
    <w:rsid w:val="00D72211"/>
    <w:rsid w:val="00D73D90"/>
    <w:rsid w:val="00D75152"/>
    <w:rsid w:val="00D75EBD"/>
    <w:rsid w:val="00D760AB"/>
    <w:rsid w:val="00D76700"/>
    <w:rsid w:val="00D77A42"/>
    <w:rsid w:val="00D803EA"/>
    <w:rsid w:val="00D81627"/>
    <w:rsid w:val="00D8188C"/>
    <w:rsid w:val="00D825CF"/>
    <w:rsid w:val="00D83EA6"/>
    <w:rsid w:val="00D842BC"/>
    <w:rsid w:val="00D85806"/>
    <w:rsid w:val="00D867DB"/>
    <w:rsid w:val="00D876DF"/>
    <w:rsid w:val="00D915ED"/>
    <w:rsid w:val="00D93E4B"/>
    <w:rsid w:val="00D945F4"/>
    <w:rsid w:val="00D96141"/>
    <w:rsid w:val="00D96F3C"/>
    <w:rsid w:val="00DA2518"/>
    <w:rsid w:val="00DB31AF"/>
    <w:rsid w:val="00DB4190"/>
    <w:rsid w:val="00DB77B4"/>
    <w:rsid w:val="00DC246F"/>
    <w:rsid w:val="00DC42BA"/>
    <w:rsid w:val="00DC50BF"/>
    <w:rsid w:val="00DC5599"/>
    <w:rsid w:val="00DC61BD"/>
    <w:rsid w:val="00DC758F"/>
    <w:rsid w:val="00DD0255"/>
    <w:rsid w:val="00DD02B6"/>
    <w:rsid w:val="00DD03A8"/>
    <w:rsid w:val="00DD1936"/>
    <w:rsid w:val="00DD1C17"/>
    <w:rsid w:val="00DD4E36"/>
    <w:rsid w:val="00DD6F75"/>
    <w:rsid w:val="00DD7C56"/>
    <w:rsid w:val="00DE0914"/>
    <w:rsid w:val="00DE2344"/>
    <w:rsid w:val="00DE2B28"/>
    <w:rsid w:val="00DE62A3"/>
    <w:rsid w:val="00DE6588"/>
    <w:rsid w:val="00DF032B"/>
    <w:rsid w:val="00DF3868"/>
    <w:rsid w:val="00DF3D2F"/>
    <w:rsid w:val="00DF604E"/>
    <w:rsid w:val="00DF6FF4"/>
    <w:rsid w:val="00E00516"/>
    <w:rsid w:val="00E00933"/>
    <w:rsid w:val="00E02BC1"/>
    <w:rsid w:val="00E045B5"/>
    <w:rsid w:val="00E05D2C"/>
    <w:rsid w:val="00E064AD"/>
    <w:rsid w:val="00E10EFE"/>
    <w:rsid w:val="00E12127"/>
    <w:rsid w:val="00E14C15"/>
    <w:rsid w:val="00E1770B"/>
    <w:rsid w:val="00E17EC7"/>
    <w:rsid w:val="00E219E3"/>
    <w:rsid w:val="00E30441"/>
    <w:rsid w:val="00E30587"/>
    <w:rsid w:val="00E333F0"/>
    <w:rsid w:val="00E34038"/>
    <w:rsid w:val="00E4267C"/>
    <w:rsid w:val="00E43943"/>
    <w:rsid w:val="00E4407D"/>
    <w:rsid w:val="00E53EB5"/>
    <w:rsid w:val="00E53EE9"/>
    <w:rsid w:val="00E54C15"/>
    <w:rsid w:val="00E57788"/>
    <w:rsid w:val="00E60209"/>
    <w:rsid w:val="00E60505"/>
    <w:rsid w:val="00E60C1E"/>
    <w:rsid w:val="00E611EC"/>
    <w:rsid w:val="00E63200"/>
    <w:rsid w:val="00E6356A"/>
    <w:rsid w:val="00E65343"/>
    <w:rsid w:val="00E65ABC"/>
    <w:rsid w:val="00E65E83"/>
    <w:rsid w:val="00E66ACD"/>
    <w:rsid w:val="00E679DD"/>
    <w:rsid w:val="00E67F40"/>
    <w:rsid w:val="00E76EA3"/>
    <w:rsid w:val="00E815E4"/>
    <w:rsid w:val="00E83F90"/>
    <w:rsid w:val="00E9028A"/>
    <w:rsid w:val="00E910C6"/>
    <w:rsid w:val="00E93678"/>
    <w:rsid w:val="00E936D4"/>
    <w:rsid w:val="00E93EDB"/>
    <w:rsid w:val="00E95188"/>
    <w:rsid w:val="00E9603C"/>
    <w:rsid w:val="00E9667B"/>
    <w:rsid w:val="00E97AC2"/>
    <w:rsid w:val="00E97AEF"/>
    <w:rsid w:val="00EA07F6"/>
    <w:rsid w:val="00EA1C67"/>
    <w:rsid w:val="00EA2021"/>
    <w:rsid w:val="00EA20DD"/>
    <w:rsid w:val="00EA504E"/>
    <w:rsid w:val="00EA58E6"/>
    <w:rsid w:val="00EA592E"/>
    <w:rsid w:val="00EB2CAF"/>
    <w:rsid w:val="00EB36FE"/>
    <w:rsid w:val="00EB5829"/>
    <w:rsid w:val="00EB6AF9"/>
    <w:rsid w:val="00EB7CD7"/>
    <w:rsid w:val="00EB7F23"/>
    <w:rsid w:val="00EC0C7B"/>
    <w:rsid w:val="00EC269E"/>
    <w:rsid w:val="00EC2868"/>
    <w:rsid w:val="00EC47F4"/>
    <w:rsid w:val="00EC4EEF"/>
    <w:rsid w:val="00EC6E11"/>
    <w:rsid w:val="00EC7157"/>
    <w:rsid w:val="00EC71D9"/>
    <w:rsid w:val="00ED0906"/>
    <w:rsid w:val="00ED1ECD"/>
    <w:rsid w:val="00ED29C6"/>
    <w:rsid w:val="00ED315E"/>
    <w:rsid w:val="00ED3C2B"/>
    <w:rsid w:val="00ED50B4"/>
    <w:rsid w:val="00ED5C07"/>
    <w:rsid w:val="00ED623E"/>
    <w:rsid w:val="00ED6EC5"/>
    <w:rsid w:val="00ED7BB3"/>
    <w:rsid w:val="00EE252E"/>
    <w:rsid w:val="00EE7B28"/>
    <w:rsid w:val="00EF1A0D"/>
    <w:rsid w:val="00EF1BC4"/>
    <w:rsid w:val="00EF280B"/>
    <w:rsid w:val="00EF394B"/>
    <w:rsid w:val="00EF410A"/>
    <w:rsid w:val="00EF5F92"/>
    <w:rsid w:val="00EF6CFD"/>
    <w:rsid w:val="00EF78C2"/>
    <w:rsid w:val="00EF7DDA"/>
    <w:rsid w:val="00F00396"/>
    <w:rsid w:val="00F01398"/>
    <w:rsid w:val="00F018C2"/>
    <w:rsid w:val="00F02F1D"/>
    <w:rsid w:val="00F0404E"/>
    <w:rsid w:val="00F0471F"/>
    <w:rsid w:val="00F04788"/>
    <w:rsid w:val="00F055BF"/>
    <w:rsid w:val="00F05BA7"/>
    <w:rsid w:val="00F05F72"/>
    <w:rsid w:val="00F1094B"/>
    <w:rsid w:val="00F109C0"/>
    <w:rsid w:val="00F12C7C"/>
    <w:rsid w:val="00F134EB"/>
    <w:rsid w:val="00F16382"/>
    <w:rsid w:val="00F22957"/>
    <w:rsid w:val="00F233E7"/>
    <w:rsid w:val="00F26FD5"/>
    <w:rsid w:val="00F30C31"/>
    <w:rsid w:val="00F3325E"/>
    <w:rsid w:val="00F333B5"/>
    <w:rsid w:val="00F33B0B"/>
    <w:rsid w:val="00F33DD3"/>
    <w:rsid w:val="00F3623D"/>
    <w:rsid w:val="00F37A8B"/>
    <w:rsid w:val="00F40EAE"/>
    <w:rsid w:val="00F43445"/>
    <w:rsid w:val="00F44851"/>
    <w:rsid w:val="00F473E2"/>
    <w:rsid w:val="00F50260"/>
    <w:rsid w:val="00F50430"/>
    <w:rsid w:val="00F53A06"/>
    <w:rsid w:val="00F53CDC"/>
    <w:rsid w:val="00F554D7"/>
    <w:rsid w:val="00F57002"/>
    <w:rsid w:val="00F57F4A"/>
    <w:rsid w:val="00F610BC"/>
    <w:rsid w:val="00F6162F"/>
    <w:rsid w:val="00F6224C"/>
    <w:rsid w:val="00F64FE1"/>
    <w:rsid w:val="00F6514C"/>
    <w:rsid w:val="00F67332"/>
    <w:rsid w:val="00F709BE"/>
    <w:rsid w:val="00F710A5"/>
    <w:rsid w:val="00F73354"/>
    <w:rsid w:val="00F77C44"/>
    <w:rsid w:val="00F8112E"/>
    <w:rsid w:val="00F818E0"/>
    <w:rsid w:val="00F8315C"/>
    <w:rsid w:val="00F832CC"/>
    <w:rsid w:val="00F834EA"/>
    <w:rsid w:val="00F93900"/>
    <w:rsid w:val="00F9435E"/>
    <w:rsid w:val="00F9549A"/>
    <w:rsid w:val="00F9667F"/>
    <w:rsid w:val="00F97A77"/>
    <w:rsid w:val="00F97FD1"/>
    <w:rsid w:val="00FA21CE"/>
    <w:rsid w:val="00FA4B02"/>
    <w:rsid w:val="00FA676E"/>
    <w:rsid w:val="00FA6DB6"/>
    <w:rsid w:val="00FB03A3"/>
    <w:rsid w:val="00FB6D44"/>
    <w:rsid w:val="00FC2A10"/>
    <w:rsid w:val="00FC39F9"/>
    <w:rsid w:val="00FC4407"/>
    <w:rsid w:val="00FC4B87"/>
    <w:rsid w:val="00FC6A65"/>
    <w:rsid w:val="00FC74FA"/>
    <w:rsid w:val="00FD2F6D"/>
    <w:rsid w:val="00FD41A2"/>
    <w:rsid w:val="00FD4AD7"/>
    <w:rsid w:val="00FD70E9"/>
    <w:rsid w:val="00FE1A2B"/>
    <w:rsid w:val="00FE1CFE"/>
    <w:rsid w:val="00FE2C9C"/>
    <w:rsid w:val="00FE31DA"/>
    <w:rsid w:val="00FE4348"/>
    <w:rsid w:val="00FE4C59"/>
    <w:rsid w:val="00FE6A4E"/>
    <w:rsid w:val="00FF078F"/>
    <w:rsid w:val="00FF3113"/>
    <w:rsid w:val="00FF44C1"/>
    <w:rsid w:val="00FF68EB"/>
    <w:rsid w:val="031BBEF2"/>
    <w:rsid w:val="04ED2A50"/>
    <w:rsid w:val="16B1B350"/>
    <w:rsid w:val="19C3771E"/>
    <w:rsid w:val="23F12D80"/>
    <w:rsid w:val="25B0B398"/>
    <w:rsid w:val="2CE6F0F3"/>
    <w:rsid w:val="4563F048"/>
    <w:rsid w:val="56D467A7"/>
    <w:rsid w:val="5E21311D"/>
    <w:rsid w:val="65FF8FA2"/>
    <w:rsid w:val="79CD8A6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5698F76B-84BD-4CE1-A885-1AF0B0781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aliases w:val="Overskrift 1 Tegn"/>
    <w:basedOn w:val="Normal"/>
    <w:next w:val="Normal"/>
    <w:link w:val="Overskrift1Tegn1"/>
    <w:uiPriority w:val="99"/>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aliases w:val="Overskrift 2 Tegn1,Overskrift 2 Tegn Tegn"/>
    <w:basedOn w:val="Normal"/>
    <w:next w:val="Normal"/>
    <w:link w:val="Overskrift2Tegn"/>
    <w:uiPriority w:val="99"/>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aliases w:val="Overskrift 3 Tegn,Overskrift 3 Tegn1 Tegn"/>
    <w:basedOn w:val="Normal"/>
    <w:next w:val="Normal"/>
    <w:link w:val="Overskrift3Tegn1"/>
    <w:uiPriority w:val="99"/>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99"/>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99"/>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aliases w:val="Sub / Sub / Sub / Sub Heading,h6"/>
    <w:basedOn w:val="Normal"/>
    <w:next w:val="Normal"/>
    <w:link w:val="Overskrift6Tegn"/>
    <w:uiPriority w:val="99"/>
    <w:qFormat/>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99"/>
    <w:qFormat/>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99"/>
    <w:qFormat/>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99"/>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1">
    <w:name w:val="Overskrift 1 Tegn1"/>
    <w:aliases w:val="Overskrift 1 Tegn Tegn"/>
    <w:basedOn w:val="Standardskrifttypeiafsnit"/>
    <w:link w:val="Overskrift1"/>
    <w:uiPriority w:val="99"/>
    <w:rsid w:val="000A32DD"/>
    <w:rPr>
      <w:rFonts w:eastAsiaTheme="majorEastAsia" w:cstheme="majorBidi"/>
      <w:b/>
      <w:bCs/>
      <w:caps/>
      <w:color w:val="009DF0" w:themeColor="text2"/>
      <w:sz w:val="28"/>
      <w:szCs w:val="28"/>
    </w:rPr>
  </w:style>
  <w:style w:type="character" w:customStyle="1" w:styleId="Overskrift2Tegn">
    <w:name w:val="Overskrift 2 Tegn"/>
    <w:aliases w:val="Overskrift 2 Tegn1 Tegn,Overskrift 2 Tegn Tegn Tegn"/>
    <w:basedOn w:val="Standardskrifttypeiafsnit"/>
    <w:link w:val="Overskrift2"/>
    <w:uiPriority w:val="99"/>
    <w:rsid w:val="000A32DD"/>
    <w:rPr>
      <w:rFonts w:eastAsiaTheme="majorEastAsia" w:cstheme="majorBidi"/>
      <w:b/>
      <w:bCs/>
      <w:sz w:val="20"/>
      <w:szCs w:val="26"/>
    </w:rPr>
  </w:style>
  <w:style w:type="character" w:customStyle="1" w:styleId="Overskrift3Tegn1">
    <w:name w:val="Overskrift 3 Tegn1"/>
    <w:aliases w:val="Overskrift 3 Tegn Tegn,Overskrift 3 Tegn1 Tegn Tegn"/>
    <w:basedOn w:val="Standardskrifttypeiafsnit"/>
    <w:link w:val="Overskrift3"/>
    <w:uiPriority w:val="99"/>
    <w:rsid w:val="006C0A4C"/>
    <w:rPr>
      <w:rFonts w:eastAsiaTheme="majorEastAsia" w:cstheme="majorBidi"/>
      <w:b/>
      <w:bCs/>
      <w:caps/>
    </w:rPr>
  </w:style>
  <w:style w:type="character" w:customStyle="1" w:styleId="Overskrift4Tegn">
    <w:name w:val="Overskrift 4 Tegn"/>
    <w:basedOn w:val="Standardskrifttypeiafsnit"/>
    <w:link w:val="Overskrift4"/>
    <w:uiPriority w:val="99"/>
    <w:rsid w:val="006C0A4C"/>
    <w:rPr>
      <w:rFonts w:eastAsiaTheme="majorEastAsia" w:cstheme="majorBidi"/>
      <w:b/>
      <w:bCs/>
      <w:iCs/>
    </w:rPr>
  </w:style>
  <w:style w:type="character" w:customStyle="1" w:styleId="Overskrift5Tegn">
    <w:name w:val="Overskrift 5 Tegn"/>
    <w:basedOn w:val="Standardskrifttypeiafsnit"/>
    <w:link w:val="Overskrift5"/>
    <w:uiPriority w:val="99"/>
    <w:rsid w:val="006C0A4C"/>
    <w:rPr>
      <w:rFonts w:eastAsiaTheme="majorEastAsia" w:cstheme="majorBidi"/>
      <w:caps/>
    </w:rPr>
  </w:style>
  <w:style w:type="character" w:customStyle="1" w:styleId="Overskrift6Tegn">
    <w:name w:val="Overskrift 6 Tegn"/>
    <w:aliases w:val="Sub / Sub / Sub / Sub Heading Tegn,h6 Tegn"/>
    <w:basedOn w:val="Standardskrifttypeiafsnit"/>
    <w:link w:val="Overskrift6"/>
    <w:uiPriority w:val="99"/>
    <w:rsid w:val="00004865"/>
    <w:rPr>
      <w:rFonts w:eastAsiaTheme="majorEastAsia" w:cstheme="majorBidi"/>
      <w:b/>
      <w:iCs/>
    </w:rPr>
  </w:style>
  <w:style w:type="character" w:customStyle="1" w:styleId="Overskrift7Tegn">
    <w:name w:val="Overskrift 7 Tegn"/>
    <w:basedOn w:val="Standardskrifttypeiafsnit"/>
    <w:link w:val="Overskrift7"/>
    <w:uiPriority w:val="99"/>
    <w:rsid w:val="00004865"/>
    <w:rPr>
      <w:rFonts w:eastAsiaTheme="majorEastAsia" w:cstheme="majorBidi"/>
      <w:b/>
      <w:iCs/>
    </w:rPr>
  </w:style>
  <w:style w:type="character" w:customStyle="1" w:styleId="Overskrift8Tegn">
    <w:name w:val="Overskrift 8 Tegn"/>
    <w:basedOn w:val="Standardskrifttypeiafsnit"/>
    <w:link w:val="Overskrift8"/>
    <w:uiPriority w:val="99"/>
    <w:rsid w:val="00004865"/>
    <w:rPr>
      <w:rFonts w:eastAsiaTheme="majorEastAsia" w:cstheme="majorBidi"/>
      <w:b/>
      <w:szCs w:val="20"/>
    </w:rPr>
  </w:style>
  <w:style w:type="character" w:customStyle="1" w:styleId="Overskrift9Tegn">
    <w:name w:val="Overskrift 9 Tegn"/>
    <w:basedOn w:val="Standardskrifttypeiafsnit"/>
    <w:link w:val="Overskrift9"/>
    <w:uiPriority w:val="99"/>
    <w:rsid w:val="00004865"/>
    <w:rPr>
      <w:rFonts w:eastAsiaTheme="majorEastAsia" w:cstheme="majorBidi"/>
      <w:b/>
      <w:iCs/>
      <w:szCs w:val="20"/>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22"/>
    <w:qFormat/>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uiPriority w:val="9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semiHidden/>
    <w:rsid w:val="000162D0"/>
    <w:rPr>
      <w:sz w:val="16"/>
      <w:szCs w:val="16"/>
      <w:lang w:val="da-DK"/>
    </w:rPr>
  </w:style>
  <w:style w:type="paragraph" w:styleId="Kommentartekst">
    <w:name w:val="annotation text"/>
    <w:basedOn w:val="Normal"/>
    <w:link w:val="KommentartekstTegn"/>
    <w:uiPriority w:val="9"/>
    <w:semiHidden/>
    <w:rsid w:val="000162D0"/>
    <w:pPr>
      <w:spacing w:line="240" w:lineRule="auto"/>
    </w:pPr>
    <w:rPr>
      <w:sz w:val="20"/>
      <w:szCs w:val="20"/>
    </w:rPr>
  </w:style>
  <w:style w:type="character" w:customStyle="1" w:styleId="KommentartekstTegn">
    <w:name w:val="Kommentartekst Tegn"/>
    <w:basedOn w:val="Standardskrifttypeiafsnit"/>
    <w:link w:val="Kommentartekst"/>
    <w:uiPriority w:val="9"/>
    <w:semiHidden/>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99"/>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eafsnitTegn">
    <w:name w:val="Listeafsnit Tegn"/>
    <w:basedOn w:val="Standardskrifttypeiafsnit"/>
    <w:link w:val="Listeafsnit"/>
    <w:uiPriority w:val="99"/>
    <w:rsid w:val="00017B70"/>
  </w:style>
  <w:style w:type="paragraph" w:customStyle="1" w:styleId="Standardoverskrift">
    <w:name w:val="Standardoverskrift"/>
    <w:basedOn w:val="Normal"/>
    <w:next w:val="Normal"/>
    <w:uiPriority w:val="99"/>
    <w:rsid w:val="00DD03A8"/>
    <w:pPr>
      <w:spacing w:line="360" w:lineRule="auto"/>
      <w:jc w:val="both"/>
    </w:pPr>
    <w:rPr>
      <w:rFonts w:eastAsia="Times New Roman" w:cs="Times New Roman"/>
      <w:b/>
      <w:smallCaps/>
      <w:spacing w:val="6"/>
      <w:sz w:val="22"/>
      <w:szCs w:val="24"/>
      <w:lang w:val="en-GB" w:eastAsia="da-DK"/>
    </w:rPr>
  </w:style>
  <w:style w:type="paragraph" w:styleId="Korrektur">
    <w:name w:val="Revision"/>
    <w:hidden/>
    <w:uiPriority w:val="99"/>
    <w:semiHidden/>
    <w:rsid w:val="001B1A8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234587722">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35750"/>
    <w:rsid w:val="0004512F"/>
    <w:rsid w:val="0004711A"/>
    <w:rsid w:val="0004748F"/>
    <w:rsid w:val="00055829"/>
    <w:rsid w:val="00063816"/>
    <w:rsid w:val="000706E6"/>
    <w:rsid w:val="00084418"/>
    <w:rsid w:val="000A1C6A"/>
    <w:rsid w:val="000D3ECB"/>
    <w:rsid w:val="000E24ED"/>
    <w:rsid w:val="000F6008"/>
    <w:rsid w:val="00106C7F"/>
    <w:rsid w:val="00113DB9"/>
    <w:rsid w:val="00130342"/>
    <w:rsid w:val="001475AC"/>
    <w:rsid w:val="00151920"/>
    <w:rsid w:val="00186905"/>
    <w:rsid w:val="001B3012"/>
    <w:rsid w:val="001B4406"/>
    <w:rsid w:val="001B7112"/>
    <w:rsid w:val="001C14B1"/>
    <w:rsid w:val="001D4FFA"/>
    <w:rsid w:val="001E1F33"/>
    <w:rsid w:val="00202BB1"/>
    <w:rsid w:val="00205145"/>
    <w:rsid w:val="0022014C"/>
    <w:rsid w:val="002241BA"/>
    <w:rsid w:val="002352E1"/>
    <w:rsid w:val="0026299E"/>
    <w:rsid w:val="002876A6"/>
    <w:rsid w:val="002928A4"/>
    <w:rsid w:val="00292F56"/>
    <w:rsid w:val="00293819"/>
    <w:rsid w:val="002B3DF5"/>
    <w:rsid w:val="002B54BF"/>
    <w:rsid w:val="002C0FA7"/>
    <w:rsid w:val="002C6C0A"/>
    <w:rsid w:val="002F67C4"/>
    <w:rsid w:val="00301823"/>
    <w:rsid w:val="0030226D"/>
    <w:rsid w:val="00302B11"/>
    <w:rsid w:val="00302B14"/>
    <w:rsid w:val="00311D66"/>
    <w:rsid w:val="0034389A"/>
    <w:rsid w:val="00351EA0"/>
    <w:rsid w:val="00354E27"/>
    <w:rsid w:val="00357456"/>
    <w:rsid w:val="00380D7D"/>
    <w:rsid w:val="00385DA5"/>
    <w:rsid w:val="0038649A"/>
    <w:rsid w:val="00391D00"/>
    <w:rsid w:val="003A2128"/>
    <w:rsid w:val="003C1B3D"/>
    <w:rsid w:val="003D5799"/>
    <w:rsid w:val="003D6656"/>
    <w:rsid w:val="003D7B2D"/>
    <w:rsid w:val="003E057B"/>
    <w:rsid w:val="003E148B"/>
    <w:rsid w:val="00402D6D"/>
    <w:rsid w:val="00416255"/>
    <w:rsid w:val="00424E64"/>
    <w:rsid w:val="00466BA1"/>
    <w:rsid w:val="00474879"/>
    <w:rsid w:val="004762B9"/>
    <w:rsid w:val="0048517D"/>
    <w:rsid w:val="004B46E5"/>
    <w:rsid w:val="004C0719"/>
    <w:rsid w:val="004D59B4"/>
    <w:rsid w:val="00517D01"/>
    <w:rsid w:val="00525C72"/>
    <w:rsid w:val="00542A1A"/>
    <w:rsid w:val="00584790"/>
    <w:rsid w:val="005A4483"/>
    <w:rsid w:val="005C2539"/>
    <w:rsid w:val="005C6A6A"/>
    <w:rsid w:val="005E103C"/>
    <w:rsid w:val="00604961"/>
    <w:rsid w:val="00637A41"/>
    <w:rsid w:val="00667556"/>
    <w:rsid w:val="00671D66"/>
    <w:rsid w:val="00676D7A"/>
    <w:rsid w:val="006824CB"/>
    <w:rsid w:val="0069665A"/>
    <w:rsid w:val="006A3148"/>
    <w:rsid w:val="006C0241"/>
    <w:rsid w:val="006C1BAE"/>
    <w:rsid w:val="006E41B3"/>
    <w:rsid w:val="006E6DEE"/>
    <w:rsid w:val="006F1193"/>
    <w:rsid w:val="0070405D"/>
    <w:rsid w:val="00767AC4"/>
    <w:rsid w:val="00777FF3"/>
    <w:rsid w:val="007818CB"/>
    <w:rsid w:val="00786CC0"/>
    <w:rsid w:val="007D2857"/>
    <w:rsid w:val="007E3CC3"/>
    <w:rsid w:val="007E4ADC"/>
    <w:rsid w:val="00803B68"/>
    <w:rsid w:val="008122B9"/>
    <w:rsid w:val="00821DBC"/>
    <w:rsid w:val="00827C33"/>
    <w:rsid w:val="008344F1"/>
    <w:rsid w:val="00834C48"/>
    <w:rsid w:val="00841306"/>
    <w:rsid w:val="00865543"/>
    <w:rsid w:val="008667D2"/>
    <w:rsid w:val="00871904"/>
    <w:rsid w:val="00885AAF"/>
    <w:rsid w:val="008A2F63"/>
    <w:rsid w:val="008A4BC5"/>
    <w:rsid w:val="008B6CD3"/>
    <w:rsid w:val="008C1EB1"/>
    <w:rsid w:val="008C5113"/>
    <w:rsid w:val="008F03C0"/>
    <w:rsid w:val="008F20D3"/>
    <w:rsid w:val="008F283A"/>
    <w:rsid w:val="008F650A"/>
    <w:rsid w:val="009135F6"/>
    <w:rsid w:val="0091383D"/>
    <w:rsid w:val="009163C0"/>
    <w:rsid w:val="0092435C"/>
    <w:rsid w:val="00932739"/>
    <w:rsid w:val="00942589"/>
    <w:rsid w:val="009620B6"/>
    <w:rsid w:val="009C1D79"/>
    <w:rsid w:val="009C2829"/>
    <w:rsid w:val="009D4DF0"/>
    <w:rsid w:val="00A77822"/>
    <w:rsid w:val="00A77E2F"/>
    <w:rsid w:val="00A93016"/>
    <w:rsid w:val="00AB4096"/>
    <w:rsid w:val="00AD61D6"/>
    <w:rsid w:val="00AE5255"/>
    <w:rsid w:val="00AF2559"/>
    <w:rsid w:val="00B026E0"/>
    <w:rsid w:val="00B06D26"/>
    <w:rsid w:val="00B104A1"/>
    <w:rsid w:val="00B248A5"/>
    <w:rsid w:val="00B34482"/>
    <w:rsid w:val="00B43290"/>
    <w:rsid w:val="00B742C2"/>
    <w:rsid w:val="00B748AF"/>
    <w:rsid w:val="00B9727F"/>
    <w:rsid w:val="00C00795"/>
    <w:rsid w:val="00C07381"/>
    <w:rsid w:val="00C07F58"/>
    <w:rsid w:val="00C21006"/>
    <w:rsid w:val="00C347AE"/>
    <w:rsid w:val="00C35AC4"/>
    <w:rsid w:val="00C436EB"/>
    <w:rsid w:val="00C550CB"/>
    <w:rsid w:val="00CB0811"/>
    <w:rsid w:val="00CB2BC6"/>
    <w:rsid w:val="00CB790E"/>
    <w:rsid w:val="00CB7EDE"/>
    <w:rsid w:val="00CC6B08"/>
    <w:rsid w:val="00CF0E3A"/>
    <w:rsid w:val="00CF326A"/>
    <w:rsid w:val="00CF3A2A"/>
    <w:rsid w:val="00CF59FB"/>
    <w:rsid w:val="00D03C77"/>
    <w:rsid w:val="00D07D1C"/>
    <w:rsid w:val="00D13B76"/>
    <w:rsid w:val="00D1458D"/>
    <w:rsid w:val="00D23C57"/>
    <w:rsid w:val="00D42D52"/>
    <w:rsid w:val="00D439F1"/>
    <w:rsid w:val="00D56FE3"/>
    <w:rsid w:val="00D72211"/>
    <w:rsid w:val="00D81627"/>
    <w:rsid w:val="00D83324"/>
    <w:rsid w:val="00DC758F"/>
    <w:rsid w:val="00DF3868"/>
    <w:rsid w:val="00E01A8D"/>
    <w:rsid w:val="00E60209"/>
    <w:rsid w:val="00E66BA3"/>
    <w:rsid w:val="00E90B41"/>
    <w:rsid w:val="00E93C9E"/>
    <w:rsid w:val="00E96054"/>
    <w:rsid w:val="00EA07F6"/>
    <w:rsid w:val="00EC71D9"/>
    <w:rsid w:val="00EC77C3"/>
    <w:rsid w:val="00EF280B"/>
    <w:rsid w:val="00F3496C"/>
    <w:rsid w:val="00F3610D"/>
    <w:rsid w:val="00F45A9C"/>
    <w:rsid w:val="00F55747"/>
    <w:rsid w:val="00F569BD"/>
    <w:rsid w:val="00F56C2C"/>
    <w:rsid w:val="00F71018"/>
    <w:rsid w:val="00F834EA"/>
    <w:rsid w:val="00FA5660"/>
    <w:rsid w:val="00FC0C06"/>
    <w:rsid w:val="00FD060D"/>
    <w:rsid w:val="00FD4663"/>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Props1.xml><?xml version="1.0" encoding="utf-8"?>
<ds:datastoreItem xmlns:ds="http://schemas.openxmlformats.org/officeDocument/2006/customXml" ds:itemID="{E4A44C13-0B52-48CD-815B-FF2CD46008BC}">
  <ds:schemaRefs>
    <ds:schemaRef ds:uri="http://schemas.openxmlformats.org/officeDocument/2006/bibliography"/>
  </ds:schemaRefs>
</ds:datastoreItem>
</file>

<file path=customXml/itemProps2.xml><?xml version="1.0" encoding="utf-8"?>
<ds:datastoreItem xmlns:ds="http://schemas.openxmlformats.org/officeDocument/2006/customXml" ds:itemID="{62B60F18-40F9-457A-85AA-1EC0C53D07B7}"/>
</file>

<file path=customXml/itemProps3.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4.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3495</Words>
  <Characters>21741</Characters>
  <Application>Microsoft Office Word</Application>
  <DocSecurity>0</DocSecurity>
  <Lines>572</Lines>
  <Paragraphs>245</Paragraphs>
  <ScaleCrop>false</ScaleCrop>
  <Company/>
  <LinksUpToDate>false</LinksUpToDate>
  <CharactersWithSpaces>24991</CharactersWithSpaces>
  <SharedDoc>false</SharedDoc>
  <HLinks>
    <vt:vector size="162" baseType="variant">
      <vt:variant>
        <vt:i4>1507391</vt:i4>
      </vt:variant>
      <vt:variant>
        <vt:i4>158</vt:i4>
      </vt:variant>
      <vt:variant>
        <vt:i4>0</vt:i4>
      </vt:variant>
      <vt:variant>
        <vt:i4>5</vt:i4>
      </vt:variant>
      <vt:variant>
        <vt:lpwstr/>
      </vt:variant>
      <vt:variant>
        <vt:lpwstr>_Toc231388486</vt:lpwstr>
      </vt:variant>
      <vt:variant>
        <vt:i4>1507391</vt:i4>
      </vt:variant>
      <vt:variant>
        <vt:i4>152</vt:i4>
      </vt:variant>
      <vt:variant>
        <vt:i4>0</vt:i4>
      </vt:variant>
      <vt:variant>
        <vt:i4>5</vt:i4>
      </vt:variant>
      <vt:variant>
        <vt:lpwstr/>
      </vt:variant>
      <vt:variant>
        <vt:lpwstr>_Toc231388485</vt:lpwstr>
      </vt:variant>
      <vt:variant>
        <vt:i4>1507391</vt:i4>
      </vt:variant>
      <vt:variant>
        <vt:i4>146</vt:i4>
      </vt:variant>
      <vt:variant>
        <vt:i4>0</vt:i4>
      </vt:variant>
      <vt:variant>
        <vt:i4>5</vt:i4>
      </vt:variant>
      <vt:variant>
        <vt:lpwstr/>
      </vt:variant>
      <vt:variant>
        <vt:lpwstr>_Toc231388484</vt:lpwstr>
      </vt:variant>
      <vt:variant>
        <vt:i4>1507391</vt:i4>
      </vt:variant>
      <vt:variant>
        <vt:i4>140</vt:i4>
      </vt:variant>
      <vt:variant>
        <vt:i4>0</vt:i4>
      </vt:variant>
      <vt:variant>
        <vt:i4>5</vt:i4>
      </vt:variant>
      <vt:variant>
        <vt:lpwstr/>
      </vt:variant>
      <vt:variant>
        <vt:lpwstr>_Toc231388483</vt:lpwstr>
      </vt:variant>
      <vt:variant>
        <vt:i4>1507391</vt:i4>
      </vt:variant>
      <vt:variant>
        <vt:i4>134</vt:i4>
      </vt:variant>
      <vt:variant>
        <vt:i4>0</vt:i4>
      </vt:variant>
      <vt:variant>
        <vt:i4>5</vt:i4>
      </vt:variant>
      <vt:variant>
        <vt:lpwstr/>
      </vt:variant>
      <vt:variant>
        <vt:lpwstr>_Toc231388482</vt:lpwstr>
      </vt:variant>
      <vt:variant>
        <vt:i4>1507391</vt:i4>
      </vt:variant>
      <vt:variant>
        <vt:i4>128</vt:i4>
      </vt:variant>
      <vt:variant>
        <vt:i4>0</vt:i4>
      </vt:variant>
      <vt:variant>
        <vt:i4>5</vt:i4>
      </vt:variant>
      <vt:variant>
        <vt:lpwstr/>
      </vt:variant>
      <vt:variant>
        <vt:lpwstr>_Toc231388481</vt:lpwstr>
      </vt:variant>
      <vt:variant>
        <vt:i4>1507391</vt:i4>
      </vt:variant>
      <vt:variant>
        <vt:i4>122</vt:i4>
      </vt:variant>
      <vt:variant>
        <vt:i4>0</vt:i4>
      </vt:variant>
      <vt:variant>
        <vt:i4>5</vt:i4>
      </vt:variant>
      <vt:variant>
        <vt:lpwstr/>
      </vt:variant>
      <vt:variant>
        <vt:lpwstr>_Toc231388480</vt:lpwstr>
      </vt:variant>
      <vt:variant>
        <vt:i4>1572927</vt:i4>
      </vt:variant>
      <vt:variant>
        <vt:i4>116</vt:i4>
      </vt:variant>
      <vt:variant>
        <vt:i4>0</vt:i4>
      </vt:variant>
      <vt:variant>
        <vt:i4>5</vt:i4>
      </vt:variant>
      <vt:variant>
        <vt:lpwstr/>
      </vt:variant>
      <vt:variant>
        <vt:lpwstr>_Toc231388479</vt:lpwstr>
      </vt:variant>
      <vt:variant>
        <vt:i4>1572927</vt:i4>
      </vt:variant>
      <vt:variant>
        <vt:i4>110</vt:i4>
      </vt:variant>
      <vt:variant>
        <vt:i4>0</vt:i4>
      </vt:variant>
      <vt:variant>
        <vt:i4>5</vt:i4>
      </vt:variant>
      <vt:variant>
        <vt:lpwstr/>
      </vt:variant>
      <vt:variant>
        <vt:lpwstr>_Toc231388478</vt:lpwstr>
      </vt:variant>
      <vt:variant>
        <vt:i4>1572927</vt:i4>
      </vt:variant>
      <vt:variant>
        <vt:i4>104</vt:i4>
      </vt:variant>
      <vt:variant>
        <vt:i4>0</vt:i4>
      </vt:variant>
      <vt:variant>
        <vt:i4>5</vt:i4>
      </vt:variant>
      <vt:variant>
        <vt:lpwstr/>
      </vt:variant>
      <vt:variant>
        <vt:lpwstr>_Toc231388477</vt:lpwstr>
      </vt:variant>
      <vt:variant>
        <vt:i4>1572927</vt:i4>
      </vt:variant>
      <vt:variant>
        <vt:i4>98</vt:i4>
      </vt:variant>
      <vt:variant>
        <vt:i4>0</vt:i4>
      </vt:variant>
      <vt:variant>
        <vt:i4>5</vt:i4>
      </vt:variant>
      <vt:variant>
        <vt:lpwstr/>
      </vt:variant>
      <vt:variant>
        <vt:lpwstr>_Toc231388476</vt:lpwstr>
      </vt:variant>
      <vt:variant>
        <vt:i4>1572927</vt:i4>
      </vt:variant>
      <vt:variant>
        <vt:i4>92</vt:i4>
      </vt:variant>
      <vt:variant>
        <vt:i4>0</vt:i4>
      </vt:variant>
      <vt:variant>
        <vt:i4>5</vt:i4>
      </vt:variant>
      <vt:variant>
        <vt:lpwstr/>
      </vt:variant>
      <vt:variant>
        <vt:lpwstr>_Toc231388475</vt:lpwstr>
      </vt:variant>
      <vt:variant>
        <vt:i4>1572927</vt:i4>
      </vt:variant>
      <vt:variant>
        <vt:i4>86</vt:i4>
      </vt:variant>
      <vt:variant>
        <vt:i4>0</vt:i4>
      </vt:variant>
      <vt:variant>
        <vt:i4>5</vt:i4>
      </vt:variant>
      <vt:variant>
        <vt:lpwstr/>
      </vt:variant>
      <vt:variant>
        <vt:lpwstr>_Toc231388474</vt:lpwstr>
      </vt:variant>
      <vt:variant>
        <vt:i4>1572927</vt:i4>
      </vt:variant>
      <vt:variant>
        <vt:i4>80</vt:i4>
      </vt:variant>
      <vt:variant>
        <vt:i4>0</vt:i4>
      </vt:variant>
      <vt:variant>
        <vt:i4>5</vt:i4>
      </vt:variant>
      <vt:variant>
        <vt:lpwstr/>
      </vt:variant>
      <vt:variant>
        <vt:lpwstr>_Toc231388473</vt:lpwstr>
      </vt:variant>
      <vt:variant>
        <vt:i4>1572927</vt:i4>
      </vt:variant>
      <vt:variant>
        <vt:i4>74</vt:i4>
      </vt:variant>
      <vt:variant>
        <vt:i4>0</vt:i4>
      </vt:variant>
      <vt:variant>
        <vt:i4>5</vt:i4>
      </vt:variant>
      <vt:variant>
        <vt:lpwstr/>
      </vt:variant>
      <vt:variant>
        <vt:lpwstr>_Toc231388472</vt:lpwstr>
      </vt:variant>
      <vt:variant>
        <vt:i4>1572927</vt:i4>
      </vt:variant>
      <vt:variant>
        <vt:i4>68</vt:i4>
      </vt:variant>
      <vt:variant>
        <vt:i4>0</vt:i4>
      </vt:variant>
      <vt:variant>
        <vt:i4>5</vt:i4>
      </vt:variant>
      <vt:variant>
        <vt:lpwstr/>
      </vt:variant>
      <vt:variant>
        <vt:lpwstr>_Toc231388471</vt:lpwstr>
      </vt:variant>
      <vt:variant>
        <vt:i4>1572927</vt:i4>
      </vt:variant>
      <vt:variant>
        <vt:i4>62</vt:i4>
      </vt:variant>
      <vt:variant>
        <vt:i4>0</vt:i4>
      </vt:variant>
      <vt:variant>
        <vt:i4>5</vt:i4>
      </vt:variant>
      <vt:variant>
        <vt:lpwstr/>
      </vt:variant>
      <vt:variant>
        <vt:lpwstr>_Toc231388470</vt:lpwstr>
      </vt:variant>
      <vt:variant>
        <vt:i4>1638463</vt:i4>
      </vt:variant>
      <vt:variant>
        <vt:i4>56</vt:i4>
      </vt:variant>
      <vt:variant>
        <vt:i4>0</vt:i4>
      </vt:variant>
      <vt:variant>
        <vt:i4>5</vt:i4>
      </vt:variant>
      <vt:variant>
        <vt:lpwstr/>
      </vt:variant>
      <vt:variant>
        <vt:lpwstr>_Toc231388469</vt:lpwstr>
      </vt:variant>
      <vt:variant>
        <vt:i4>1638463</vt:i4>
      </vt:variant>
      <vt:variant>
        <vt:i4>50</vt:i4>
      </vt:variant>
      <vt:variant>
        <vt:i4>0</vt:i4>
      </vt:variant>
      <vt:variant>
        <vt:i4>5</vt:i4>
      </vt:variant>
      <vt:variant>
        <vt:lpwstr/>
      </vt:variant>
      <vt:variant>
        <vt:lpwstr>_Toc231388468</vt:lpwstr>
      </vt:variant>
      <vt:variant>
        <vt:i4>1638463</vt:i4>
      </vt:variant>
      <vt:variant>
        <vt:i4>44</vt:i4>
      </vt:variant>
      <vt:variant>
        <vt:i4>0</vt:i4>
      </vt:variant>
      <vt:variant>
        <vt:i4>5</vt:i4>
      </vt:variant>
      <vt:variant>
        <vt:lpwstr/>
      </vt:variant>
      <vt:variant>
        <vt:lpwstr>_Toc231388467</vt:lpwstr>
      </vt:variant>
      <vt:variant>
        <vt:i4>1638463</vt:i4>
      </vt:variant>
      <vt:variant>
        <vt:i4>38</vt:i4>
      </vt:variant>
      <vt:variant>
        <vt:i4>0</vt:i4>
      </vt:variant>
      <vt:variant>
        <vt:i4>5</vt:i4>
      </vt:variant>
      <vt:variant>
        <vt:lpwstr/>
      </vt:variant>
      <vt:variant>
        <vt:lpwstr>_Toc231388466</vt:lpwstr>
      </vt:variant>
      <vt:variant>
        <vt:i4>1638463</vt:i4>
      </vt:variant>
      <vt:variant>
        <vt:i4>32</vt:i4>
      </vt:variant>
      <vt:variant>
        <vt:i4>0</vt:i4>
      </vt:variant>
      <vt:variant>
        <vt:i4>5</vt:i4>
      </vt:variant>
      <vt:variant>
        <vt:lpwstr/>
      </vt:variant>
      <vt:variant>
        <vt:lpwstr>_Toc231388465</vt:lpwstr>
      </vt:variant>
      <vt:variant>
        <vt:i4>1638463</vt:i4>
      </vt:variant>
      <vt:variant>
        <vt:i4>26</vt:i4>
      </vt:variant>
      <vt:variant>
        <vt:i4>0</vt:i4>
      </vt:variant>
      <vt:variant>
        <vt:i4>5</vt:i4>
      </vt:variant>
      <vt:variant>
        <vt:lpwstr/>
      </vt:variant>
      <vt:variant>
        <vt:lpwstr>_Toc231388464</vt:lpwstr>
      </vt:variant>
      <vt:variant>
        <vt:i4>1638463</vt:i4>
      </vt:variant>
      <vt:variant>
        <vt:i4>20</vt:i4>
      </vt:variant>
      <vt:variant>
        <vt:i4>0</vt:i4>
      </vt:variant>
      <vt:variant>
        <vt:i4>5</vt:i4>
      </vt:variant>
      <vt:variant>
        <vt:lpwstr/>
      </vt:variant>
      <vt:variant>
        <vt:lpwstr>_Toc231388463</vt:lpwstr>
      </vt:variant>
      <vt:variant>
        <vt:i4>1638463</vt:i4>
      </vt:variant>
      <vt:variant>
        <vt:i4>14</vt:i4>
      </vt:variant>
      <vt:variant>
        <vt:i4>0</vt:i4>
      </vt:variant>
      <vt:variant>
        <vt:i4>5</vt:i4>
      </vt:variant>
      <vt:variant>
        <vt:lpwstr/>
      </vt:variant>
      <vt:variant>
        <vt:lpwstr>_Toc231388462</vt:lpwstr>
      </vt:variant>
      <vt:variant>
        <vt:i4>1638463</vt:i4>
      </vt:variant>
      <vt:variant>
        <vt:i4>8</vt:i4>
      </vt:variant>
      <vt:variant>
        <vt:i4>0</vt:i4>
      </vt:variant>
      <vt:variant>
        <vt:i4>5</vt:i4>
      </vt:variant>
      <vt:variant>
        <vt:lpwstr/>
      </vt:variant>
      <vt:variant>
        <vt:lpwstr>_Toc231388461</vt:lpwstr>
      </vt:variant>
      <vt:variant>
        <vt:i4>1638463</vt:i4>
      </vt:variant>
      <vt:variant>
        <vt:i4>2</vt:i4>
      </vt:variant>
      <vt:variant>
        <vt:i4>0</vt:i4>
      </vt:variant>
      <vt:variant>
        <vt:i4>5</vt:i4>
      </vt:variant>
      <vt:variant>
        <vt:lpwstr/>
      </vt:variant>
      <vt:variant>
        <vt:lpwstr>_Toc231388460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14</dc:title>
  <dc:subject>Prøver</dc:subject>
  <dc:creator>Maj-Britt Rose Böwadt</dc:creator>
  <cp:keywords/>
  <cp:lastModifiedBy>Maj-Britt Rose Böwadt</cp:lastModifiedBy>
  <cp:revision>551</cp:revision>
  <dcterms:created xsi:type="dcterms:W3CDTF">2022-11-20T13:52:00Z</dcterms:created>
  <dcterms:modified xsi:type="dcterms:W3CDTF">2026-09-23T09:31:00Z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44542de9-d26c-4c81-8e92-6ca09e9d0b92</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2026-04-26T01:50:54Z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Folder_Number">
    <vt:lpwstr/>
  </property>
  <property fmtid="{D5CDD505-2E9C-101B-9397-08002B2CF9AE}" pid="35" name="Folder_Code">
    <vt:lpwstr/>
  </property>
  <property fmtid="{D5CDD505-2E9C-101B-9397-08002B2CF9AE}" pid="36" name="Folder_Name">
    <vt:lpwstr/>
  </property>
  <property fmtid="{D5CDD505-2E9C-101B-9397-08002B2CF9AE}" pid="37" name="Folder_Description">
    <vt:lpwstr/>
  </property>
  <property fmtid="{D5CDD505-2E9C-101B-9397-08002B2CF9AE}" pid="38" name="/Folder_Name/">
    <vt:lpwstr/>
  </property>
  <property fmtid="{D5CDD505-2E9C-101B-9397-08002B2CF9AE}" pid="39" name="/Folder_Description/">
    <vt:lpwstr/>
  </property>
  <property fmtid="{D5CDD505-2E9C-101B-9397-08002B2CF9AE}" pid="40" name="Folder_Version">
    <vt:lpwstr/>
  </property>
  <property fmtid="{D5CDD505-2E9C-101B-9397-08002B2CF9AE}" pid="41" name="Folder_VersionSeq">
    <vt:lpwstr/>
  </property>
  <property fmtid="{D5CDD505-2E9C-101B-9397-08002B2CF9AE}" pid="42" name="Folder_Manager">
    <vt:lpwstr/>
  </property>
  <property fmtid="{D5CDD505-2E9C-101B-9397-08002B2CF9AE}" pid="43" name="Folder_ManagerDesc">
    <vt:lpwstr/>
  </property>
  <property fmtid="{D5CDD505-2E9C-101B-9397-08002B2CF9AE}" pid="44" name="Folder_Storage">
    <vt:lpwstr/>
  </property>
  <property fmtid="{D5CDD505-2E9C-101B-9397-08002B2CF9AE}" pid="45" name="Folder_StorageDesc">
    <vt:lpwstr/>
  </property>
  <property fmtid="{D5CDD505-2E9C-101B-9397-08002B2CF9AE}" pid="46" name="Folder_Creator">
    <vt:lpwstr/>
  </property>
  <property fmtid="{D5CDD505-2E9C-101B-9397-08002B2CF9AE}" pid="47" name="Folder_CreatorDesc">
    <vt:lpwstr/>
  </property>
  <property fmtid="{D5CDD505-2E9C-101B-9397-08002B2CF9AE}" pid="48" name="Folder_CreateDate">
    <vt:lpwstr/>
  </property>
  <property fmtid="{D5CDD505-2E9C-101B-9397-08002B2CF9AE}" pid="49" name="Folder_Updater">
    <vt:lpwstr/>
  </property>
  <property fmtid="{D5CDD505-2E9C-101B-9397-08002B2CF9AE}" pid="50" name="Folder_UpdaterDesc">
    <vt:lpwstr/>
  </property>
  <property fmtid="{D5CDD505-2E9C-101B-9397-08002B2CF9AE}" pid="51" name="Folder_UpdateDate">
    <vt:lpwstr/>
  </property>
  <property fmtid="{D5CDD505-2E9C-101B-9397-08002B2CF9AE}" pid="52" name="Document_Number">
    <vt:lpwstr/>
  </property>
  <property fmtid="{D5CDD505-2E9C-101B-9397-08002B2CF9AE}" pid="53" name="Document_Name">
    <vt:lpwstr/>
  </property>
  <property fmtid="{D5CDD505-2E9C-101B-9397-08002B2CF9AE}" pid="54" name="Document_FileName">
    <vt:lpwstr/>
  </property>
  <property fmtid="{D5CDD505-2E9C-101B-9397-08002B2CF9AE}" pid="55" name="Document_Version">
    <vt:lpwstr/>
  </property>
  <property fmtid="{D5CDD505-2E9C-101B-9397-08002B2CF9AE}" pid="56" name="Document_VersionSeq">
    <vt:lpwstr/>
  </property>
  <property fmtid="{D5CDD505-2E9C-101B-9397-08002B2CF9AE}" pid="57" name="Document_Creator">
    <vt:lpwstr/>
  </property>
  <property fmtid="{D5CDD505-2E9C-101B-9397-08002B2CF9AE}" pid="58" name="Document_CreatorDesc">
    <vt:lpwstr/>
  </property>
  <property fmtid="{D5CDD505-2E9C-101B-9397-08002B2CF9AE}" pid="59" name="Document_CreateDate">
    <vt:lpwstr/>
  </property>
  <property fmtid="{D5CDD505-2E9C-101B-9397-08002B2CF9AE}" pid="60" name="Document_Updater">
    <vt:lpwstr/>
  </property>
  <property fmtid="{D5CDD505-2E9C-101B-9397-08002B2CF9AE}" pid="61" name="Document_UpdaterDesc">
    <vt:lpwstr/>
  </property>
  <property fmtid="{D5CDD505-2E9C-101B-9397-08002B2CF9AE}" pid="62" name="Document_UpdateDate">
    <vt:lpwstr/>
  </property>
  <property fmtid="{D5CDD505-2E9C-101B-9397-08002B2CF9AE}" pid="63" name="Document_Size">
    <vt:lpwstr/>
  </property>
  <property fmtid="{D5CDD505-2E9C-101B-9397-08002B2CF9AE}" pid="64" name="Document_Storage">
    <vt:lpwstr/>
  </property>
  <property fmtid="{D5CDD505-2E9C-101B-9397-08002B2CF9AE}" pid="65" name="Document_StorageDesc">
    <vt:lpwstr/>
  </property>
  <property fmtid="{D5CDD505-2E9C-101B-9397-08002B2CF9AE}" pid="66" name="Document_Department">
    <vt:lpwstr/>
  </property>
  <property fmtid="{D5CDD505-2E9C-101B-9397-08002B2CF9AE}" pid="67" name="Document_DepartmentDesc">
    <vt:lpwstr/>
  </property>
  <property fmtid="{D5CDD505-2E9C-101B-9397-08002B2CF9AE}" pid="68" name="MediaServiceImageTags">
    <vt:lpwstr/>
  </property>
  <property fmtid="{D5CDD505-2E9C-101B-9397-08002B2CF9AE}" pid="69" name="Order">
    <vt:r8>585400</vt:r8>
  </property>
  <property fmtid="{D5CDD505-2E9C-101B-9397-08002B2CF9AE}" pid="70" name="docLang">
    <vt:lpwstr>da</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