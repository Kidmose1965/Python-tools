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09BB" w14:textId="77777777" w:rsidR="003D0E00" w:rsidRDefault="00F50260" w:rsidP="00066591">
      <w:r>
        <w:rPr>
          <w:noProof/>
        </w:rPr>
        <mc:AlternateContent>
          <mc:Choice Requires="wps">
            <w:drawing>
              <wp:anchor distT="0" distB="0" distL="114300" distR="114300" simplePos="0" relativeHeight="251658240" behindDoc="0" locked="0" layoutInCell="1" allowOverlap="1" wp14:anchorId="18513B4F" wp14:editId="7F5D0BC1">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rsidTr="00F94DEF">
                              <w:trPr>
                                <w:trHeight w:hRule="exact" w:val="3839"/>
                              </w:trPr>
                              <w:tc>
                                <w:tcPr>
                                  <w:tcW w:w="9526" w:type="dxa"/>
                                  <w:tcBorders>
                                    <w:top w:val="nil"/>
                                    <w:left w:val="nil"/>
                                    <w:bottom w:val="nil"/>
                                    <w:right w:val="nil"/>
                                  </w:tcBorders>
                                </w:tcPr>
                                <w:p w14:paraId="07859716" w14:textId="5FC206FD" w:rsidR="00F50260" w:rsidRPr="00603C80" w:rsidRDefault="00F50260" w:rsidP="00F94DEF">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13B4F"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hnxnbwIAAFcFAAAOAAAAZHJzL2Uyb0RvYy54bWysVEtv2zAMvg/YfxB0X50HGgxBnSJrkWFA 0RZLh54VWUqEyaJGKbGzXz9KtpOu26XDclBo8ePrI6mr67a27KAwGHAlH1+MOFNOQmXctuTfnlYf PnIWonCVsOBUyY8q8OvF+3dXjZ+rCezAVgoZOXFh3viS72L086IIcqdqES7AK0dKDViLSJ+4LSoU DXmvbTEZjWZFA1h5BKlCoNvbTskX2b/WSsYHrYOKzJaccov5xHxu0lksrsR8i8LvjOzTEP+QRS2M o6AnV7ciCrZH84er2kiEADpeSKgL0NpIlWugasajV9Wsd8KrXAuRE/yJpvD/3Mr7w9o/IovtJ2ip gYmQxod5oMtUT6uxTv+UKSM9UXg80abayCRdzsaT6WxEKkm6CUnTyWXyU5zNPYb4WUHNklBypL5k usThLsQOOkBStADWVCtjbf7A7ebGIjsI6uEq/3rvv8GsYw3lMr0cZc8Okn3n2rrkR+Vx6OOda8xS PFqVMNZ9VZqZKpeag6dBVKfwQkrlYmaJqsvohNIU6i2GPf6c1VuMuzrIIkcGF0/GtXGAufq8P+e0 q+9DyrrDU3Ne1J3E2G7avvcbqI40EgjdtgQvV4badidCfBRI60GtppWPD3RoC8Q69BJnO8Cff7tP eJpa0nLW0LqVPPzYC1Sc2S+O5jnt5iDgIGwGwe3rG6Duj+kx8TKLZIDRDqJGqJ/pJVimKKQSTlKs ksdBvInd0tNLItVymUG0gV7EO7f2MrlOdKYhfGqfBfp+UiMN+T0Miyjmrwa2wyZLB8t9BG3yNCdC OxZ7oml78z70L016Hl5+Z9T5PVz8AgAA//8DAFBLAwQUAAYACAAAACEAhPDRUd4AAAALAQAADwAA AGRycy9kb3ducmV2LnhtbEyPQU7DMBBF90jcwRokdq1NIARCnAoBPQApC5ZuPE1C43Eau21ye4YV XY7+05/3i9XkenHCMXSeNNwtFQik2tuOGg1fm/XiCUSIhqzpPaGGGQOsyuurwuTWn+kTT1VsBJdQ yI2GNsYhlzLULToTln5A4mznR2cin2Mj7WjOXO56mSj1KJ3piD+0ZsC3Fut9dXQabJYc6riv5upn vaPD/LFphu93rW9vptcXEBGn+A/Dnz6rQ8lOW38kG0SvYZFm94xy8JCkIJh4Vhmv22pI00SBLAt5 uaH8BQAA//8DAFBLAQItABQABgAIAAAAIQC2gziS/gAAAOEBAAATAAAAAAAAAAAAAAAAAAAAAABb Q29udGVudF9UeXBlc10ueG1sUEsBAi0AFAAGAAgAAAAhADj9If/WAAAAlAEAAAsAAAAAAAAAAAAA AAAALwEAAF9yZWxzLy5yZWxzUEsBAi0AFAAGAAgAAAAhAESGfGdvAgAAVwUAAA4AAAAAAAAAAAAA AAAALgIAAGRycy9lMm9Eb2MueG1sUEsBAi0AFAAGAAgAAAAhAITw0VHeAAAACwEAAA8AAAAAAAAA AAAAAAAAyQQAAGRycy9kb3ducmV2LnhtbFBLBQYAAAAABAAEAPMAAADUBQAAAAA= "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rsidTr="00F94DEF">
                        <w:trPr>
                          <w:trHeight w:hRule="exact" w:val="3839"/>
                        </w:trPr>
                        <w:tc>
                          <w:tcPr>
                            <w:tcW w:w="9526" w:type="dxa"/>
                            <w:tcBorders>
                              <w:top w:val="nil"/>
                              <w:left w:val="nil"/>
                              <w:bottom w:val="nil"/>
                              <w:right w:val="nil"/>
                            </w:tcBorders>
                          </w:tcPr>
                          <w:p w14:paraId="07859716" w14:textId="5FC206FD" w:rsidR="00F50260" w:rsidRPr="00603C80" w:rsidRDefault="00F50260" w:rsidP="00F94DEF">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v:textbox>
                <w10:wrap anchorx="margin" anchory="page"/>
              </v:shape>
            </w:pict>
          </mc:Fallback>
        </mc:AlternateContent>
      </w:r>
    </w:p>
    <w:p w14:paraId="0DE951E2" w14:textId="77777777" w:rsidR="00025683" w:rsidRDefault="00025683" w:rsidP="00066591"/>
    <w:p w14:paraId="4AF703D2" w14:textId="77777777" w:rsidR="00025683" w:rsidRDefault="00F50260" w:rsidP="00066591">
      <w:r>
        <w:rPr>
          <w:noProof/>
        </w:rPr>
        <mc:AlternateContent>
          <mc:Choice Requires="wps">
            <w:drawing>
              <wp:anchor distT="0" distB="0" distL="114300" distR="114300" simplePos="0" relativeHeight="251658241" behindDoc="0" locked="0" layoutInCell="1" allowOverlap="1" wp14:anchorId="2F98E4F3" wp14:editId="1793FF3E">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rsidP="00F94DEF">
                                  <w:pPr>
                                    <w:pStyle w:val="Documentdataleadtext"/>
                                  </w:pPr>
                                  <w:bookmarkStart w:id="0" w:name="LAN_Intendedfor"/>
                                  <w:r>
                                    <w:t>Til</w:t>
                                  </w:r>
                                  <w:bookmarkEnd w:id="0"/>
                                </w:p>
                                <w:p w14:paraId="37D4E0E3" w14:textId="77777777" w:rsidR="00F50260" w:rsidRPr="00603C80" w:rsidRDefault="00F50260" w:rsidP="00F94DEF">
                                  <w:pPr>
                                    <w:pStyle w:val="Documentdatatext"/>
                                  </w:pPr>
                                  <w:r>
                                    <w:fldChar w:fldCharType="begin"/>
                                    <w:instrText xml:space="preserve"> MACROBUTTON NoName [</w:instrText>
                                  </w:r>
                                  <w:bookmarkStart w:id="1" w:name="LAN_Text_12"/>
                                  <w:r>
                                    <w:instrText>Tekst</w:instrText>
                                  </w:r>
                                  <w:bookmarkEnd w:id="1"/>
                                  <w:r>
                                    <w:instrText>]</w:instrText>
                                    <w:fldChar w:fldCharType="end"/>
                                  </w:r>
                                </w:p>
                                <w:p w14:paraId="7CC44797" w14:textId="77777777" w:rsidR="00F50260" w:rsidRPr="00603C80" w:rsidRDefault="00F50260" w:rsidP="00F94DEF">
                                  <w:pPr>
                                    <w:pStyle w:val="Documentdataleadtext"/>
                                  </w:pPr>
                                </w:p>
                                <w:p w14:paraId="10FB77F9" w14:textId="77777777" w:rsidR="00F50260" w:rsidRPr="00603C80" w:rsidRDefault="00F50260" w:rsidP="00F94DEF">
                                  <w:pPr>
                                    <w:pStyle w:val="Documentdataleadtext"/>
                                  </w:pPr>
                                  <w:bookmarkStart w:id="2" w:name="LAN_Documenttype_2"/>
                                  <w:r>
                                    <w:t>Dokumenttype</w:t>
                                  </w:r>
                                  <w:bookmarkEnd w:id="2"/>
                                </w:p>
                                <w:p w14:paraId="1A3658B6" w14:textId="77777777" w:rsidR="00F50260" w:rsidRPr="00603C80" w:rsidRDefault="00F50260" w:rsidP="00F94DEF">
                                  <w:pPr>
                                    <w:pStyle w:val="Documentdatatext"/>
                                  </w:pPr>
                                  <w:r>
                                    <w:fldChar w:fldCharType="begin"/>
                                    <w:instrText xml:space="preserve"> MACROBUTTON NoName [</w:instrText>
                                  </w:r>
                                  <w:bookmarkStart w:id="3" w:name="LAN_Text_13"/>
                                  <w:r>
                                    <w:instrText>Tekst</w:instrText>
                                  </w:r>
                                  <w:bookmarkEnd w:id="3"/>
                                  <w:r>
                                    <w:instrText>]</w:instrText>
                                    <w:fldChar w:fldCharType="end"/>
                                  </w:r>
                                </w:p>
                                <w:p w14:paraId="31F5FC02" w14:textId="77777777" w:rsidR="00F50260" w:rsidRPr="00603C80" w:rsidRDefault="00F50260" w:rsidP="00F94DEF">
                                  <w:pPr>
                                    <w:pStyle w:val="Documentdataleadtext"/>
                                  </w:pPr>
                                </w:p>
                                <w:p w14:paraId="44D1B3EA" w14:textId="77777777" w:rsidR="00F50260" w:rsidRPr="00603C80" w:rsidRDefault="00F50260" w:rsidP="00F94DEF">
                                  <w:pPr>
                                    <w:pStyle w:val="Documentdataleadtext"/>
                                  </w:pPr>
                                  <w:bookmarkStart w:id="4" w:name="LAN_Date_1"/>
                                  <w:r>
                                    <w:t>Dato</w:t>
                                  </w:r>
                                  <w:bookmarkEnd w:id="4"/>
                                </w:p>
                                <w:p w14:paraId="3BEFF405" w14:textId="77777777" w:rsidR="00F50260" w:rsidRPr="00603C80" w:rsidRDefault="00F50260" w:rsidP="00F94DEF">
                                  <w:pPr>
                                    <w:pStyle w:val="Documentdatatext"/>
                                  </w:pPr>
                                  <w:r>
                                    <w:fldChar w:fldCharType="begin"/>
                                    <w:instrText xml:space="preserve"> MACROBUTTON NoName [</w:instrText>
                                  </w:r>
                                  <w:bookmarkStart w:id="5" w:name="LAN_MonthYear_1"/>
                                  <w:r>
                                    <w:instrText>Måned, År</w:instrText>
                                  </w:r>
                                  <w:bookmarkEnd w:id="5"/>
                                  <w:r>
                                    <w:instrText>]</w:instrText>
                                    <w:fldChar w:fldCharType="end"/>
                                  </w:r>
                                </w:p>
                                <w:p w14:paraId="7F713FC0" w14:textId="77777777" w:rsidR="00F50260" w:rsidRPr="00603C80" w:rsidRDefault="00F50260" w:rsidP="00F94DEF">
                                  <w:pPr>
                                    <w:pStyle w:val="Documentdataleadtext"/>
                                  </w:pPr>
                                </w:p>
                                <w:p w14:paraId="36A7A415" w14:textId="77777777" w:rsidR="00F50260" w:rsidRPr="00603C80" w:rsidRDefault="00F50260" w:rsidP="00F94DEF">
                                  <w:pPr>
                                    <w:pStyle w:val="Documentdataleadtext"/>
                                  </w:pPr>
                                  <w:r>
                                    <w:fldChar w:fldCharType="begin"/>
                                    <w:instrText xml:space="preserve"> MACROBUTTON NoName [</w:instrText>
                                  </w:r>
                                  <w:bookmarkStart w:id="6" w:name="LAN_Optional"/>
                                  <w:r>
                                    <w:instrText>Valgfri</w:instrText>
                                  </w:r>
                                  <w:bookmarkEnd w:id="6"/>
                                  <w:r>
                                    <w:instrText xml:space="preserve"> 1 </w:instrText>
                                  </w:r>
                                  <w:r>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instrText>]</w:instrText>
                                    <w:fldChar w:fldCharType="end"/>
                                  </w:r>
                                </w:p>
                                <w:p w14:paraId="584E92DE" w14:textId="77777777" w:rsidR="00F50260" w:rsidRPr="00603C80" w:rsidRDefault="00F50260" w:rsidP="00F94DEF">
                                  <w:pPr>
                                    <w:pStyle w:val="Documentdatatext"/>
                                  </w:pPr>
                                  <w:r>
                                    <w:fldChar w:fldCharType="begin"/>
                                    <w:instrText xml:space="preserve"> MACROBUTTON NoName [</w:instrText>
                                  </w:r>
                                  <w:bookmarkStart w:id="8" w:name="LAN_Text_14"/>
                                  <w:r>
                                    <w:instrText>Tekst</w:instrText>
                                  </w:r>
                                  <w:bookmarkEnd w:id="8"/>
                                  <w:r>
                                    <w:instrText xml:space="preserve"> </w:instrText>
                                  </w:r>
                                  <w:r>
                                    <w:rPr>
                                      <w:color w:val="800000"/>
                                      <w:sz w:val="12"/>
                                    </w:rPr>
                                    <w:instrText xml:space="preserve">- </w:instrText>
                                  </w:r>
                                  <w:bookmarkStart w:id="9" w:name="LAN_RememberDelete_7"/>
                                  <w:r>
                                    <w:rPr>
                                      <w:color w:val="800000"/>
                                      <w:sz w:val="12"/>
                                    </w:rPr>
                                    <w:instrText>Hvis der ikke er valfri tekst, slet da dette felt</w:instrText>
                                  </w:r>
                                  <w:bookmarkEnd w:id="9"/>
                                  <w:r>
                                    <w:instrText>]</w:instrText>
                                    <w:fldChar w:fldCharType="end"/>
                                  </w:r>
                                </w:p>
                                <w:p w14:paraId="5965354D" w14:textId="77777777" w:rsidR="00F50260" w:rsidRPr="00603C80" w:rsidRDefault="00F50260" w:rsidP="00F94DEF">
                                  <w:pPr>
                                    <w:pStyle w:val="Documentdataleadtext"/>
                                  </w:pPr>
                                </w:p>
                                <w:p w14:paraId="1ABA9EF8" w14:textId="77777777" w:rsidR="00F50260" w:rsidRPr="00603C80" w:rsidRDefault="00F50260" w:rsidP="00F94DEF">
                                  <w:pPr>
                                    <w:pStyle w:val="Documentdataleadtext"/>
                                  </w:pPr>
                                  <w:r>
                                    <w:fldChar w:fldCharType="begin"/>
                                    <w:instrText xml:space="preserve"> MACROBUTTON NoName [</w:instrText>
                                  </w:r>
                                  <w:bookmarkStart w:id="10" w:name="LAN_Optional_1"/>
                                  <w:r>
                                    <w:instrText>Valgfri</w:instrText>
                                  </w:r>
                                  <w:bookmarkEnd w:id="10"/>
                                  <w:r>
                                    <w:instrText xml:space="preserve"> 2 </w:instrText>
                                  </w:r>
                                  <w:r>
                                    <w:rPr>
                                      <w:color w:val="800000"/>
                                      <w:sz w:val="12"/>
                                    </w:rPr>
                                    <w:instrText xml:space="preserve">- </w:instrText>
                                  </w:r>
                                  <w:bookmarkStart w:id="11" w:name="LAN_RememberDelete_8"/>
                                  <w:r>
                                    <w:rPr>
                                      <w:color w:val="800000"/>
                                      <w:sz w:val="12"/>
                                    </w:rPr>
                                    <w:instrText>Hvis der ikke er valfri tekst, slet da dette felt</w:instrText>
                                  </w:r>
                                  <w:bookmarkEnd w:id="11"/>
                                  <w:r>
                                    <w:instrText>]</w:instrText>
                                    <w:fldChar w:fldCharType="end"/>
                                  </w:r>
                                </w:p>
                                <w:p w14:paraId="04715B53" w14:textId="77777777" w:rsidR="00F50260" w:rsidRPr="00603C80" w:rsidRDefault="00F50260" w:rsidP="00F94DEF">
                                  <w:pPr>
                                    <w:pStyle w:val="Documentdatatext"/>
                                  </w:pPr>
                                  <w:r>
                                    <w:fldChar w:fldCharType="begin"/>
                                    <w:instrText xml:space="preserve"> MACROBUTTON NoName [</w:instrText>
                                  </w:r>
                                  <w:bookmarkStart w:id="12" w:name="LAN_Text_15"/>
                                  <w:r>
                                    <w:instrText>Tekst</w:instrText>
                                  </w:r>
                                  <w:bookmarkEnd w:id="12"/>
                                  <w:r>
                                    <w:instrText xml:space="preserve"> </w:instrText>
                                  </w:r>
                                  <w:r>
                                    <w:rPr>
                                      <w:color w:val="800000"/>
                                      <w:sz w:val="12"/>
                                    </w:rPr>
                                    <w:instrText xml:space="preserve">- </w:instrText>
                                  </w:r>
                                  <w:bookmarkStart w:id="13" w:name="LAN_RememberDelete_9"/>
                                  <w:r>
                                    <w:rPr>
                                      <w:color w:val="800000"/>
                                      <w:sz w:val="12"/>
                                    </w:rPr>
                                    <w:instrText>Hvis der ikke er valfri tekst, slet da dette felt</w:instrText>
                                  </w:r>
                                  <w:bookmarkEnd w:id="13"/>
                                  <w:r>
                                    <w:instrText>]</w:instrText>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080114BC" w:rsidR="00547F22" w:rsidRPr="007308ED" w:rsidRDefault="00DF22E4"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t>Bilag 1</w:t>
                                      </w:r>
                                    </w:sdtContent>
                                  </w:sdt>
                                  <w:r>
                                    <w:t xml:space="preserve"> </w:t>
                                  </w:r>
                                </w:p>
                                <w:p w14:paraId="0802EDBB" w14:textId="58A94739" w:rsidR="00F50260" w:rsidRPr="00B35708" w:rsidRDefault="00DF22E4"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t>tidsplan</w:t>
                                      </w:r>
                                    </w:sdtContent>
                                  </w:sdt>
                                </w:p>
                              </w:tc>
                            </w:tr>
                          </w:tbl>
                          <w:p w14:paraId="4DB39483"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E4F3"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bK8cgIAAF4FAAAOAAAAZHJzL2Uyb0RvYy54bWysVN9v2yAQfp+0/wHxvjpJta6K6lRZqkyT qrZqOvWZYEjQMMcOEjv763dgO+m6vXSaH/DBffeT77i6bmvL9gqDAVfy8dmIM+UkVMZtSv7tafnh krMQhauEBadKflCBX8/ev7tq/FRNYAu2UsjIiQvTxpd8G6OfFkWQW1WLcAZeOVJqwFpE2uKmqFA0 5L22xWQ0uigawMojSBUCnd50Sj7L/rVWMt5rHVRktuSUW8wr5nWd1mJ2JaYbFH5rZJ+G+IcsamEc BT26uhFRsB2aP1zVRiIE0PFMQl2A1kaqXANVMx69qma1FV7lWqg5wR/bFP6fW3m3X/kHZLH9DC1d YGpI48M00GGqp9VYpz9lykhPLTwc26bayCQdXown5xcjUknSXX46zxvyU5zMPYb4RUHNklBypHvJ 7RL72xA76ABJ0QJYUy2NtXmDm/XCItsLusNl/lKW5P03mHWsoVzOP46yZwfJvsNZl/yoTIc+3qnG LMWDVQlj3aPSzFS51Bw8EVEdwwsplYu5SxQ/oxNKU6i3GPb4U1ZvMe7qIIscGVw8GtfGAebq8/yc 0q6+DynrDk/te1F3EmO7bqnwFxRYQ3UgZiB0QxO8XBq6vVsR4oNAmhK6cZr8eE+LtkDNh17ibAv4 82/nCU/kJS1nDU1dycOPnUDFmf3qiNZpRAcBB2E9CG5XL4BIMKY3xcsskgFGO4gaoX6mB2GeopBK OEmxSh4HcRG72acHRar5PINoEL2It27lZXKdupq4+NQ+C/Q9YSNx/Q6GeRTTV7ztsMnSwXwXQZtM 6tTXrot9v2mIM3H7Bye9Ei/3GXV6Fme/AAAA//8DAFBLAwQUAAYACAAAACEA88se5uAAAAAMAQAA DwAAAGRycy9kb3ducmV2LnhtbEyPQU+DQBCF7yb+h82YeDHtArGgyNIYk3q3No3HgR2Byu4SdgvU X+940uO89+XNe8V2Mb2YaPSdswridQSCbO10ZxsFh/fd6gGED2g19s6Sggt52JbXVwXm2s32jaZ9 aASHWJ+jgjaEIZfS1y0Z9Gs3kGXv040GA59jI/WIM4ebXiZRlEqDneUPLQ700lL9tT8bBdWUHJed /v54NcvxhJeO5tPhTqnbm+X5CUSgJfzB8Fufq0PJnSp3ttqLXsFqk2aMsnEf8wYmHqMsBVGxsomz BGRZyP8jyh8AAAD//wMAUEsBAi0AFAAGAAgAAAAhALaDOJL+AAAA4QEAABMAAAAAAAAAAAAAAAAA AAAAAFtDb250ZW50X1R5cGVzXS54bWxQSwECLQAUAAYACAAAACEAOP0h/9YAAACUAQAACwAAAAAA AAAAAAAAAAAvAQAAX3JlbHMvLnJlbHNQSwECLQAUAAYACAAAACEARsWyvHICAABeBQAADgAAAAAA AAAAAAAAAAAuAgAAZHJzL2Uyb0RvYy54bWxQSwECLQAUAAYACAAAACEA88se5uAAAAAMAQAADwAA AAAAAAAAAAAAAADMBAAAZHJzL2Rvd25yZXYueG1sUEsFBgAAAAAEAAQA8wAAANkFAAAAAA== "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rsidP="00F94DEF">
                            <w:pPr>
                              <w:pStyle w:val="Documentdataleadtext"/>
                            </w:pPr>
                            <w:bookmarkStart w:id="14" w:name="LAN_Intendedfor"/>
                            <w:r>
                              <w:t>Til</w:t>
                            </w:r>
                            <w:bookmarkEnd w:id="14"/>
                          </w:p>
                          <w:p w14:paraId="37D4E0E3" w14:textId="77777777" w:rsidR="00F50260" w:rsidRPr="00603C80" w:rsidRDefault="00F50260" w:rsidP="00F94DEF">
                            <w:pPr>
                              <w:pStyle w:val="Documentdatatext"/>
                            </w:pPr>
                            <w:r>
                              <w:fldChar w:fldCharType="begin"/>
                              <w:instrText xml:space="preserve"> MACROBUTTON NoName [</w:instrText>
                            </w:r>
                            <w:bookmarkStart w:id="15" w:name="LAN_Text_12"/>
                            <w:r>
                              <w:instrText>Tekst</w:instrText>
                            </w:r>
                            <w:bookmarkEnd w:id="15"/>
                            <w:r>
                              <w:instrText>]</w:instrText>
                              <w:fldChar w:fldCharType="end"/>
                            </w:r>
                          </w:p>
                          <w:p w14:paraId="7CC44797" w14:textId="77777777" w:rsidR="00F50260" w:rsidRPr="00603C80" w:rsidRDefault="00F50260" w:rsidP="00F94DEF">
                            <w:pPr>
                              <w:pStyle w:val="Documentdataleadtext"/>
                            </w:pPr>
                          </w:p>
                          <w:p w14:paraId="10FB77F9" w14:textId="77777777" w:rsidR="00F50260" w:rsidRPr="00603C80" w:rsidRDefault="00F50260" w:rsidP="00F94DEF">
                            <w:pPr>
                              <w:pStyle w:val="Documentdataleadtext"/>
                            </w:pPr>
                            <w:bookmarkStart w:id="16" w:name="LAN_Documenttype_2"/>
                            <w:r>
                              <w:t>Dokumenttype</w:t>
                            </w:r>
                            <w:bookmarkEnd w:id="16"/>
                          </w:p>
                          <w:p w14:paraId="1A3658B6" w14:textId="77777777" w:rsidR="00F50260" w:rsidRPr="00603C80" w:rsidRDefault="00F50260" w:rsidP="00F94DEF">
                            <w:pPr>
                              <w:pStyle w:val="Documentdatatext"/>
                            </w:pPr>
                            <w:r>
                              <w:fldChar w:fldCharType="begin"/>
                              <w:instrText xml:space="preserve"> MACROBUTTON NoName [</w:instrText>
                            </w:r>
                            <w:bookmarkStart w:id="17" w:name="LAN_Text_13"/>
                            <w:r>
                              <w:instrText>Tekst</w:instrText>
                            </w:r>
                            <w:bookmarkEnd w:id="17"/>
                            <w:r>
                              <w:instrText>]</w:instrText>
                              <w:fldChar w:fldCharType="end"/>
                            </w:r>
                          </w:p>
                          <w:p w14:paraId="31F5FC02" w14:textId="77777777" w:rsidR="00F50260" w:rsidRPr="00603C80" w:rsidRDefault="00F50260" w:rsidP="00F94DEF">
                            <w:pPr>
                              <w:pStyle w:val="Documentdataleadtext"/>
                            </w:pPr>
                          </w:p>
                          <w:p w14:paraId="44D1B3EA" w14:textId="77777777" w:rsidR="00F50260" w:rsidRPr="00603C80" w:rsidRDefault="00F50260" w:rsidP="00F94DEF">
                            <w:pPr>
                              <w:pStyle w:val="Documentdataleadtext"/>
                            </w:pPr>
                            <w:bookmarkStart w:id="18" w:name="LAN_Date_1"/>
                            <w:r>
                              <w:t>Dato</w:t>
                            </w:r>
                            <w:bookmarkEnd w:id="18"/>
                          </w:p>
                          <w:p w14:paraId="3BEFF405" w14:textId="77777777" w:rsidR="00F50260" w:rsidRPr="00603C80" w:rsidRDefault="00F50260" w:rsidP="00F94DEF">
                            <w:pPr>
                              <w:pStyle w:val="Documentdatatext"/>
                            </w:pPr>
                            <w:r>
                              <w:fldChar w:fldCharType="begin"/>
                              <w:instrText xml:space="preserve"> MACROBUTTON NoName [</w:instrText>
                            </w:r>
                            <w:bookmarkStart w:id="19" w:name="LAN_MonthYear_1"/>
                            <w:r>
                              <w:instrText>Måned, År</w:instrText>
                            </w:r>
                            <w:bookmarkEnd w:id="19"/>
                            <w:r>
                              <w:instrText>]</w:instrText>
                              <w:fldChar w:fldCharType="end"/>
                            </w:r>
                          </w:p>
                          <w:p w14:paraId="7F713FC0" w14:textId="77777777" w:rsidR="00F50260" w:rsidRPr="00603C80" w:rsidRDefault="00F50260" w:rsidP="00F94DEF">
                            <w:pPr>
                              <w:pStyle w:val="Documentdataleadtext"/>
                            </w:pPr>
                          </w:p>
                          <w:p w14:paraId="36A7A415" w14:textId="77777777" w:rsidR="00F50260" w:rsidRPr="00603C80" w:rsidRDefault="00F50260" w:rsidP="00F94DEF">
                            <w:pPr>
                              <w:pStyle w:val="Documentdataleadtext"/>
                            </w:pPr>
                            <w:r>
                              <w:fldChar w:fldCharType="begin"/>
                              <w:instrText xml:space="preserve"> MACROBUTTON NoName [</w:instrText>
                            </w:r>
                            <w:bookmarkStart w:id="20" w:name="LAN_Optional"/>
                            <w:r>
                              <w:instrText>Valgfri</w:instrText>
                            </w:r>
                            <w:bookmarkEnd w:id="20"/>
                            <w:r>
                              <w:instrText xml:space="preserve"> 1 </w:instrText>
                            </w:r>
                            <w:r>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instrText>]</w:instrText>
                              <w:fldChar w:fldCharType="end"/>
                            </w:r>
                          </w:p>
                          <w:p w14:paraId="584E92DE" w14:textId="77777777" w:rsidR="00F50260" w:rsidRPr="00603C80" w:rsidRDefault="00F50260" w:rsidP="00F94DEF">
                            <w:pPr>
                              <w:pStyle w:val="Documentdatatext"/>
                            </w:pPr>
                            <w:r>
                              <w:fldChar w:fldCharType="begin"/>
                              <w:instrText xml:space="preserve"> MACROBUTTON NoName [</w:instrText>
                            </w:r>
                            <w:bookmarkStart w:id="22" w:name="LAN_Text_14"/>
                            <w:r>
                              <w:instrText>Tekst</w:instrText>
                            </w:r>
                            <w:bookmarkEnd w:id="22"/>
                            <w:r>
                              <w:instrText xml:space="preserve"> </w:instrText>
                            </w:r>
                            <w:r>
                              <w:rPr>
                                <w:color w:val="800000"/>
                                <w:sz w:val="12"/>
                              </w:rPr>
                              <w:instrText xml:space="preserve">- </w:instrText>
                            </w:r>
                            <w:bookmarkStart w:id="23" w:name="LAN_RememberDelete_7"/>
                            <w:r>
                              <w:rPr>
                                <w:color w:val="800000"/>
                                <w:sz w:val="12"/>
                              </w:rPr>
                              <w:instrText>Hvis der ikke er valfri tekst, slet da dette felt</w:instrText>
                            </w:r>
                            <w:bookmarkEnd w:id="23"/>
                            <w:r>
                              <w:instrText>]</w:instrText>
                              <w:fldChar w:fldCharType="end"/>
                            </w:r>
                          </w:p>
                          <w:p w14:paraId="5965354D" w14:textId="77777777" w:rsidR="00F50260" w:rsidRPr="00603C80" w:rsidRDefault="00F50260" w:rsidP="00F94DEF">
                            <w:pPr>
                              <w:pStyle w:val="Documentdataleadtext"/>
                            </w:pPr>
                          </w:p>
                          <w:p w14:paraId="1ABA9EF8" w14:textId="77777777" w:rsidR="00F50260" w:rsidRPr="00603C80" w:rsidRDefault="00F50260" w:rsidP="00F94DEF">
                            <w:pPr>
                              <w:pStyle w:val="Documentdataleadtext"/>
                            </w:pPr>
                            <w:r>
                              <w:fldChar w:fldCharType="begin"/>
                              <w:instrText xml:space="preserve"> MACROBUTTON NoName [</w:instrText>
                            </w:r>
                            <w:bookmarkStart w:id="24" w:name="LAN_Optional_1"/>
                            <w:r>
                              <w:instrText>Valgfri</w:instrText>
                            </w:r>
                            <w:bookmarkEnd w:id="24"/>
                            <w:r>
                              <w:instrText xml:space="preserve"> 2 </w:instrText>
                            </w:r>
                            <w:r>
                              <w:rPr>
                                <w:color w:val="800000"/>
                                <w:sz w:val="12"/>
                              </w:rPr>
                              <w:instrText xml:space="preserve">- </w:instrText>
                            </w:r>
                            <w:bookmarkStart w:id="25" w:name="LAN_RememberDelete_8"/>
                            <w:r>
                              <w:rPr>
                                <w:color w:val="800000"/>
                                <w:sz w:val="12"/>
                              </w:rPr>
                              <w:instrText>Hvis der ikke er valfri tekst, slet da dette felt</w:instrText>
                            </w:r>
                            <w:bookmarkEnd w:id="25"/>
                            <w:r>
                              <w:instrText>]</w:instrText>
                              <w:fldChar w:fldCharType="end"/>
                            </w:r>
                          </w:p>
                          <w:p w14:paraId="04715B53" w14:textId="77777777" w:rsidR="00F50260" w:rsidRPr="00603C80" w:rsidRDefault="00F50260" w:rsidP="00F94DEF">
                            <w:pPr>
                              <w:pStyle w:val="Documentdatatext"/>
                            </w:pPr>
                            <w:r>
                              <w:fldChar w:fldCharType="begin"/>
                              <w:instrText xml:space="preserve"> MACROBUTTON NoName [</w:instrText>
                            </w:r>
                            <w:bookmarkStart w:id="26" w:name="LAN_Text_15"/>
                            <w:r>
                              <w:instrText>Tekst</w:instrText>
                            </w:r>
                            <w:bookmarkEnd w:id="26"/>
                            <w:r>
                              <w:instrText xml:space="preserve"> </w:instrText>
                            </w:r>
                            <w:r>
                              <w:rPr>
                                <w:color w:val="800000"/>
                                <w:sz w:val="12"/>
                              </w:rPr>
                              <w:instrText xml:space="preserve">- </w:instrText>
                            </w:r>
                            <w:bookmarkStart w:id="27" w:name="LAN_RememberDelete_9"/>
                            <w:r>
                              <w:rPr>
                                <w:color w:val="800000"/>
                                <w:sz w:val="12"/>
                              </w:rPr>
                              <w:instrText>Hvis der ikke er valfri tekst, slet da dette felt</w:instrText>
                            </w:r>
                            <w:bookmarkEnd w:id="27"/>
                            <w:r>
                              <w:instrText>]</w:instrText>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080114BC" w:rsidR="00547F22" w:rsidRPr="007308ED" w:rsidRDefault="00DF22E4"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t>Bilag 1</w:t>
                                </w:r>
                              </w:sdtContent>
                            </w:sdt>
                            <w:r>
                              <w:t xml:space="preserve"> </w:t>
                            </w:r>
                          </w:p>
                          <w:p w14:paraId="0802EDBB" w14:textId="58A94739" w:rsidR="00F50260" w:rsidRPr="00B35708" w:rsidRDefault="00DF22E4"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t>tidsplan</w:t>
                                </w:r>
                              </w:sdtContent>
                            </w:sdt>
                          </w:p>
                        </w:tc>
                      </w:tr>
                    </w:tbl>
                    <w:p w14:paraId="4DB39483" w14:textId="77777777" w:rsidR="00F50260" w:rsidRDefault="00F50260" w:rsidP="00F50260"/>
                  </w:txbxContent>
                </v:textbox>
                <w10:wrap anchorx="margin" anchory="page"/>
              </v:shape>
            </w:pict>
          </mc:Fallback>
        </mc:AlternateContent>
      </w:r>
    </w:p>
    <w:p w14:paraId="015A7C64" w14:textId="77777777" w:rsidR="00F50260" w:rsidRDefault="00F50260" w:rsidP="00066591"/>
    <w:p w14:paraId="0762A76D" w14:textId="77777777" w:rsidR="00025683" w:rsidRDefault="00025683" w:rsidP="00066591"/>
    <w:p w14:paraId="6EBDC2AF" w14:textId="77777777" w:rsidR="00025683" w:rsidRDefault="00A84F08" w:rsidP="00066591">
      <w:pPr>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Pr>
          <w:noProof/>
        </w:rPr>
        <mc:AlternateContent>
          <mc:Choice Requires="wps">
            <w:drawing>
              <wp:anchor distT="0" distB="0" distL="114300" distR="114300" simplePos="0" relativeHeight="251658242" behindDoc="0" locked="0" layoutInCell="1" allowOverlap="1" wp14:anchorId="23B3B382" wp14:editId="3FFA4EBB">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A84F08">
                              <w:trPr>
                                <w:trHeight w:hRule="exact" w:val="2835"/>
                              </w:trPr>
                              <w:tc>
                                <w:tcPr>
                                  <w:tcW w:w="8947" w:type="dxa"/>
                                </w:tcPr>
                                <w:p w14:paraId="4880C6E0" w14:textId="536BBC80" w:rsidR="00A84F08" w:rsidRPr="00951FCC" w:rsidRDefault="00DF22E4"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t xml:space="preserve">Bilag 1</w:t>
                                      </w:r>
                                    </w:sdtContent>
                                  </w:sdt>
                                </w:p>
                                <w:p w14:paraId="0F5A6B33" w14:textId="7726CD7F" w:rsidR="00547F22" w:rsidRPr="007308ED" w:rsidRDefault="00DF22E4"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t>tidsplan</w:t>
                                      </w:r>
                                    </w:sdtContent>
                                  </w:sdt>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5B9672CA">
                                        <wp:extent cx="5925706" cy="35279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25706" cy="3527997"/>
                                                </a:xfrm>
                                                <a:prstGeom prst="rect">
                                                  <a:avLst/>
                                                </a:prstGeom>
                                                <a:noFill/>
                                                <a:ln>
                                                  <a:noFill/>
                                                </a:ln>
                                              </pic:spPr>
                                            </pic:pic>
                                          </a:graphicData>
                                        </a:graphic>
                                      </wp:inline>
                                    </w:drawing>
                                  </w:r>
                                </w:p>
                              </w:tc>
                            </w:tr>
                          </w:tbl>
                          <w:p w14:paraId="252C738F" w14:textId="77777777" w:rsidR="00A84F08" w:rsidRDefault="00A84F08"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B3B382"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PJ0pdAIAAF4FAAAOAAAAZHJzL2Uyb0RvYy54bWysVF9v0zAQf0fiO1h+Z0k7NkHUdCqbipCm baJDe3Ydu41wfObsNimfnrOTtGPwMkQenLPv/93vbnbVNYbtFfoabMknZzlnykqoarsp+bfH5bsP nPkgbCUMWFXyg/L8av72zax1hZrCFkylkJER64vWlXwbgiuyzMutaoQ/A6csMTVgIwJdcZNVKFqy 3phsmueXWQtYOQSpvKfXm57J58m+1kqGe629CsyUnGIL6cR0ruOZzWei2KBw21oOYYh/iKIRtSWn R1M3Igi2w/oPU00tETzocCahyUDrWqqUA2UzyV9ks9oKp1IuVBzvjmXy/8+svNuv3AOy0H2CjhoY C9I6X3h6jPl0Gpv4p0gZ8amEh2PZVBeYpMfLyfT8MieWJN7Fxzx/Txeyk53UHfrwWUHDIlFypL6k con9rQ+96CgSvXkwdbWsjUkX3KyvDbK9oB4u0zdY/03MWNZSLOcXebJsIer3po2NdlSCw+DvlGOi wsGoKGPsV6VZXaVUk/MIRHV0L6RUNqQqUXZJOkppcvUaxUH+FNVrlPs8SCN5BhuOyk1tAVP2aX5O YVffx5B1L0/NeZZ3JEO37ijxkk9HCKyhOhAyEPqh8U4ua+rerfDhQSBNCXWcJj/c06ENUPFhoDjb Av7823uUJ/ASl7OWpq7k/sdOoOLMfLEE6ziiI4EjsR4Ju2uugUAwoZ3iZCJJAYMZSY3QPNFCWEQv xBJWkq+Sh5G8Dv3s00KRarFIQjSIToRbu3Iymo5VjVh87J4EugGwgbB+B+M8iuIFbnvZqOndYhcI egnUsa59FYd60xCnsRgWTtwSz+9J6rQW578AAAD//wMAUEsDBBQABgAIAAAAIQCdVP1z3gAAAAgB AAAPAAAAZHJzL2Rvd25yZXYueG1sTI/NasMwEITvhb6D2EJviVSXNrVrOYRA6A/00CSQq2xtbBNr ZSwldt++21Nzm2WGb2fy5eQ6ccEhtJ40PMwVCKTK25ZqDfvdZvYCIkRD1nSeUMMPBlgWtze5yawf 6Rsv21gLhlDIjIYmxj6TMlQNOhPmvkdi7+gHZyKfQy3tYEaGu04mSj1LZ1riD43pcd1gddqenQb1 cXj//Ep3lBzWG9nX+9UblqPW93fT6hVExCn+h+GvPleHgjuV/kw2iE7D7GnxyFGGgWA7VQsWJYsk TUAWubweUPwCAAD//wMAUEsBAi0AFAAGAAgAAAAhALaDOJL+AAAA4QEAABMAAAAAAAAAAAAAAAAA AAAAAFtDb250ZW50X1R5cGVzXS54bWxQSwECLQAUAAYACAAAACEAOP0h/9YAAACUAQAACwAAAAAA AAAAAAAAAAAvAQAAX3JlbHMvLnJlbHNQSwECLQAUAAYACAAAACEAXjydKXQCAABeBQAADgAAAAAA AAAAAAAAAAAuAgAAZHJzL2Uyb0RvYy54bWxQSwECLQAUAAYACAAAACEAnVT9c94AAAAIAQAADwAA AAAAAAAAAAAAAADOBAAAZHJzL2Rvd25yZXYueG1sUEsFBgAAAAAEAAQA8wAAANkFAAAAAA== "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A84F08">
                        <w:trPr>
                          <w:trHeight w:hRule="exact" w:val="2835"/>
                        </w:trPr>
                        <w:tc>
                          <w:tcPr>
                            <w:tcW w:w="8947" w:type="dxa"/>
                          </w:tcPr>
                          <w:p w14:paraId="4880C6E0" w14:textId="536BBC80" w:rsidR="00A84F08" w:rsidRPr="00951FCC" w:rsidRDefault="00DF22E4"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t xml:space="preserve">Bilag 1</w:t>
                                </w:r>
                              </w:sdtContent>
                            </w:sdt>
                          </w:p>
                          <w:p w14:paraId="0F5A6B33" w14:textId="7726CD7F" w:rsidR="00547F22" w:rsidRPr="007308ED" w:rsidRDefault="00DF22E4"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t>tidsplan</w:t>
                                </w:r>
                              </w:sdtContent>
                            </w:sdt>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5B9672CA">
                                  <wp:extent cx="5925706" cy="35279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25706" cy="3527997"/>
                                          </a:xfrm>
                                          <a:prstGeom prst="rect">
                                            <a:avLst/>
                                          </a:prstGeom>
                                          <a:noFill/>
                                          <a:ln>
                                            <a:noFill/>
                                          </a:ln>
                                        </pic:spPr>
                                      </pic:pic>
                                    </a:graphicData>
                                  </a:graphic>
                                </wp:inline>
                              </w:drawing>
                            </w:r>
                          </w:p>
                        </w:tc>
                      </w:tr>
                    </w:tbl>
                    <w:p w14:paraId="252C738F" w14:textId="77777777" w:rsidR="00A84F08" w:rsidRDefault="00A84F08" w:rsidP="00E333F0"/>
                  </w:txbxContent>
                </v:textbox>
                <w10:wrap anchorx="margin" anchory="margin"/>
              </v:shape>
            </w:pict>
          </mc:Fallback>
        </mc:AlternateContent>
      </w:r>
    </w:p>
    <w:p w14:paraId="00E2A0DC" w14:textId="77777777" w:rsidR="00025683" w:rsidRPr="00912A28" w:rsidRDefault="00DC42BA" w:rsidP="00E9667B">
      <w:pPr>
        <w:spacing w:line="276" w:lineRule="auto"/>
        <w:rPr>
          <w:b/>
          <w:sz w:val="22"/>
          <w:szCs w:val="22"/>
        </w:rPr>
      </w:pPr>
      <w:r>
        <w:rPr>
          <w:b/>
          <w:sz w:val="22"/>
          <w:szCs w:val="22"/>
        </w:rPr>
        <w:lastRenderedPageBreak/>
        <w:t>Vejledning</w:t>
      </w:r>
    </w:p>
    <w:p w14:paraId="1141DBBC" w14:textId="77777777" w:rsidR="00DC42BA" w:rsidRDefault="00DC42BA" w:rsidP="00E9667B">
      <w:pPr>
        <w:spacing w:line="276" w:lineRule="auto"/>
      </w:pPr>
    </w:p>
    <w:p w14:paraId="5C5CE8CC" w14:textId="77777777" w:rsidR="00DC42BA" w:rsidRDefault="00DC42BA" w:rsidP="00751A06"/>
    <w:p w14:paraId="303517B0" w14:textId="25E0A0AD" w:rsidR="0084217D" w:rsidRPr="00122C57" w:rsidRDefault="0084217D" w:rsidP="00122C57">
      <w:pPr>
        <w:spacing w:line="276" w:lineRule="auto"/>
        <w:rPr>
          <w:iCs/>
        </w:rPr>
      </w:pPr>
      <w:bookmarkStart w:id="29" w:name="OFF_ReportDisclaimer"/>
      <w:bookmarkEnd w:id="29"/>
      <w:r>
        <w:rPr>
          <w:iCs/>
        </w:rPr>
        <w:t xml:space="preserve">Nærværende bilag specificerer tidsplanen for projektet, og det i bilaget angivne supplerer Kontraktens bestemmelser herom. </w:t>
      </w:r>
    </w:p>
    <w:p w14:paraId="7FDA7EBE" w14:textId="77777777" w:rsidR="0084217D" w:rsidRPr="00122C57" w:rsidRDefault="0084217D" w:rsidP="00122C57">
      <w:pPr>
        <w:spacing w:line="276" w:lineRule="auto"/>
        <w:rPr>
          <w:iCs/>
        </w:rPr>
      </w:pPr>
    </w:p>
    <w:p w14:paraId="7C3D4DFC" w14:textId="1BDB688C" w:rsidR="0084217D" w:rsidRPr="00122C57" w:rsidRDefault="0084217D" w:rsidP="00122C57">
      <w:pPr>
        <w:spacing w:line="276" w:lineRule="auto"/>
        <w:rPr>
          <w:iCs/>
        </w:rPr>
      </w:pPr>
      <w:r>
        <w:rPr>
          <w:iCs/>
        </w:rPr>
        <w:t xml:space="preserve">Tilbudsgiver skal gøre følgende:</w:t>
      </w:r>
    </w:p>
    <w:p w14:paraId="56E5AC44" w14:textId="77777777" w:rsidR="0084217D" w:rsidRPr="00122C57" w:rsidRDefault="0084217D" w:rsidP="00122C57">
      <w:pPr>
        <w:spacing w:line="276" w:lineRule="auto"/>
        <w:rPr>
          <w:iCs/>
          <w:highlight w:val="yellow"/>
        </w:rPr>
      </w:pPr>
      <w:r>
        <w:rPr>
          <w:iCs/>
          <w:highlight w:val="yellow"/>
        </w:rPr>
        <w:t xml:space="preserve"> </w:t>
      </w:r>
    </w:p>
    <w:p w14:paraId="138D6FEA" w14:textId="77777777" w:rsidR="00B05D4C" w:rsidRPr="00B05D4C" w:rsidRDefault="0084217D" w:rsidP="00732254">
      <w:pPr>
        <w:pStyle w:val="Listeafsnit"/>
        <w:numPr>
          <w:ilvl w:val="0"/>
          <w:numId w:val="26"/>
        </w:numPr>
        <w:spacing w:line="276" w:lineRule="auto"/>
        <w:jc w:val="both"/>
      </w:pPr>
      <w:r>
        <w:rPr>
          <w:iCs/>
        </w:rPr>
        <w:t xml:space="preserve">Udfylde og eventuelt supplere hovedtidsplanen</w:t>
      </w:r>
    </w:p>
    <w:p w14:paraId="2F1168A2" w14:textId="70273406" w:rsidR="0084217D" w:rsidRPr="00577EA3" w:rsidRDefault="0084217D" w:rsidP="00122C57">
      <w:pPr>
        <w:pStyle w:val="Listeafsnit"/>
        <w:numPr>
          <w:ilvl w:val="0"/>
          <w:numId w:val="26"/>
        </w:numPr>
        <w:spacing w:line="276" w:lineRule="auto"/>
        <w:jc w:val="both"/>
        <w:rPr>
          <w:iCs/>
        </w:rPr>
      </w:pPr>
      <w:r>
        <w:rPr>
          <w:iCs/>
        </w:rPr>
        <w:t xml:space="preserve">Foretage en uddybende beskrivelse af aktiviteter i afklaringsfasen (Appendiks A)</w:t>
      </w:r>
    </w:p>
    <w:p w14:paraId="49E7E28C" w14:textId="35DCAF7F" w:rsidR="0084217D" w:rsidRPr="00577EA3" w:rsidRDefault="0084217D" w:rsidP="00122C57">
      <w:pPr>
        <w:pStyle w:val="Listeafsnit"/>
        <w:numPr>
          <w:ilvl w:val="0"/>
          <w:numId w:val="26"/>
        </w:numPr>
        <w:spacing w:line="276" w:lineRule="auto"/>
        <w:jc w:val="both"/>
        <w:rPr>
          <w:iCs/>
        </w:rPr>
      </w:pPr>
      <w:r>
        <w:rPr>
          <w:iCs/>
        </w:rPr>
        <w:t xml:space="preserve">Foretage en uddybende beskrivelse af aktiviteter i udviklingsfasen (Appendiks B)</w:t>
      </w:r>
    </w:p>
    <w:p w14:paraId="5FEAEA93" w14:textId="77777777" w:rsidR="0084217D" w:rsidRPr="00577EA3" w:rsidRDefault="0084217D" w:rsidP="00122C57">
      <w:pPr>
        <w:pStyle w:val="Listeafsnit"/>
        <w:numPr>
          <w:ilvl w:val="0"/>
          <w:numId w:val="26"/>
        </w:numPr>
        <w:spacing w:line="276" w:lineRule="auto"/>
        <w:jc w:val="both"/>
        <w:rPr>
          <w:iCs/>
        </w:rPr>
      </w:pPr>
      <w:r>
        <w:rPr>
          <w:iCs/>
        </w:rPr>
        <w:t xml:space="preserve">Udarbejde en detaljeret tids- og aktivitetsplan (Appendiks C). </w:t>
      </w:r>
    </w:p>
    <w:p w14:paraId="523601D0" w14:textId="77777777" w:rsidR="0084217D" w:rsidRPr="00DA2450" w:rsidRDefault="0084217D" w:rsidP="00122C57">
      <w:pPr>
        <w:spacing w:line="276" w:lineRule="auto"/>
        <w:rPr>
          <w:iCs/>
        </w:rPr>
      </w:pPr>
    </w:p>
    <w:p w14:paraId="7CF05E6D" w14:textId="77777777" w:rsidR="0084217D" w:rsidRPr="00DA2450" w:rsidRDefault="0084217D" w:rsidP="00122C57">
      <w:pPr>
        <w:tabs>
          <w:tab w:val="left" w:pos="805"/>
        </w:tabs>
        <w:spacing w:line="276" w:lineRule="auto"/>
        <w:rPr>
          <w:iCs/>
        </w:rPr>
      </w:pPr>
      <w:r>
        <w:rPr>
          <w:iCs/>
        </w:rPr>
        <w:t xml:space="preserve">Det overordnede formål med tidsplanen er at få fastsat tidspunkter for de centrale milepæle, der er relevante i forbindelse med Leverancen. </w:t>
      </w:r>
    </w:p>
    <w:p w14:paraId="2C6381F2" w14:textId="77777777" w:rsidR="0084217D" w:rsidRPr="00DA2450" w:rsidRDefault="0084217D" w:rsidP="00122C57">
      <w:pPr>
        <w:spacing w:line="276" w:lineRule="auto"/>
        <w:rPr>
          <w:iCs/>
        </w:rPr>
      </w:pPr>
    </w:p>
    <w:p w14:paraId="007CEE9E" w14:textId="3580CFFC" w:rsidR="0084217D" w:rsidRPr="00DA2450" w:rsidRDefault="0084217D" w:rsidP="00122C57">
      <w:pPr>
        <w:spacing w:line="276" w:lineRule="auto"/>
        <w:rPr>
          <w:iCs/>
        </w:rPr>
      </w:pPr>
      <w:r>
        <w:rPr>
          <w:iCs/>
        </w:rPr>
        <w:t xml:space="preserve">De enkelte appendikser indeholder en detaljeret vejledning til, hvad tilbudsgiver skal beskrive. </w:t>
      </w:r>
    </w:p>
    <w:p w14:paraId="53DAE4BC" w14:textId="77777777" w:rsidR="0084217D" w:rsidRPr="00122C57" w:rsidRDefault="0084217D" w:rsidP="00122C57">
      <w:pPr>
        <w:tabs>
          <w:tab w:val="left" w:pos="805"/>
        </w:tabs>
        <w:spacing w:line="276" w:lineRule="auto"/>
        <w:rPr>
          <w:iCs/>
          <w:highlight w:val="yellow"/>
        </w:rPr>
      </w:pPr>
    </w:p>
    <w:p w14:paraId="62FA962A" w14:textId="77777777" w:rsidR="0084217D" w:rsidRPr="00DA2450" w:rsidRDefault="0084217D" w:rsidP="00122C57">
      <w:pPr>
        <w:spacing w:line="276" w:lineRule="auto"/>
        <w:rPr>
          <w:iCs/>
        </w:rPr>
      </w:pPr>
      <w:r>
        <w:rPr>
          <w:iCs/>
        </w:rPr>
        <w:t xml:space="preserve">I forbindelse med udarbejdelsen af tidsplan skal tilbudsgiver være opmærksom på, at bilag 14 indeholder visse minimumsfrister knyttet til gennemførelse af prøver. </w:t>
      </w:r>
    </w:p>
    <w:p w14:paraId="425FC20B" w14:textId="43A492CD" w:rsidR="0084217D" w:rsidRDefault="0084217D" w:rsidP="00122C57">
      <w:pPr>
        <w:spacing w:line="276" w:lineRule="auto"/>
        <w:rPr>
          <w:iCs/>
          <w:highlight w:val="yellow"/>
        </w:rPr>
      </w:pPr>
    </w:p>
    <w:p w14:paraId="0C2B5776" w14:textId="77777777" w:rsidR="00373E8D" w:rsidRPr="00141D6C" w:rsidRDefault="00373E8D" w:rsidP="00373E8D">
      <w:pPr>
        <w:spacing w:line="276" w:lineRule="auto"/>
      </w:pPr>
      <w:r>
        <w:t xml:space="preserve">Bilaget indeholder </w:t>
      </w:r>
      <w:r>
        <w:rPr>
          <w:b/>
        </w:rPr>
        <w:t>mindstekrav</w:t>
      </w:r>
      <w:r>
        <w:t xml:space="preserve">. For mindstekrav gælder, at et mindstekrav </w:t>
      </w:r>
      <w:r>
        <w:rPr>
          <w:b/>
        </w:rPr>
        <w:t>skal</w:t>
      </w:r>
      <w:r>
        <w:t xml:space="preserve"> opfyldes. Opfyldes et mindstekrav ikke, betragtes tilbuddet som ikke-konditionsmæssigt og vil som følge heraf blive afvist. Mindstekrav er angivet i bokse og mærket med ”</w:t>
      </w:r>
      <w:r>
        <w:rPr>
          <w:b/>
          <w:color w:val="FF0000"/>
        </w:rPr>
        <w:t>Mindstekrav</w:t>
      </w:r>
      <w:r>
        <w:t>”.</w:t>
      </w:r>
    </w:p>
    <w:p w14:paraId="75C70A3A" w14:textId="77777777" w:rsidR="00373E8D" w:rsidRPr="00141D6C" w:rsidRDefault="00373E8D" w:rsidP="00373E8D">
      <w:pPr>
        <w:spacing w:line="276" w:lineRule="auto"/>
        <w:rPr>
          <w:highlight w:val="yellow"/>
        </w:rPr>
      </w:pPr>
    </w:p>
    <w:p w14:paraId="6FE05465" w14:textId="77777777" w:rsidR="00373E8D" w:rsidRPr="00141D6C" w:rsidRDefault="00373E8D" w:rsidP="00373E8D">
      <w:pPr>
        <w:spacing w:line="276" w:lineRule="auto"/>
      </w:pPr>
      <w:r>
        <w:t>Afvigelser over for krav i bilaget, der ikke er mindstekrav, skal markeres med ændringsmarkering (”Track Changes”) eller på anden måde tydeligt fremhæves, så den oprindelige tekst stadig fremgår.</w:t>
      </w:r>
    </w:p>
    <w:p w14:paraId="0C129451" w14:textId="77777777" w:rsidR="00373E8D" w:rsidRPr="00141D6C" w:rsidRDefault="00373E8D" w:rsidP="00373E8D">
      <w:pPr>
        <w:spacing w:line="276" w:lineRule="auto"/>
      </w:pPr>
    </w:p>
    <w:p w14:paraId="3FD09103" w14:textId="07AED6FC" w:rsidR="00373E8D" w:rsidRDefault="00373E8D" w:rsidP="00373E8D">
      <w:pPr>
        <w:spacing w:line="276" w:lineRule="auto"/>
      </w:pPr>
      <w:r>
        <w:t>Tilbudsgiver kan alene angive afvigelser i det omfang, afvigelsen ikke relaterer sig til/strider imod grundlæggende elementer eller mindstekrav. Sådanne afvigelser vil indgå i tilbudsvurderingen. Tilbudsgiver skal således sikre sig, at tilbudsgivers eventuelle afvigelser ikke medfører, at tilbuddet bliver ukonditionsmæssigt, idet grundlæggende elementer og mindstekrav ubetinget skal overholdes.</w:t>
      </w:r>
    </w:p>
    <w:p w14:paraId="597A3612" w14:textId="4079370B" w:rsidR="00AA30D2" w:rsidRDefault="00AA30D2" w:rsidP="00373E8D">
      <w:pPr>
        <w:spacing w:line="276" w:lineRule="auto"/>
      </w:pPr>
    </w:p>
    <w:p w14:paraId="3828E6B4" w14:textId="24E19FF3" w:rsidR="008D1A41" w:rsidRPr="005B0D41" w:rsidRDefault="008D1A41" w:rsidP="008D1A41">
      <w:pPr>
        <w:spacing w:line="276" w:lineRule="auto"/>
      </w:pPr>
      <w:r>
        <w:t xml:space="preserve">Nærværende bilag indgår i vurderingen af underkriteriet ”Metode og proces”, jf. punkt 14.1 i udbudsbetingelserne.</w:t>
      </w:r>
    </w:p>
    <w:p w14:paraId="142761D5" w14:textId="77777777" w:rsidR="008D1A41" w:rsidRDefault="008D1A41" w:rsidP="008D1A41"/>
    <w:p w14:paraId="01775567" w14:textId="5A140863" w:rsidR="00215E66" w:rsidRDefault="00215E66" w:rsidP="00122C57">
      <w:pPr>
        <w:spacing w:line="276" w:lineRule="auto"/>
        <w:rPr>
          <w:iCs/>
          <w:highlight w:val="yellow"/>
        </w:rPr>
      </w:pPr>
    </w:p>
    <w:p w14:paraId="4D92B21B" w14:textId="0FC78995" w:rsidR="00215E66" w:rsidRDefault="00215E66" w:rsidP="00122C57">
      <w:pPr>
        <w:spacing w:line="276" w:lineRule="auto"/>
        <w:rPr>
          <w:iCs/>
          <w:highlight w:val="yellow"/>
        </w:rPr>
      </w:pPr>
    </w:p>
    <w:p w14:paraId="1A533D28" w14:textId="77777777" w:rsidR="00DC42BA" w:rsidRPr="00DC42BA" w:rsidRDefault="00DC42BA" w:rsidP="00DC42BA"/>
    <w:p w14:paraId="065DD5B1" w14:textId="77777777" w:rsidR="00DC42BA" w:rsidRPr="00DC42BA" w:rsidRDefault="00DC42BA" w:rsidP="00DC42BA"/>
    <w:p w14:paraId="58DB9694" w14:textId="77777777" w:rsidR="00DC42BA" w:rsidRPr="00DC42BA" w:rsidRDefault="00DC42BA" w:rsidP="00DC42BA"/>
    <w:p w14:paraId="7B2C9D34" w14:textId="77777777" w:rsidR="00DC42BA" w:rsidRPr="00DC42BA" w:rsidRDefault="00DC42BA" w:rsidP="00DC42BA"/>
    <w:p w14:paraId="7997D43D" w14:textId="77777777" w:rsidR="00DC42BA" w:rsidRPr="00DC42BA" w:rsidRDefault="00DC42BA" w:rsidP="00DC42BA"/>
    <w:p w14:paraId="50B62E35" w14:textId="77777777" w:rsidR="00DC42BA" w:rsidRPr="00DC42BA" w:rsidRDefault="00DC42BA" w:rsidP="00DC42BA"/>
    <w:p w14:paraId="78177F71" w14:textId="77777777" w:rsidR="00DC42BA" w:rsidRPr="00DC42BA" w:rsidRDefault="00DC42BA" w:rsidP="00DC42BA"/>
    <w:p w14:paraId="04013D93" w14:textId="77777777" w:rsidR="00017B70" w:rsidRDefault="00017B70">
      <w:bookmarkStart w:id="30" w:name="LAN_Contents"/>
      <w:r>
        <w:rPr>
          <w:b/>
          <w:caps/>
        </w:rPr>
        <w:br w:type="page"/>
      </w:r>
    </w:p>
    <w:tbl>
      <w:tblPr>
        <w:tblStyle w:val="Tabel-Gitter"/>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7DA2D92C" w14:textId="77777777" w:rsidTr="00D06DD3">
        <w:trPr>
          <w:trHeight w:hRule="exact" w:val="2892"/>
        </w:trPr>
        <w:tc>
          <w:tcPr>
            <w:tcW w:w="8791" w:type="dxa"/>
          </w:tcPr>
          <w:p w14:paraId="49B69C9C" w14:textId="08962B21" w:rsidR="00936B38" w:rsidRPr="00B35708" w:rsidRDefault="00936B38" w:rsidP="00F94DEF">
            <w:pPr>
              <w:pStyle w:val="Overskrift"/>
            </w:pPr>
            <w:r>
              <w:lastRenderedPageBreak/>
              <w:t>Indhold</w:t>
            </w:r>
            <w:bookmarkEnd w:id="30"/>
          </w:p>
        </w:tc>
      </w:tr>
    </w:tbl>
    <w:p w14:paraId="1E7536D5" w14:textId="28496103" w:rsidR="006E0CF1" w:rsidRDefault="00A27A90">
      <w:pPr>
        <w:pStyle w:val="Indholdsfortegnelse1"/>
        <w:rPr>
          <w:rFonts w:asciiTheme="minorHAnsi" w:eastAsiaTheme="minorEastAsia" w:hAnsiTheme="minorHAnsi" w:cstheme="minorBidi"/>
          <w:b w:val="0"/>
          <w:kern w:val="2"/>
          <w:sz w:val="24"/>
          <w:szCs w:val="24"/>
          <w14:ligatures w14:val="standardContextual"/>
        </w:rPr>
      </w:pPr>
      <w:r>
        <w:rPr>
          <w:caps/>
        </w:rPr>
        <w:fldChar w:fldCharType="begin"/>
      </w:r>
      <w:r>
        <w:instrText xml:space="preserve"> TOC \o "1-</w:instrText>
        <w:instrText>3</w:instrText>
        <w:instrText xml:space="preserve">" \h \z \u </w:instrText>
      </w:r>
      <w:r>
        <w:rPr>
          <w:caps/>
        </w:rPr>
        <w:fldChar w:fldCharType="separate"/>
      </w:r>
      <w:hyperlink w:anchor="_Toc232685584" w:history="1">
        <w:r>
          <w:rPr>
            <w:rStyle w:val="Hyperlink"/>
            <w:noProof/>
          </w:rPr>
          <w:t>1.</w:t>
        </w:r>
        <w:r>
          <w:rPr>
            <w:rFonts w:asciiTheme="minorHAnsi" w:eastAsiaTheme="minorEastAsia" w:hAnsiTheme="minorHAnsi" w:cstheme="minorBidi"/>
            <w:b w:val="0"/>
            <w:kern w:val="2"/>
            <w:sz w:val="24"/>
            <w:szCs w:val="24"/>
            <w14:ligatures w14:val="standardContextual"/>
          </w:rPr>
          <w:tab/>
        </w:r>
        <w:r>
          <w:rPr>
            <w:rStyle w:val="Hyperlink"/>
            <w:noProof/>
          </w:rPr>
          <w:t>Indledning</w:t>
        </w:r>
        <w:r>
          <w:rPr>
            <w:noProof/>
            <w:webHidden/>
          </w:rPr>
          <w:tab/>
          <w:fldChar w:fldCharType="begin"/>
          <w:instrText xml:space="preserve"> PAGEREF _Toc232685584 \h </w:instrText>
          <w:fldChar w:fldCharType="separate"/>
          <w:t>1</w:t>
          <w:fldChar w:fldCharType="end"/>
        </w:r>
      </w:hyperlink>
    </w:p>
    <w:p w14:paraId="11C53B0F" w14:textId="1256E5DD" w:rsidR="006E0CF1" w:rsidRDefault="006E0CF1">
      <w:pPr>
        <w:pStyle w:val="Indholdsfortegnelse1"/>
        <w:rPr>
          <w:rFonts w:asciiTheme="minorHAnsi" w:eastAsiaTheme="minorEastAsia" w:hAnsiTheme="minorHAnsi" w:cstheme="minorBidi"/>
          <w:b w:val="0"/>
          <w:kern w:val="2"/>
          <w:sz w:val="24"/>
          <w:szCs w:val="24"/>
          <w14:ligatures w14:val="standardContextual"/>
        </w:rPr>
      </w:pPr>
      <w:hyperlink w:anchor="_Toc232685585" w:history="1">
        <w:r>
          <w:rPr>
            <w:rStyle w:val="Hyperlink"/>
            <w:noProof/>
          </w:rPr>
          <w:t>2.</w:t>
        </w:r>
        <w:r>
          <w:rPr>
            <w:rFonts w:asciiTheme="minorHAnsi" w:eastAsiaTheme="minorEastAsia" w:hAnsiTheme="minorHAnsi" w:cstheme="minorBidi"/>
            <w:b w:val="0"/>
            <w:kern w:val="2"/>
            <w:sz w:val="24"/>
            <w:szCs w:val="24"/>
            <w14:ligatures w14:val="standardContextual"/>
          </w:rPr>
          <w:tab/>
        </w:r>
        <w:r>
          <w:rPr>
            <w:rStyle w:val="Hyperlink"/>
            <w:noProof/>
          </w:rPr>
          <w:t>Leverancens forløb</w:t>
        </w:r>
        <w:r>
          <w:rPr>
            <w:noProof/>
            <w:webHidden/>
          </w:rPr>
          <w:tab/>
          <w:fldChar w:fldCharType="begin"/>
          <w:instrText xml:space="preserve"> PAGEREF _Toc232685585 \h </w:instrText>
          <w:fldChar w:fldCharType="separate"/>
          <w:t>1</w:t>
          <w:fldChar w:fldCharType="end"/>
        </w:r>
      </w:hyperlink>
    </w:p>
    <w:p w14:paraId="56777255" w14:textId="32F9E3AA" w:rsidR="006E0CF1" w:rsidRDefault="006E0CF1">
      <w:pPr>
        <w:pStyle w:val="Indholdsfortegnelse2"/>
        <w:rPr>
          <w:rFonts w:asciiTheme="minorHAnsi" w:eastAsiaTheme="minorEastAsia" w:hAnsiTheme="minorHAnsi" w:cstheme="minorBidi"/>
          <w:kern w:val="2"/>
          <w:sz w:val="24"/>
          <w:szCs w:val="24"/>
          <w14:ligatures w14:val="standardContextual"/>
        </w:rPr>
      </w:pPr>
      <w:hyperlink w:anchor="_Toc232685586" w:history="1">
        <w:r>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kern w:val="2"/>
            <w:sz w:val="24"/>
            <w:szCs w:val="24"/>
            <w14:ligatures w14:val="standardContextual"/>
          </w:rPr>
          <w:tab/>
        </w:r>
        <w:r>
          <w:rPr>
            <w:rStyle w:val="Hyperlink"/>
            <w:noProof/>
          </w:rPr>
          <w:t>Indledning</w:t>
        </w:r>
        <w:r>
          <w:rPr>
            <w:noProof/>
            <w:webHidden/>
          </w:rPr>
          <w:tab/>
          <w:fldChar w:fldCharType="begin"/>
          <w:instrText xml:space="preserve"> PAGEREF _Toc232685586 \h </w:instrText>
          <w:fldChar w:fldCharType="separate"/>
          <w:t>1</w:t>
          <w:fldChar w:fldCharType="end"/>
        </w:r>
      </w:hyperlink>
    </w:p>
    <w:p w14:paraId="3F6A1673" w14:textId="067734EA" w:rsidR="006E0CF1" w:rsidRDefault="006E0CF1">
      <w:pPr>
        <w:pStyle w:val="Indholdsfortegnelse2"/>
        <w:rPr>
          <w:rFonts w:asciiTheme="minorHAnsi" w:eastAsiaTheme="minorEastAsia" w:hAnsiTheme="minorHAnsi" w:cstheme="minorBidi"/>
          <w:kern w:val="2"/>
          <w:sz w:val="24"/>
          <w:szCs w:val="24"/>
          <w14:ligatures w14:val="standardContextual"/>
        </w:rPr>
      </w:pPr>
      <w:hyperlink w:anchor="_Toc232685587" w:history="1">
        <w:r>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kern w:val="2"/>
            <w:sz w:val="24"/>
            <w:szCs w:val="24"/>
            <w14:ligatures w14:val="standardContextual"/>
          </w:rPr>
          <w:tab/>
        </w:r>
        <w:r>
          <w:rPr>
            <w:rStyle w:val="Hyperlink"/>
            <w:noProof/>
          </w:rPr>
          <w:t>Afklaringsfasen</w:t>
        </w:r>
        <w:r>
          <w:rPr>
            <w:noProof/>
            <w:webHidden/>
          </w:rPr>
          <w:tab/>
          <w:fldChar w:fldCharType="begin"/>
          <w:instrText xml:space="preserve"> PAGEREF _Toc232685587 \h </w:instrText>
          <w:fldChar w:fldCharType="separate"/>
          <w:t>1</w:t>
          <w:fldChar w:fldCharType="end"/>
        </w:r>
      </w:hyperlink>
    </w:p>
    <w:p w14:paraId="63EBFF02" w14:textId="755F19C4" w:rsidR="006E0CF1" w:rsidRDefault="006E0CF1">
      <w:pPr>
        <w:pStyle w:val="Indholdsfortegnelse2"/>
        <w:rPr>
          <w:rFonts w:asciiTheme="minorHAnsi" w:eastAsiaTheme="minorEastAsia" w:hAnsiTheme="minorHAnsi" w:cstheme="minorBidi"/>
          <w:kern w:val="2"/>
          <w:sz w:val="24"/>
          <w:szCs w:val="24"/>
          <w14:ligatures w14:val="standardContextual"/>
        </w:rPr>
      </w:pPr>
      <w:hyperlink w:anchor="_Toc232685588" w:history="1">
        <w:r>
          <w:rPr>
            <w:rStyle w:val="Hyperlink"/>
            <w:noProof/>
            <w14:scene3d>
              <w14:camera w14:prst="orthographicFront"/>
              <w14:lightRig w14:rig="threePt" w14:dir="t">
                <w14:rot w14:lat="0" w14:lon="0" w14:rev="0"/>
              </w14:lightRig>
            </w14:scene3d>
          </w:rPr>
          <w:t>2.3</w:t>
        </w:r>
        <w:r>
          <w:rPr>
            <w:rFonts w:asciiTheme="minorHAnsi" w:eastAsiaTheme="minorEastAsia" w:hAnsiTheme="minorHAnsi" w:cstheme="minorBidi"/>
            <w:kern w:val="2"/>
            <w:sz w:val="24"/>
            <w:szCs w:val="24"/>
            <w14:ligatures w14:val="standardContextual"/>
          </w:rPr>
          <w:tab/>
        </w:r>
        <w:r>
          <w:rPr>
            <w:rStyle w:val="Hyperlink"/>
            <w:noProof/>
          </w:rPr>
          <w:t>Udviklingsfasen</w:t>
        </w:r>
        <w:r>
          <w:rPr>
            <w:noProof/>
            <w:webHidden/>
          </w:rPr>
          <w:tab/>
          <w:fldChar w:fldCharType="begin"/>
          <w:instrText xml:space="preserve"> PAGEREF _Toc232685588 \h </w:instrText>
          <w:fldChar w:fldCharType="separate"/>
          <w:t>2</w:t>
          <w:fldChar w:fldCharType="end"/>
        </w:r>
      </w:hyperlink>
    </w:p>
    <w:p w14:paraId="6FA2E9A2" w14:textId="455926F2" w:rsidR="006E0CF1" w:rsidRDefault="006E0CF1">
      <w:pPr>
        <w:pStyle w:val="Indholdsfortegnelse1"/>
        <w:rPr>
          <w:rFonts w:asciiTheme="minorHAnsi" w:eastAsiaTheme="minorEastAsia" w:hAnsiTheme="minorHAnsi" w:cstheme="minorBidi"/>
          <w:b w:val="0"/>
          <w:kern w:val="2"/>
          <w:sz w:val="24"/>
          <w:szCs w:val="24"/>
          <w14:ligatures w14:val="standardContextual"/>
        </w:rPr>
      </w:pPr>
      <w:hyperlink w:anchor="_Toc232685589" w:history="1">
        <w:r>
          <w:rPr>
            <w:rStyle w:val="Hyperlink"/>
            <w:noProof/>
          </w:rPr>
          <w:t>3.</w:t>
        </w:r>
        <w:r>
          <w:rPr>
            <w:rFonts w:asciiTheme="minorHAnsi" w:eastAsiaTheme="minorEastAsia" w:hAnsiTheme="minorHAnsi" w:cstheme="minorBidi"/>
            <w:b w:val="0"/>
            <w:kern w:val="2"/>
            <w:sz w:val="24"/>
            <w:szCs w:val="24"/>
            <w14:ligatures w14:val="standardContextual"/>
          </w:rPr>
          <w:tab/>
        </w:r>
        <w:r>
          <w:rPr>
            <w:rStyle w:val="Hyperlink"/>
            <w:noProof/>
          </w:rPr>
          <w:t>Hovedtidsplan</w:t>
        </w:r>
        <w:r>
          <w:rPr>
            <w:noProof/>
            <w:webHidden/>
          </w:rPr>
          <w:tab/>
          <w:fldChar w:fldCharType="begin"/>
          <w:instrText xml:space="preserve"> PAGEREF _Toc232685589 \h </w:instrText>
          <w:fldChar w:fldCharType="separate"/>
          <w:t>2</w:t>
          <w:fldChar w:fldCharType="end"/>
        </w:r>
      </w:hyperlink>
    </w:p>
    <w:p w14:paraId="57E9D9FF" w14:textId="6408C089" w:rsidR="006E0CF1" w:rsidRDefault="006E0CF1">
      <w:pPr>
        <w:pStyle w:val="Indholdsfortegnelse1"/>
        <w:rPr>
          <w:rFonts w:asciiTheme="minorHAnsi" w:eastAsiaTheme="minorEastAsia" w:hAnsiTheme="minorHAnsi" w:cstheme="minorBidi"/>
          <w:b w:val="0"/>
          <w:kern w:val="2"/>
          <w:sz w:val="24"/>
          <w:szCs w:val="24"/>
          <w14:ligatures w14:val="standardContextual"/>
        </w:rPr>
      </w:pPr>
      <w:hyperlink w:anchor="_Toc232685590" w:history="1">
        <w:r>
          <w:rPr>
            <w:rStyle w:val="Hyperlink"/>
            <w:noProof/>
          </w:rPr>
          <w:t>4.</w:t>
        </w:r>
        <w:r>
          <w:rPr>
            <w:rFonts w:asciiTheme="minorHAnsi" w:eastAsiaTheme="minorEastAsia" w:hAnsiTheme="minorHAnsi" w:cstheme="minorBidi"/>
            <w:b w:val="0"/>
            <w:kern w:val="2"/>
            <w:sz w:val="24"/>
            <w:szCs w:val="24"/>
            <w14:ligatures w14:val="standardContextual"/>
          </w:rPr>
          <w:tab/>
        </w:r>
        <w:r>
          <w:rPr>
            <w:rStyle w:val="Hyperlink"/>
            <w:noProof/>
          </w:rPr>
          <w:t>Detaljeret tids- og aktivitetsplan</w:t>
        </w:r>
        <w:r>
          <w:rPr>
            <w:noProof/>
            <w:webHidden/>
          </w:rPr>
          <w:tab/>
          <w:fldChar w:fldCharType="begin"/>
          <w:instrText xml:space="preserve"> PAGEREF _Toc232685590 \h </w:instrText>
          <w:fldChar w:fldCharType="separate"/>
          <w:t>3</w:t>
          <w:fldChar w:fldCharType="end"/>
        </w:r>
      </w:hyperlink>
    </w:p>
    <w:p w14:paraId="415CE613" w14:textId="2BE1887E" w:rsidR="006E0CF1" w:rsidRDefault="006E0CF1">
      <w:pPr>
        <w:pStyle w:val="Indholdsfortegnelse1"/>
        <w:rPr>
          <w:rFonts w:asciiTheme="minorHAnsi" w:eastAsiaTheme="minorEastAsia" w:hAnsiTheme="minorHAnsi" w:cstheme="minorBidi"/>
          <w:b w:val="0"/>
          <w:kern w:val="2"/>
          <w:sz w:val="24"/>
          <w:szCs w:val="24"/>
          <w14:ligatures w14:val="standardContextual"/>
        </w:rPr>
      </w:pPr>
      <w:hyperlink w:anchor="_Toc232685591" w:history="1">
        <w:r>
          <w:rPr>
            <w:rStyle w:val="Hyperlink"/>
            <w:noProof/>
          </w:rPr>
          <w:t>5.</w:t>
        </w:r>
        <w:r>
          <w:rPr>
            <w:rFonts w:asciiTheme="minorHAnsi" w:eastAsiaTheme="minorEastAsia" w:hAnsiTheme="minorHAnsi" w:cstheme="minorBidi"/>
            <w:b w:val="0"/>
            <w:kern w:val="2"/>
            <w:sz w:val="24"/>
            <w:szCs w:val="24"/>
            <w14:ligatures w14:val="standardContextual"/>
          </w:rPr>
          <w:tab/>
        </w:r>
        <w:r>
          <w:rPr>
            <w:rStyle w:val="Hyperlink"/>
            <w:noProof/>
          </w:rPr>
          <w:t>Kundens deltagelse</w:t>
        </w:r>
        <w:r>
          <w:rPr>
            <w:noProof/>
            <w:webHidden/>
          </w:rPr>
          <w:tab/>
          <w:fldChar w:fldCharType="begin"/>
          <w:instrText xml:space="preserve"> PAGEREF _Toc232685591 \h </w:instrText>
          <w:fldChar w:fldCharType="separate"/>
          <w:t>3</w:t>
          <w:fldChar w:fldCharType="end"/>
        </w:r>
      </w:hyperlink>
    </w:p>
    <w:p w14:paraId="23F349F6" w14:textId="14DB5E66" w:rsidR="006E0CF1" w:rsidRDefault="006E0CF1">
      <w:pPr>
        <w:pStyle w:val="Indholdsfortegnelse1"/>
        <w:rPr>
          <w:rFonts w:asciiTheme="minorHAnsi" w:eastAsiaTheme="minorEastAsia" w:hAnsiTheme="minorHAnsi" w:cstheme="minorBidi"/>
          <w:b w:val="0"/>
          <w:kern w:val="2"/>
          <w:sz w:val="24"/>
          <w:szCs w:val="24"/>
          <w14:ligatures w14:val="standardContextual"/>
        </w:rPr>
      </w:pPr>
      <w:hyperlink w:anchor="_Toc232685592" w:history="1">
        <w:r>
          <w:rPr>
            <w:rStyle w:val="Hyperlink"/>
            <w:noProof/>
          </w:rPr>
          <w:t>6.</w:t>
        </w:r>
        <w:r>
          <w:rPr>
            <w:rFonts w:asciiTheme="minorHAnsi" w:eastAsiaTheme="minorEastAsia" w:hAnsiTheme="minorHAnsi" w:cstheme="minorBidi"/>
            <w:b w:val="0"/>
            <w:kern w:val="2"/>
            <w:sz w:val="24"/>
            <w:szCs w:val="24"/>
            <w14:ligatures w14:val="standardContextual"/>
          </w:rPr>
          <w:tab/>
        </w:r>
        <w:r>
          <w:rPr>
            <w:rStyle w:val="Hyperlink"/>
            <w:noProof/>
          </w:rPr>
          <w:t>Appendiks A – Aktiviteter i afklaringsfasen</w:t>
        </w:r>
        <w:r>
          <w:rPr>
            <w:noProof/>
            <w:webHidden/>
          </w:rPr>
          <w:tab/>
          <w:fldChar w:fldCharType="begin"/>
          <w:instrText xml:space="preserve"> PAGEREF _Toc232685592 \h </w:instrText>
          <w:fldChar w:fldCharType="separate"/>
          <w:t>4</w:t>
          <w:fldChar w:fldCharType="end"/>
        </w:r>
      </w:hyperlink>
    </w:p>
    <w:p w14:paraId="47691ACA" w14:textId="11007C79" w:rsidR="006E0CF1" w:rsidRDefault="006E0CF1">
      <w:pPr>
        <w:pStyle w:val="Indholdsfortegnelse1"/>
        <w:rPr>
          <w:rFonts w:asciiTheme="minorHAnsi" w:eastAsiaTheme="minorEastAsia" w:hAnsiTheme="minorHAnsi" w:cstheme="minorBidi"/>
          <w:b w:val="0"/>
          <w:kern w:val="2"/>
          <w:sz w:val="24"/>
          <w:szCs w:val="24"/>
          <w14:ligatures w14:val="standardContextual"/>
        </w:rPr>
      </w:pPr>
      <w:hyperlink w:anchor="_Toc232685593" w:history="1">
        <w:r>
          <w:rPr>
            <w:rStyle w:val="Hyperlink"/>
            <w:noProof/>
          </w:rPr>
          <w:t>7.</w:t>
        </w:r>
        <w:r>
          <w:rPr>
            <w:rFonts w:asciiTheme="minorHAnsi" w:eastAsiaTheme="minorEastAsia" w:hAnsiTheme="minorHAnsi" w:cstheme="minorBidi"/>
            <w:b w:val="0"/>
            <w:kern w:val="2"/>
            <w:sz w:val="24"/>
            <w:szCs w:val="24"/>
            <w14:ligatures w14:val="standardContextual"/>
          </w:rPr>
          <w:tab/>
        </w:r>
        <w:r>
          <w:rPr>
            <w:rStyle w:val="Hyperlink"/>
            <w:noProof/>
          </w:rPr>
          <w:t>Appendiks B – Aktiviteter i udviklingsfasen</w:t>
        </w:r>
        <w:r>
          <w:rPr>
            <w:noProof/>
            <w:webHidden/>
          </w:rPr>
          <w:tab/>
          <w:fldChar w:fldCharType="begin"/>
          <w:instrText xml:space="preserve"> PAGEREF _Toc232685593 \h </w:instrText>
          <w:fldChar w:fldCharType="separate"/>
          <w:t>5</w:t>
          <w:fldChar w:fldCharType="end"/>
        </w:r>
      </w:hyperlink>
    </w:p>
    <w:p w14:paraId="2635889B" w14:textId="408BE021" w:rsidR="006E0CF1" w:rsidRDefault="006E0CF1">
      <w:pPr>
        <w:pStyle w:val="Indholdsfortegnelse1"/>
        <w:rPr>
          <w:rFonts w:asciiTheme="minorHAnsi" w:eastAsiaTheme="minorEastAsia" w:hAnsiTheme="minorHAnsi" w:cstheme="minorBidi"/>
          <w:b w:val="0"/>
          <w:kern w:val="2"/>
          <w:sz w:val="24"/>
          <w:szCs w:val="24"/>
          <w14:ligatures w14:val="standardContextual"/>
        </w:rPr>
      </w:pPr>
      <w:hyperlink w:anchor="_Toc232685594" w:history="1">
        <w:r>
          <w:rPr>
            <w:rStyle w:val="Hyperlink"/>
            <w:noProof/>
          </w:rPr>
          <w:t>8.</w:t>
        </w:r>
        <w:r>
          <w:rPr>
            <w:rFonts w:asciiTheme="minorHAnsi" w:eastAsiaTheme="minorEastAsia" w:hAnsiTheme="minorHAnsi" w:cstheme="minorBidi"/>
            <w:b w:val="0"/>
            <w:kern w:val="2"/>
            <w:sz w:val="24"/>
            <w:szCs w:val="24"/>
            <w14:ligatures w14:val="standardContextual"/>
          </w:rPr>
          <w:tab/>
        </w:r>
        <w:r>
          <w:rPr>
            <w:rStyle w:val="Hyperlink"/>
            <w:noProof/>
          </w:rPr>
          <w:t>Appendiks C – Detaljeret tids- og aktivitetsplan</w:t>
        </w:r>
        <w:r>
          <w:rPr>
            <w:noProof/>
            <w:webHidden/>
          </w:rPr>
          <w:tab/>
          <w:fldChar w:fldCharType="begin"/>
          <w:instrText xml:space="preserve"> PAGEREF _Toc232685594 \h </w:instrText>
          <w:fldChar w:fldCharType="separate"/>
          <w:t>6</w:t>
          <w:fldChar w:fldCharType="end"/>
        </w:r>
      </w:hyperlink>
    </w:p>
    <w:p w14:paraId="1CB1A032" w14:textId="6EC67840" w:rsidR="00D06DD3" w:rsidRDefault="00A27A90" w:rsidP="00936B38">
      <w:r>
        <w:fldChar w:fldCharType="end"/>
      </w:r>
    </w:p>
    <w:p w14:paraId="655B5024" w14:textId="77777777" w:rsidR="00A40A26" w:rsidRDefault="00A40A26" w:rsidP="00DE6588">
      <w:pPr>
        <w:ind w:hanging="426"/>
      </w:pPr>
    </w:p>
    <w:p w14:paraId="7B1E54D5" w14:textId="77777777" w:rsidR="00A40A26" w:rsidRDefault="00A40A26" w:rsidP="00DE6588"/>
    <w:p w14:paraId="7FACFE13" w14:textId="3DE7298A" w:rsidR="00685078" w:rsidRDefault="00685078" w:rsidP="00DE6588">
      <w:pPr>
        <w:spacing w:after="240" w:line="360" w:lineRule="auto"/>
        <w:ind w:hanging="567"/>
        <w:rPr>
          <w:b/>
          <w:caps/>
          <w:color w:val="009DE0"/>
          <w:sz w:val="22"/>
          <w:szCs w:val="22"/>
        </w:rPr>
      </w:pPr>
    </w:p>
    <w:p w14:paraId="68315B70" w14:textId="75C09503" w:rsidR="000C1640" w:rsidRDefault="000C1640" w:rsidP="00DE6588">
      <w:pPr>
        <w:spacing w:after="240" w:line="360" w:lineRule="auto"/>
        <w:ind w:hanging="567"/>
        <w:rPr>
          <w:b/>
          <w:caps/>
          <w:color w:val="009DE0"/>
          <w:sz w:val="22"/>
          <w:szCs w:val="22"/>
        </w:rPr>
      </w:pPr>
    </w:p>
    <w:p w14:paraId="782198A3" w14:textId="3BE99708" w:rsidR="000C1640" w:rsidRDefault="000C1640" w:rsidP="00DE6588">
      <w:pPr>
        <w:spacing w:after="240" w:line="360" w:lineRule="auto"/>
        <w:ind w:hanging="567"/>
        <w:rPr>
          <w:b/>
          <w:caps/>
          <w:color w:val="009DE0"/>
          <w:sz w:val="22"/>
          <w:szCs w:val="22"/>
        </w:rPr>
      </w:pPr>
    </w:p>
    <w:p w14:paraId="0B53E474" w14:textId="2C6FE1C0" w:rsidR="000C1640" w:rsidRDefault="000C1640" w:rsidP="00DE6588">
      <w:pPr>
        <w:spacing w:after="240" w:line="360" w:lineRule="auto"/>
        <w:ind w:hanging="567"/>
        <w:rPr>
          <w:b/>
          <w:caps/>
          <w:color w:val="009DE0"/>
          <w:sz w:val="22"/>
          <w:szCs w:val="22"/>
        </w:rPr>
      </w:pPr>
    </w:p>
    <w:p w14:paraId="5B3451A6" w14:textId="77777777" w:rsidR="000C1640" w:rsidRDefault="000C1640" w:rsidP="00E9667B">
      <w:pPr>
        <w:spacing w:after="240" w:line="276" w:lineRule="auto"/>
        <w:ind w:hanging="567"/>
        <w:rPr>
          <w:b/>
          <w:caps/>
          <w:color w:val="009DE0"/>
          <w:sz w:val="22"/>
          <w:szCs w:val="22"/>
        </w:rPr>
      </w:pPr>
    </w:p>
    <w:p w14:paraId="2A9C2999" w14:textId="77777777" w:rsidR="00685078" w:rsidRDefault="00685078" w:rsidP="00E9667B">
      <w:pPr>
        <w:spacing w:after="240" w:line="276" w:lineRule="auto"/>
        <w:ind w:hanging="567"/>
        <w:rPr>
          <w:b/>
          <w:caps/>
          <w:color w:val="009DE0"/>
          <w:sz w:val="22"/>
          <w:szCs w:val="22"/>
        </w:rPr>
      </w:pPr>
    </w:p>
    <w:p w14:paraId="46CA3568" w14:textId="77777777" w:rsidR="00A40A26" w:rsidRDefault="00A40A26" w:rsidP="00936B38"/>
    <w:p w14:paraId="566FA89A" w14:textId="77777777" w:rsidR="00A40A26" w:rsidRDefault="00A40A26" w:rsidP="00A40A26">
      <w:pPr>
        <w:sectPr w:rsidR="00A40A26"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pPr>
    </w:p>
    <w:p w14:paraId="14A40346" w14:textId="3AA693B1" w:rsidR="00BD35FA" w:rsidRDefault="002F7262" w:rsidP="00E9667B">
      <w:pPr>
        <w:pStyle w:val="Overskrift1"/>
        <w:spacing w:line="276" w:lineRule="auto"/>
      </w:pPr>
      <w:bookmarkStart w:id="31" w:name="_Toc232685584"/>
      <w:r>
        <w:lastRenderedPageBreak/>
        <w:t>Indledning</w:t>
      </w:r>
      <w:bookmarkEnd w:id="31"/>
    </w:p>
    <w:p w14:paraId="0BCFD102" w14:textId="4D3CDB85" w:rsidR="00AA41C1" w:rsidRDefault="009A0B35" w:rsidP="00AA41C1">
      <w:r>
        <w:t>Dette bilag indeholder tidsplanen for Leverancen.</w:t>
      </w:r>
    </w:p>
    <w:p w14:paraId="73C1CD10" w14:textId="6CE4C5C3" w:rsidR="00AA41C1" w:rsidRDefault="00AA41C1" w:rsidP="00AA41C1"/>
    <w:p w14:paraId="1F83B9DC" w14:textId="77777777" w:rsidR="00AA41C1" w:rsidRPr="00541AA2" w:rsidRDefault="00AA41C1" w:rsidP="00AA41C1"/>
    <w:p w14:paraId="7E75D4DC" w14:textId="6F17F13E" w:rsidR="00AA41C1" w:rsidRDefault="00AA41C1" w:rsidP="00AA41C1">
      <w:pPr>
        <w:pStyle w:val="Overskrift1"/>
        <w:pageBreakBefore w:val="0"/>
        <w:spacing w:line="276" w:lineRule="auto"/>
      </w:pPr>
      <w:bookmarkStart w:id="32" w:name="_Toc232685585"/>
      <w:r>
        <w:t>Leverancens forløb</w:t>
      </w:r>
      <w:bookmarkEnd w:id="32"/>
    </w:p>
    <w:p w14:paraId="6F65D954" w14:textId="77777777" w:rsidR="009530D7" w:rsidRPr="00541AA2" w:rsidRDefault="009530D7" w:rsidP="009530D7">
      <w:pPr>
        <w:pStyle w:val="Overskrift2"/>
      </w:pPr>
      <w:bookmarkStart w:id="33" w:name="_Toc397330896"/>
      <w:bookmarkStart w:id="34" w:name="_Toc232685586"/>
      <w:r>
        <w:t>Indledning</w:t>
      </w:r>
      <w:bookmarkEnd w:id="33"/>
      <w:bookmarkEnd w:id="34"/>
    </w:p>
    <w:p w14:paraId="0886B572" w14:textId="77777777" w:rsidR="009530D7" w:rsidRDefault="009530D7" w:rsidP="009530D7"/>
    <w:p w14:paraId="4CDD5BF1" w14:textId="620476C0" w:rsidR="00836011" w:rsidRPr="00900DD2" w:rsidRDefault="00836011" w:rsidP="00836011">
      <w:r>
        <w:t xml:space="preserve">I umiddelbar tilknytning til Kontraktens ikrafttræden, indledes afklaringsfasen, jf. Kontraktens bestemmelser herom.</w:t>
      </w:r>
    </w:p>
    <w:p w14:paraId="631CFB4C" w14:textId="2C5AD78B" w:rsidR="00836011" w:rsidRPr="00900DD2" w:rsidRDefault="00836011" w:rsidP="00836011"/>
    <w:p w14:paraId="69E18F23" w14:textId="681540A5" w:rsidR="00836011" w:rsidRPr="00900DD2" w:rsidRDefault="00836011" w:rsidP="00836011">
      <w:r>
        <w:t>Efter afklaringsfasen iværksættes selve leveranceforløbet (udviklingen) for Leverancen.</w:t>
      </w:r>
    </w:p>
    <w:p w14:paraId="0D3D2D93" w14:textId="77777777" w:rsidR="00836011" w:rsidRPr="001D296E" w:rsidRDefault="00836011" w:rsidP="00836011">
      <w:pPr>
        <w:rPr>
          <w:highlight w:val="lightGray"/>
        </w:rPr>
      </w:pPr>
    </w:p>
    <w:p w14:paraId="7F0A1D8A" w14:textId="6C9EF7AC" w:rsidR="00836011" w:rsidRDefault="00A11BE9" w:rsidP="00836011">
      <w:r>
        <w:t xml:space="preserve">Udviklingen af Leverancen afsluttes med et prøveforløb som angivet i bilag 14. </w:t>
      </w:r>
    </w:p>
    <w:p w14:paraId="6A1F05B4" w14:textId="77777777" w:rsidR="00280CC5" w:rsidRPr="006D7AB4" w:rsidRDefault="00280CC5" w:rsidP="00280CC5"/>
    <w:p w14:paraId="432ABBD5" w14:textId="77777777" w:rsidR="00280CC5" w:rsidRPr="00141D6C" w:rsidRDefault="00280CC5" w:rsidP="00280CC5">
      <w:pPr>
        <w:pBdr>
          <w:top w:val="single" w:sz="4" w:space="1" w:color="auto"/>
          <w:left w:val="single" w:sz="4" w:space="4" w:color="auto"/>
          <w:bottom w:val="single" w:sz="4" w:space="1" w:color="auto"/>
          <w:right w:val="single" w:sz="4" w:space="4" w:color="auto"/>
        </w:pBdr>
        <w:rPr>
          <w:b/>
          <w:bCs/>
          <w:color w:val="FF0000"/>
        </w:rPr>
      </w:pPr>
      <w:r>
        <w:rPr>
          <w:b/>
          <w:bCs/>
          <w:color w:val="FF0000"/>
        </w:rPr>
        <w:t>Mindstekrav</w:t>
      </w:r>
    </w:p>
    <w:p w14:paraId="5974B45E" w14:textId="77777777" w:rsidR="00280CC5" w:rsidRDefault="00280CC5" w:rsidP="00280CC5">
      <w:pPr>
        <w:pBdr>
          <w:top w:val="single" w:sz="4" w:space="1" w:color="auto"/>
          <w:left w:val="single" w:sz="4" w:space="4" w:color="auto"/>
          <w:bottom w:val="single" w:sz="4" w:space="1" w:color="auto"/>
          <w:right w:val="single" w:sz="4" w:space="4" w:color="auto"/>
        </w:pBdr>
      </w:pPr>
    </w:p>
    <w:p w14:paraId="6D3859C1" w14:textId="20170544" w:rsidR="00280CC5" w:rsidRDefault="00280CC5" w:rsidP="00280CC5">
      <w:pPr>
        <w:pBdr>
          <w:top w:val="single" w:sz="4" w:space="1" w:color="auto"/>
          <w:left w:val="single" w:sz="4" w:space="4" w:color="auto"/>
          <w:bottom w:val="single" w:sz="4" w:space="1" w:color="auto"/>
          <w:right w:val="single" w:sz="4" w:space="4" w:color="auto"/>
        </w:pBdr>
      </w:pPr>
      <w:r>
        <w:t xml:space="preserve">Leveranceforløbet ser således ud: </w:t>
      </w:r>
    </w:p>
    <w:p w14:paraId="25D838A0" w14:textId="77777777" w:rsidR="00280CC5" w:rsidRDefault="00280CC5" w:rsidP="00280CC5">
      <w:pPr>
        <w:pBdr>
          <w:top w:val="single" w:sz="4" w:space="1" w:color="auto"/>
          <w:left w:val="single" w:sz="4" w:space="4" w:color="auto"/>
          <w:bottom w:val="single" w:sz="4" w:space="1" w:color="auto"/>
          <w:right w:val="single" w:sz="4" w:space="4" w:color="auto"/>
        </w:pBdr>
      </w:pPr>
    </w:p>
    <w:p w14:paraId="0EC62D76" w14:textId="5D38F10F" w:rsidR="00DF409C" w:rsidRPr="009F0394" w:rsidRDefault="00DF409C" w:rsidP="00280CC5">
      <w:pPr>
        <w:pStyle w:val="Listeafsnit"/>
        <w:numPr>
          <w:ilvl w:val="0"/>
          <w:numId w:val="32"/>
        </w:numPr>
        <w:pBdr>
          <w:top w:val="single" w:sz="4" w:space="1" w:color="auto"/>
          <w:left w:val="single" w:sz="4" w:space="4" w:color="auto"/>
          <w:bottom w:val="single" w:sz="4" w:space="1" w:color="auto"/>
          <w:right w:val="single" w:sz="4" w:space="4" w:color="auto"/>
        </w:pBdr>
      </w:pPr>
      <w:r>
        <w:t>Afklaringsfase</w:t>
      </w:r>
    </w:p>
    <w:p w14:paraId="24FAA2F8" w14:textId="37BFCCB2" w:rsidR="001104A8" w:rsidRPr="009F0394" w:rsidRDefault="00873FC4" w:rsidP="00280CC5">
      <w:pPr>
        <w:pStyle w:val="Listeafsnit"/>
        <w:numPr>
          <w:ilvl w:val="0"/>
          <w:numId w:val="32"/>
        </w:numPr>
        <w:pBdr>
          <w:top w:val="single" w:sz="4" w:space="1" w:color="auto"/>
          <w:left w:val="single" w:sz="4" w:space="4" w:color="auto"/>
          <w:bottom w:val="single" w:sz="4" w:space="1" w:color="auto"/>
          <w:right w:val="single" w:sz="4" w:space="4" w:color="auto"/>
        </w:pBdr>
      </w:pPr>
      <w:r>
        <w:t>Udviklingsfase</w:t>
      </w:r>
    </w:p>
    <w:p w14:paraId="0D628707" w14:textId="77777777" w:rsidR="00280CC5" w:rsidRPr="00381967" w:rsidRDefault="00280CC5" w:rsidP="00280CC5">
      <w:pPr>
        <w:pStyle w:val="Listeafsnit"/>
        <w:numPr>
          <w:ilvl w:val="0"/>
          <w:numId w:val="32"/>
        </w:numPr>
        <w:pBdr>
          <w:top w:val="single" w:sz="4" w:space="1" w:color="auto"/>
          <w:left w:val="single" w:sz="4" w:space="4" w:color="auto"/>
          <w:bottom w:val="single" w:sz="4" w:space="1" w:color="auto"/>
          <w:right w:val="single" w:sz="4" w:space="4" w:color="auto"/>
        </w:pBdr>
      </w:pPr>
      <w:r>
        <w:t xml:space="preserve">Overtagelsesprøve </w:t>
      </w:r>
    </w:p>
    <w:p w14:paraId="17E2DCB4" w14:textId="77777777" w:rsidR="00280CC5" w:rsidRDefault="00280CC5" w:rsidP="00280CC5">
      <w:pPr>
        <w:pStyle w:val="Listeafsnit"/>
        <w:numPr>
          <w:ilvl w:val="0"/>
          <w:numId w:val="32"/>
        </w:numPr>
        <w:pBdr>
          <w:top w:val="single" w:sz="4" w:space="1" w:color="auto"/>
          <w:left w:val="single" w:sz="4" w:space="4" w:color="auto"/>
          <w:bottom w:val="single" w:sz="4" w:space="1" w:color="auto"/>
          <w:right w:val="single" w:sz="4" w:space="4" w:color="auto"/>
        </w:pBdr>
      </w:pPr>
      <w:r>
        <w:t>Driftsprøve</w:t>
      </w:r>
    </w:p>
    <w:p w14:paraId="38557A8D" w14:textId="77777777" w:rsidR="00A25D0F" w:rsidRPr="00381967" w:rsidRDefault="00A25D0F" w:rsidP="00A25D0F">
      <w:pPr>
        <w:pBdr>
          <w:top w:val="single" w:sz="4" w:space="1" w:color="auto"/>
          <w:left w:val="single" w:sz="4" w:space="4" w:color="auto"/>
          <w:bottom w:val="single" w:sz="4" w:space="1" w:color="auto"/>
          <w:right w:val="single" w:sz="4" w:space="4" w:color="auto"/>
        </w:pBdr>
      </w:pPr>
    </w:p>
    <w:p w14:paraId="090C9AC2" w14:textId="196A497B" w:rsidR="009530D7" w:rsidRPr="00541AA2" w:rsidRDefault="009530D7" w:rsidP="009530D7">
      <w:pPr>
        <w:pStyle w:val="Overskrift2"/>
      </w:pPr>
      <w:bookmarkStart w:id="35" w:name="_Toc397330897"/>
      <w:bookmarkStart w:id="36" w:name="_Toc232685587"/>
      <w:r>
        <w:t>Afklaringsfasen</w:t>
      </w:r>
      <w:bookmarkEnd w:id="35"/>
      <w:bookmarkEnd w:id="36"/>
    </w:p>
    <w:p w14:paraId="44C68551" w14:textId="77777777" w:rsidR="009530D7" w:rsidRDefault="009530D7" w:rsidP="009530D7">
      <w:pPr>
        <w:rPr>
          <w:bCs/>
        </w:rPr>
      </w:pPr>
    </w:p>
    <w:p w14:paraId="08C3C03A" w14:textId="264D9005" w:rsidR="009530D7" w:rsidRDefault="009530D7" w:rsidP="009530D7">
      <w:pPr>
        <w:rPr>
          <w:bCs/>
        </w:rPr>
      </w:pPr>
      <w:r>
        <w:rPr>
          <w:bCs/>
        </w:rPr>
        <w:t xml:space="preserve">Afklaringsfasen har bl.a. til formål, at Leverandøren opnår nærmere indsigt i Kundens behov, </w:t>
      </w:r>
    </w:p>
    <w:p w14:paraId="4399B435" w14:textId="0ADAD901" w:rsidR="009530D7" w:rsidRPr="00541AA2" w:rsidRDefault="009530D7" w:rsidP="009530D7">
      <w:pPr>
        <w:rPr>
          <w:bCs/>
        </w:rPr>
      </w:pPr>
      <w:r>
        <w:rPr>
          <w:bCs/>
        </w:rPr>
        <w:t>forretningsgange og it-miljø, og at Kunden opnår nærmere indsigt i Leverandørens løsningsforslag med henblik på at foretage en yderligere konkretisering af Leverancens indhold og formål.</w:t>
      </w:r>
    </w:p>
    <w:p w14:paraId="7AA323C7" w14:textId="77777777" w:rsidR="009530D7" w:rsidRPr="00541AA2" w:rsidRDefault="009530D7" w:rsidP="009530D7">
      <w:pPr>
        <w:rPr>
          <w:bCs/>
        </w:rPr>
      </w:pPr>
    </w:p>
    <w:p w14:paraId="56C0367C" w14:textId="10CF6BED" w:rsidR="00B41B40" w:rsidRPr="00541AA2" w:rsidRDefault="009530D7" w:rsidP="009530D7">
      <w:pPr>
        <w:rPr>
          <w:bCs/>
        </w:rPr>
      </w:pPr>
      <w:r>
        <w:rPr>
          <w:bCs/>
        </w:rPr>
        <w:t xml:space="preserve">Herudover indeholder afklaringsfasen følgende aktiviteter, som Parterne særskilt skal afklare: </w:t>
      </w:r>
    </w:p>
    <w:p w14:paraId="13BE4546" w14:textId="77777777" w:rsidR="00933C27" w:rsidRPr="005C5AB7" w:rsidRDefault="00933C27" w:rsidP="002866B4"/>
    <w:p w14:paraId="4E49C075" w14:textId="178A8A75" w:rsidR="002866B4" w:rsidRPr="005C5AB7" w:rsidRDefault="00933C27" w:rsidP="00706248">
      <w:pPr>
        <w:pStyle w:val="Listeafsnit"/>
        <w:numPr>
          <w:ilvl w:val="0"/>
          <w:numId w:val="45"/>
        </w:numPr>
      </w:pPr>
      <w:r>
        <w:t xml:space="preserve">Validering af datamodel, snitfladebeskrivelse og stamdata, jf. bilag 3A, Appendiks D.</w:t>
      </w:r>
    </w:p>
    <w:p w14:paraId="147B80CE" w14:textId="02869861" w:rsidR="002866B4" w:rsidRDefault="004F5F72" w:rsidP="00706248">
      <w:pPr>
        <w:pStyle w:val="Listeafsnit"/>
        <w:numPr>
          <w:ilvl w:val="0"/>
          <w:numId w:val="45"/>
        </w:numPr>
      </w:pPr>
      <w:r>
        <w:t xml:space="preserve">Plan for proof-of-concept (POC) og udkast til testdrejebog.</w:t>
      </w:r>
    </w:p>
    <w:p w14:paraId="09BEE735" w14:textId="5CED18DB" w:rsidR="009D560C" w:rsidRDefault="00C61D05" w:rsidP="00706248">
      <w:pPr>
        <w:pStyle w:val="Listeafsnit"/>
        <w:numPr>
          <w:ilvl w:val="0"/>
          <w:numId w:val="45"/>
        </w:numPr>
        <w:rPr>
          <w:rFonts w:eastAsia="Verdana" w:cs="Verdana"/>
        </w:rPr>
      </w:pPr>
      <w:r>
        <w:rPr>
          <w:rFonts w:eastAsia="Verdana" w:cs="Verdana"/>
        </w:rPr>
        <w:t xml:space="preserve">Dialog via Kunden med de kommende anvendere, der skal </w:t>
      </w:r>
      <w:r>
        <w:rPr>
          <w:rFonts w:eastAsia="Verdana" w:cs="Verdana"/>
          <w:color w:val="000000"/>
        </w:rPr>
        <w:t>afklare, hvilke stamdataservices der skal udstilles til hvilke eksterne anvendersystemer.</w:t>
      </w:r>
    </w:p>
    <w:p w14:paraId="7BF1E3D9" w14:textId="72D4A60E" w:rsidR="009D560C" w:rsidRPr="005C5AB7" w:rsidRDefault="00FE55B5" w:rsidP="00706248">
      <w:pPr>
        <w:pStyle w:val="Listeafsnit"/>
        <w:numPr>
          <w:ilvl w:val="0"/>
          <w:numId w:val="45"/>
        </w:numPr>
      </w:pPr>
      <w:r>
        <w:rPr>
          <w:rFonts w:eastAsia="Verdana" w:cs="Verdana"/>
        </w:rPr>
        <w:t xml:space="preserve">Design af snitflade til DVR services.</w:t>
      </w:r>
    </w:p>
    <w:p w14:paraId="2A71EBA5" w14:textId="77777777" w:rsidR="00F73B3C" w:rsidRDefault="002866B4" w:rsidP="00706248">
      <w:pPr>
        <w:pStyle w:val="Listeafsnit"/>
        <w:numPr>
          <w:ilvl w:val="0"/>
          <w:numId w:val="45"/>
        </w:numPr>
      </w:pPr>
      <w:r>
        <w:t xml:space="preserve">Integrationsanalyse og plan for verificeringsvinduer (Dyrlæger, Apotek og §39).</w:t>
      </w:r>
    </w:p>
    <w:p w14:paraId="4956B4A2" w14:textId="30E36ECD" w:rsidR="00B3691E" w:rsidRPr="00F73B3C" w:rsidRDefault="007568AE" w:rsidP="00706248">
      <w:pPr>
        <w:pStyle w:val="Listeafsnit"/>
        <w:numPr>
          <w:ilvl w:val="0"/>
          <w:numId w:val="45"/>
        </w:numPr>
      </w:pPr>
      <w:r>
        <w:t xml:space="preserve">Drøftelse af Leverandørens bestillinger til Kunden i relation til etablering af miljøer (brugertest, staging og produktion).</w:t>
      </w:r>
    </w:p>
    <w:p w14:paraId="09D3A0CB" w14:textId="6CBC6ECF" w:rsidR="07AA8662" w:rsidRDefault="5008266D" w:rsidP="4B70BC21">
      <w:pPr>
        <w:pStyle w:val="Listeafsnit"/>
        <w:numPr>
          <w:ilvl w:val="0"/>
          <w:numId w:val="45"/>
        </w:numPr>
      </w:pPr>
      <w:r>
        <w:t xml:space="preserve">Analyseforløb, der specificerer, hvordan Leverandøren vil udvikle en stamdataindlæser.</w:t>
      </w:r>
    </w:p>
    <w:p w14:paraId="3D167E3F" w14:textId="18EA22C2" w:rsidR="07AA8662" w:rsidRDefault="0112E029" w:rsidP="3FDEC303">
      <w:pPr>
        <w:pStyle w:val="Listeafsnit"/>
        <w:numPr>
          <w:ilvl w:val="0"/>
          <w:numId w:val="45"/>
        </w:numPr>
      </w:pPr>
      <w:r>
        <w:t xml:space="preserve">Analyseforløb, der specificerer, hvordan Leverandøren vil udvikle en stamdataservices.  </w:t>
      </w:r>
    </w:p>
    <w:p>
      <w:pPr>
        <w:pStyle w:val="Listeafsnit"/>
        <w:numPr>
          <w:ilvl w:val="0"/>
          <w:numId w:val="45"/>
        </w:numPr>
        <w:rPr>
          <w:ins w:id="1045" w:author="Claude" w:date="2026-09-29T12:00:00Z"/>
        </w:rPr>
      </w:pPr>
      <w:ins w:id="1046" w:author="Claude" w:date="2026-09-29T12:00:00Z">
        <w:r>
          <w:t xml:space="preserve">Afklaring af, om Kunden udnytter Optionen på DVR online, jf. Kontraktens punkt 6.2.1, og i givet fald indarbejdelse af aktiviteterne vedrørende Optionen i tidsplanen.</w:t>
        </w:r>
      </w:ins>
    </w:p>
    <w:p w14:paraId="61090F8A" w14:textId="5A7C54BD" w:rsidR="002866B4" w:rsidRPr="005C5AB7" w:rsidRDefault="002866B4" w:rsidP="000D0B65">
      <w:pPr>
        <w:pStyle w:val="Listeafsnit"/>
      </w:pPr>
    </w:p>
    <w:p w14:paraId="2208D734" w14:textId="21DC99E6" w:rsidR="009530D7" w:rsidRPr="00541AA2" w:rsidRDefault="009530D7" w:rsidP="009530D7">
      <w:r>
        <w:t xml:space="preserve">En nærmere beskrivelse af, hvorledes Leverandøren vil tilrettelægge afklaringsfasen, fremgår af Appendiks A. </w:t>
      </w:r>
    </w:p>
    <w:p w14:paraId="6518ACA8" w14:textId="77777777" w:rsidR="00B87752" w:rsidRDefault="00B87752" w:rsidP="009530D7"/>
    <w:p w14:paraId="0B653259" w14:textId="77777777" w:rsidR="00B87752" w:rsidRPr="00541AA2" w:rsidRDefault="00B87752" w:rsidP="009530D7"/>
    <w:p w14:paraId="4834A488" w14:textId="27ECD539" w:rsidR="009530D7" w:rsidRDefault="009530D7" w:rsidP="009530D7"/>
    <w:p w14:paraId="6F98199D" w14:textId="78904D00" w:rsidR="005265AF" w:rsidRDefault="00FA1FEF" w:rsidP="00F94DEF">
      <w:pPr>
        <w:pStyle w:val="Overskrift2"/>
        <w:spacing w:before="0"/>
      </w:pPr>
      <w:bookmarkStart w:id="37" w:name="_Toc232685588"/>
      <w:r>
        <w:lastRenderedPageBreak/>
        <w:t>Udviklingsfasen</w:t>
      </w:r>
      <w:bookmarkEnd w:id="37"/>
    </w:p>
    <w:p w14:paraId="7CA264BF" w14:textId="77777777" w:rsidR="00323E93" w:rsidRPr="00323E93" w:rsidRDefault="00323E93" w:rsidP="00323E93"/>
    <w:p w14:paraId="068D00B7" w14:textId="1CA948CA" w:rsidR="0083281D" w:rsidRDefault="00094E5F" w:rsidP="00323E93">
      <w:r>
        <w:t xml:space="preserve">Kundens driftsleverandør har ansvaret for etableringen af alle tre miljøer (brugertestmiljø, stagingmiljøet og produktionsmiljøet, men med nødvendigt input fra Leverandørens bestillinger jf. Bilag 2. </w:t>
      </w:r>
    </w:p>
    <w:p w14:paraId="2A3C3560" w14:textId="77777777" w:rsidR="0083281D" w:rsidRDefault="0083281D" w:rsidP="00323E93"/>
    <w:p w14:paraId="53CA9E11" w14:textId="68CFC157" w:rsidR="00930859" w:rsidRDefault="00930859" w:rsidP="00323E93">
      <w:r>
        <w:t xml:space="preserve">I </w:t>
      </w:r>
      <w:r>
        <w:rPr>
          <w:b/>
          <w:bCs/>
        </w:rPr>
        <w:t>første del af udviklingsfasen</w:t>
      </w:r>
      <w:r>
        <w:t xml:space="preserve"> etableres de grundlæggende tekniske forudsætninger for Løsningen. Denne del har til formål at validere centrale arkitekturmæssige, datamæssige og integrationsmæssige forudsætninger tidligt i udviklingsforløbet, således at Parterne og de relevante eksterne anvendersystemer får et tidligt grundlag for at afklare væsentlige tekniske forhold.</w:t>
      </w:r>
    </w:p>
    <w:p w14:paraId="7C969AD6" w14:textId="77777777" w:rsidR="00930859" w:rsidRDefault="00930859" w:rsidP="00323E93"/>
    <w:p w14:paraId="2E2E72C8" w14:textId="6A611A56" w:rsidR="00F92F34" w:rsidRPr="00435D1F" w:rsidRDefault="00323E93" w:rsidP="00323E93">
      <w:r>
        <w:t xml:space="preserve">Udviklingsfasen skal </w:t>
      </w:r>
      <w:r>
        <w:rPr>
          <w:i/>
          <w:iCs/>
        </w:rPr>
        <w:t>udover</w:t>
      </w:r>
      <w:r>
        <w:t xml:space="preserve"> selve udviklingen indeholde følgende aktiviteter: </w:t>
      </w:r>
    </w:p>
    <w:p w14:paraId="1EE5EA5E" w14:textId="77777777" w:rsidR="00F92F34" w:rsidRPr="00062E32" w:rsidRDefault="00F92F34" w:rsidP="00323E93"/>
    <w:p w14:paraId="5A1432B4" w14:textId="415CDEE3" w:rsidR="007B1364" w:rsidRPr="00062E32" w:rsidRDefault="007B1364" w:rsidP="00046A01">
      <w:pPr>
        <w:pStyle w:val="Listeafsnit"/>
        <w:numPr>
          <w:ilvl w:val="0"/>
          <w:numId w:val="40"/>
        </w:numPr>
      </w:pPr>
      <w:r>
        <w:t xml:space="preserve">Konkret plan for etablering af miljøer (brugertest, staging og produktion) aftales mellem Parterne og Leverandøren udarbejder medfølgende installationsvejledning jf. Bilag 4.</w:t>
      </w:r>
    </w:p>
    <w:p w14:paraId="32B8AC1D" w14:textId="77777777" w:rsidR="00900DC6" w:rsidRDefault="00900DC6" w:rsidP="00323E93">
      <w:pPr>
        <w:rPr>
          <w:highlight w:val="yellow"/>
        </w:rPr>
      </w:pPr>
    </w:p>
    <w:p w14:paraId="55282D07" w14:textId="6ED6CE31" w:rsidR="00323E93" w:rsidRPr="00AE3A48" w:rsidRDefault="00900DC6" w:rsidP="00046A01">
      <w:pPr>
        <w:pStyle w:val="Listeafsnit"/>
        <w:numPr>
          <w:ilvl w:val="0"/>
          <w:numId w:val="40"/>
        </w:numPr>
      </w:pPr>
      <w:r>
        <w:t xml:space="preserve">Derefter gennemføres en initierende POC hos Leverandøren med et smalt, time-afgrænset scope til at validere arkitektur, domænemodel og snitfladespecifikation (OpenAPI/WSDL) ved brug af enkle stubs/mocks. POC’en er ikke en kontraktuel prøve.</w:t>
      </w:r>
    </w:p>
    <w:p w14:paraId="1BDED86F" w14:textId="77777777" w:rsidR="00323E93" w:rsidRPr="00AE3A48" w:rsidRDefault="00323E93" w:rsidP="00323E93"/>
    <w:p w14:paraId="44B28877" w14:textId="0CA32F91" w:rsidR="007643B0" w:rsidRPr="00AE3A48" w:rsidRDefault="009400C5" w:rsidP="00046A01">
      <w:pPr>
        <w:pStyle w:val="Listeafsnit"/>
        <w:numPr>
          <w:ilvl w:val="0"/>
          <w:numId w:val="40"/>
        </w:numPr>
      </w:pPr>
      <w:r>
        <w:t xml:space="preserve">Så etableres de fornødne forudsætninger for verifikationstestens gennemførelse i Kundens brugertestmiljø (hos Kundens driftsleverandør) med kørende endpoints, anonymiserede testdata og udleverede testpakker. Snitfladen versionsfryses forud for afprøvning. </w:t>
      </w:r>
    </w:p>
    <w:p w14:paraId="39F1DD24" w14:textId="77777777" w:rsidR="007643B0" w:rsidRPr="00AE3A48" w:rsidRDefault="007643B0" w:rsidP="00323E93"/>
    <w:p w14:paraId="418A47E8" w14:textId="4D783326" w:rsidR="00806509" w:rsidRPr="00AE3A48" w:rsidRDefault="00323E93" w:rsidP="00046A01">
      <w:pPr>
        <w:pStyle w:val="Listeafsnit"/>
        <w:numPr>
          <w:ilvl w:val="0"/>
          <w:numId w:val="40"/>
        </w:numPr>
      </w:pPr>
      <w:r>
        <w:t xml:space="preserve">Herefter afvikles ét verificeringsvindue for eksterne anvendersystemer (dyrlæge-EPJ, apoteker, stamdatakilde/stamdataservice og §39-aktører), hvori der afvikles en verifikationstest, jf. bilag 14. </w:t>
      </w:r>
    </w:p>
    <w:p w14:paraId="4C6E2AD4" w14:textId="77777777" w:rsidR="006E25C7" w:rsidRDefault="006E25C7" w:rsidP="00323E93"/>
    <w:p w14:paraId="368C2B8C" w14:textId="32D4F68F" w:rsidR="008A729F" w:rsidRPr="008A729F" w:rsidRDefault="008A729F" w:rsidP="008A729F">
      <w:r>
        <w:rPr>
          <w:b/>
          <w:bCs/>
        </w:rPr>
        <w:t xml:space="preserve">I anden del af udviklingsfasen</w:t>
      </w:r>
      <w:r>
        <w:t xml:space="preserve"> fortsætter Leverandøren det egentlige udviklingsarbejde frem mod en fuldt udviklet, konfigureret, dokumenteret og testbar Løsning. Denne del omfatter færdiggørelse af funktionalitet, integrationer, tekniske komponenter, dokumentation, releasepakker og øvrige leverancer, der er nødvendige for, at Løsningen kan gennemgå de formelle prøver.</w:t>
      </w:r>
    </w:p>
    <w:p w14:paraId="0AE9A611" w14:textId="77777777" w:rsidR="008A729F" w:rsidRDefault="008A729F" w:rsidP="00323E93"/>
    <w:p w14:paraId="0137D6B6" w14:textId="77777777" w:rsidR="0028425C" w:rsidRPr="0028425C" w:rsidRDefault="0028425C" w:rsidP="0028425C">
      <w:r>
        <w:t>En nærmere beskrivelse af, hvorledes Leverandøren vil tilrettelægge udviklingsfasen, herunder forløbet efter verifikationstestens afslutning og frem mod de formelle prøver, fremgår af Appendiks B.</w:t>
      </w:r>
    </w:p>
    <w:p w14:paraId="1D393AC8" w14:textId="77777777" w:rsidR="008A729F" w:rsidRDefault="008A729F" w:rsidP="00323E93"/>
    <w:p w14:paraId="3414065A" w14:textId="77777777" w:rsidR="006E2F64" w:rsidRDefault="006E2F64" w:rsidP="006E2F64">
      <w:r>
        <w:t>Når udviklingsfasens anden del er gennemført, gennemføres de formelle prøver i overensstemmelse med bilag 14.</w:t>
      </w:r>
    </w:p>
    <w:p w14:paraId="410FD729" w14:textId="77777777" w:rsidR="00FF795B" w:rsidRPr="0028425C" w:rsidRDefault="00FF795B" w:rsidP="006E2F64"/>
    <w:p w14:paraId="237CC9C4" w14:textId="05551D3A" w:rsidR="00AA41C1" w:rsidRDefault="00AA41C1" w:rsidP="00AA41C1"/>
    <w:p w14:paraId="1F13BA13" w14:textId="3842B2BC" w:rsidR="00D83346" w:rsidRDefault="00D83346" w:rsidP="00D83346">
      <w:pPr>
        <w:pStyle w:val="Overskrift1"/>
        <w:pageBreakBefore w:val="0"/>
        <w:spacing w:line="276" w:lineRule="auto"/>
      </w:pPr>
      <w:bookmarkStart w:id="38" w:name="_Ref119667060"/>
      <w:bookmarkStart w:id="39" w:name="_Toc232685589"/>
      <w:r>
        <w:t>Hovedtidsplan</w:t>
      </w:r>
      <w:bookmarkEnd w:id="38"/>
      <w:bookmarkEnd w:id="39"/>
    </w:p>
    <w:p w14:paraId="4198F782" w14:textId="77777777" w:rsidR="00D83346" w:rsidRDefault="00D83346" w:rsidP="00D83346">
      <w:r>
        <w:t>Nedenfor fremgår hovedtidsplanen for Leverancen.</w:t>
      </w:r>
    </w:p>
    <w:p w14:paraId="71CFAD49" w14:textId="1B97CAF7" w:rsidR="00D83346" w:rsidRDefault="00D83346" w:rsidP="00D83346"/>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423"/>
      </w:tblGrid>
      <w:tr w:rsidR="00D83346" w:rsidRPr="00541AA2" w14:paraId="0DEE4490" w14:textId="77777777" w:rsidTr="7267736D">
        <w:trPr>
          <w:tblHeader/>
        </w:trPr>
        <w:tc>
          <w:tcPr>
            <w:tcW w:w="4508" w:type="dxa"/>
            <w:shd w:val="clear" w:color="auto" w:fill="009DF0" w:themeFill="text2"/>
            <w:tcMar>
              <w:top w:w="28" w:type="dxa"/>
              <w:bottom w:w="28" w:type="dxa"/>
            </w:tcMar>
          </w:tcPr>
          <w:p w14:paraId="23ECC337" w14:textId="4417C936" w:rsidR="00D83346" w:rsidRPr="00541AA2" w:rsidRDefault="00D83346" w:rsidP="00C90B21">
            <w:pPr>
              <w:rPr>
                <w:color w:val="FFFFFF" w:themeColor="background1"/>
              </w:rPr>
            </w:pPr>
            <w:r>
              <w:rPr>
                <w:b/>
                <w:bCs/>
                <w:color w:val="FFFFFF" w:themeColor="background1"/>
              </w:rPr>
              <w:t>Milepæle og vigtigste aktiviteter</w:t>
            </w:r>
          </w:p>
        </w:tc>
        <w:tc>
          <w:tcPr>
            <w:tcW w:w="4423" w:type="dxa"/>
            <w:shd w:val="clear" w:color="auto" w:fill="009DF0" w:themeFill="text2"/>
          </w:tcPr>
          <w:p w14:paraId="4D09D99D" w14:textId="77777777" w:rsidR="00D83346" w:rsidRPr="00541AA2" w:rsidRDefault="00D83346" w:rsidP="00F94DEF">
            <w:pPr>
              <w:rPr>
                <w:b/>
                <w:bCs/>
                <w:color w:val="FFFFFF" w:themeColor="background1"/>
              </w:rPr>
            </w:pPr>
            <w:r>
              <w:rPr>
                <w:b/>
                <w:bCs/>
                <w:color w:val="FFFFFF" w:themeColor="background1"/>
              </w:rPr>
              <w:t>Dato</w:t>
            </w:r>
          </w:p>
        </w:tc>
      </w:tr>
      <w:tr w:rsidR="00D83346" w:rsidRPr="008142EE" w14:paraId="491B1DB5" w14:textId="77777777" w:rsidTr="7267736D">
        <w:tc>
          <w:tcPr>
            <w:tcW w:w="4508" w:type="dxa"/>
            <w:tcMar>
              <w:top w:w="28" w:type="dxa"/>
              <w:bottom w:w="28" w:type="dxa"/>
            </w:tcMar>
          </w:tcPr>
          <w:p w14:paraId="1EFF8F0B" w14:textId="3C3D3580" w:rsidR="00D83346" w:rsidRPr="008142EE" w:rsidRDefault="00D83346">
            <w:pPr>
              <w:rPr>
                <w:b/>
                <w:bCs/>
              </w:rPr>
            </w:pPr>
            <w:r>
              <w:rPr>
                <w:b/>
                <w:bCs/>
              </w:rPr>
              <w:t xml:space="preserve">Afklaringsfasen igangsættes</w:t>
            </w:r>
          </w:p>
        </w:tc>
        <w:tc>
          <w:tcPr>
            <w:tcW w:w="4423" w:type="dxa"/>
            <w:tcMar>
              <w:top w:w="28" w:type="dxa"/>
              <w:bottom w:w="28" w:type="dxa"/>
            </w:tcMar>
          </w:tcPr>
          <w:p w14:paraId="4D1F6965" w14:textId="77777777" w:rsidR="00D83346" w:rsidRPr="008142EE" w:rsidRDefault="00D83346">
            <w:pPr>
              <w:rPr>
                <w:b/>
                <w:bCs/>
              </w:rPr>
            </w:pPr>
          </w:p>
        </w:tc>
      </w:tr>
      <w:tr w:rsidR="008142EE" w:rsidRPr="008142EE" w14:paraId="0E1FBFD4" w14:textId="77777777" w:rsidTr="7267736D">
        <w:trPr>
          <w:trHeight w:val="300"/>
        </w:trPr>
        <w:tc>
          <w:tcPr>
            <w:tcW w:w="4508" w:type="dxa"/>
            <w:tcMar>
              <w:top w:w="28" w:type="dxa"/>
              <w:bottom w:w="28" w:type="dxa"/>
            </w:tcMar>
          </w:tcPr>
          <w:p w14:paraId="1A14169C" w14:textId="563C14A4" w:rsidR="008142EE" w:rsidRPr="008142EE" w:rsidRDefault="008142EE">
            <w:pPr>
              <w:rPr>
                <w:b/>
                <w:bCs/>
              </w:rPr>
            </w:pPr>
            <w:r>
              <w:rPr>
                <w:b/>
                <w:bCs/>
              </w:rPr>
              <w:t xml:space="preserve">Afklaringsfasen godkendes </w:t>
            </w:r>
          </w:p>
        </w:tc>
        <w:tc>
          <w:tcPr>
            <w:tcW w:w="4423" w:type="dxa"/>
            <w:tcMar>
              <w:top w:w="28" w:type="dxa"/>
              <w:bottom w:w="28" w:type="dxa"/>
            </w:tcMar>
          </w:tcPr>
          <w:p w14:paraId="0FB42C9A" w14:textId="77777777" w:rsidR="008142EE" w:rsidRPr="008142EE" w:rsidRDefault="008142EE">
            <w:pPr>
              <w:rPr>
                <w:b/>
                <w:bCs/>
              </w:rPr>
            </w:pPr>
          </w:p>
        </w:tc>
      </w:tr>
      <w:tr w:rsidR="000B792C" w:rsidRPr="008142EE" w14:paraId="37F2FE42" w14:textId="77777777" w:rsidTr="7267736D">
        <w:tc>
          <w:tcPr>
            <w:tcW w:w="4508" w:type="dxa"/>
            <w:tcMar>
              <w:top w:w="28" w:type="dxa"/>
              <w:bottom w:w="28" w:type="dxa"/>
            </w:tcMar>
          </w:tcPr>
          <w:p w14:paraId="7D33AD94" w14:textId="00691BEA" w:rsidR="000B792C" w:rsidRPr="008142EE" w:rsidRDefault="000B792C">
            <w:pPr>
              <w:rPr>
                <w:b/>
                <w:bCs/>
              </w:rPr>
            </w:pPr>
            <w:r>
              <w:rPr>
                <w:b/>
                <w:bCs/>
              </w:rPr>
              <w:lastRenderedPageBreak/>
              <w:t xml:space="preserve">POC gennemført</w:t>
            </w:r>
          </w:p>
        </w:tc>
        <w:tc>
          <w:tcPr>
            <w:tcW w:w="4423" w:type="dxa"/>
            <w:tcMar>
              <w:top w:w="28" w:type="dxa"/>
              <w:bottom w:w="28" w:type="dxa"/>
            </w:tcMar>
          </w:tcPr>
          <w:p w14:paraId="42970DA3" w14:textId="77777777" w:rsidR="000B792C" w:rsidRPr="008142EE" w:rsidRDefault="000B792C">
            <w:pPr>
              <w:rPr>
                <w:b/>
                <w:bCs/>
              </w:rPr>
            </w:pPr>
          </w:p>
        </w:tc>
      </w:tr>
      <w:tr w:rsidR="00D6213B" w:rsidRPr="00D6213B" w14:paraId="1D6CA3FC" w14:textId="77777777" w:rsidTr="7267736D">
        <w:tc>
          <w:tcPr>
            <w:tcW w:w="4508" w:type="dxa"/>
            <w:tcMar>
              <w:top w:w="28" w:type="dxa"/>
              <w:bottom w:w="28" w:type="dxa"/>
            </w:tcMar>
          </w:tcPr>
          <w:p w14:paraId="1D6C12F4" w14:textId="4C160960" w:rsidR="00F323D7" w:rsidRPr="00FC6333" w:rsidRDefault="00317788">
            <w:pPr>
              <w:rPr>
                <w:b/>
              </w:rPr>
            </w:pPr>
            <w:r>
              <w:rPr>
                <w:b/>
              </w:rPr>
              <w:t xml:space="preserve">Verificeringsvindue </w:t>
            </w:r>
            <w:r>
              <w:rPr>
                <w:b/>
                <w:bCs/>
              </w:rPr>
              <w:t>igangsættes</w:t>
            </w:r>
          </w:p>
        </w:tc>
        <w:tc>
          <w:tcPr>
            <w:tcW w:w="4423" w:type="dxa"/>
            <w:tcMar>
              <w:top w:w="28" w:type="dxa"/>
              <w:bottom w:w="28" w:type="dxa"/>
            </w:tcMar>
          </w:tcPr>
          <w:p w14:paraId="561FCF9D" w14:textId="77777777" w:rsidR="00D6213B" w:rsidRPr="00D6213B" w:rsidRDefault="00D6213B">
            <w:pPr>
              <w:rPr>
                <w:b/>
                <w:bCs/>
              </w:rPr>
            </w:pPr>
          </w:p>
        </w:tc>
      </w:tr>
      <w:tr w:rsidR="00992B98" w:rsidRPr="00D6213B" w14:paraId="119D3DA0" w14:textId="77777777" w:rsidTr="7267736D">
        <w:tc>
          <w:tcPr>
            <w:tcW w:w="4508" w:type="dxa"/>
            <w:tcMar>
              <w:top w:w="28" w:type="dxa"/>
              <w:bottom w:w="28" w:type="dxa"/>
            </w:tcMar>
          </w:tcPr>
          <w:p w14:paraId="716BC932" w14:textId="3C65B99C" w:rsidR="00992B98" w:rsidRPr="007A0767" w:rsidRDefault="0051558B" w:rsidP="00B50E7D">
            <w:pPr>
              <w:rPr>
                <w:b/>
              </w:rPr>
            </w:pPr>
            <w:r>
              <w:rPr>
                <w:b/>
              </w:rPr>
              <w:t xml:space="preserve">Verificeringsvindue afsluttes</w:t>
            </w:r>
            <w:r>
              <w:rPr>
                <w:b/>
                <w:bCs/>
              </w:rPr>
              <w:t xml:space="preserve"> med verifikationstest</w:t>
            </w:r>
          </w:p>
        </w:tc>
        <w:tc>
          <w:tcPr>
            <w:tcW w:w="4423" w:type="dxa"/>
            <w:tcMar>
              <w:top w:w="28" w:type="dxa"/>
              <w:bottom w:w="28" w:type="dxa"/>
            </w:tcMar>
          </w:tcPr>
          <w:p w14:paraId="4F12719C" w14:textId="77777777" w:rsidR="00992B98" w:rsidRPr="00D6213B" w:rsidRDefault="00992B98">
            <w:pPr>
              <w:rPr>
                <w:b/>
                <w:bCs/>
              </w:rPr>
            </w:pPr>
          </w:p>
        </w:tc>
      </w:tr>
      <w:tr w:rsidR="00465DBD" w:rsidRPr="00541AA2" w14:paraId="2D46FDD3" w14:textId="77777777" w:rsidTr="7267736D">
        <w:tc>
          <w:tcPr>
            <w:tcW w:w="4508" w:type="dxa"/>
            <w:tcMar>
              <w:top w:w="28" w:type="dxa"/>
              <w:bottom w:w="28" w:type="dxa"/>
            </w:tcMar>
          </w:tcPr>
          <w:p w14:paraId="7EBAFABD" w14:textId="4D25A4B9" w:rsidR="00465DBD" w:rsidRPr="00960C2D" w:rsidRDefault="00465DBD" w:rsidP="00465DBD">
            <w:pPr>
              <w:rPr>
                <w:b/>
              </w:rPr>
            </w:pPr>
            <w:r>
              <w:rPr>
                <w:b/>
              </w:rPr>
              <w:t>Overtagelsesprøve godkendes</w:t>
            </w:r>
          </w:p>
        </w:tc>
        <w:tc>
          <w:tcPr>
            <w:tcW w:w="4423" w:type="dxa"/>
            <w:tcMar>
              <w:top w:w="28" w:type="dxa"/>
              <w:bottom w:w="28" w:type="dxa"/>
            </w:tcMar>
          </w:tcPr>
          <w:p w14:paraId="66322875" w14:textId="5487FC64" w:rsidR="00465DBD" w:rsidRPr="00541AA2" w:rsidRDefault="00465DBD" w:rsidP="00465DBD"/>
        </w:tc>
      </w:tr>
      <w:tr w:rsidR="00465DBD" w:rsidRPr="00541AA2" w14:paraId="3FAE040A" w14:textId="77777777" w:rsidTr="7267736D">
        <w:tc>
          <w:tcPr>
            <w:tcW w:w="4508" w:type="dxa"/>
            <w:tcMar>
              <w:top w:w="28" w:type="dxa"/>
              <w:bottom w:w="28" w:type="dxa"/>
            </w:tcMar>
          </w:tcPr>
          <w:p w14:paraId="17846205" w14:textId="6C83C463" w:rsidR="00465DBD" w:rsidRPr="00960C2D" w:rsidRDefault="00465DBD" w:rsidP="00465DBD">
            <w:pPr>
              <w:rPr>
                <w:b/>
              </w:rPr>
            </w:pPr>
            <w:r>
              <w:rPr>
                <w:b/>
              </w:rPr>
              <w:t xml:space="preserve">Driftsprøve </w:t>
            </w:r>
            <w:r>
              <w:rPr>
                <w:b/>
                <w:bCs/>
              </w:rPr>
              <w:t>igangsættes</w:t>
            </w:r>
          </w:p>
        </w:tc>
        <w:tc>
          <w:tcPr>
            <w:tcW w:w="4423" w:type="dxa"/>
            <w:tcMar>
              <w:top w:w="28" w:type="dxa"/>
              <w:bottom w:w="28" w:type="dxa"/>
            </w:tcMar>
          </w:tcPr>
          <w:p w14:paraId="4CB10F8A" w14:textId="77777777" w:rsidR="00465DBD" w:rsidRPr="00541AA2" w:rsidRDefault="00465DBD" w:rsidP="00465DBD"/>
        </w:tc>
      </w:tr>
      <w:tr w:rsidR="00465DBD" w:rsidRPr="00541AA2" w14:paraId="4F5D8DF5" w14:textId="77777777" w:rsidTr="7267736D">
        <w:tc>
          <w:tcPr>
            <w:tcW w:w="4508" w:type="dxa"/>
            <w:tcMar>
              <w:top w:w="28" w:type="dxa"/>
              <w:bottom w:w="28" w:type="dxa"/>
            </w:tcMar>
          </w:tcPr>
          <w:p w14:paraId="03FF0631" w14:textId="33AB007E" w:rsidR="00465DBD" w:rsidRPr="00960C2D" w:rsidRDefault="00465DBD" w:rsidP="00465DBD">
            <w:pPr>
              <w:rPr>
                <w:b/>
              </w:rPr>
            </w:pPr>
            <w:r>
              <w:rPr>
                <w:b/>
              </w:rPr>
              <w:t>Driftsprøve godkendes</w:t>
            </w:r>
          </w:p>
        </w:tc>
        <w:tc>
          <w:tcPr>
            <w:tcW w:w="4423" w:type="dxa"/>
            <w:tcMar>
              <w:top w:w="28" w:type="dxa"/>
              <w:bottom w:w="28" w:type="dxa"/>
            </w:tcMar>
          </w:tcPr>
          <w:p w14:paraId="699D3740" w14:textId="77777777" w:rsidR="00465DBD" w:rsidRPr="00541AA2" w:rsidRDefault="00465DBD" w:rsidP="00465DBD"/>
        </w:tc>
      </w:tr>
    </w:tbl>
    <w:p w14:paraId="295225CC" w14:textId="62FFB62A" w:rsidR="00D83346" w:rsidRDefault="00D83346" w:rsidP="00D83346"/>
    <w:p w14:paraId="55F4367B" w14:textId="7E3F3849" w:rsidR="0016246D" w:rsidRPr="00541AA2" w:rsidRDefault="0016246D" w:rsidP="0016246D">
      <w:r>
        <w:t xml:space="preserve">Ændring af hovedtidsplanen kan kun ske i overensstemmelse med Kontraktens punkt 7 og bilag 9.</w:t>
      </w:r>
    </w:p>
    <w:p w14:paraId="7061F1EB" w14:textId="77777777" w:rsidR="00D15E10" w:rsidRDefault="00D15E10" w:rsidP="0016246D"/>
    <w:p w14:paraId="7A2640E0" w14:textId="77777777" w:rsidR="00D15E10" w:rsidRDefault="00D15E10" w:rsidP="0016246D"/>
    <w:p w14:paraId="404CF78E" w14:textId="5E0B5C47" w:rsidR="00EB4E53" w:rsidRDefault="00EB4E53" w:rsidP="00EB4E53">
      <w:pPr>
        <w:pStyle w:val="Overskrift1"/>
        <w:pageBreakBefore w:val="0"/>
        <w:spacing w:line="276" w:lineRule="auto"/>
      </w:pPr>
      <w:bookmarkStart w:id="40" w:name="_Toc232685590"/>
      <w:r>
        <w:t>Detaljeret tids- og aktivitetsplan</w:t>
      </w:r>
      <w:bookmarkEnd w:id="40"/>
    </w:p>
    <w:p w14:paraId="3FF3FA2C" w14:textId="77777777" w:rsidR="004D08AF" w:rsidRPr="00C067C7" w:rsidRDefault="004D08AF" w:rsidP="004D08AF">
      <w:r>
        <w:t xml:space="preserve">En detaljeret tids- og aktivitetsplan indgår som Appendiks C. </w:t>
      </w:r>
    </w:p>
    <w:p w14:paraId="0DD130A5" w14:textId="77777777" w:rsidR="004D08AF" w:rsidRPr="00C067C7" w:rsidRDefault="004D08AF" w:rsidP="004D08AF"/>
    <w:p w14:paraId="2D43E86F" w14:textId="7D559E41" w:rsidR="004D08AF" w:rsidRDefault="004D08AF" w:rsidP="004D08AF">
      <w:r>
        <w:t xml:space="preserve">Leverandøren er i hele forløbet for udviklingen af Leverancen forpligtet til løbende at opdatere den detaljerede tids- og aktivitetsplan i Appendiks C, således at den detaljerede tids- og aktivitetsplan afspejler projektforløbet fremadrettet. </w:t>
      </w:r>
    </w:p>
    <w:p w14:paraId="2138B089" w14:textId="77777777" w:rsidR="004D08AF" w:rsidRDefault="004D08AF" w:rsidP="004D08AF"/>
    <w:p w14:paraId="16D932D1" w14:textId="5B6B36B5" w:rsidR="004D08AF" w:rsidRDefault="004D08AF" w:rsidP="004D08AF">
      <w:r>
        <w:t xml:space="preserve">Opdateringer af den detaljerede tidsplan udgør ikke en ændring, men alle opdateringer skal godkendes af Kundens projektleder, jf. bilag 10.</w:t>
      </w:r>
    </w:p>
    <w:p w14:paraId="257F3480" w14:textId="77777777" w:rsidR="004D08AF" w:rsidRDefault="004D08AF" w:rsidP="004D08AF"/>
    <w:p w14:paraId="1C0DCB4C" w14:textId="441C4529" w:rsidR="004D08AF" w:rsidRDefault="004D08AF" w:rsidP="004D08AF">
      <w:r>
        <w:t xml:space="preserve">Opdateringer af den detaljerede tids- og aktivitetsplan kan ikke ændre på hovedtidsplanen, jf. punkt </w:t>
        <w:fldChar w:fldCharType="begin"/>
        <w:instrText xml:space="preserve"> REF _Ref119667060 \r \h </w:instrText>
        <w:instrText xml:space="preserve"> \* MERGEFORMAT </w:instrText>
        <w:fldChar w:fldCharType="separate"/>
        <w:t>3</w:t>
        <w:fldChar w:fldCharType="end"/>
        <w:t xml:space="preserve">. Såfremt opdateringer til den detaljerede tids- og aktivitetsplan kræver opdateringer af hovedtidsplanen, betragtes dette som en ændring, jf. punkt </w:t>
        <w:fldChar w:fldCharType="begin"/>
        <w:instrText xml:space="preserve"> REF _Ref119667060 \r \h </w:instrText>
        <w:instrText xml:space="preserve"> \* MERGEFORMAT </w:instrText>
        <w:fldChar w:fldCharType="separate"/>
        <w:t>3</w:t>
        <w:fldChar w:fldCharType="end"/>
        <w:t xml:space="preserve"> ovenfor.</w:t>
      </w:r>
    </w:p>
    <w:p w14:paraId="74DFF817" w14:textId="77777777" w:rsidR="00EB4E53" w:rsidRPr="00EB4E53" w:rsidRDefault="00EB4E53" w:rsidP="00EB4E53"/>
    <w:p w14:paraId="7471B891" w14:textId="77777777" w:rsidR="000C22A5" w:rsidRDefault="000C22A5" w:rsidP="00E9667B">
      <w:pPr>
        <w:spacing w:line="276" w:lineRule="auto"/>
      </w:pPr>
    </w:p>
    <w:p w14:paraId="67EE6C6C" w14:textId="788AA511" w:rsidR="009272DB" w:rsidRDefault="009272DB" w:rsidP="009272DB">
      <w:pPr>
        <w:pStyle w:val="Overskrift1"/>
        <w:pageBreakBefore w:val="0"/>
        <w:spacing w:line="276" w:lineRule="auto"/>
      </w:pPr>
      <w:bookmarkStart w:id="41" w:name="_Toc232685591"/>
      <w:r>
        <w:t>Kundens deltagelse</w:t>
      </w:r>
      <w:bookmarkEnd w:id="41"/>
    </w:p>
    <w:p w14:paraId="0F6A1F36" w14:textId="3B1EB677" w:rsidR="009A3ED2" w:rsidRDefault="009A3ED2" w:rsidP="009A3ED2">
      <w:r>
        <w:t xml:space="preserve">I det omfang, at Leverandøren har særlige tidsmæssige krav til Kundens deltagelse, er dette beskrevet i bilag 11.</w:t>
      </w:r>
    </w:p>
    <w:p w14:paraId="753C2132" w14:textId="77777777" w:rsidR="009A3ED2" w:rsidRDefault="009A3ED2" w:rsidP="009A3ED2"/>
    <w:p w14:paraId="1ED27F6A" w14:textId="27F49B2E" w:rsidR="009A3ED2" w:rsidRDefault="009A3ED2" w:rsidP="009A3ED2">
      <w:r>
        <w:t xml:space="preserve">I forbindelse med udviklingen samt i relation til Selvstændige Opgaver og levering af Løbende Ydelser, kan der ikke forventes deltagelse fra Kunden i forbindelse med Kundens sædvanlige ferieperioder. Kundens deltagelse i sædvanlige ferieperioder kan alene ske efter Kundens forudgående accept. </w:t>
      </w:r>
    </w:p>
    <w:p w14:paraId="0C6ECFEA" w14:textId="77777777" w:rsidR="009A3ED2" w:rsidRDefault="009A3ED2" w:rsidP="009A3ED2"/>
    <w:p w14:paraId="122B05A6" w14:textId="0BAECB3A" w:rsidR="009A3ED2" w:rsidRDefault="009A3ED2" w:rsidP="009A3ED2">
      <w:r>
        <w:t xml:space="preserve">Kundens sædvanlige ferie- og spidsbelastningsperioder udgør i udgangspunktet følgende:</w:t>
      </w:r>
    </w:p>
    <w:p w14:paraId="17846947" w14:textId="77777777" w:rsidR="009A3ED2" w:rsidRDefault="009A3ED2" w:rsidP="009A3ED2"/>
    <w:p w14:paraId="4DC79691" w14:textId="3C478865" w:rsidR="009A3ED2" w:rsidRPr="007E602D" w:rsidRDefault="009A3ED2" w:rsidP="009A3ED2">
      <w:pPr>
        <w:pStyle w:val="Listeafsnit"/>
        <w:numPr>
          <w:ilvl w:val="0"/>
          <w:numId w:val="31"/>
        </w:numPr>
        <w:spacing w:line="276" w:lineRule="auto"/>
        <w:jc w:val="both"/>
      </w:pPr>
      <w:r>
        <w:t>1. juli til og med første uge af august</w:t>
      </w:r>
    </w:p>
    <w:p w14:paraId="7CE82757" w14:textId="0483BE02" w:rsidR="009A3ED2" w:rsidRPr="007E602D" w:rsidRDefault="009A3ED2" w:rsidP="009A3ED2">
      <w:pPr>
        <w:pStyle w:val="Listeafsnit"/>
        <w:numPr>
          <w:ilvl w:val="0"/>
          <w:numId w:val="31"/>
        </w:numPr>
        <w:spacing w:line="276" w:lineRule="auto"/>
        <w:jc w:val="both"/>
      </w:pPr>
      <w:r>
        <w:t>Vinterferien (uge 7)</w:t>
      </w:r>
    </w:p>
    <w:p w14:paraId="713A3FAB" w14:textId="77777777" w:rsidR="009A3ED2" w:rsidRPr="007E602D" w:rsidRDefault="009A3ED2" w:rsidP="009A3ED2">
      <w:pPr>
        <w:pStyle w:val="Listeafsnit"/>
        <w:numPr>
          <w:ilvl w:val="0"/>
          <w:numId w:val="31"/>
        </w:numPr>
        <w:spacing w:line="276" w:lineRule="auto"/>
        <w:jc w:val="both"/>
      </w:pPr>
      <w:r>
        <w:t>Påskeugen (fra Palmesøndag til og med 2. påskedag)</w:t>
      </w:r>
    </w:p>
    <w:p w14:paraId="62A9881E" w14:textId="7B27BEF9" w:rsidR="009A3ED2" w:rsidRDefault="009A3ED2" w:rsidP="009A3ED2">
      <w:pPr>
        <w:pStyle w:val="Listeafsnit"/>
        <w:numPr>
          <w:ilvl w:val="0"/>
          <w:numId w:val="31"/>
        </w:numPr>
        <w:spacing w:line="276" w:lineRule="auto"/>
        <w:jc w:val="both"/>
      </w:pPr>
      <w:r>
        <w:t>Efterårsferien (uge 42)</w:t>
      </w:r>
    </w:p>
    <w:p w14:paraId="02BB3BCD" w14:textId="457538BA" w:rsidR="00AA30D2" w:rsidRDefault="00B3727A" w:rsidP="00732254">
      <w:pPr>
        <w:pStyle w:val="Listeafsnit"/>
        <w:numPr>
          <w:ilvl w:val="0"/>
          <w:numId w:val="31"/>
        </w:numPr>
        <w:spacing w:line="276" w:lineRule="auto"/>
        <w:jc w:val="both"/>
      </w:pPr>
      <w:r>
        <w:t xml:space="preserve">Sidste halvdel af december måned er en spidsbelastet måned og ikke egnet til intensive projektaktiviteter</w:t>
      </w:r>
    </w:p>
    <w:p w14:paraId="3D89D9A1" w14:textId="369ADE37" w:rsidR="008142EE" w:rsidRDefault="009A3ED2" w:rsidP="00732254">
      <w:pPr>
        <w:pStyle w:val="Listeafsnit"/>
        <w:numPr>
          <w:ilvl w:val="0"/>
          <w:numId w:val="31"/>
        </w:numPr>
        <w:spacing w:line="276" w:lineRule="auto"/>
        <w:jc w:val="both"/>
      </w:pPr>
      <w:r>
        <w:t xml:space="preserve">Juleugen (fra den 24. december til og med 4. januar)</w:t>
      </w:r>
    </w:p>
    <w:p w14:paraId="59402B04" w14:textId="4C2A3242" w:rsidR="000C22A5" w:rsidRDefault="004957A4" w:rsidP="004957A4">
      <w:pPr>
        <w:pStyle w:val="Overskrift1"/>
      </w:pPr>
      <w:bookmarkStart w:id="42" w:name="_Toc232685592"/>
      <w:r>
        <w:lastRenderedPageBreak/>
        <w:t xml:space="preserve">Appendiks A – Aktiviteter i afklaringsfasen</w:t>
      </w:r>
      <w:bookmarkEnd w:id="42"/>
    </w:p>
    <w:p w14:paraId="75408874" w14:textId="40E39A7A" w:rsidR="009160CA" w:rsidRPr="00541AA2" w:rsidRDefault="009160CA" w:rsidP="009160CA">
      <w:pPr>
        <w:rPr>
          <w:i/>
        </w:rPr>
      </w:pPr>
      <w:r>
        <w:rPr>
          <w:i/>
          <w:highlight w:val="yellow"/>
        </w:rPr>
        <w:t xml:space="preserve">[Tilbudsgiver bedes beskrive de aktiviteter, som Kunden har fastlagt som en del af afklaringsfasen. Herudover bedes tilbudsgiver særskilt beskrive yderligere aktiviteter, som tilbudsgiver vurderer hensigtsmæssigt at gennemføre.]</w:t>
      </w:r>
      <w:r>
        <w:rPr>
          <w:i/>
        </w:rPr>
        <w:t xml:space="preserve"> </w:t>
      </w:r>
    </w:p>
    <w:p w14:paraId="04C8CADA" w14:textId="77777777" w:rsidR="009160CA" w:rsidRDefault="009160CA" w:rsidP="004957A4"/>
    <w:p w14:paraId="546C63EF" w14:textId="5B49ABAC" w:rsidR="004957A4" w:rsidRPr="00591682" w:rsidRDefault="004957A4" w:rsidP="004957A4">
      <w:pPr>
        <w:pStyle w:val="Overskrift1"/>
        <w:rPr>
          <w:b w:val="0"/>
          <w:bCs w:val="0"/>
        </w:rPr>
      </w:pPr>
      <w:bookmarkStart w:id="43" w:name="_Toc232685593"/>
      <w:r>
        <w:lastRenderedPageBreak/>
        <w:t xml:space="preserve">Appendiks B – Aktiviteter i udviklingsfasen</w:t>
      </w:r>
      <w:bookmarkEnd w:id="43"/>
    </w:p>
    <w:p w14:paraId="75C68512" w14:textId="678EA754" w:rsidR="00B13BD6" w:rsidRPr="00327E53" w:rsidRDefault="009165C7" w:rsidP="00B13BD6">
      <w:pPr>
        <w:rPr>
          <w:i/>
          <w:highlight w:val="yellow"/>
        </w:rPr>
      </w:pPr>
      <w:r>
        <w:rPr>
          <w:i/>
          <w:highlight w:val="yellow"/>
        </w:rPr>
        <w:t xml:space="preserve">[Tilbudsgiver bedes beskrive de aktiviteter, tilbudsgiver planlægger der skal gennemføres i udviklingsfasen. Beskrivelserne skal hænge sammen med indholdet i den detaljerede tids- og aktivitetsplanen i bilag C.]</w:t>
      </w:r>
    </w:p>
    <w:p w14:paraId="5BEBFC3F" w14:textId="77777777" w:rsidR="00B13BD6" w:rsidRDefault="00B13BD6" w:rsidP="00B13BD6">
      <w:pPr>
        <w:rPr>
          <w:i/>
          <w:highlight w:val="yellow"/>
        </w:rPr>
      </w:pPr>
    </w:p>
    <w:p w14:paraId="110959B4" w14:textId="1D2DCD7D" w:rsidR="004957A4" w:rsidRPr="00A93B2B" w:rsidRDefault="004957A4" w:rsidP="004957A4">
      <w:pPr>
        <w:pStyle w:val="Overskrift1"/>
      </w:pPr>
      <w:bookmarkStart w:id="44" w:name="_Toc232685594"/>
      <w:r>
        <w:lastRenderedPageBreak/>
        <w:t>Appendiks C – Detaljeret tids- og aktivitetsplan</w:t>
      </w:r>
      <w:bookmarkEnd w:id="44"/>
    </w:p>
    <w:p w14:paraId="62782236" w14:textId="49D66864" w:rsidR="004E491E" w:rsidRPr="00D91C81" w:rsidRDefault="009160CA" w:rsidP="009160CA">
      <w:pPr>
        <w:rPr>
          <w:i/>
          <w:highlight w:val="yellow"/>
        </w:rPr>
      </w:pPr>
      <w:r>
        <w:rPr>
          <w:i/>
          <w:highlight w:val="yellow"/>
        </w:rPr>
        <w:t xml:space="preserve">[Tilbudsgiver skal udarbejde et oplæg til en detaljeret tids- og aktivitetsplan for projektforløbet frem til godkendt driftsprøve for Leverancen. </w:t>
      </w:r>
    </w:p>
    <w:p w14:paraId="700BB538" w14:textId="77777777" w:rsidR="004E491E" w:rsidRPr="00D91C81" w:rsidRDefault="004E491E" w:rsidP="009160CA">
      <w:pPr>
        <w:rPr>
          <w:i/>
          <w:highlight w:val="yellow"/>
        </w:rPr>
      </w:pPr>
    </w:p>
    <w:p w14:paraId="48493554" w14:textId="0FE7BF8A" w:rsidR="004E491E" w:rsidRPr="00D91C81" w:rsidRDefault="004E491E" w:rsidP="009160CA">
      <w:pPr>
        <w:rPr>
          <w:i/>
          <w:highlight w:val="yellow"/>
        </w:rPr>
      </w:pPr>
      <w:r>
        <w:rPr>
          <w:i/>
          <w:highlight w:val="yellow"/>
        </w:rPr>
        <w:t xml:space="preserve">Den detaljerede tids- og aktivitetsplan skal indeholde alle væsentlige aktiviteter, der kan understøtte et hensigtsmæssigt leveranceforløb i overensstemmelse med Kontraktens bestemmelser. </w:t>
      </w:r>
    </w:p>
    <w:p>
      <w:pPr>
        <w:rPr>
          <w:ins w:id="1047" w:author="Claude" w:date="2026-09-29T12:00:00Z"/>
          <w:i/>
          <w:highlight w:val="yellow"/>
        </w:rPr>
      </w:pPr>
      <w:ins w:id="1048" w:author="Claude" w:date="2026-09-29T12:00:00Z">
        <w:r>
          <w:rPr>
            <w:i/>
            <w:highlight w:val="yellow"/>
          </w:rPr>
          <w:t xml:space="preserve">Aktiviteter vedrørende Optionen på DVR online skal indgå i planen, uanset om Kunden udnytter Optionen.</w:t>
        </w:r>
      </w:ins>
    </w:p>
    <w:p w14:paraId="1445CE35" w14:textId="77777777" w:rsidR="004E491E" w:rsidRPr="00D91C81" w:rsidRDefault="004E491E" w:rsidP="009160CA">
      <w:pPr>
        <w:rPr>
          <w:i/>
          <w:highlight w:val="yellow"/>
        </w:rPr>
      </w:pPr>
    </w:p>
    <w:p w14:paraId="268F18FF" w14:textId="03FAFFCF" w:rsidR="004E491E" w:rsidRPr="00D91C81" w:rsidRDefault="009160CA" w:rsidP="009160CA">
      <w:pPr>
        <w:rPr>
          <w:i/>
          <w:highlight w:val="yellow"/>
        </w:rPr>
      </w:pPr>
      <w:r>
        <w:rPr>
          <w:i/>
          <w:highlight w:val="yellow"/>
        </w:rPr>
        <w:t xml:space="preserve">I overensstemmelse med Kontraktens bestemmelser udbygges og opdateres den detaljerede tids- og aktivitetsplan løbende i kontraktforløbet. </w:t>
      </w:r>
    </w:p>
    <w:p w14:paraId="62CD711F" w14:textId="77777777" w:rsidR="004E491E" w:rsidRPr="00D91C81" w:rsidRDefault="004E491E" w:rsidP="009160CA">
      <w:pPr>
        <w:rPr>
          <w:i/>
          <w:highlight w:val="yellow"/>
        </w:rPr>
      </w:pPr>
    </w:p>
    <w:p w14:paraId="1B33CE43" w14:textId="2F1146F5" w:rsidR="004E491E" w:rsidRPr="00D91C81" w:rsidRDefault="009160CA" w:rsidP="009160CA">
      <w:pPr>
        <w:rPr>
          <w:i/>
          <w:highlight w:val="yellow"/>
        </w:rPr>
      </w:pPr>
      <w:r>
        <w:rPr>
          <w:i/>
          <w:highlight w:val="yellow"/>
        </w:rPr>
        <w:t xml:space="preserve">Den detaljerede tids- og aktivitetsplan skal nøje beskrive de relevante tidsmæssige angivelser af, hvornår Kunden skal stille sit it-miljø til rådighed for Leverandøren. </w:t>
      </w:r>
    </w:p>
    <w:p w14:paraId="216771C5" w14:textId="77777777" w:rsidR="004E491E" w:rsidRPr="00D91C81" w:rsidRDefault="004E491E" w:rsidP="009160CA">
      <w:pPr>
        <w:rPr>
          <w:i/>
          <w:highlight w:val="yellow"/>
        </w:rPr>
      </w:pPr>
    </w:p>
    <w:p w14:paraId="27968D9D" w14:textId="07BF5C1A" w:rsidR="004E491E" w:rsidRPr="00D91C81" w:rsidRDefault="009160CA" w:rsidP="009160CA">
      <w:pPr>
        <w:rPr>
          <w:i/>
          <w:highlight w:val="yellow"/>
        </w:rPr>
      </w:pPr>
      <w:r>
        <w:rPr>
          <w:i/>
          <w:highlight w:val="yellow"/>
        </w:rPr>
        <w:t xml:space="preserve">Den detaljerede tids- og aktivitetsplan skal fremhæve/markere aktiviteter, der er særligt kritiske for projektforløbets fremdrift. </w:t>
      </w:r>
    </w:p>
    <w:p w14:paraId="4BFE7787" w14:textId="77777777" w:rsidR="004E491E" w:rsidRPr="00D91C81" w:rsidRDefault="004E491E" w:rsidP="009160CA">
      <w:pPr>
        <w:rPr>
          <w:i/>
          <w:highlight w:val="yellow"/>
        </w:rPr>
      </w:pPr>
    </w:p>
    <w:p w14:paraId="34077DCA" w14:textId="3CD32F76" w:rsidR="004E491E" w:rsidRPr="00D91C81" w:rsidRDefault="009160CA" w:rsidP="009160CA">
      <w:pPr>
        <w:rPr>
          <w:i/>
          <w:highlight w:val="yellow"/>
        </w:rPr>
      </w:pPr>
      <w:r>
        <w:rPr>
          <w:i/>
          <w:highlight w:val="yellow"/>
        </w:rPr>
        <w:t xml:space="preserve">Den detaljerede tids- og aktivitetsplan skal ligeledes vise ansvarsfordelingen mellem Leverandøren og Kunden i forhold til de anførte aktiviteter samt evt. særlige tidsmæssige frister knyttet til Kundens deltagelse. </w:t>
      </w:r>
    </w:p>
    <w:p w14:paraId="004AF502" w14:textId="77777777" w:rsidR="004E491E" w:rsidRPr="00D91C81" w:rsidRDefault="004E491E" w:rsidP="009160CA">
      <w:pPr>
        <w:rPr>
          <w:i/>
          <w:highlight w:val="yellow"/>
        </w:rPr>
      </w:pPr>
    </w:p>
    <w:p w14:paraId="32A1FB2B" w14:textId="241D96EB" w:rsidR="009160CA" w:rsidRDefault="009160CA" w:rsidP="009160CA">
      <w:pPr>
        <w:rPr>
          <w:i/>
        </w:rPr>
      </w:pPr>
      <w:r>
        <w:rPr>
          <w:i/>
          <w:highlight w:val="yellow"/>
        </w:rPr>
        <w:t xml:space="preserve">Endeligt bør tidsplanen vise eventuelle eksterne afhængigheder og forudsætninger.]</w:t>
      </w:r>
    </w:p>
    <w:p w14:paraId="53850F1F" w14:textId="77777777" w:rsidR="009160CA" w:rsidRPr="004957A4" w:rsidRDefault="009160CA" w:rsidP="004957A4"/>
    <w:sectPr w:rsidR="009160CA" w:rsidRPr="004957A4" w:rsidSect="003D32A2">
      <w:footerReference w:type="even" r:id="rId21"/>
      <w:footerReference w:type="default" r:id="rId22"/>
      <w:footerReference w:type="first" r:id="rId23"/>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30AA0" w14:textId="77777777" w:rsidR="00DF22E4" w:rsidRDefault="00DF22E4" w:rsidP="009E4B94">
      <w:pPr>
        <w:spacing w:line="240" w:lineRule="auto"/>
      </w:pPr>
      <w:r>
        <w:separator/>
      </w:r>
    </w:p>
  </w:endnote>
  <w:endnote w:type="continuationSeparator" w:id="0">
    <w:p w14:paraId="3D835659" w14:textId="77777777" w:rsidR="00DF22E4" w:rsidRDefault="00DF22E4" w:rsidP="009E4B94">
      <w:pPr>
        <w:spacing w:line="240" w:lineRule="auto"/>
      </w:pPr>
      <w:r>
        <w:continuationSeparator/>
      </w:r>
    </w:p>
  </w:endnote>
  <w:endnote w:type="continuationNotice" w:id="1">
    <w:p w14:paraId="40931F57" w14:textId="77777777" w:rsidR="00DF22E4" w:rsidRDefault="00DF22E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41D1" w14:textId="497A2935" w:rsidR="008D2FBD" w:rsidRDefault="00C34461" w:rsidP="008D2FBD">
    <w:pPr>
      <w:pStyle w:val="Sidefod"/>
    </w:pPr>
    <w:r>
      <w:rPr>
        <w:noProof/>
      </w:rPr>
      <mc:AlternateContent>
        <mc:Choice Requires="wps">
          <w:drawing>
            <wp:anchor distT="0" distB="0" distL="0" distR="0" simplePos="0" relativeHeight="251658244" behindDoc="0" locked="0" layoutInCell="1" allowOverlap="1" wp14:anchorId="6E8BBE54" wp14:editId="2F688B6C">
              <wp:simplePos x="635" y="635"/>
              <wp:positionH relativeFrom="column">
                <wp:align>center</wp:align>
              </wp:positionH>
              <wp:positionV relativeFrom="paragraph">
                <wp:posOffset>635</wp:posOffset>
              </wp:positionV>
              <wp:extent cx="443865" cy="443865"/>
              <wp:effectExtent l="0" t="0" r="3175" b="6350"/>
              <wp:wrapSquare wrapText="bothSides"/>
              <wp:docPr id="3" name="Tekstfelt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E5F299" w14:textId="4E98A97A" w:rsidR="00C34461" w:rsidRPr="00C34461" w:rsidRDefault="00C34461">
                          <w:pPr>
                            <w:rPr>
                              <w:rFonts w:eastAsia="Verdana" w:cs="Verdana"/>
                              <w:noProof/>
                              <w:color w:val="000000"/>
                              <w:sz w:val="14"/>
                              <w:szCs w:val="14"/>
                            </w:rPr>
                          </w:pPr>
                          <w:r w:rsidRPr="00C34461">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E8BBE54" id="_x0000_t202" coordsize="21600,21600" o:spt="202" path="m,l,21600r21600,l21600,xe">
              <v:stroke joinstyle="miter"/>
              <v:path gradientshapeok="t" o:connecttype="rect"/>
            </v:shapetype>
            <v:shape id="Tekstfelt 3" o:spid="_x0000_s1029" type="#_x0000_t202" alt="Confidential" style="position:absolute;margin-left:0;margin-top:.05pt;width:34.95pt;height:34.95pt;z-index:25165824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56E5F299" w14:textId="4E98A97A" w:rsidR="00C34461" w:rsidRPr="00C34461" w:rsidRDefault="00C34461">
                    <w:pPr>
                      <w:rPr>
                        <w:rFonts w:eastAsia="Verdana" w:cs="Verdana"/>
                        <w:noProof/>
                        <w:color w:val="000000"/>
                        <w:sz w:val="14"/>
                        <w:szCs w:val="14"/>
                      </w:rPr>
                    </w:pPr>
                    <w:r w:rsidRPr="00C34461">
                      <w:rPr>
                        <w:rFonts w:eastAsia="Verdana" w:cs="Verdana"/>
                        <w:noProof/>
                        <w:color w:val="000000"/>
                        <w:sz w:val="14"/>
                        <w:szCs w:val="14"/>
                      </w:rPr>
                      <w:t>Confidential</w:t>
                    </w:r>
                  </w:p>
                </w:txbxContent>
              </v:textbox>
              <w10:wrap type="square"/>
            </v:shape>
          </w:pict>
        </mc:Fallback>
      </mc:AlternateContent>
    </w:r>
    <w:r w:rsidR="008D2FBD">
      <w:rPr>
        <w:noProof/>
      </w:rPr>
      <mc:AlternateContent>
        <mc:Choice Requires="wps">
          <w:drawing>
            <wp:anchor distT="0" distB="0" distL="114300" distR="114300" simplePos="0" relativeHeight="251658241" behindDoc="0" locked="0" layoutInCell="1" allowOverlap="1" wp14:anchorId="44B8B69C" wp14:editId="7D426279">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3A059C0" w14:textId="64B3A5D6" w:rsidR="008D2FBD" w:rsidRDefault="008D2FBD" w:rsidP="008D2FBD">
                          <w:pPr>
                            <w:pStyle w:val="Sidefod"/>
                          </w:pPr>
                          <w:r>
                            <w:fldChar w:fldCharType="begin"/>
                          </w:r>
                          <w:r>
                            <w:instrText xml:space="preserve"> PAGE  </w:instrText>
                          </w:r>
                          <w:r>
                            <w:fldChar w:fldCharType="separate"/>
                          </w:r>
                          <w:r w:rsidR="00637F5D">
                            <w:rPr>
                              <w:noProof/>
                            </w:rPr>
                            <w:t>2</w:t>
                          </w:r>
                          <w:r>
                            <w:fldChar w:fldCharType="end"/>
                          </w:r>
                          <w:r>
                            <w:t>/</w:t>
                          </w:r>
                          <w:fldSimple w:instr=" SECTIONPAGES  ">
                            <w:r w:rsidR="00D91C81">
                              <w:rPr>
                                <w:noProof/>
                              </w:rPr>
                              <w:t>6</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8B69C" id="Text Box 1" o:spid="_x0000_s1030"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" filled="f" fillcolor="white [3201]" stroked="f" strokeweight=".5pt">
              <v:textbox inset="0,0,0,0">
                <w:txbxContent>
                  <w:p w14:paraId="43A059C0" w14:textId="64B3A5D6" w:rsidR="008D2FBD" w:rsidRDefault="008D2FBD" w:rsidP="008D2FBD">
                    <w:pPr>
                      <w:pStyle w:val="Sidefod"/>
                    </w:pPr>
                    <w:r>
                      <w:fldChar w:fldCharType="begin"/>
                    </w:r>
                    <w:r>
                      <w:instrText xml:space="preserve"> PAGE  </w:instrText>
                    </w:r>
                    <w:r>
                      <w:fldChar w:fldCharType="separate"/>
                    </w:r>
                    <w:r w:rsidR="00637F5D">
                      <w:rPr>
                        <w:noProof/>
                      </w:rPr>
                      <w:t>2</w:t>
                    </w:r>
                    <w:r>
                      <w:fldChar w:fldCharType="end"/>
                    </w:r>
                    <w:r>
                      <w:t>/</w:t>
                    </w:r>
                    <w:fldSimple w:instr=" SECTIONPAGES  ">
                      <w:r w:rsidR="00D91C81">
                        <w:rPr>
                          <w:noProof/>
                        </w:rPr>
                        <w:t>6</w:t>
                      </w:r>
                    </w:fldSimple>
                  </w:p>
                </w:txbxContent>
              </v:textbox>
              <w10:wrap anchorx="margin" anchory="page"/>
            </v:shape>
          </w:pict>
        </mc:Fallback>
      </mc:AlternateContent>
    </w:r>
    <w:r w:rsidR="008D2FBD">
      <w:rPr>
        <w:noProof/>
      </w:rPr>
      <mc:AlternateContent>
        <mc:Choice Requires="wps">
          <w:drawing>
            <wp:anchor distT="0" distB="0" distL="114300" distR="114300" simplePos="0" relativeHeight="251658240" behindDoc="0" locked="1" layoutInCell="1" allowOverlap="1" wp14:anchorId="76C8BA0F" wp14:editId="0D96C644">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8142EE" w14:paraId="63DF344C" w14:textId="77777777" w:rsidTr="008D2FBD">
                            <w:trPr>
                              <w:trHeight w:val="482"/>
                              <w:jc w:val="right"/>
                            </w:trPr>
                            <w:tc>
                              <w:tcPr>
                                <w:tcW w:w="6804" w:type="dxa"/>
                                <w:vAlign w:val="bottom"/>
                              </w:tcPr>
                              <w:p w14:paraId="066ECDF0" w14:textId="11C85F1B" w:rsidR="008D2FBD" w:rsidRPr="00DC42BA" w:rsidRDefault="008D2FBD" w:rsidP="008D2FBD">
                                <w:pPr>
                                  <w:pStyle w:val="Template-FilePath"/>
                                  <w:jc w:val="right"/>
                                  <w:rPr>
                                    <w:lang w:val="en-US"/>
                                  </w:rPr>
                                </w:pPr>
                                <w:r>
                                  <w:fldChar w:fldCharType="begin"/>
                                </w:r>
                                <w:r w:rsidRPr="00DC42BA">
                                  <w:rPr>
                                    <w:lang w:val="en-US"/>
                                  </w:rPr>
                                  <w:instrText xml:space="preserve"> FILENAME  \p </w:instrText>
                                </w:r>
                                <w:r>
                                  <w:fldChar w:fldCharType="separate"/>
                                </w:r>
                                <w:r w:rsidR="00A6016A">
                                  <w:rPr>
                                    <w:lang w:val="en-US"/>
                                  </w:rPr>
                                  <w:t>https://ramboll.sharepoint.com/sites/Familieretshusetudbudafmdebookingsystem/Shared Documents/General/03. Udbudsmateriale i proces med kunden/03_Bilag 01_Tidsplan.docx</w:t>
                                </w:r>
                                <w:r>
                                  <w:fldChar w:fldCharType="end"/>
                                </w:r>
                              </w:p>
                            </w:tc>
                          </w:tr>
                        </w:tbl>
                        <w:p w14:paraId="04E625B9" w14:textId="77777777" w:rsidR="008D2FBD" w:rsidRPr="00DC42BA" w:rsidRDefault="008D2FBD" w:rsidP="008D2FBD">
                          <w:pPr>
                            <w:pStyle w:val="Sidefod"/>
                            <w:spacing w:line="14" w:lineRule="exact"/>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C8BA0F" id="FileName_Hide" o:spid="_x0000_s1031"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" filled="f" fillcolor="white [3201]" stroked="f" strokeweight=".5pt">
              <v:textbox inset="0,0,0,0">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8142EE" w14:paraId="63DF344C" w14:textId="77777777" w:rsidTr="008D2FBD">
                      <w:trPr>
                        <w:trHeight w:val="482"/>
                        <w:jc w:val="right"/>
                      </w:trPr>
                      <w:tc>
                        <w:tcPr>
                          <w:tcW w:w="6804" w:type="dxa"/>
                          <w:vAlign w:val="bottom"/>
                        </w:tcPr>
                        <w:p w14:paraId="066ECDF0" w14:textId="11C85F1B" w:rsidR="008D2FBD" w:rsidRPr="00DC42BA" w:rsidRDefault="008D2FBD" w:rsidP="008D2FBD">
                          <w:pPr>
                            <w:pStyle w:val="Template-FilePath"/>
                            <w:jc w:val="right"/>
                            <w:rPr>
                              <w:lang w:val="en-US"/>
                            </w:rPr>
                          </w:pPr>
                          <w:r>
                            <w:fldChar w:fldCharType="begin"/>
                          </w:r>
                          <w:r w:rsidRPr="00DC42BA">
                            <w:rPr>
                              <w:lang w:val="en-US"/>
                            </w:rPr>
                            <w:instrText xml:space="preserve"> FILENAME  \p </w:instrText>
                          </w:r>
                          <w:r>
                            <w:fldChar w:fldCharType="separate"/>
                          </w:r>
                          <w:r w:rsidR="00A6016A">
                            <w:rPr>
                              <w:lang w:val="en-US"/>
                            </w:rPr>
                            <w:t>https://ramboll.sharepoint.com/sites/Familieretshusetudbudafmdebookingsystem/Shared Documents/General/03. Udbudsmateriale i proces med kunden/03_Bilag 01_Tidsplan.docx</w:t>
                          </w:r>
                          <w:r>
                            <w:fldChar w:fldCharType="end"/>
                          </w:r>
                        </w:p>
                      </w:tc>
                    </w:tr>
                  </w:tbl>
                  <w:p w14:paraId="04E625B9" w14:textId="77777777" w:rsidR="008D2FBD" w:rsidRPr="00DC42BA" w:rsidRDefault="008D2FBD" w:rsidP="008D2FBD">
                    <w:pPr>
                      <w:pStyle w:val="Sidefod"/>
                      <w:spacing w:line="14" w:lineRule="exact"/>
                      <w:rPr>
                        <w:lang w:val="en-US"/>
                      </w:rPr>
                    </w:pPr>
                  </w:p>
                </w:txbxContent>
              </v:textbox>
              <w10:wrap type="square" anchorx="margin" anchory="page"/>
              <w10:anchorlock/>
            </v:shape>
          </w:pict>
        </mc:Fallback>
      </mc:AlternateContent>
    </w:r>
  </w:p>
  <w:tbl>
    <w:tblPr>
      <w:tblStyle w:val="Tabel-Gitter"/>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8D2FBD" w14:paraId="19E86F2E" w14:textId="77777777" w:rsidTr="008D2FBD">
      <w:trPr>
        <w:trHeight w:hRule="exact" w:val="284"/>
        <w:jc w:val="right"/>
      </w:trPr>
      <w:tc>
        <w:tcPr>
          <w:tcW w:w="6824" w:type="dxa"/>
          <w:vAlign w:val="bottom"/>
        </w:tcPr>
        <w:p w14:paraId="44C6CE62" w14:textId="77777777" w:rsidR="008D2FBD" w:rsidRDefault="008D2FBD" w:rsidP="008D2FBD">
          <w:pPr>
            <w:pStyle w:val="Template-DocId"/>
            <w:jc w:val="right"/>
          </w:pPr>
          <w:r>
            <w:t>Doc id</w:t>
          </w:r>
        </w:p>
      </w:tc>
    </w:tr>
  </w:tbl>
  <w:p w14:paraId="04FDE891" w14:textId="77777777" w:rsidR="008D2FBD" w:rsidRDefault="008D2FBD">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B64" w14:textId="4C2B792F" w:rsidR="00420155" w:rsidRPr="00320824" w:rsidRDefault="00320824">
    <w:pPr>
      <w:pStyle w:val="Sidefod"/>
    </w:pPr>
    <w:bookmarkStart w:id="28" w:name="ReportLogo"/>
    <w:r>
      <w:rPr>
        <w:noProof/>
      </w:rPr>
      <w:drawing>
        <wp:anchor distT="0" distB="0" distL="0" distR="0" simplePos="0" relativeHeight="251658242" behindDoc="0" locked="0" layoutInCell="1" allowOverlap="1" wp14:anchorId="6C40D912" wp14:editId="3AD4D0FF">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FBA9B" w14:textId="1D01B7AA" w:rsidR="00DC42BA" w:rsidRDefault="00C34461">
    <w:pPr>
      <w:pStyle w:val="Sidefod"/>
    </w:pPr>
    <w:r>
      <w:rPr>
        <w:noProof/>
      </w:rPr>
      <mc:AlternateContent>
        <mc:Choice Requires="wps">
          <w:drawing>
            <wp:anchor distT="0" distB="0" distL="0" distR="0" simplePos="0" relativeHeight="251658243" behindDoc="0" locked="0" layoutInCell="1" allowOverlap="1" wp14:anchorId="65EFBBDD" wp14:editId="0ECD570F">
              <wp:simplePos x="635" y="635"/>
              <wp:positionH relativeFrom="column">
                <wp:align>center</wp:align>
              </wp:positionH>
              <wp:positionV relativeFrom="paragraph">
                <wp:posOffset>635</wp:posOffset>
              </wp:positionV>
              <wp:extent cx="443865" cy="443865"/>
              <wp:effectExtent l="0" t="0" r="3175" b="6350"/>
              <wp:wrapSquare wrapText="bothSides"/>
              <wp:docPr id="2" name="Tekstfelt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D879E5" w14:textId="53C9365C" w:rsidR="00C34461" w:rsidRPr="00C34461" w:rsidRDefault="00C34461">
                          <w:pPr>
                            <w:rPr>
                              <w:rFonts w:eastAsia="Verdana" w:cs="Verdana"/>
                              <w:noProof/>
                              <w:color w:val="000000"/>
                              <w:sz w:val="14"/>
                              <w:szCs w:val="14"/>
                            </w:rPr>
                          </w:pPr>
                          <w:r w:rsidRPr="00C34461">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5EFBBDD" id="_x0000_t202" coordsize="21600,21600" o:spt="202" path="m,l,21600r21600,l21600,xe">
              <v:stroke joinstyle="miter"/>
              <v:path gradientshapeok="t" o:connecttype="rect"/>
            </v:shapetype>
            <v:shape id="Tekstfelt 2" o:spid="_x0000_s1032" type="#_x0000_t202" alt="Confidential" style="position:absolute;margin-left:0;margin-top:.05pt;width:34.95pt;height:34.95pt;z-index:251658243;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68D879E5" w14:textId="53C9365C" w:rsidR="00C34461" w:rsidRPr="00C34461" w:rsidRDefault="00C34461">
                    <w:pPr>
                      <w:rPr>
                        <w:rFonts w:eastAsia="Verdana" w:cs="Verdana"/>
                        <w:noProof/>
                        <w:color w:val="000000"/>
                        <w:sz w:val="14"/>
                        <w:szCs w:val="14"/>
                      </w:rPr>
                    </w:pPr>
                    <w:r w:rsidRPr="00C34461">
                      <w:rPr>
                        <w:rFonts w:eastAsia="Verdana" w:cs="Verdana"/>
                        <w:noProof/>
                        <w:color w:val="000000"/>
                        <w:sz w:val="14"/>
                        <w:szCs w:val="14"/>
                      </w:rPr>
                      <w:t>Confidential</w:t>
                    </w:r>
                  </w:p>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6D18D" w14:textId="3380031B" w:rsidR="00C34461" w:rsidRDefault="00C34461">
    <w:pPr>
      <w:pStyle w:val="Sidefod"/>
    </w:pPr>
    <w:r>
      <w:rPr>
        <w:noProof/>
      </w:rPr>
      <mc:AlternateContent>
        <mc:Choice Requires="wps">
          <w:drawing>
            <wp:anchor distT="0" distB="0" distL="0" distR="0" simplePos="0" relativeHeight="251658246" behindDoc="0" locked="0" layoutInCell="1" allowOverlap="1" wp14:anchorId="5103FC7F" wp14:editId="3E40CAE9">
              <wp:simplePos x="635" y="635"/>
              <wp:positionH relativeFrom="column">
                <wp:align>center</wp:align>
              </wp:positionH>
              <wp:positionV relativeFrom="paragraph">
                <wp:posOffset>635</wp:posOffset>
              </wp:positionV>
              <wp:extent cx="443865" cy="443865"/>
              <wp:effectExtent l="0" t="0" r="3175" b="6350"/>
              <wp:wrapSquare wrapText="bothSides"/>
              <wp:docPr id="9" name="Tekstfelt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6DC3A71" w14:textId="49BAAD7C" w:rsidR="00C34461" w:rsidRPr="00C34461" w:rsidRDefault="00C34461">
                          <w:pPr>
                            <w:rPr>
                              <w:rFonts w:eastAsia="Verdana" w:cs="Verdana"/>
                              <w:noProof/>
                              <w:color w:val="000000"/>
                              <w:sz w:val="14"/>
                              <w:szCs w:val="14"/>
                            </w:rPr>
                          </w:pPr>
                          <w:r w:rsidRPr="00C34461">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103FC7F" id="_x0000_t202" coordsize="21600,21600" o:spt="202" path="m,l,21600r21600,l21600,xe">
              <v:stroke joinstyle="miter"/>
              <v:path gradientshapeok="t" o:connecttype="rect"/>
            </v:shapetype>
            <v:shape id="Tekstfelt 9" o:spid="_x0000_s1033" type="#_x0000_t202" alt="Confidential" style="position:absolute;margin-left:0;margin-top:.05pt;width:34.95pt;height:34.95pt;z-index:25165824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06DC3A71" w14:textId="49BAAD7C" w:rsidR="00C34461" w:rsidRPr="00C34461" w:rsidRDefault="00C34461">
                    <w:pPr>
                      <w:rPr>
                        <w:rFonts w:eastAsia="Verdana" w:cs="Verdana"/>
                        <w:noProof/>
                        <w:color w:val="000000"/>
                        <w:sz w:val="14"/>
                        <w:szCs w:val="14"/>
                      </w:rPr>
                    </w:pPr>
                    <w:r w:rsidRPr="00C34461">
                      <w:rPr>
                        <w:rFonts w:eastAsia="Verdana" w:cs="Verdana"/>
                        <w:noProof/>
                        <w:color w:val="000000"/>
                        <w:sz w:val="14"/>
                        <w:szCs w:val="14"/>
                      </w:rPr>
                      <w:t>Confidential</w:t>
                    </w:r>
                  </w:p>
                </w:txbxContent>
              </v:textbox>
              <w10:wrap type="squar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2C93" w14:textId="78DB6A14" w:rsidR="0078220F" w:rsidRDefault="0078220F">
    <w:pPr>
      <w:pStyle w:val="Sidefo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638F" w14:textId="75BF2902" w:rsidR="00C34461" w:rsidRDefault="00C34461">
    <w:pPr>
      <w:pStyle w:val="Sidefod"/>
    </w:pPr>
    <w:r>
      <w:rPr>
        <w:noProof/>
      </w:rPr>
      <mc:AlternateContent>
        <mc:Choice Requires="wps">
          <w:drawing>
            <wp:anchor distT="0" distB="0" distL="0" distR="0" simplePos="0" relativeHeight="251658245" behindDoc="0" locked="0" layoutInCell="1" allowOverlap="1" wp14:anchorId="4195189A" wp14:editId="14871F6E">
              <wp:simplePos x="635" y="635"/>
              <wp:positionH relativeFrom="column">
                <wp:align>center</wp:align>
              </wp:positionH>
              <wp:positionV relativeFrom="paragraph">
                <wp:posOffset>635</wp:posOffset>
              </wp:positionV>
              <wp:extent cx="443865" cy="443865"/>
              <wp:effectExtent l="0" t="0" r="3175" b="6350"/>
              <wp:wrapSquare wrapText="bothSides"/>
              <wp:docPr id="6" name="Tekstfelt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C7AA9C" w14:textId="79E8C97B" w:rsidR="00C34461" w:rsidRPr="00C34461" w:rsidRDefault="00C34461">
                          <w:pPr>
                            <w:rPr>
                              <w:rFonts w:eastAsia="Verdana" w:cs="Verdana"/>
                              <w:noProof/>
                              <w:color w:val="000000"/>
                              <w:sz w:val="14"/>
                              <w:szCs w:val="14"/>
                            </w:rPr>
                          </w:pPr>
                          <w:r w:rsidRPr="00C34461">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195189A" id="_x0000_t202" coordsize="21600,21600" o:spt="202" path="m,l,21600r21600,l21600,xe">
              <v:stroke joinstyle="miter"/>
              <v:path gradientshapeok="t" o:connecttype="rect"/>
            </v:shapetype>
            <v:shape id="Tekstfelt 6" o:spid="_x0000_s1034" type="#_x0000_t202" alt="Confidential" style="position:absolute;margin-left:0;margin-top:.05pt;width:34.95pt;height:34.95pt;z-index:251658245;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filled="f" stroked="f">
              <v:textbox style="mso-fit-shape-to-text:t" inset="0,0,0,0">
                <w:txbxContent>
                  <w:p w14:paraId="0FC7AA9C" w14:textId="79E8C97B" w:rsidR="00C34461" w:rsidRPr="00C34461" w:rsidRDefault="00C34461">
                    <w:pPr>
                      <w:rPr>
                        <w:rFonts w:eastAsia="Verdana" w:cs="Verdana"/>
                        <w:noProof/>
                        <w:color w:val="000000"/>
                        <w:sz w:val="14"/>
                        <w:szCs w:val="14"/>
                      </w:rPr>
                    </w:pPr>
                    <w:r w:rsidRPr="00C34461">
                      <w:rPr>
                        <w:rFonts w:eastAsia="Verdana" w:cs="Verdana"/>
                        <w:noProof/>
                        <w:color w:val="000000"/>
                        <w:sz w:val="14"/>
                        <w:szCs w:val="14"/>
                      </w:rPr>
                      <w:t>Confidential</w:t>
                    </w:r>
                  </w:p>
                </w:txbxContent>
              </v:textbox>
              <w10:wrap type="squar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37810" w14:textId="34D855AF" w:rsidR="00C34461" w:rsidRDefault="00C34461">
    <w:pPr>
      <w:pStyle w:val="Sidefod"/>
    </w:pPr>
    <w:r>
      <w:rPr>
        <w:noProof/>
      </w:rPr>
      <mc:AlternateContent>
        <mc:Choice Requires="wps">
          <w:drawing>
            <wp:anchor distT="0" distB="0" distL="0" distR="0" simplePos="0" relativeHeight="251658248" behindDoc="0" locked="0" layoutInCell="1" allowOverlap="1" wp14:anchorId="6A5BF828" wp14:editId="52528A9F">
              <wp:simplePos x="635" y="635"/>
              <wp:positionH relativeFrom="column">
                <wp:align>center</wp:align>
              </wp:positionH>
              <wp:positionV relativeFrom="paragraph">
                <wp:posOffset>635</wp:posOffset>
              </wp:positionV>
              <wp:extent cx="443865" cy="443865"/>
              <wp:effectExtent l="0" t="0" r="3175" b="6350"/>
              <wp:wrapSquare wrapText="bothSides"/>
              <wp:docPr id="14" name="Tekstfelt 1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1317BCF" w14:textId="72678FAF" w:rsidR="00C34461" w:rsidRPr="00C34461" w:rsidRDefault="00C34461">
                          <w:pPr>
                            <w:rPr>
                              <w:rFonts w:eastAsia="Verdana" w:cs="Verdana"/>
                              <w:noProof/>
                              <w:color w:val="000000"/>
                              <w:sz w:val="14"/>
                              <w:szCs w:val="14"/>
                            </w:rPr>
                          </w:pPr>
                          <w:r w:rsidRPr="00C34461">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A5BF828" id="_x0000_t202" coordsize="21600,21600" o:spt="202" path="m,l,21600r21600,l21600,xe">
              <v:stroke joinstyle="miter"/>
              <v:path gradientshapeok="t" o:connecttype="rect"/>
            </v:shapetype>
            <v:shape id="Tekstfelt 14" o:spid="_x0000_s1035" type="#_x0000_t202" alt="Confidential" style="position:absolute;margin-left:0;margin-top:.05pt;width:34.95pt;height:34.95pt;z-index:25165824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MtEpUsFAgAAFwQAAA4AAAAAAAAAAAAA&#10;AAAALgIAAGRycy9lMm9Eb2MueG1sUEsBAi0AFAAGAAgAAAAhAISw0yjWAAAAAwEAAA8AAAAAAAAA&#10;AAAAAAAAXwQAAGRycy9kb3ducmV2LnhtbFBLBQYAAAAABAAEAPMAAABiBQAAAAA=&#10;" filled="f" stroked="f">
              <v:textbox style="mso-fit-shape-to-text:t" inset="0,0,0,0">
                <w:txbxContent>
                  <w:p w14:paraId="51317BCF" w14:textId="72678FAF" w:rsidR="00C34461" w:rsidRPr="00C34461" w:rsidRDefault="00C34461">
                    <w:pPr>
                      <w:rPr>
                        <w:rFonts w:eastAsia="Verdana" w:cs="Verdana"/>
                        <w:noProof/>
                        <w:color w:val="000000"/>
                        <w:sz w:val="14"/>
                        <w:szCs w:val="14"/>
                      </w:rPr>
                    </w:pPr>
                    <w:r w:rsidRPr="00C34461">
                      <w:rPr>
                        <w:rFonts w:eastAsia="Verdana" w:cs="Verdana"/>
                        <w:noProof/>
                        <w:color w:val="000000"/>
                        <w:sz w:val="14"/>
                        <w:szCs w:val="14"/>
                      </w:rPr>
                      <w:t>Confidential</w:t>
                    </w:r>
                  </w:p>
                </w:txbxContent>
              </v:textbox>
              <w10:wrap type="squar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FDAE" w14:textId="36C43F0C" w:rsidR="00A40A26" w:rsidRDefault="000C1640" w:rsidP="0084211B">
    <w:pPr>
      <w:pStyle w:val="Sidefod"/>
      <w:tabs>
        <w:tab w:val="clear" w:pos="4819"/>
        <w:tab w:val="center" w:pos="4536"/>
      </w:tabs>
    </w:pPr>
    <w:r w:rsidRPr="00A4370E">
      <w:t xml:space="preserve">Bilag </w:t>
    </w:r>
    <w:r w:rsidR="00A4370E" w:rsidRPr="00A4370E">
      <w:t>1</w:t>
    </w:r>
    <w:r w:rsidRPr="00A4370E">
      <w:t xml:space="preserve"> </w:t>
    </w:r>
    <w:r w:rsidR="0084211B" w:rsidRPr="00A4370E">
      <w:tab/>
    </w:r>
    <w:r w:rsidR="00A4370E" w:rsidRPr="00A4370E">
      <w:t>Tidsplan</w:t>
    </w:r>
    <w:r w:rsidR="0028270A" w:rsidRPr="00A4370E">
      <w:t xml:space="preserve"> </w:t>
    </w:r>
    <w:r w:rsidR="00A40A26" w:rsidRPr="00A4370E">
      <w:tab/>
      <w:t xml:space="preserve">Side </w:t>
    </w:r>
    <w:r w:rsidR="00A40A26" w:rsidRPr="00A4370E">
      <w:fldChar w:fldCharType="begin"/>
    </w:r>
    <w:r w:rsidR="00A40A26" w:rsidRPr="00A4370E">
      <w:instrText>PAGE   \* MERGEFORMAT</w:instrText>
    </w:r>
    <w:r w:rsidR="00A40A26" w:rsidRPr="00A4370E">
      <w:fldChar w:fldCharType="separate"/>
    </w:r>
    <w:r w:rsidR="00A40A26" w:rsidRPr="00A4370E">
      <w:t>1</w:t>
    </w:r>
    <w:r w:rsidR="00A40A26" w:rsidRPr="00A4370E">
      <w:fldChar w:fldCharType="end"/>
    </w:r>
  </w:p>
  <w:p w14:paraId="6F6AC616" w14:textId="77777777" w:rsidR="00A40A26" w:rsidRDefault="00A40A26">
    <w:pPr>
      <w:pStyle w:val="Sidefo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A6C8" w14:textId="33EDC370" w:rsidR="00C34461" w:rsidRDefault="00C34461">
    <w:pPr>
      <w:pStyle w:val="Sidefod"/>
    </w:pPr>
    <w:r>
      <w:rPr>
        <w:noProof/>
      </w:rPr>
      <mc:AlternateContent>
        <mc:Choice Requires="wps">
          <w:drawing>
            <wp:anchor distT="0" distB="0" distL="0" distR="0" simplePos="0" relativeHeight="251658247" behindDoc="0" locked="0" layoutInCell="1" allowOverlap="1" wp14:anchorId="436F62C0" wp14:editId="71E59656">
              <wp:simplePos x="635" y="635"/>
              <wp:positionH relativeFrom="column">
                <wp:align>center</wp:align>
              </wp:positionH>
              <wp:positionV relativeFrom="paragraph">
                <wp:posOffset>635</wp:posOffset>
              </wp:positionV>
              <wp:extent cx="443865" cy="443865"/>
              <wp:effectExtent l="0" t="0" r="3175" b="6350"/>
              <wp:wrapSquare wrapText="bothSides"/>
              <wp:docPr id="13" name="Tekstfelt 1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1F1D598" w14:textId="459C16BD" w:rsidR="00C34461" w:rsidRPr="00C34461" w:rsidRDefault="00C34461">
                          <w:pPr>
                            <w:rPr>
                              <w:rFonts w:eastAsia="Verdana" w:cs="Verdana"/>
                              <w:noProof/>
                              <w:color w:val="000000"/>
                              <w:sz w:val="14"/>
                              <w:szCs w:val="14"/>
                            </w:rPr>
                          </w:pPr>
                          <w:r w:rsidRPr="00C34461">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36F62C0" id="_x0000_t202" coordsize="21600,21600" o:spt="202" path="m,l,21600r21600,l21600,xe">
              <v:stroke joinstyle="miter"/>
              <v:path gradientshapeok="t" o:connecttype="rect"/>
            </v:shapetype>
            <v:shape id="Tekstfelt 13" o:spid="_x0000_s1036" type="#_x0000_t202" alt="Confidential" style="position:absolute;margin-left:0;margin-top:.05pt;width:34.95pt;height:34.95pt;z-index:251658247;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O6xUDoFAgAAFwQAAA4AAAAAAAAAAAAA&#10;AAAALgIAAGRycy9lMm9Eb2MueG1sUEsBAi0AFAAGAAgAAAAhAISw0yjWAAAAAwEAAA8AAAAAAAAA&#10;AAAAAAAAXwQAAGRycy9kb3ducmV2LnhtbFBLBQYAAAAABAAEAPMAAABiBQAAAAA=&#10;" filled="f" stroked="f">
              <v:textbox style="mso-fit-shape-to-text:t" inset="0,0,0,0">
                <w:txbxContent>
                  <w:p w14:paraId="51F1D598" w14:textId="459C16BD" w:rsidR="00C34461" w:rsidRPr="00C34461" w:rsidRDefault="00C34461">
                    <w:pPr>
                      <w:rPr>
                        <w:rFonts w:eastAsia="Verdana" w:cs="Verdana"/>
                        <w:noProof/>
                        <w:color w:val="000000"/>
                        <w:sz w:val="14"/>
                        <w:szCs w:val="14"/>
                      </w:rPr>
                    </w:pPr>
                    <w:r w:rsidRPr="00C34461">
                      <w:rPr>
                        <w:rFonts w:eastAsia="Verdana" w:cs="Verdana"/>
                        <w:noProof/>
                        <w:color w:val="000000"/>
                        <w:sz w:val="14"/>
                        <w:szCs w:val="14"/>
                      </w:rPr>
                      <w:t>Confidential</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6DD5B" w14:textId="77777777" w:rsidR="00DF22E4" w:rsidRDefault="00DF22E4" w:rsidP="009E4B94">
      <w:pPr>
        <w:spacing w:line="240" w:lineRule="auto"/>
      </w:pPr>
    </w:p>
  </w:footnote>
  <w:footnote w:type="continuationSeparator" w:id="0">
    <w:p w14:paraId="372F8E88" w14:textId="77777777" w:rsidR="00DF22E4" w:rsidRDefault="00DF22E4" w:rsidP="009E4B94">
      <w:pPr>
        <w:spacing w:line="240" w:lineRule="auto"/>
      </w:pPr>
    </w:p>
  </w:footnote>
  <w:footnote w:type="continuationNotice" w:id="1">
    <w:p w14:paraId="463F9942" w14:textId="77777777" w:rsidR="00DF22E4" w:rsidRDefault="00DF22E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B5F8" w14:textId="08B1EC03" w:rsidR="008D2FBD" w:rsidRDefault="008D2FBD" w:rsidP="008D2FBD">
    <w:pPr>
      <w:pStyle w:val="Sidehoved"/>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EndPr/>
      <w:sdtContent>
        <w:r w:rsidR="0059709B">
          <w:t>Bilag 1</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B7A16" w14:textId="77777777" w:rsidR="00D91C81" w:rsidRDefault="00D91C81">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BA845" w14:textId="77777777" w:rsidR="00D91C81" w:rsidRDefault="00D91C81">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08937BE"/>
    <w:multiLevelType w:val="hybridMultilevel"/>
    <w:tmpl w:val="73D88BD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1" w15:restartNumberingAfterBreak="0">
    <w:nsid w:val="04D63082"/>
    <w:multiLevelType w:val="hybridMultilevel"/>
    <w:tmpl w:val="7346DA4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0BA2682F"/>
    <w:multiLevelType w:val="hybridMultilevel"/>
    <w:tmpl w:val="BB9E30F8"/>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EF20FF5"/>
    <w:multiLevelType w:val="hybridMultilevel"/>
    <w:tmpl w:val="CCD4590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3F41C92"/>
    <w:multiLevelType w:val="multilevel"/>
    <w:tmpl w:val="EE5E0FAA"/>
    <w:lvl w:ilvl="0">
      <w:start w:val="1"/>
      <w:numFmt w:val="decimal"/>
      <w:pStyle w:val="Overskrift1"/>
      <w:lvlText w:val="%1."/>
      <w:lvlJc w:val="right"/>
      <w:pPr>
        <w:ind w:left="0" w:hanging="284"/>
      </w:pPr>
      <w:rPr>
        <w:rFonts w:hint="default"/>
        <w:b/>
        <w:bCs/>
      </w:rPr>
    </w:lvl>
    <w:lvl w:ilvl="1">
      <w:start w:val="1"/>
      <w:numFmt w:val="decimal"/>
      <w:pStyle w:val="Overskrift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Overskrift3"/>
      <w:lvlText w:val="%1.%2.%3"/>
      <w:lvlJc w:val="right"/>
      <w:pPr>
        <w:ind w:left="0" w:hanging="284"/>
      </w:pPr>
      <w:rPr>
        <w:rFonts w:hint="default"/>
      </w:rPr>
    </w:lvl>
    <w:lvl w:ilvl="3">
      <w:start w:val="1"/>
      <w:numFmt w:val="decimal"/>
      <w:pStyle w:val="Overskrift4"/>
      <w:lvlText w:val="%1.%2.%3.%4"/>
      <w:lvlJc w:val="right"/>
      <w:pPr>
        <w:ind w:left="0" w:hanging="284"/>
      </w:pPr>
      <w:rPr>
        <w:rFonts w:hint="default"/>
      </w:rPr>
    </w:lvl>
    <w:lvl w:ilvl="4">
      <w:start w:val="1"/>
      <w:numFmt w:val="decimal"/>
      <w:pStyle w:val="Overskrift5"/>
      <w:lvlText w:val="%1.%2.%3.%4.%5"/>
      <w:lvlJc w:val="right"/>
      <w:pPr>
        <w:ind w:left="0" w:hanging="284"/>
      </w:pPr>
      <w:rPr>
        <w:rFonts w:hint="default"/>
      </w:rPr>
    </w:lvl>
    <w:lvl w:ilvl="5">
      <w:start w:val="1"/>
      <w:numFmt w:val="decimal"/>
      <w:pStyle w:val="Overskrift6"/>
      <w:lvlText w:val="%1.%2.%3.%4.%5.%6"/>
      <w:lvlJc w:val="right"/>
      <w:pPr>
        <w:ind w:left="0" w:hanging="284"/>
      </w:pPr>
      <w:rPr>
        <w:rFonts w:hint="default"/>
      </w:rPr>
    </w:lvl>
    <w:lvl w:ilvl="6">
      <w:start w:val="1"/>
      <w:numFmt w:val="decimal"/>
      <w:pStyle w:val="Overskrift7"/>
      <w:lvlText w:val="%1.%2.%3.%4.%5.%6.%7"/>
      <w:lvlJc w:val="right"/>
      <w:pPr>
        <w:ind w:left="0" w:hanging="284"/>
      </w:pPr>
      <w:rPr>
        <w:rFonts w:hint="default"/>
      </w:rPr>
    </w:lvl>
    <w:lvl w:ilvl="7">
      <w:start w:val="1"/>
      <w:numFmt w:val="decimal"/>
      <w:pStyle w:val="Overskrift8"/>
      <w:lvlText w:val="%1.%2.%3.%4.%5.%6.%7.%8"/>
      <w:lvlJc w:val="right"/>
      <w:pPr>
        <w:ind w:left="0" w:hanging="284"/>
      </w:pPr>
      <w:rPr>
        <w:rFonts w:hint="default"/>
      </w:rPr>
    </w:lvl>
    <w:lvl w:ilvl="8">
      <w:start w:val="1"/>
      <w:numFmt w:val="decimal"/>
      <w:pStyle w:val="Overskrift9"/>
      <w:lvlText w:val="%1.%2.%3.%4.%5.%6.%7.%8.%9"/>
      <w:lvlJc w:val="right"/>
      <w:pPr>
        <w:ind w:left="0" w:hanging="284"/>
      </w:pPr>
      <w:rPr>
        <w:rFonts w:hint="default"/>
      </w:rPr>
    </w:lvl>
  </w:abstractNum>
  <w:abstractNum w:abstractNumId="15" w15:restartNumberingAfterBreak="0">
    <w:nsid w:val="168C2FDE"/>
    <w:multiLevelType w:val="hybridMultilevel"/>
    <w:tmpl w:val="F4BC5AF4"/>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91911E6"/>
    <w:multiLevelType w:val="hybridMultilevel"/>
    <w:tmpl w:val="8A405E1A"/>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CE2270D"/>
    <w:multiLevelType w:val="hybridMultilevel"/>
    <w:tmpl w:val="C7020D3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31CB07AA"/>
    <w:multiLevelType w:val="hybridMultilevel"/>
    <w:tmpl w:val="64FC9144"/>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2F4037B"/>
    <w:multiLevelType w:val="hybridMultilevel"/>
    <w:tmpl w:val="80047CB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37156C27"/>
    <w:multiLevelType w:val="hybridMultilevel"/>
    <w:tmpl w:val="AC78E5D0"/>
    <w:lvl w:ilvl="0" w:tplc="04060005">
      <w:start w:val="1"/>
      <w:numFmt w:val="bullet"/>
      <w:lvlText w:val=""/>
      <w:lvlJc w:val="left"/>
      <w:pPr>
        <w:ind w:left="360" w:hanging="360"/>
      </w:pPr>
      <w:rPr>
        <w:rFonts w:ascii="Wingdings" w:hAnsi="Wingdings"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1" w15:restartNumberingAfterBreak="0">
    <w:nsid w:val="37AC108D"/>
    <w:multiLevelType w:val="hybridMultilevel"/>
    <w:tmpl w:val="4FEECE1E"/>
    <w:lvl w:ilvl="0" w:tplc="0406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5C5163"/>
    <w:multiLevelType w:val="hybridMultilevel"/>
    <w:tmpl w:val="EB920900"/>
    <w:lvl w:ilvl="0" w:tplc="BB36B7AC">
      <w:start w:val="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0F0BC6"/>
    <w:multiLevelType w:val="hybridMultilevel"/>
    <w:tmpl w:val="9306D2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46A034E3"/>
    <w:multiLevelType w:val="hybridMultilevel"/>
    <w:tmpl w:val="3AFC360C"/>
    <w:lvl w:ilvl="0" w:tplc="04060005">
      <w:start w:val="1"/>
      <w:numFmt w:val="bullet"/>
      <w:lvlText w:val=""/>
      <w:lvlJc w:val="left"/>
      <w:pPr>
        <w:ind w:left="153" w:hanging="360"/>
      </w:pPr>
      <w:rPr>
        <w:rFonts w:ascii="Wingdings" w:hAnsi="Wingdings" w:hint="default"/>
      </w:rPr>
    </w:lvl>
    <w:lvl w:ilvl="1" w:tplc="04060003" w:tentative="1">
      <w:start w:val="1"/>
      <w:numFmt w:val="bullet"/>
      <w:lvlText w:val="o"/>
      <w:lvlJc w:val="left"/>
      <w:pPr>
        <w:ind w:left="873" w:hanging="360"/>
      </w:pPr>
      <w:rPr>
        <w:rFonts w:ascii="Courier New" w:hAnsi="Courier New" w:cs="Courier New" w:hint="default"/>
      </w:rPr>
    </w:lvl>
    <w:lvl w:ilvl="2" w:tplc="04060005" w:tentative="1">
      <w:start w:val="1"/>
      <w:numFmt w:val="bullet"/>
      <w:lvlText w:val=""/>
      <w:lvlJc w:val="left"/>
      <w:pPr>
        <w:ind w:left="1593" w:hanging="360"/>
      </w:pPr>
      <w:rPr>
        <w:rFonts w:ascii="Wingdings" w:hAnsi="Wingdings" w:hint="default"/>
      </w:rPr>
    </w:lvl>
    <w:lvl w:ilvl="3" w:tplc="04060001" w:tentative="1">
      <w:start w:val="1"/>
      <w:numFmt w:val="bullet"/>
      <w:lvlText w:val=""/>
      <w:lvlJc w:val="left"/>
      <w:pPr>
        <w:ind w:left="2313" w:hanging="360"/>
      </w:pPr>
      <w:rPr>
        <w:rFonts w:ascii="Symbol" w:hAnsi="Symbol" w:hint="default"/>
      </w:rPr>
    </w:lvl>
    <w:lvl w:ilvl="4" w:tplc="04060003" w:tentative="1">
      <w:start w:val="1"/>
      <w:numFmt w:val="bullet"/>
      <w:lvlText w:val="o"/>
      <w:lvlJc w:val="left"/>
      <w:pPr>
        <w:ind w:left="3033" w:hanging="360"/>
      </w:pPr>
      <w:rPr>
        <w:rFonts w:ascii="Courier New" w:hAnsi="Courier New" w:cs="Courier New" w:hint="default"/>
      </w:rPr>
    </w:lvl>
    <w:lvl w:ilvl="5" w:tplc="04060005" w:tentative="1">
      <w:start w:val="1"/>
      <w:numFmt w:val="bullet"/>
      <w:lvlText w:val=""/>
      <w:lvlJc w:val="left"/>
      <w:pPr>
        <w:ind w:left="3753" w:hanging="360"/>
      </w:pPr>
      <w:rPr>
        <w:rFonts w:ascii="Wingdings" w:hAnsi="Wingdings" w:hint="default"/>
      </w:rPr>
    </w:lvl>
    <w:lvl w:ilvl="6" w:tplc="04060001" w:tentative="1">
      <w:start w:val="1"/>
      <w:numFmt w:val="bullet"/>
      <w:lvlText w:val=""/>
      <w:lvlJc w:val="left"/>
      <w:pPr>
        <w:ind w:left="4473" w:hanging="360"/>
      </w:pPr>
      <w:rPr>
        <w:rFonts w:ascii="Symbol" w:hAnsi="Symbol" w:hint="default"/>
      </w:rPr>
    </w:lvl>
    <w:lvl w:ilvl="7" w:tplc="04060003" w:tentative="1">
      <w:start w:val="1"/>
      <w:numFmt w:val="bullet"/>
      <w:lvlText w:val="o"/>
      <w:lvlJc w:val="left"/>
      <w:pPr>
        <w:ind w:left="5193" w:hanging="360"/>
      </w:pPr>
      <w:rPr>
        <w:rFonts w:ascii="Courier New" w:hAnsi="Courier New" w:cs="Courier New" w:hint="default"/>
      </w:rPr>
    </w:lvl>
    <w:lvl w:ilvl="8" w:tplc="04060005" w:tentative="1">
      <w:start w:val="1"/>
      <w:numFmt w:val="bullet"/>
      <w:lvlText w:val=""/>
      <w:lvlJc w:val="left"/>
      <w:pPr>
        <w:ind w:left="5913" w:hanging="360"/>
      </w:pPr>
      <w:rPr>
        <w:rFonts w:ascii="Wingdings" w:hAnsi="Wingdings" w:hint="default"/>
      </w:rPr>
    </w:lvl>
  </w:abstractNum>
  <w:abstractNum w:abstractNumId="25" w15:restartNumberingAfterBreak="0">
    <w:nsid w:val="4744413B"/>
    <w:multiLevelType w:val="hybridMultilevel"/>
    <w:tmpl w:val="40A66DAE"/>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4B8566A5"/>
    <w:multiLevelType w:val="hybridMultilevel"/>
    <w:tmpl w:val="91B09144"/>
    <w:lvl w:ilvl="0" w:tplc="04060005">
      <w:start w:val="1"/>
      <w:numFmt w:val="bullet"/>
      <w:lvlText w:val=""/>
      <w:lvlJc w:val="left"/>
      <w:pPr>
        <w:ind w:left="360" w:hanging="360"/>
      </w:pPr>
      <w:rPr>
        <w:rFonts w:ascii="Wingdings" w:hAnsi="Wingdings" w:hint="default"/>
      </w:rPr>
    </w:lvl>
    <w:lvl w:ilvl="1" w:tplc="8280C7DA">
      <w:numFmt w:val="bullet"/>
      <w:lvlText w:val="•"/>
      <w:lvlJc w:val="left"/>
      <w:pPr>
        <w:ind w:left="1080" w:hanging="360"/>
      </w:pPr>
      <w:rPr>
        <w:rFonts w:ascii="Verdana" w:eastAsiaTheme="minorHAnsi" w:hAnsi="Verdana" w:cstheme="minorBidi"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7" w15:restartNumberingAfterBreak="0">
    <w:nsid w:val="50396EE1"/>
    <w:multiLevelType w:val="hybridMultilevel"/>
    <w:tmpl w:val="F460960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504C3E7B"/>
    <w:multiLevelType w:val="hybridMultilevel"/>
    <w:tmpl w:val="6B48242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30" w15:restartNumberingAfterBreak="0">
    <w:nsid w:val="53BE5930"/>
    <w:multiLevelType w:val="hybridMultilevel"/>
    <w:tmpl w:val="081A3934"/>
    <w:lvl w:ilvl="0" w:tplc="B0DA4B88">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549C33F2"/>
    <w:multiLevelType w:val="hybridMultilevel"/>
    <w:tmpl w:val="06205D8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55EE5DEC"/>
    <w:multiLevelType w:val="hybridMultilevel"/>
    <w:tmpl w:val="F866F65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5FA17077"/>
    <w:multiLevelType w:val="multilevel"/>
    <w:tmpl w:val="B7E2D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35" w15:restartNumberingAfterBreak="0">
    <w:nsid w:val="686D5C96"/>
    <w:multiLevelType w:val="hybridMultilevel"/>
    <w:tmpl w:val="414C6AF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731074BF"/>
    <w:multiLevelType w:val="hybridMultilevel"/>
    <w:tmpl w:val="324AB34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74687EAA"/>
    <w:multiLevelType w:val="hybridMultilevel"/>
    <w:tmpl w:val="196CB86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77A66936"/>
    <w:multiLevelType w:val="hybridMultilevel"/>
    <w:tmpl w:val="EF42355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9" w15:restartNumberingAfterBreak="0">
    <w:nsid w:val="7E20588C"/>
    <w:multiLevelType w:val="multilevel"/>
    <w:tmpl w:val="6FB043B0"/>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40" w15:restartNumberingAfterBreak="0">
    <w:nsid w:val="7FB354B8"/>
    <w:multiLevelType w:val="multilevel"/>
    <w:tmpl w:val="372283E4"/>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462841622">
    <w:abstractNumId w:val="40"/>
  </w:num>
  <w:num w:numId="2" w16cid:durableId="1749232370">
    <w:abstractNumId w:val="7"/>
  </w:num>
  <w:num w:numId="3" w16cid:durableId="601036652">
    <w:abstractNumId w:val="6"/>
  </w:num>
  <w:num w:numId="4" w16cid:durableId="1758139521">
    <w:abstractNumId w:val="5"/>
  </w:num>
  <w:num w:numId="5" w16cid:durableId="1697195882">
    <w:abstractNumId w:val="4"/>
  </w:num>
  <w:num w:numId="6" w16cid:durableId="1947538786">
    <w:abstractNumId w:val="39"/>
  </w:num>
  <w:num w:numId="7" w16cid:durableId="370227939">
    <w:abstractNumId w:val="3"/>
  </w:num>
  <w:num w:numId="8" w16cid:durableId="1938900766">
    <w:abstractNumId w:val="2"/>
  </w:num>
  <w:num w:numId="9" w16cid:durableId="448672423">
    <w:abstractNumId w:val="1"/>
  </w:num>
  <w:num w:numId="10" w16cid:durableId="122387879">
    <w:abstractNumId w:val="0"/>
  </w:num>
  <w:num w:numId="11" w16cid:durableId="1588805400">
    <w:abstractNumId w:val="8"/>
  </w:num>
  <w:num w:numId="12" w16cid:durableId="765618957">
    <w:abstractNumId w:val="39"/>
    <w:lvlOverride w:ilvl="0">
      <w:lvl w:ilvl="0">
        <w:start w:val="1"/>
        <w:numFmt w:val="decimal"/>
        <w:pStyle w:val="Opstilling-talellerbogst"/>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1355881302">
    <w:abstractNumId w:val="14"/>
  </w:num>
  <w:num w:numId="14" w16cid:durableId="258097995">
    <w:abstractNumId w:val="34"/>
  </w:num>
  <w:num w:numId="15" w16cid:durableId="1758557949">
    <w:abstractNumId w:val="10"/>
  </w:num>
  <w:num w:numId="16" w16cid:durableId="2033220004">
    <w:abstractNumId w:val="20"/>
  </w:num>
  <w:num w:numId="17" w16cid:durableId="479658678">
    <w:abstractNumId w:val="31"/>
  </w:num>
  <w:num w:numId="18" w16cid:durableId="683941901">
    <w:abstractNumId w:val="29"/>
  </w:num>
  <w:num w:numId="19" w16cid:durableId="1598247976">
    <w:abstractNumId w:val="21"/>
  </w:num>
  <w:num w:numId="20" w16cid:durableId="714550836">
    <w:abstractNumId w:val="38"/>
  </w:num>
  <w:num w:numId="21" w16cid:durableId="1449355371">
    <w:abstractNumId w:val="17"/>
  </w:num>
  <w:num w:numId="22" w16cid:durableId="25451226">
    <w:abstractNumId w:val="11"/>
  </w:num>
  <w:num w:numId="23" w16cid:durableId="798063422">
    <w:abstractNumId w:val="37"/>
  </w:num>
  <w:num w:numId="24" w16cid:durableId="1179388755">
    <w:abstractNumId w:val="9"/>
  </w:num>
  <w:num w:numId="25" w16cid:durableId="574051744">
    <w:abstractNumId w:val="24"/>
  </w:num>
  <w:num w:numId="26" w16cid:durableId="290593628">
    <w:abstractNumId w:val="28"/>
  </w:num>
  <w:num w:numId="27" w16cid:durableId="291252475">
    <w:abstractNumId w:val="22"/>
  </w:num>
  <w:num w:numId="28" w16cid:durableId="2143426903">
    <w:abstractNumId w:val="32"/>
  </w:num>
  <w:num w:numId="29" w16cid:durableId="1759596963">
    <w:abstractNumId w:val="23"/>
  </w:num>
  <w:num w:numId="30" w16cid:durableId="963927613">
    <w:abstractNumId w:val="16"/>
  </w:num>
  <w:num w:numId="31" w16cid:durableId="195002341">
    <w:abstractNumId w:val="18"/>
  </w:num>
  <w:num w:numId="32" w16cid:durableId="616181643">
    <w:abstractNumId w:val="26"/>
  </w:num>
  <w:num w:numId="33" w16cid:durableId="820463253">
    <w:abstractNumId w:val="16"/>
  </w:num>
  <w:num w:numId="34" w16cid:durableId="1428765350">
    <w:abstractNumId w:val="25"/>
  </w:num>
  <w:num w:numId="35" w16cid:durableId="2044287451">
    <w:abstractNumId w:val="27"/>
  </w:num>
  <w:num w:numId="36" w16cid:durableId="1733456920">
    <w:abstractNumId w:val="30"/>
  </w:num>
  <w:num w:numId="37" w16cid:durableId="586772870">
    <w:abstractNumId w:val="33"/>
  </w:num>
  <w:num w:numId="38" w16cid:durableId="1964261375">
    <w:abstractNumId w:val="25"/>
  </w:num>
  <w:num w:numId="39" w16cid:durableId="1564608274">
    <w:abstractNumId w:val="35"/>
  </w:num>
  <w:num w:numId="40" w16cid:durableId="183907631">
    <w:abstractNumId w:val="15"/>
  </w:num>
  <w:num w:numId="41" w16cid:durableId="1095128151">
    <w:abstractNumId w:val="14"/>
  </w:num>
  <w:num w:numId="42" w16cid:durableId="312028557">
    <w:abstractNumId w:val="19"/>
  </w:num>
  <w:num w:numId="43" w16cid:durableId="555513903">
    <w:abstractNumId w:val="36"/>
  </w:num>
  <w:num w:numId="44" w16cid:durableId="473523769">
    <w:abstractNumId w:val="12"/>
  </w:num>
  <w:num w:numId="45" w16cid:durableId="14522858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1206"/>
    <w:rsid w:val="00004865"/>
    <w:rsid w:val="00004FA9"/>
    <w:rsid w:val="000077DC"/>
    <w:rsid w:val="000101EC"/>
    <w:rsid w:val="00014D03"/>
    <w:rsid w:val="00014FD3"/>
    <w:rsid w:val="000162D0"/>
    <w:rsid w:val="000167D0"/>
    <w:rsid w:val="00017056"/>
    <w:rsid w:val="00017B70"/>
    <w:rsid w:val="00020EED"/>
    <w:rsid w:val="00025683"/>
    <w:rsid w:val="00026993"/>
    <w:rsid w:val="00027248"/>
    <w:rsid w:val="000275D6"/>
    <w:rsid w:val="000305CC"/>
    <w:rsid w:val="0003134B"/>
    <w:rsid w:val="00031C1D"/>
    <w:rsid w:val="00035750"/>
    <w:rsid w:val="00035B26"/>
    <w:rsid w:val="0003686F"/>
    <w:rsid w:val="0003715A"/>
    <w:rsid w:val="000372F9"/>
    <w:rsid w:val="0004073A"/>
    <w:rsid w:val="00041EA8"/>
    <w:rsid w:val="00042969"/>
    <w:rsid w:val="000431FB"/>
    <w:rsid w:val="0004392A"/>
    <w:rsid w:val="000454F9"/>
    <w:rsid w:val="00046396"/>
    <w:rsid w:val="000466C1"/>
    <w:rsid w:val="00046A01"/>
    <w:rsid w:val="00050588"/>
    <w:rsid w:val="0005336F"/>
    <w:rsid w:val="00053B8C"/>
    <w:rsid w:val="000613A9"/>
    <w:rsid w:val="000626BA"/>
    <w:rsid w:val="00062E32"/>
    <w:rsid w:val="00062EEE"/>
    <w:rsid w:val="00065072"/>
    <w:rsid w:val="00065C3C"/>
    <w:rsid w:val="00066591"/>
    <w:rsid w:val="00076D04"/>
    <w:rsid w:val="00083598"/>
    <w:rsid w:val="0008451F"/>
    <w:rsid w:val="00090843"/>
    <w:rsid w:val="0009128C"/>
    <w:rsid w:val="00091CF6"/>
    <w:rsid w:val="00094ABD"/>
    <w:rsid w:val="00094B7B"/>
    <w:rsid w:val="00094E5F"/>
    <w:rsid w:val="00096631"/>
    <w:rsid w:val="000A32DD"/>
    <w:rsid w:val="000A4CB3"/>
    <w:rsid w:val="000A5D4A"/>
    <w:rsid w:val="000A6520"/>
    <w:rsid w:val="000A7381"/>
    <w:rsid w:val="000B2DD1"/>
    <w:rsid w:val="000B2DF6"/>
    <w:rsid w:val="000B3662"/>
    <w:rsid w:val="000B382E"/>
    <w:rsid w:val="000B508A"/>
    <w:rsid w:val="000B6BF2"/>
    <w:rsid w:val="000B792C"/>
    <w:rsid w:val="000C05A4"/>
    <w:rsid w:val="000C0FD9"/>
    <w:rsid w:val="000C1640"/>
    <w:rsid w:val="000C22A5"/>
    <w:rsid w:val="000C24BB"/>
    <w:rsid w:val="000C40E1"/>
    <w:rsid w:val="000C4B2A"/>
    <w:rsid w:val="000C7186"/>
    <w:rsid w:val="000D023F"/>
    <w:rsid w:val="000D0AD1"/>
    <w:rsid w:val="000D0B65"/>
    <w:rsid w:val="000D1A0F"/>
    <w:rsid w:val="000D4F66"/>
    <w:rsid w:val="000D5465"/>
    <w:rsid w:val="000D6D4A"/>
    <w:rsid w:val="000D6F40"/>
    <w:rsid w:val="000E006A"/>
    <w:rsid w:val="000E11B4"/>
    <w:rsid w:val="000E3E27"/>
    <w:rsid w:val="000E4742"/>
    <w:rsid w:val="000F1B17"/>
    <w:rsid w:val="000F22CD"/>
    <w:rsid w:val="000F482F"/>
    <w:rsid w:val="000F4E10"/>
    <w:rsid w:val="000F60A5"/>
    <w:rsid w:val="000F6113"/>
    <w:rsid w:val="000F6A42"/>
    <w:rsid w:val="000F7A8D"/>
    <w:rsid w:val="00100796"/>
    <w:rsid w:val="0010206A"/>
    <w:rsid w:val="00102941"/>
    <w:rsid w:val="0010393E"/>
    <w:rsid w:val="00103E3F"/>
    <w:rsid w:val="00104396"/>
    <w:rsid w:val="00105B1D"/>
    <w:rsid w:val="00106C7F"/>
    <w:rsid w:val="00106D53"/>
    <w:rsid w:val="001104A8"/>
    <w:rsid w:val="0011127C"/>
    <w:rsid w:val="0011683A"/>
    <w:rsid w:val="00117FBE"/>
    <w:rsid w:val="00120E58"/>
    <w:rsid w:val="001226C3"/>
    <w:rsid w:val="00122C57"/>
    <w:rsid w:val="0012534C"/>
    <w:rsid w:val="00125DB1"/>
    <w:rsid w:val="00127630"/>
    <w:rsid w:val="00130709"/>
    <w:rsid w:val="0013244F"/>
    <w:rsid w:val="00132BEA"/>
    <w:rsid w:val="00134F89"/>
    <w:rsid w:val="00140902"/>
    <w:rsid w:val="00142CCC"/>
    <w:rsid w:val="00150678"/>
    <w:rsid w:val="00155029"/>
    <w:rsid w:val="00161542"/>
    <w:rsid w:val="00161718"/>
    <w:rsid w:val="00161FD6"/>
    <w:rsid w:val="0016246D"/>
    <w:rsid w:val="00162BC1"/>
    <w:rsid w:val="00166DE8"/>
    <w:rsid w:val="001728CC"/>
    <w:rsid w:val="001742C6"/>
    <w:rsid w:val="001752F5"/>
    <w:rsid w:val="00175A1A"/>
    <w:rsid w:val="00175DAB"/>
    <w:rsid w:val="001778B2"/>
    <w:rsid w:val="00180700"/>
    <w:rsid w:val="00181168"/>
    <w:rsid w:val="001811EF"/>
    <w:rsid w:val="00182651"/>
    <w:rsid w:val="0018507C"/>
    <w:rsid w:val="0018737E"/>
    <w:rsid w:val="00193D8D"/>
    <w:rsid w:val="001A1CD2"/>
    <w:rsid w:val="001A3757"/>
    <w:rsid w:val="001A3854"/>
    <w:rsid w:val="001A390C"/>
    <w:rsid w:val="001A4541"/>
    <w:rsid w:val="001A46BA"/>
    <w:rsid w:val="001A5FCA"/>
    <w:rsid w:val="001A6616"/>
    <w:rsid w:val="001B14E6"/>
    <w:rsid w:val="001B3012"/>
    <w:rsid w:val="001B323E"/>
    <w:rsid w:val="001B3332"/>
    <w:rsid w:val="001B4187"/>
    <w:rsid w:val="001B622B"/>
    <w:rsid w:val="001C14B1"/>
    <w:rsid w:val="001C2147"/>
    <w:rsid w:val="001D0268"/>
    <w:rsid w:val="001D5332"/>
    <w:rsid w:val="001E01D4"/>
    <w:rsid w:val="001E05C2"/>
    <w:rsid w:val="001E107A"/>
    <w:rsid w:val="001E1890"/>
    <w:rsid w:val="001E5404"/>
    <w:rsid w:val="001F71E6"/>
    <w:rsid w:val="001F7601"/>
    <w:rsid w:val="001F7E72"/>
    <w:rsid w:val="001F7EFB"/>
    <w:rsid w:val="002048DD"/>
    <w:rsid w:val="00204C55"/>
    <w:rsid w:val="00210B1C"/>
    <w:rsid w:val="00212EC6"/>
    <w:rsid w:val="002148D9"/>
    <w:rsid w:val="00214ED3"/>
    <w:rsid w:val="0021574F"/>
    <w:rsid w:val="00215E66"/>
    <w:rsid w:val="00216A56"/>
    <w:rsid w:val="00216C3A"/>
    <w:rsid w:val="00216D13"/>
    <w:rsid w:val="00220768"/>
    <w:rsid w:val="002222D3"/>
    <w:rsid w:val="00225B61"/>
    <w:rsid w:val="00235540"/>
    <w:rsid w:val="00235AD5"/>
    <w:rsid w:val="00237E73"/>
    <w:rsid w:val="00244660"/>
    <w:rsid w:val="00244D70"/>
    <w:rsid w:val="00246DCF"/>
    <w:rsid w:val="0025216A"/>
    <w:rsid w:val="00254581"/>
    <w:rsid w:val="002549B2"/>
    <w:rsid w:val="002569B3"/>
    <w:rsid w:val="00256A0A"/>
    <w:rsid w:val="00264234"/>
    <w:rsid w:val="00264744"/>
    <w:rsid w:val="0026544B"/>
    <w:rsid w:val="00272F9B"/>
    <w:rsid w:val="00273816"/>
    <w:rsid w:val="0027541A"/>
    <w:rsid w:val="0028071E"/>
    <w:rsid w:val="00280A43"/>
    <w:rsid w:val="00280CC5"/>
    <w:rsid w:val="002819FE"/>
    <w:rsid w:val="0028270A"/>
    <w:rsid w:val="0028425C"/>
    <w:rsid w:val="002866B4"/>
    <w:rsid w:val="00287B60"/>
    <w:rsid w:val="00287E8F"/>
    <w:rsid w:val="00292E84"/>
    <w:rsid w:val="00293819"/>
    <w:rsid w:val="00295E37"/>
    <w:rsid w:val="0029658B"/>
    <w:rsid w:val="002A02C1"/>
    <w:rsid w:val="002A0923"/>
    <w:rsid w:val="002A155C"/>
    <w:rsid w:val="002A2060"/>
    <w:rsid w:val="002A334B"/>
    <w:rsid w:val="002A3C4B"/>
    <w:rsid w:val="002A4CDB"/>
    <w:rsid w:val="002B0CC0"/>
    <w:rsid w:val="002B1316"/>
    <w:rsid w:val="002C2EC6"/>
    <w:rsid w:val="002C5297"/>
    <w:rsid w:val="002D1B24"/>
    <w:rsid w:val="002D43D1"/>
    <w:rsid w:val="002D5562"/>
    <w:rsid w:val="002D5E1B"/>
    <w:rsid w:val="002D68F8"/>
    <w:rsid w:val="002E18AD"/>
    <w:rsid w:val="002E2451"/>
    <w:rsid w:val="002E27B6"/>
    <w:rsid w:val="002E318A"/>
    <w:rsid w:val="002E4A59"/>
    <w:rsid w:val="002E74A4"/>
    <w:rsid w:val="002F0F00"/>
    <w:rsid w:val="002F18EB"/>
    <w:rsid w:val="002F2416"/>
    <w:rsid w:val="002F447F"/>
    <w:rsid w:val="002F7262"/>
    <w:rsid w:val="003000B6"/>
    <w:rsid w:val="003012F2"/>
    <w:rsid w:val="003018B8"/>
    <w:rsid w:val="00301C75"/>
    <w:rsid w:val="00303D55"/>
    <w:rsid w:val="003064DC"/>
    <w:rsid w:val="003123FB"/>
    <w:rsid w:val="00312459"/>
    <w:rsid w:val="00313C39"/>
    <w:rsid w:val="00315700"/>
    <w:rsid w:val="00317788"/>
    <w:rsid w:val="00320824"/>
    <w:rsid w:val="003237F1"/>
    <w:rsid w:val="00323E93"/>
    <w:rsid w:val="003264FB"/>
    <w:rsid w:val="00327E53"/>
    <w:rsid w:val="00333648"/>
    <w:rsid w:val="003336F7"/>
    <w:rsid w:val="00335057"/>
    <w:rsid w:val="0033586C"/>
    <w:rsid w:val="00335ADA"/>
    <w:rsid w:val="00335D0E"/>
    <w:rsid w:val="00340E7C"/>
    <w:rsid w:val="00342CFB"/>
    <w:rsid w:val="00346763"/>
    <w:rsid w:val="00347971"/>
    <w:rsid w:val="00350EF8"/>
    <w:rsid w:val="00362876"/>
    <w:rsid w:val="00367DE4"/>
    <w:rsid w:val="0037231A"/>
    <w:rsid w:val="00373E8D"/>
    <w:rsid w:val="00375DC9"/>
    <w:rsid w:val="00377187"/>
    <w:rsid w:val="00381967"/>
    <w:rsid w:val="00384E98"/>
    <w:rsid w:val="00386C10"/>
    <w:rsid w:val="00387984"/>
    <w:rsid w:val="003922FF"/>
    <w:rsid w:val="0039258D"/>
    <w:rsid w:val="003935FA"/>
    <w:rsid w:val="00397C49"/>
    <w:rsid w:val="003A0C28"/>
    <w:rsid w:val="003A0D3D"/>
    <w:rsid w:val="003A1C0B"/>
    <w:rsid w:val="003A20D4"/>
    <w:rsid w:val="003A4710"/>
    <w:rsid w:val="003A7281"/>
    <w:rsid w:val="003B204D"/>
    <w:rsid w:val="003B2757"/>
    <w:rsid w:val="003B35B0"/>
    <w:rsid w:val="003B6CC0"/>
    <w:rsid w:val="003B71C5"/>
    <w:rsid w:val="003B7ED3"/>
    <w:rsid w:val="003C0CE9"/>
    <w:rsid w:val="003C3443"/>
    <w:rsid w:val="003C3644"/>
    <w:rsid w:val="003C460C"/>
    <w:rsid w:val="003C4F9F"/>
    <w:rsid w:val="003C5206"/>
    <w:rsid w:val="003C60F1"/>
    <w:rsid w:val="003C74AB"/>
    <w:rsid w:val="003D0891"/>
    <w:rsid w:val="003D0E00"/>
    <w:rsid w:val="003D174D"/>
    <w:rsid w:val="003D2D79"/>
    <w:rsid w:val="003D32A2"/>
    <w:rsid w:val="003E047F"/>
    <w:rsid w:val="003E087D"/>
    <w:rsid w:val="003E53E0"/>
    <w:rsid w:val="003E57EC"/>
    <w:rsid w:val="003E6021"/>
    <w:rsid w:val="003E6CD1"/>
    <w:rsid w:val="003F24C0"/>
    <w:rsid w:val="003F5BBE"/>
    <w:rsid w:val="004003C8"/>
    <w:rsid w:val="00400B0E"/>
    <w:rsid w:val="00401C2D"/>
    <w:rsid w:val="00403DDF"/>
    <w:rsid w:val="00403FD4"/>
    <w:rsid w:val="00414021"/>
    <w:rsid w:val="00414829"/>
    <w:rsid w:val="00416C3C"/>
    <w:rsid w:val="00420155"/>
    <w:rsid w:val="00420AC7"/>
    <w:rsid w:val="004239C7"/>
    <w:rsid w:val="00424347"/>
    <w:rsid w:val="00424709"/>
    <w:rsid w:val="00424AD9"/>
    <w:rsid w:val="0043327A"/>
    <w:rsid w:val="00434141"/>
    <w:rsid w:val="00435D1F"/>
    <w:rsid w:val="0044199E"/>
    <w:rsid w:val="00442332"/>
    <w:rsid w:val="004441C5"/>
    <w:rsid w:val="00447711"/>
    <w:rsid w:val="00450653"/>
    <w:rsid w:val="0045404F"/>
    <w:rsid w:val="00455365"/>
    <w:rsid w:val="00455581"/>
    <w:rsid w:val="0046094B"/>
    <w:rsid w:val="00460F5D"/>
    <w:rsid w:val="0046190B"/>
    <w:rsid w:val="00463F31"/>
    <w:rsid w:val="0046409D"/>
    <w:rsid w:val="00465D99"/>
    <w:rsid w:val="00465DBD"/>
    <w:rsid w:val="00470CE0"/>
    <w:rsid w:val="00471737"/>
    <w:rsid w:val="004719DE"/>
    <w:rsid w:val="00473BCF"/>
    <w:rsid w:val="0047762D"/>
    <w:rsid w:val="00481EAF"/>
    <w:rsid w:val="0048293B"/>
    <w:rsid w:val="00482963"/>
    <w:rsid w:val="00491A06"/>
    <w:rsid w:val="00492C63"/>
    <w:rsid w:val="00493693"/>
    <w:rsid w:val="004957A4"/>
    <w:rsid w:val="00496512"/>
    <w:rsid w:val="00497992"/>
    <w:rsid w:val="004A2518"/>
    <w:rsid w:val="004A3A2B"/>
    <w:rsid w:val="004A4089"/>
    <w:rsid w:val="004A5FFD"/>
    <w:rsid w:val="004A68C3"/>
    <w:rsid w:val="004B02BE"/>
    <w:rsid w:val="004B1443"/>
    <w:rsid w:val="004B2A88"/>
    <w:rsid w:val="004B3DE2"/>
    <w:rsid w:val="004B4929"/>
    <w:rsid w:val="004C01B2"/>
    <w:rsid w:val="004C4C16"/>
    <w:rsid w:val="004C53D4"/>
    <w:rsid w:val="004C55D4"/>
    <w:rsid w:val="004D08AF"/>
    <w:rsid w:val="004D2B48"/>
    <w:rsid w:val="004D3793"/>
    <w:rsid w:val="004E043D"/>
    <w:rsid w:val="004E166F"/>
    <w:rsid w:val="004E31ED"/>
    <w:rsid w:val="004E3305"/>
    <w:rsid w:val="004E3771"/>
    <w:rsid w:val="004E4300"/>
    <w:rsid w:val="004E491E"/>
    <w:rsid w:val="004E5C40"/>
    <w:rsid w:val="004E6CE8"/>
    <w:rsid w:val="004F0F2A"/>
    <w:rsid w:val="004F1ED7"/>
    <w:rsid w:val="004F5D4F"/>
    <w:rsid w:val="004F5F72"/>
    <w:rsid w:val="004F61F4"/>
    <w:rsid w:val="004F71AA"/>
    <w:rsid w:val="004F7F1F"/>
    <w:rsid w:val="00500ECF"/>
    <w:rsid w:val="00507F9D"/>
    <w:rsid w:val="00510245"/>
    <w:rsid w:val="00510995"/>
    <w:rsid w:val="005146B7"/>
    <w:rsid w:val="00514DE4"/>
    <w:rsid w:val="0051558B"/>
    <w:rsid w:val="00516608"/>
    <w:rsid w:val="005178A7"/>
    <w:rsid w:val="00520117"/>
    <w:rsid w:val="005203AF"/>
    <w:rsid w:val="00525CE4"/>
    <w:rsid w:val="005265AF"/>
    <w:rsid w:val="005267E6"/>
    <w:rsid w:val="00531761"/>
    <w:rsid w:val="005328A3"/>
    <w:rsid w:val="00532AE0"/>
    <w:rsid w:val="00543EF2"/>
    <w:rsid w:val="00544ABF"/>
    <w:rsid w:val="00546086"/>
    <w:rsid w:val="00547F22"/>
    <w:rsid w:val="00555437"/>
    <w:rsid w:val="0055579F"/>
    <w:rsid w:val="005564DE"/>
    <w:rsid w:val="00557C8C"/>
    <w:rsid w:val="00560301"/>
    <w:rsid w:val="005603FD"/>
    <w:rsid w:val="00563C72"/>
    <w:rsid w:val="00564297"/>
    <w:rsid w:val="0056607B"/>
    <w:rsid w:val="005729D8"/>
    <w:rsid w:val="00576BC4"/>
    <w:rsid w:val="00577218"/>
    <w:rsid w:val="00577EA3"/>
    <w:rsid w:val="005828A6"/>
    <w:rsid w:val="00582AE7"/>
    <w:rsid w:val="00582D5A"/>
    <w:rsid w:val="00585126"/>
    <w:rsid w:val="005873E2"/>
    <w:rsid w:val="00587F60"/>
    <w:rsid w:val="005905DC"/>
    <w:rsid w:val="00590F96"/>
    <w:rsid w:val="00591008"/>
    <w:rsid w:val="00591510"/>
    <w:rsid w:val="00591682"/>
    <w:rsid w:val="00592441"/>
    <w:rsid w:val="0059334D"/>
    <w:rsid w:val="00593C7E"/>
    <w:rsid w:val="00594352"/>
    <w:rsid w:val="00596745"/>
    <w:rsid w:val="0059709B"/>
    <w:rsid w:val="005A28D4"/>
    <w:rsid w:val="005A356A"/>
    <w:rsid w:val="005A5A20"/>
    <w:rsid w:val="005A6FC1"/>
    <w:rsid w:val="005A7F0D"/>
    <w:rsid w:val="005B1329"/>
    <w:rsid w:val="005B2040"/>
    <w:rsid w:val="005B360B"/>
    <w:rsid w:val="005C5E42"/>
    <w:rsid w:val="005C5F97"/>
    <w:rsid w:val="005C769C"/>
    <w:rsid w:val="005D04DC"/>
    <w:rsid w:val="005D0501"/>
    <w:rsid w:val="005D11C1"/>
    <w:rsid w:val="005D2403"/>
    <w:rsid w:val="005D291E"/>
    <w:rsid w:val="005D30E9"/>
    <w:rsid w:val="005D4530"/>
    <w:rsid w:val="005D5676"/>
    <w:rsid w:val="005D571A"/>
    <w:rsid w:val="005E0D3D"/>
    <w:rsid w:val="005E2D2D"/>
    <w:rsid w:val="005E2D62"/>
    <w:rsid w:val="005E3B6E"/>
    <w:rsid w:val="005E403C"/>
    <w:rsid w:val="005E7B13"/>
    <w:rsid w:val="005F1580"/>
    <w:rsid w:val="005F3ED8"/>
    <w:rsid w:val="005F62E5"/>
    <w:rsid w:val="005F6B57"/>
    <w:rsid w:val="00600394"/>
    <w:rsid w:val="00602364"/>
    <w:rsid w:val="00603474"/>
    <w:rsid w:val="006038E7"/>
    <w:rsid w:val="0060749E"/>
    <w:rsid w:val="00612BF4"/>
    <w:rsid w:val="006149A3"/>
    <w:rsid w:val="006209A9"/>
    <w:rsid w:val="00623BAD"/>
    <w:rsid w:val="00623F33"/>
    <w:rsid w:val="006275F3"/>
    <w:rsid w:val="00631D75"/>
    <w:rsid w:val="00635135"/>
    <w:rsid w:val="00637F5D"/>
    <w:rsid w:val="00641B8C"/>
    <w:rsid w:val="0064370C"/>
    <w:rsid w:val="00643883"/>
    <w:rsid w:val="00644A56"/>
    <w:rsid w:val="006452E6"/>
    <w:rsid w:val="00646D9B"/>
    <w:rsid w:val="00647CC2"/>
    <w:rsid w:val="00650168"/>
    <w:rsid w:val="00650E96"/>
    <w:rsid w:val="006523A2"/>
    <w:rsid w:val="00652B9B"/>
    <w:rsid w:val="00655B49"/>
    <w:rsid w:val="00656D79"/>
    <w:rsid w:val="0065791C"/>
    <w:rsid w:val="00657BE1"/>
    <w:rsid w:val="006612C9"/>
    <w:rsid w:val="00661CD4"/>
    <w:rsid w:val="00662DC9"/>
    <w:rsid w:val="00663C45"/>
    <w:rsid w:val="00666EEF"/>
    <w:rsid w:val="00670953"/>
    <w:rsid w:val="00675D85"/>
    <w:rsid w:val="00677497"/>
    <w:rsid w:val="00681D83"/>
    <w:rsid w:val="0068367D"/>
    <w:rsid w:val="00683F1E"/>
    <w:rsid w:val="00683F3D"/>
    <w:rsid w:val="00685078"/>
    <w:rsid w:val="006858BA"/>
    <w:rsid w:val="0068591C"/>
    <w:rsid w:val="0069003A"/>
    <w:rsid w:val="006900C2"/>
    <w:rsid w:val="00691B53"/>
    <w:rsid w:val="00696158"/>
    <w:rsid w:val="00697650"/>
    <w:rsid w:val="00697DC2"/>
    <w:rsid w:val="006A5CDB"/>
    <w:rsid w:val="006B092B"/>
    <w:rsid w:val="006B2773"/>
    <w:rsid w:val="006B2ADD"/>
    <w:rsid w:val="006B30A9"/>
    <w:rsid w:val="006B3E4A"/>
    <w:rsid w:val="006B52DD"/>
    <w:rsid w:val="006B646C"/>
    <w:rsid w:val="006B7B64"/>
    <w:rsid w:val="006C0A4C"/>
    <w:rsid w:val="006C0FBE"/>
    <w:rsid w:val="006C1182"/>
    <w:rsid w:val="006C585E"/>
    <w:rsid w:val="006C786D"/>
    <w:rsid w:val="006D0ADA"/>
    <w:rsid w:val="006D29DA"/>
    <w:rsid w:val="006D5067"/>
    <w:rsid w:val="006D7B04"/>
    <w:rsid w:val="006D7F0B"/>
    <w:rsid w:val="006E0AB1"/>
    <w:rsid w:val="006E0CF1"/>
    <w:rsid w:val="006E1889"/>
    <w:rsid w:val="006E1CC0"/>
    <w:rsid w:val="006E25C7"/>
    <w:rsid w:val="006E2818"/>
    <w:rsid w:val="006E2F64"/>
    <w:rsid w:val="006E3D03"/>
    <w:rsid w:val="006E43FD"/>
    <w:rsid w:val="006E6DEE"/>
    <w:rsid w:val="006E7418"/>
    <w:rsid w:val="006F1193"/>
    <w:rsid w:val="006F1E17"/>
    <w:rsid w:val="006F4A36"/>
    <w:rsid w:val="006F54DE"/>
    <w:rsid w:val="006F5D2D"/>
    <w:rsid w:val="006F68BE"/>
    <w:rsid w:val="006F6EC7"/>
    <w:rsid w:val="007008EE"/>
    <w:rsid w:val="007012F9"/>
    <w:rsid w:val="0070267E"/>
    <w:rsid w:val="00706248"/>
    <w:rsid w:val="00706E32"/>
    <w:rsid w:val="00710F64"/>
    <w:rsid w:val="00712A2F"/>
    <w:rsid w:val="00712A5A"/>
    <w:rsid w:val="007134E9"/>
    <w:rsid w:val="00713D22"/>
    <w:rsid w:val="00721822"/>
    <w:rsid w:val="00722D12"/>
    <w:rsid w:val="007236C4"/>
    <w:rsid w:val="0073038A"/>
    <w:rsid w:val="007308ED"/>
    <w:rsid w:val="00731804"/>
    <w:rsid w:val="00732254"/>
    <w:rsid w:val="007323AE"/>
    <w:rsid w:val="00735172"/>
    <w:rsid w:val="00736EAA"/>
    <w:rsid w:val="00737332"/>
    <w:rsid w:val="00741B1F"/>
    <w:rsid w:val="00744C49"/>
    <w:rsid w:val="00745D6A"/>
    <w:rsid w:val="007461D2"/>
    <w:rsid w:val="00746DAE"/>
    <w:rsid w:val="007477E1"/>
    <w:rsid w:val="00751255"/>
    <w:rsid w:val="00751A06"/>
    <w:rsid w:val="00752EC2"/>
    <w:rsid w:val="00754023"/>
    <w:rsid w:val="007546AF"/>
    <w:rsid w:val="007568AE"/>
    <w:rsid w:val="00762EA2"/>
    <w:rsid w:val="00763089"/>
    <w:rsid w:val="007643B0"/>
    <w:rsid w:val="007644D6"/>
    <w:rsid w:val="00764B40"/>
    <w:rsid w:val="00765934"/>
    <w:rsid w:val="007711D0"/>
    <w:rsid w:val="0077451B"/>
    <w:rsid w:val="00777985"/>
    <w:rsid w:val="0078220F"/>
    <w:rsid w:val="00783020"/>
    <w:rsid w:val="007830AC"/>
    <w:rsid w:val="00784B34"/>
    <w:rsid w:val="007873C5"/>
    <w:rsid w:val="00793B4F"/>
    <w:rsid w:val="007958A2"/>
    <w:rsid w:val="00796E99"/>
    <w:rsid w:val="00797E07"/>
    <w:rsid w:val="007A0767"/>
    <w:rsid w:val="007A349C"/>
    <w:rsid w:val="007A41FF"/>
    <w:rsid w:val="007A6942"/>
    <w:rsid w:val="007B1108"/>
    <w:rsid w:val="007B118D"/>
    <w:rsid w:val="007B1364"/>
    <w:rsid w:val="007B3D4D"/>
    <w:rsid w:val="007C1658"/>
    <w:rsid w:val="007C1AE8"/>
    <w:rsid w:val="007C1C6E"/>
    <w:rsid w:val="007C1DD2"/>
    <w:rsid w:val="007C667F"/>
    <w:rsid w:val="007C723B"/>
    <w:rsid w:val="007D25E5"/>
    <w:rsid w:val="007D2857"/>
    <w:rsid w:val="007D2EE4"/>
    <w:rsid w:val="007D4826"/>
    <w:rsid w:val="007D624E"/>
    <w:rsid w:val="007D6A5E"/>
    <w:rsid w:val="007D7134"/>
    <w:rsid w:val="007E0889"/>
    <w:rsid w:val="007E0E39"/>
    <w:rsid w:val="007E373C"/>
    <w:rsid w:val="007E4BEC"/>
    <w:rsid w:val="007E602D"/>
    <w:rsid w:val="007F1739"/>
    <w:rsid w:val="007F1797"/>
    <w:rsid w:val="007F4ADD"/>
    <w:rsid w:val="008002CE"/>
    <w:rsid w:val="0080224B"/>
    <w:rsid w:val="00806509"/>
    <w:rsid w:val="00807DD1"/>
    <w:rsid w:val="008134CA"/>
    <w:rsid w:val="008142EE"/>
    <w:rsid w:val="008165D1"/>
    <w:rsid w:val="0081737A"/>
    <w:rsid w:val="00824714"/>
    <w:rsid w:val="008261DD"/>
    <w:rsid w:val="00830CF3"/>
    <w:rsid w:val="00831302"/>
    <w:rsid w:val="00832167"/>
    <w:rsid w:val="0083281D"/>
    <w:rsid w:val="00834320"/>
    <w:rsid w:val="00835F38"/>
    <w:rsid w:val="00835FD8"/>
    <w:rsid w:val="00836011"/>
    <w:rsid w:val="00836161"/>
    <w:rsid w:val="00840014"/>
    <w:rsid w:val="00841A14"/>
    <w:rsid w:val="0084211B"/>
    <w:rsid w:val="0084217D"/>
    <w:rsid w:val="00842D4C"/>
    <w:rsid w:val="00844F63"/>
    <w:rsid w:val="0084507F"/>
    <w:rsid w:val="008473B2"/>
    <w:rsid w:val="00847A4C"/>
    <w:rsid w:val="00847D8C"/>
    <w:rsid w:val="008508D5"/>
    <w:rsid w:val="00856779"/>
    <w:rsid w:val="00857DC1"/>
    <w:rsid w:val="008627F7"/>
    <w:rsid w:val="008637B5"/>
    <w:rsid w:val="0086430E"/>
    <w:rsid w:val="008647C5"/>
    <w:rsid w:val="00873661"/>
    <w:rsid w:val="00873FC4"/>
    <w:rsid w:val="00874097"/>
    <w:rsid w:val="0087468B"/>
    <w:rsid w:val="00875696"/>
    <w:rsid w:val="00877760"/>
    <w:rsid w:val="00881751"/>
    <w:rsid w:val="008833B1"/>
    <w:rsid w:val="00886E10"/>
    <w:rsid w:val="00890374"/>
    <w:rsid w:val="00892D08"/>
    <w:rsid w:val="00893791"/>
    <w:rsid w:val="00894D3C"/>
    <w:rsid w:val="008958E5"/>
    <w:rsid w:val="008A34B1"/>
    <w:rsid w:val="008A5FE2"/>
    <w:rsid w:val="008A729F"/>
    <w:rsid w:val="008B1CFB"/>
    <w:rsid w:val="008B58B0"/>
    <w:rsid w:val="008B5B19"/>
    <w:rsid w:val="008B6385"/>
    <w:rsid w:val="008C3D44"/>
    <w:rsid w:val="008C54DF"/>
    <w:rsid w:val="008C5B4D"/>
    <w:rsid w:val="008C6053"/>
    <w:rsid w:val="008C703C"/>
    <w:rsid w:val="008C740E"/>
    <w:rsid w:val="008D1A41"/>
    <w:rsid w:val="008D2FBD"/>
    <w:rsid w:val="008D32D7"/>
    <w:rsid w:val="008D3990"/>
    <w:rsid w:val="008D5BD1"/>
    <w:rsid w:val="008D5BF2"/>
    <w:rsid w:val="008D6269"/>
    <w:rsid w:val="008D7EB2"/>
    <w:rsid w:val="008E06E2"/>
    <w:rsid w:val="008E2A87"/>
    <w:rsid w:val="008E4229"/>
    <w:rsid w:val="008E4F20"/>
    <w:rsid w:val="008E5A6D"/>
    <w:rsid w:val="008F1B3D"/>
    <w:rsid w:val="008F2613"/>
    <w:rsid w:val="008F32DF"/>
    <w:rsid w:val="008F4398"/>
    <w:rsid w:val="008F4D20"/>
    <w:rsid w:val="008F5F51"/>
    <w:rsid w:val="008F6108"/>
    <w:rsid w:val="008F6713"/>
    <w:rsid w:val="00900DC6"/>
    <w:rsid w:val="00906507"/>
    <w:rsid w:val="00906EE9"/>
    <w:rsid w:val="00907194"/>
    <w:rsid w:val="00912795"/>
    <w:rsid w:val="00912A28"/>
    <w:rsid w:val="00914999"/>
    <w:rsid w:val="009160CA"/>
    <w:rsid w:val="009165C7"/>
    <w:rsid w:val="00920A45"/>
    <w:rsid w:val="00920E2A"/>
    <w:rsid w:val="00923409"/>
    <w:rsid w:val="00925B6A"/>
    <w:rsid w:val="009272DB"/>
    <w:rsid w:val="00930859"/>
    <w:rsid w:val="0093100F"/>
    <w:rsid w:val="009310A7"/>
    <w:rsid w:val="00931B1B"/>
    <w:rsid w:val="00931B57"/>
    <w:rsid w:val="00933C27"/>
    <w:rsid w:val="00936045"/>
    <w:rsid w:val="00936474"/>
    <w:rsid w:val="00936B38"/>
    <w:rsid w:val="00937A4D"/>
    <w:rsid w:val="009400C5"/>
    <w:rsid w:val="00940903"/>
    <w:rsid w:val="00941663"/>
    <w:rsid w:val="009473ED"/>
    <w:rsid w:val="0094757D"/>
    <w:rsid w:val="00950C18"/>
    <w:rsid w:val="00951B25"/>
    <w:rsid w:val="00951FCC"/>
    <w:rsid w:val="00952D7D"/>
    <w:rsid w:val="00952F70"/>
    <w:rsid w:val="009530D7"/>
    <w:rsid w:val="00954633"/>
    <w:rsid w:val="00956D7D"/>
    <w:rsid w:val="00957C39"/>
    <w:rsid w:val="00960C2D"/>
    <w:rsid w:val="00962624"/>
    <w:rsid w:val="00963ED7"/>
    <w:rsid w:val="00967FB1"/>
    <w:rsid w:val="009737E4"/>
    <w:rsid w:val="00974209"/>
    <w:rsid w:val="009836ED"/>
    <w:rsid w:val="00983B74"/>
    <w:rsid w:val="00990263"/>
    <w:rsid w:val="00990718"/>
    <w:rsid w:val="0099151B"/>
    <w:rsid w:val="00992838"/>
    <w:rsid w:val="00992B98"/>
    <w:rsid w:val="00993E3A"/>
    <w:rsid w:val="009A0B35"/>
    <w:rsid w:val="009A0EFE"/>
    <w:rsid w:val="009A17FD"/>
    <w:rsid w:val="009A1C49"/>
    <w:rsid w:val="009A3960"/>
    <w:rsid w:val="009A3ED2"/>
    <w:rsid w:val="009A4CB3"/>
    <w:rsid w:val="009A4CCC"/>
    <w:rsid w:val="009A6D53"/>
    <w:rsid w:val="009B2D6E"/>
    <w:rsid w:val="009B5940"/>
    <w:rsid w:val="009C036B"/>
    <w:rsid w:val="009C113F"/>
    <w:rsid w:val="009C2225"/>
    <w:rsid w:val="009C3F18"/>
    <w:rsid w:val="009C43CA"/>
    <w:rsid w:val="009C5B16"/>
    <w:rsid w:val="009C620B"/>
    <w:rsid w:val="009C7328"/>
    <w:rsid w:val="009D155E"/>
    <w:rsid w:val="009D1E80"/>
    <w:rsid w:val="009D4C6B"/>
    <w:rsid w:val="009D560C"/>
    <w:rsid w:val="009E444A"/>
    <w:rsid w:val="009E4B94"/>
    <w:rsid w:val="009E73C2"/>
    <w:rsid w:val="009E7E76"/>
    <w:rsid w:val="009F0018"/>
    <w:rsid w:val="009F0394"/>
    <w:rsid w:val="009F41DF"/>
    <w:rsid w:val="009F5D19"/>
    <w:rsid w:val="00A02746"/>
    <w:rsid w:val="00A040A9"/>
    <w:rsid w:val="00A062BE"/>
    <w:rsid w:val="00A0679E"/>
    <w:rsid w:val="00A11BE9"/>
    <w:rsid w:val="00A12608"/>
    <w:rsid w:val="00A12C05"/>
    <w:rsid w:val="00A13CB0"/>
    <w:rsid w:val="00A202D6"/>
    <w:rsid w:val="00A20934"/>
    <w:rsid w:val="00A2347C"/>
    <w:rsid w:val="00A25D0F"/>
    <w:rsid w:val="00A27A90"/>
    <w:rsid w:val="00A30942"/>
    <w:rsid w:val="00A37A19"/>
    <w:rsid w:val="00A40A26"/>
    <w:rsid w:val="00A4370E"/>
    <w:rsid w:val="00A507A0"/>
    <w:rsid w:val="00A51126"/>
    <w:rsid w:val="00A53346"/>
    <w:rsid w:val="00A539A2"/>
    <w:rsid w:val="00A55499"/>
    <w:rsid w:val="00A55C20"/>
    <w:rsid w:val="00A6016A"/>
    <w:rsid w:val="00A62AA8"/>
    <w:rsid w:val="00A64256"/>
    <w:rsid w:val="00A6720E"/>
    <w:rsid w:val="00A67725"/>
    <w:rsid w:val="00A67AEB"/>
    <w:rsid w:val="00A7185A"/>
    <w:rsid w:val="00A72EFF"/>
    <w:rsid w:val="00A776F8"/>
    <w:rsid w:val="00A81DEC"/>
    <w:rsid w:val="00A82D96"/>
    <w:rsid w:val="00A84F08"/>
    <w:rsid w:val="00A85317"/>
    <w:rsid w:val="00A87049"/>
    <w:rsid w:val="00A90EF1"/>
    <w:rsid w:val="00A91DA5"/>
    <w:rsid w:val="00A93B2B"/>
    <w:rsid w:val="00A94B95"/>
    <w:rsid w:val="00AA30D2"/>
    <w:rsid w:val="00AA41C1"/>
    <w:rsid w:val="00AA564B"/>
    <w:rsid w:val="00AA6CEE"/>
    <w:rsid w:val="00AA6D01"/>
    <w:rsid w:val="00AA6D62"/>
    <w:rsid w:val="00AA7CE3"/>
    <w:rsid w:val="00AB015F"/>
    <w:rsid w:val="00AB115D"/>
    <w:rsid w:val="00AB4582"/>
    <w:rsid w:val="00AB4EE2"/>
    <w:rsid w:val="00AC30AB"/>
    <w:rsid w:val="00AC6A8C"/>
    <w:rsid w:val="00AC79B6"/>
    <w:rsid w:val="00AD5F89"/>
    <w:rsid w:val="00AE1EE8"/>
    <w:rsid w:val="00AE2FD5"/>
    <w:rsid w:val="00AE36E1"/>
    <w:rsid w:val="00AE3A48"/>
    <w:rsid w:val="00AE78A2"/>
    <w:rsid w:val="00AE7FC4"/>
    <w:rsid w:val="00AF1D02"/>
    <w:rsid w:val="00AF6CD6"/>
    <w:rsid w:val="00AF76E3"/>
    <w:rsid w:val="00B00D92"/>
    <w:rsid w:val="00B01724"/>
    <w:rsid w:val="00B0422A"/>
    <w:rsid w:val="00B054DD"/>
    <w:rsid w:val="00B055EC"/>
    <w:rsid w:val="00B05A3F"/>
    <w:rsid w:val="00B05D4C"/>
    <w:rsid w:val="00B1331B"/>
    <w:rsid w:val="00B13BD6"/>
    <w:rsid w:val="00B14317"/>
    <w:rsid w:val="00B235D4"/>
    <w:rsid w:val="00B24E70"/>
    <w:rsid w:val="00B255BE"/>
    <w:rsid w:val="00B265CF"/>
    <w:rsid w:val="00B27C99"/>
    <w:rsid w:val="00B3263E"/>
    <w:rsid w:val="00B342AA"/>
    <w:rsid w:val="00B34482"/>
    <w:rsid w:val="00B34D34"/>
    <w:rsid w:val="00B3691E"/>
    <w:rsid w:val="00B3727A"/>
    <w:rsid w:val="00B40D3E"/>
    <w:rsid w:val="00B41B40"/>
    <w:rsid w:val="00B4491F"/>
    <w:rsid w:val="00B46445"/>
    <w:rsid w:val="00B47479"/>
    <w:rsid w:val="00B50E7D"/>
    <w:rsid w:val="00B50F1E"/>
    <w:rsid w:val="00B51061"/>
    <w:rsid w:val="00B5396A"/>
    <w:rsid w:val="00B618A7"/>
    <w:rsid w:val="00B722B1"/>
    <w:rsid w:val="00B72A6E"/>
    <w:rsid w:val="00B73472"/>
    <w:rsid w:val="00B82D88"/>
    <w:rsid w:val="00B83F1B"/>
    <w:rsid w:val="00B87752"/>
    <w:rsid w:val="00B87BE6"/>
    <w:rsid w:val="00B93E13"/>
    <w:rsid w:val="00B97690"/>
    <w:rsid w:val="00BA0B99"/>
    <w:rsid w:val="00BA391C"/>
    <w:rsid w:val="00BA49F0"/>
    <w:rsid w:val="00BA6DF8"/>
    <w:rsid w:val="00BB146D"/>
    <w:rsid w:val="00BB4255"/>
    <w:rsid w:val="00BB4F42"/>
    <w:rsid w:val="00BB5446"/>
    <w:rsid w:val="00BC54A5"/>
    <w:rsid w:val="00BD016C"/>
    <w:rsid w:val="00BD1F58"/>
    <w:rsid w:val="00BD35FA"/>
    <w:rsid w:val="00BD3EA9"/>
    <w:rsid w:val="00BD4E07"/>
    <w:rsid w:val="00BD7221"/>
    <w:rsid w:val="00BE02FA"/>
    <w:rsid w:val="00BE13A6"/>
    <w:rsid w:val="00BE2986"/>
    <w:rsid w:val="00BE513E"/>
    <w:rsid w:val="00BE75EA"/>
    <w:rsid w:val="00BF0E23"/>
    <w:rsid w:val="00BF1A85"/>
    <w:rsid w:val="00BF20BD"/>
    <w:rsid w:val="00BF57CB"/>
    <w:rsid w:val="00BF68E7"/>
    <w:rsid w:val="00C00D95"/>
    <w:rsid w:val="00C015B2"/>
    <w:rsid w:val="00C019E9"/>
    <w:rsid w:val="00C01A13"/>
    <w:rsid w:val="00C02066"/>
    <w:rsid w:val="00C044D3"/>
    <w:rsid w:val="00C05145"/>
    <w:rsid w:val="00C0657E"/>
    <w:rsid w:val="00C067C7"/>
    <w:rsid w:val="00C124B7"/>
    <w:rsid w:val="00C14F66"/>
    <w:rsid w:val="00C2018C"/>
    <w:rsid w:val="00C20759"/>
    <w:rsid w:val="00C22512"/>
    <w:rsid w:val="00C2327C"/>
    <w:rsid w:val="00C2427E"/>
    <w:rsid w:val="00C243C4"/>
    <w:rsid w:val="00C26252"/>
    <w:rsid w:val="00C26574"/>
    <w:rsid w:val="00C271D7"/>
    <w:rsid w:val="00C275E4"/>
    <w:rsid w:val="00C32C44"/>
    <w:rsid w:val="00C342EC"/>
    <w:rsid w:val="00C34461"/>
    <w:rsid w:val="00C357EF"/>
    <w:rsid w:val="00C4098F"/>
    <w:rsid w:val="00C40D9D"/>
    <w:rsid w:val="00C42045"/>
    <w:rsid w:val="00C424BF"/>
    <w:rsid w:val="00C43B82"/>
    <w:rsid w:val="00C44288"/>
    <w:rsid w:val="00C51546"/>
    <w:rsid w:val="00C5205B"/>
    <w:rsid w:val="00C5250E"/>
    <w:rsid w:val="00C53AF0"/>
    <w:rsid w:val="00C541F6"/>
    <w:rsid w:val="00C61469"/>
    <w:rsid w:val="00C61D05"/>
    <w:rsid w:val="00C6399B"/>
    <w:rsid w:val="00C67790"/>
    <w:rsid w:val="00C70D51"/>
    <w:rsid w:val="00C71554"/>
    <w:rsid w:val="00C72D20"/>
    <w:rsid w:val="00C732A0"/>
    <w:rsid w:val="00C7332A"/>
    <w:rsid w:val="00C75403"/>
    <w:rsid w:val="00C766FF"/>
    <w:rsid w:val="00C82443"/>
    <w:rsid w:val="00C833E9"/>
    <w:rsid w:val="00C86171"/>
    <w:rsid w:val="00C87F95"/>
    <w:rsid w:val="00C90B21"/>
    <w:rsid w:val="00C9274A"/>
    <w:rsid w:val="00C92EFA"/>
    <w:rsid w:val="00C9515D"/>
    <w:rsid w:val="00C97D91"/>
    <w:rsid w:val="00CA0A7D"/>
    <w:rsid w:val="00CA1CBD"/>
    <w:rsid w:val="00CA3EEA"/>
    <w:rsid w:val="00CA6A3D"/>
    <w:rsid w:val="00CA7A32"/>
    <w:rsid w:val="00CB0B2C"/>
    <w:rsid w:val="00CB0C63"/>
    <w:rsid w:val="00CB0CB7"/>
    <w:rsid w:val="00CB110F"/>
    <w:rsid w:val="00CB1D0C"/>
    <w:rsid w:val="00CB4348"/>
    <w:rsid w:val="00CB62F7"/>
    <w:rsid w:val="00CB68E8"/>
    <w:rsid w:val="00CB72DC"/>
    <w:rsid w:val="00CC19D0"/>
    <w:rsid w:val="00CC4B2B"/>
    <w:rsid w:val="00CC50E7"/>
    <w:rsid w:val="00CC6322"/>
    <w:rsid w:val="00CC6CC0"/>
    <w:rsid w:val="00CD1FAE"/>
    <w:rsid w:val="00CD65E7"/>
    <w:rsid w:val="00CD6D75"/>
    <w:rsid w:val="00CD7B54"/>
    <w:rsid w:val="00CE3056"/>
    <w:rsid w:val="00CE3F23"/>
    <w:rsid w:val="00CE4098"/>
    <w:rsid w:val="00CE4859"/>
    <w:rsid w:val="00CE5168"/>
    <w:rsid w:val="00CE6B27"/>
    <w:rsid w:val="00CE77E8"/>
    <w:rsid w:val="00CE7C0B"/>
    <w:rsid w:val="00CF245E"/>
    <w:rsid w:val="00CF24C9"/>
    <w:rsid w:val="00CF303D"/>
    <w:rsid w:val="00CF6379"/>
    <w:rsid w:val="00CF7007"/>
    <w:rsid w:val="00CF7B50"/>
    <w:rsid w:val="00CF7E2C"/>
    <w:rsid w:val="00D005E2"/>
    <w:rsid w:val="00D0177A"/>
    <w:rsid w:val="00D04AC4"/>
    <w:rsid w:val="00D0527B"/>
    <w:rsid w:val="00D05351"/>
    <w:rsid w:val="00D06DD3"/>
    <w:rsid w:val="00D06E44"/>
    <w:rsid w:val="00D06ED4"/>
    <w:rsid w:val="00D127B4"/>
    <w:rsid w:val="00D1421B"/>
    <w:rsid w:val="00D1458D"/>
    <w:rsid w:val="00D15260"/>
    <w:rsid w:val="00D15D61"/>
    <w:rsid w:val="00D15E10"/>
    <w:rsid w:val="00D17E91"/>
    <w:rsid w:val="00D23056"/>
    <w:rsid w:val="00D23C57"/>
    <w:rsid w:val="00D2423C"/>
    <w:rsid w:val="00D26B68"/>
    <w:rsid w:val="00D27D0E"/>
    <w:rsid w:val="00D30D62"/>
    <w:rsid w:val="00D32804"/>
    <w:rsid w:val="00D33F45"/>
    <w:rsid w:val="00D36C25"/>
    <w:rsid w:val="00D3752F"/>
    <w:rsid w:val="00D40801"/>
    <w:rsid w:val="00D4142C"/>
    <w:rsid w:val="00D42636"/>
    <w:rsid w:val="00D42D52"/>
    <w:rsid w:val="00D435B1"/>
    <w:rsid w:val="00D475DC"/>
    <w:rsid w:val="00D53670"/>
    <w:rsid w:val="00D5370C"/>
    <w:rsid w:val="00D542E1"/>
    <w:rsid w:val="00D55C03"/>
    <w:rsid w:val="00D6213B"/>
    <w:rsid w:val="00D66639"/>
    <w:rsid w:val="00D66E60"/>
    <w:rsid w:val="00D6777F"/>
    <w:rsid w:val="00D677AF"/>
    <w:rsid w:val="00D71389"/>
    <w:rsid w:val="00D752A5"/>
    <w:rsid w:val="00D75EBD"/>
    <w:rsid w:val="00D80F50"/>
    <w:rsid w:val="00D8151B"/>
    <w:rsid w:val="00D81627"/>
    <w:rsid w:val="00D83346"/>
    <w:rsid w:val="00D85806"/>
    <w:rsid w:val="00D915ED"/>
    <w:rsid w:val="00D91C81"/>
    <w:rsid w:val="00D92F3A"/>
    <w:rsid w:val="00D94E24"/>
    <w:rsid w:val="00D96141"/>
    <w:rsid w:val="00D96F3C"/>
    <w:rsid w:val="00D97040"/>
    <w:rsid w:val="00DA0F16"/>
    <w:rsid w:val="00DA1B24"/>
    <w:rsid w:val="00DA2450"/>
    <w:rsid w:val="00DA2518"/>
    <w:rsid w:val="00DA56A5"/>
    <w:rsid w:val="00DA7F15"/>
    <w:rsid w:val="00DB31AF"/>
    <w:rsid w:val="00DB45B3"/>
    <w:rsid w:val="00DB77B4"/>
    <w:rsid w:val="00DC246F"/>
    <w:rsid w:val="00DC3406"/>
    <w:rsid w:val="00DC3458"/>
    <w:rsid w:val="00DC42BA"/>
    <w:rsid w:val="00DC4CCB"/>
    <w:rsid w:val="00DC50BF"/>
    <w:rsid w:val="00DC61BD"/>
    <w:rsid w:val="00DC61CA"/>
    <w:rsid w:val="00DC6A61"/>
    <w:rsid w:val="00DC758F"/>
    <w:rsid w:val="00DD1936"/>
    <w:rsid w:val="00DD552F"/>
    <w:rsid w:val="00DD67AF"/>
    <w:rsid w:val="00DD6F75"/>
    <w:rsid w:val="00DE2B28"/>
    <w:rsid w:val="00DE4E01"/>
    <w:rsid w:val="00DE6588"/>
    <w:rsid w:val="00DE742D"/>
    <w:rsid w:val="00DF22E4"/>
    <w:rsid w:val="00DF3868"/>
    <w:rsid w:val="00DF409C"/>
    <w:rsid w:val="00E05EEC"/>
    <w:rsid w:val="00E106F2"/>
    <w:rsid w:val="00E10DB2"/>
    <w:rsid w:val="00E120A3"/>
    <w:rsid w:val="00E126E8"/>
    <w:rsid w:val="00E12852"/>
    <w:rsid w:val="00E14C15"/>
    <w:rsid w:val="00E1695A"/>
    <w:rsid w:val="00E219E3"/>
    <w:rsid w:val="00E26D77"/>
    <w:rsid w:val="00E26F7B"/>
    <w:rsid w:val="00E30441"/>
    <w:rsid w:val="00E31E57"/>
    <w:rsid w:val="00E32702"/>
    <w:rsid w:val="00E32F7C"/>
    <w:rsid w:val="00E333F0"/>
    <w:rsid w:val="00E33AF0"/>
    <w:rsid w:val="00E348B9"/>
    <w:rsid w:val="00E357EA"/>
    <w:rsid w:val="00E37537"/>
    <w:rsid w:val="00E40CF3"/>
    <w:rsid w:val="00E42F52"/>
    <w:rsid w:val="00E430BB"/>
    <w:rsid w:val="00E444B1"/>
    <w:rsid w:val="00E47FA3"/>
    <w:rsid w:val="00E53EE9"/>
    <w:rsid w:val="00E572D1"/>
    <w:rsid w:val="00E60C1E"/>
    <w:rsid w:val="00E61172"/>
    <w:rsid w:val="00E65343"/>
    <w:rsid w:val="00E66890"/>
    <w:rsid w:val="00E66ACD"/>
    <w:rsid w:val="00E72E8E"/>
    <w:rsid w:val="00E730BE"/>
    <w:rsid w:val="00E76EA3"/>
    <w:rsid w:val="00E80101"/>
    <w:rsid w:val="00E811EB"/>
    <w:rsid w:val="00E815E4"/>
    <w:rsid w:val="00E83F90"/>
    <w:rsid w:val="00E87755"/>
    <w:rsid w:val="00E9028A"/>
    <w:rsid w:val="00E9331A"/>
    <w:rsid w:val="00E946EC"/>
    <w:rsid w:val="00E95188"/>
    <w:rsid w:val="00E9667B"/>
    <w:rsid w:val="00E97030"/>
    <w:rsid w:val="00E97AC2"/>
    <w:rsid w:val="00EA159D"/>
    <w:rsid w:val="00EA1C67"/>
    <w:rsid w:val="00EA2021"/>
    <w:rsid w:val="00EA4F54"/>
    <w:rsid w:val="00EA592E"/>
    <w:rsid w:val="00EA7B98"/>
    <w:rsid w:val="00EB16AB"/>
    <w:rsid w:val="00EB4E53"/>
    <w:rsid w:val="00EB6AF9"/>
    <w:rsid w:val="00EB7180"/>
    <w:rsid w:val="00EB758D"/>
    <w:rsid w:val="00EC0444"/>
    <w:rsid w:val="00EC18CE"/>
    <w:rsid w:val="00EC1B09"/>
    <w:rsid w:val="00EC3109"/>
    <w:rsid w:val="00EC47F4"/>
    <w:rsid w:val="00EC5F07"/>
    <w:rsid w:val="00EC6EA3"/>
    <w:rsid w:val="00EC7157"/>
    <w:rsid w:val="00EC7A93"/>
    <w:rsid w:val="00ED1ECD"/>
    <w:rsid w:val="00ED29C6"/>
    <w:rsid w:val="00ED2E7F"/>
    <w:rsid w:val="00ED3C2B"/>
    <w:rsid w:val="00ED50B4"/>
    <w:rsid w:val="00ED5C07"/>
    <w:rsid w:val="00ED6EC5"/>
    <w:rsid w:val="00EE2643"/>
    <w:rsid w:val="00EF0076"/>
    <w:rsid w:val="00EF03D2"/>
    <w:rsid w:val="00EF0C8D"/>
    <w:rsid w:val="00EF1BC4"/>
    <w:rsid w:val="00EF3483"/>
    <w:rsid w:val="00EF394B"/>
    <w:rsid w:val="00EF429E"/>
    <w:rsid w:val="00EF5F92"/>
    <w:rsid w:val="00F01398"/>
    <w:rsid w:val="00F02F1D"/>
    <w:rsid w:val="00F04788"/>
    <w:rsid w:val="00F05169"/>
    <w:rsid w:val="00F05F72"/>
    <w:rsid w:val="00F07FF0"/>
    <w:rsid w:val="00F10691"/>
    <w:rsid w:val="00F13870"/>
    <w:rsid w:val="00F14812"/>
    <w:rsid w:val="00F233E7"/>
    <w:rsid w:val="00F2435D"/>
    <w:rsid w:val="00F2679C"/>
    <w:rsid w:val="00F272FB"/>
    <w:rsid w:val="00F323D7"/>
    <w:rsid w:val="00F3295E"/>
    <w:rsid w:val="00F3325E"/>
    <w:rsid w:val="00F33B0B"/>
    <w:rsid w:val="00F37A29"/>
    <w:rsid w:val="00F41824"/>
    <w:rsid w:val="00F418EA"/>
    <w:rsid w:val="00F4219E"/>
    <w:rsid w:val="00F4345F"/>
    <w:rsid w:val="00F43B32"/>
    <w:rsid w:val="00F43FE7"/>
    <w:rsid w:val="00F44851"/>
    <w:rsid w:val="00F476DB"/>
    <w:rsid w:val="00F50260"/>
    <w:rsid w:val="00F5027A"/>
    <w:rsid w:val="00F52589"/>
    <w:rsid w:val="00F533D7"/>
    <w:rsid w:val="00F57002"/>
    <w:rsid w:val="00F57F4A"/>
    <w:rsid w:val="00F60355"/>
    <w:rsid w:val="00F610BC"/>
    <w:rsid w:val="00F61106"/>
    <w:rsid w:val="00F6162F"/>
    <w:rsid w:val="00F61CC2"/>
    <w:rsid w:val="00F6224C"/>
    <w:rsid w:val="00F632BA"/>
    <w:rsid w:val="00F63A3F"/>
    <w:rsid w:val="00F709BE"/>
    <w:rsid w:val="00F710A5"/>
    <w:rsid w:val="00F71935"/>
    <w:rsid w:val="00F73211"/>
    <w:rsid w:val="00F73354"/>
    <w:rsid w:val="00F73B3C"/>
    <w:rsid w:val="00F76478"/>
    <w:rsid w:val="00F77C44"/>
    <w:rsid w:val="00F818E0"/>
    <w:rsid w:val="00F84556"/>
    <w:rsid w:val="00F92F34"/>
    <w:rsid w:val="00F9423D"/>
    <w:rsid w:val="00F94DEF"/>
    <w:rsid w:val="00F965FC"/>
    <w:rsid w:val="00F9667F"/>
    <w:rsid w:val="00F97FD1"/>
    <w:rsid w:val="00FA0493"/>
    <w:rsid w:val="00FA074C"/>
    <w:rsid w:val="00FA1FEF"/>
    <w:rsid w:val="00FA5B3A"/>
    <w:rsid w:val="00FA676E"/>
    <w:rsid w:val="00FA6DB6"/>
    <w:rsid w:val="00FA72C9"/>
    <w:rsid w:val="00FB03A3"/>
    <w:rsid w:val="00FB23C2"/>
    <w:rsid w:val="00FB2FF8"/>
    <w:rsid w:val="00FC16ED"/>
    <w:rsid w:val="00FC1A22"/>
    <w:rsid w:val="00FC2A10"/>
    <w:rsid w:val="00FC35BA"/>
    <w:rsid w:val="00FC39F9"/>
    <w:rsid w:val="00FC3AC7"/>
    <w:rsid w:val="00FC3DE4"/>
    <w:rsid w:val="00FC516C"/>
    <w:rsid w:val="00FC531C"/>
    <w:rsid w:val="00FC6333"/>
    <w:rsid w:val="00FC75C4"/>
    <w:rsid w:val="00FD2F6D"/>
    <w:rsid w:val="00FD393E"/>
    <w:rsid w:val="00FD5440"/>
    <w:rsid w:val="00FD6B5F"/>
    <w:rsid w:val="00FD6C15"/>
    <w:rsid w:val="00FE1CFE"/>
    <w:rsid w:val="00FE2C9C"/>
    <w:rsid w:val="00FE4348"/>
    <w:rsid w:val="00FE55B5"/>
    <w:rsid w:val="00FF0208"/>
    <w:rsid w:val="00FF078F"/>
    <w:rsid w:val="00FF1C83"/>
    <w:rsid w:val="00FF44C1"/>
    <w:rsid w:val="00FF4D7E"/>
    <w:rsid w:val="00FF544D"/>
    <w:rsid w:val="00FF5F60"/>
    <w:rsid w:val="00FF68EB"/>
    <w:rsid w:val="00FF795B"/>
    <w:rsid w:val="0112E029"/>
    <w:rsid w:val="04C7DE48"/>
    <w:rsid w:val="07AA8662"/>
    <w:rsid w:val="09B9D3BA"/>
    <w:rsid w:val="0C43A3F3"/>
    <w:rsid w:val="0E672D35"/>
    <w:rsid w:val="0EB6F62C"/>
    <w:rsid w:val="107D86E4"/>
    <w:rsid w:val="10851FDC"/>
    <w:rsid w:val="10BDB9CD"/>
    <w:rsid w:val="14FCCD86"/>
    <w:rsid w:val="18ED8A6F"/>
    <w:rsid w:val="1A9A38F2"/>
    <w:rsid w:val="2401C89D"/>
    <w:rsid w:val="2743565F"/>
    <w:rsid w:val="291029AA"/>
    <w:rsid w:val="2F90D173"/>
    <w:rsid w:val="31585875"/>
    <w:rsid w:val="32485747"/>
    <w:rsid w:val="32599974"/>
    <w:rsid w:val="3B41F59D"/>
    <w:rsid w:val="3D5A96FE"/>
    <w:rsid w:val="3D865F7D"/>
    <w:rsid w:val="3E56E506"/>
    <w:rsid w:val="3FDEC303"/>
    <w:rsid w:val="46F254F4"/>
    <w:rsid w:val="49AE1597"/>
    <w:rsid w:val="4B70BC21"/>
    <w:rsid w:val="5008266D"/>
    <w:rsid w:val="50B5BC4F"/>
    <w:rsid w:val="51CDC99F"/>
    <w:rsid w:val="5550D38C"/>
    <w:rsid w:val="5654DE98"/>
    <w:rsid w:val="593370AC"/>
    <w:rsid w:val="5AE2F4C7"/>
    <w:rsid w:val="65C5B8FC"/>
    <w:rsid w:val="681BCBCC"/>
    <w:rsid w:val="694B5BD0"/>
    <w:rsid w:val="69BA24F8"/>
    <w:rsid w:val="6B9DA58F"/>
    <w:rsid w:val="7267736D"/>
    <w:rsid w:val="75E8AB1F"/>
    <w:rsid w:val="7D25BDF2"/>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E99C"/>
  <w15:docId w15:val="{4AC818AA-2D30-4570-8F8C-17A57DD95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uiPriority="0"/>
    <w:lsdException w:name="header" w:semiHidden="1" w:unhideWhenUsed="1"/>
    <w:lsdException w:name="footer" w:semiHidden="1" w:unhideWhenUsed="1"/>
    <w:lsdException w:name="index heading" w:semiHidden="1"/>
    <w:lsdException w:name="caption" w:semiHidden="1" w:uiPriority="4"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uiPriority="0"/>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Overskrift1">
    <w:name w:val="heading 1"/>
    <w:aliases w:val="Overskrift 1 Tegn"/>
    <w:basedOn w:val="Normal"/>
    <w:next w:val="Normal"/>
    <w:link w:val="Overskrift1Tegn1"/>
    <w:uiPriority w:val="1"/>
    <w:qFormat/>
    <w:rsid w:val="000A32DD"/>
    <w:pPr>
      <w:keepNext/>
      <w:keepLines/>
      <w:pageBreakBefore/>
      <w:numPr>
        <w:numId w:val="13"/>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Overskrift2">
    <w:name w:val="heading 2"/>
    <w:aliases w:val="Overskrift 2 Tegn1,Overskrift 2 Tegn Tegn"/>
    <w:basedOn w:val="Normal"/>
    <w:next w:val="Normal"/>
    <w:link w:val="Overskrift2Tegn"/>
    <w:uiPriority w:val="1"/>
    <w:qFormat/>
    <w:rsid w:val="000A32DD"/>
    <w:pPr>
      <w:keepNext/>
      <w:keepLines/>
      <w:numPr>
        <w:ilvl w:val="1"/>
        <w:numId w:val="13"/>
      </w:numPr>
      <w:suppressAutoHyphens/>
      <w:spacing w:before="260"/>
      <w:contextualSpacing/>
      <w:outlineLvl w:val="1"/>
    </w:pPr>
    <w:rPr>
      <w:rFonts w:eastAsiaTheme="majorEastAsia" w:cstheme="majorBidi"/>
      <w:b/>
      <w:bCs/>
      <w:sz w:val="20"/>
      <w:szCs w:val="26"/>
    </w:rPr>
  </w:style>
  <w:style w:type="paragraph" w:styleId="Overskrift3">
    <w:name w:val="heading 3"/>
    <w:aliases w:val="Overskrift 3 Tegn,Overskrift 3 Tegn1 Tegn"/>
    <w:basedOn w:val="Normal"/>
    <w:next w:val="Normal"/>
    <w:link w:val="Overskrift3Tegn1"/>
    <w:uiPriority w:val="1"/>
    <w:qFormat/>
    <w:rsid w:val="006C0A4C"/>
    <w:pPr>
      <w:keepNext/>
      <w:keepLines/>
      <w:numPr>
        <w:ilvl w:val="2"/>
        <w:numId w:val="13"/>
      </w:numPr>
      <w:spacing w:before="260"/>
      <w:contextualSpacing/>
      <w:outlineLvl w:val="2"/>
    </w:pPr>
    <w:rPr>
      <w:rFonts w:eastAsiaTheme="majorEastAsia" w:cstheme="majorBidi"/>
      <w:b/>
      <w:bCs/>
      <w:caps/>
    </w:rPr>
  </w:style>
  <w:style w:type="paragraph" w:styleId="Overskrift4">
    <w:name w:val="heading 4"/>
    <w:basedOn w:val="Normal"/>
    <w:next w:val="Normal"/>
    <w:link w:val="Overskrift4Tegn"/>
    <w:uiPriority w:val="1"/>
    <w:qFormat/>
    <w:rsid w:val="006C0A4C"/>
    <w:pPr>
      <w:keepNext/>
      <w:keepLines/>
      <w:numPr>
        <w:ilvl w:val="3"/>
        <w:numId w:val="13"/>
      </w:numPr>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1"/>
    <w:qFormat/>
    <w:rsid w:val="006C0A4C"/>
    <w:pPr>
      <w:keepNext/>
      <w:keepLines/>
      <w:numPr>
        <w:ilvl w:val="4"/>
        <w:numId w:val="13"/>
      </w:numPr>
      <w:spacing w:before="260"/>
      <w:contextualSpacing/>
      <w:outlineLvl w:val="4"/>
    </w:pPr>
    <w:rPr>
      <w:rFonts w:eastAsiaTheme="majorEastAsia" w:cstheme="majorBidi"/>
      <w:caps/>
    </w:rPr>
  </w:style>
  <w:style w:type="paragraph" w:styleId="Overskrift6">
    <w:name w:val="heading 6"/>
    <w:aliases w:val="Sub / Sub / Sub / Sub Heading,h6"/>
    <w:basedOn w:val="Normal"/>
    <w:next w:val="Normal"/>
    <w:link w:val="Overskrift6Tegn"/>
    <w:uiPriority w:val="1"/>
    <w:qFormat/>
    <w:rsid w:val="009E4B94"/>
    <w:pPr>
      <w:keepNext/>
      <w:keepLines/>
      <w:numPr>
        <w:ilvl w:val="5"/>
        <w:numId w:val="13"/>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qFormat/>
    <w:rsid w:val="009E4B94"/>
    <w:pPr>
      <w:keepNext/>
      <w:keepLines/>
      <w:numPr>
        <w:ilvl w:val="6"/>
        <w:numId w:val="13"/>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qFormat/>
    <w:rsid w:val="009E4B94"/>
    <w:pPr>
      <w:keepNext/>
      <w:keepLines/>
      <w:numPr>
        <w:ilvl w:val="7"/>
        <w:numId w:val="13"/>
      </w:numPr>
      <w:spacing w:before="260"/>
      <w:contextualSpacing/>
      <w:outlineLvl w:val="7"/>
    </w:pPr>
    <w:rPr>
      <w:rFonts w:eastAsiaTheme="majorEastAsia" w:cstheme="majorBidi"/>
      <w:b/>
      <w:szCs w:val="20"/>
    </w:rPr>
  </w:style>
  <w:style w:type="paragraph" w:styleId="Overskrift9">
    <w:name w:val="heading 9"/>
    <w:basedOn w:val="Normal"/>
    <w:next w:val="Normal"/>
    <w:link w:val="Overskrift9Tegn"/>
    <w:uiPriority w:val="1"/>
    <w:qFormat/>
    <w:rsid w:val="009E4B94"/>
    <w:pPr>
      <w:keepNext/>
      <w:keepLines/>
      <w:numPr>
        <w:ilvl w:val="8"/>
        <w:numId w:val="13"/>
      </w:numPr>
      <w:spacing w:before="260"/>
      <w:contextualSpacing/>
      <w:outlineLvl w:val="8"/>
    </w:pPr>
    <w:rPr>
      <w:rFonts w:eastAsiaTheme="majorEastAsia" w:cstheme="majorBidi"/>
      <w:b/>
      <w:iCs/>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21"/>
    <w:semiHidden/>
    <w:rsid w:val="002D43D1"/>
    <w:pPr>
      <w:spacing w:line="160" w:lineRule="atLeast"/>
      <w:ind w:left="-567"/>
    </w:pPr>
    <w:rPr>
      <w:noProof/>
      <w:sz w:val="12"/>
    </w:rPr>
  </w:style>
  <w:style w:type="character" w:customStyle="1" w:styleId="SidehovedTegn">
    <w:name w:val="Sidehoved Tegn"/>
    <w:basedOn w:val="Standardskrifttypeiafsnit"/>
    <w:link w:val="Sidehoved"/>
    <w:uiPriority w:val="21"/>
    <w:semiHidden/>
    <w:rsid w:val="002D43D1"/>
    <w:rPr>
      <w:noProof/>
      <w:sz w:val="12"/>
      <w:lang w:val="da-DK"/>
    </w:rPr>
  </w:style>
  <w:style w:type="paragraph" w:styleId="Sidefod">
    <w:name w:val="footer"/>
    <w:basedOn w:val="Normal"/>
    <w:link w:val="SidefodTegn"/>
    <w:uiPriority w:val="99"/>
    <w:rsid w:val="00C2018C"/>
    <w:pPr>
      <w:tabs>
        <w:tab w:val="center" w:pos="4819"/>
        <w:tab w:val="right" w:pos="9638"/>
      </w:tabs>
      <w:spacing w:line="200" w:lineRule="atLeast"/>
    </w:pPr>
    <w:rPr>
      <w:sz w:val="12"/>
    </w:rPr>
  </w:style>
  <w:style w:type="character" w:customStyle="1" w:styleId="SidefodTegn">
    <w:name w:val="Sidefod Tegn"/>
    <w:basedOn w:val="Standardskrifttypeiafsnit"/>
    <w:link w:val="Sidefod"/>
    <w:uiPriority w:val="99"/>
    <w:rsid w:val="00A539A2"/>
    <w:rPr>
      <w:sz w:val="12"/>
      <w:lang w:val="da-DK"/>
    </w:rPr>
  </w:style>
  <w:style w:type="character" w:customStyle="1" w:styleId="Overskrift1Tegn1">
    <w:name w:val="Overskrift 1 Tegn1"/>
    <w:aliases w:val="Overskrift 1 Tegn Tegn"/>
    <w:basedOn w:val="Standardskrifttypeiafsnit"/>
    <w:link w:val="Overskrift1"/>
    <w:uiPriority w:val="99"/>
    <w:rsid w:val="000A32DD"/>
    <w:rPr>
      <w:rFonts w:eastAsiaTheme="majorEastAsia" w:cstheme="majorBidi"/>
      <w:b/>
      <w:bCs/>
      <w:caps/>
      <w:color w:val="009DF0" w:themeColor="text2"/>
      <w:sz w:val="28"/>
      <w:szCs w:val="28"/>
      <w:lang w:val="da-DK"/>
    </w:rPr>
  </w:style>
  <w:style w:type="character" w:customStyle="1" w:styleId="Overskrift2Tegn">
    <w:name w:val="Overskrift 2 Tegn"/>
    <w:aliases w:val="Overskrift 2 Tegn1 Tegn,Overskrift 2 Tegn Tegn Tegn"/>
    <w:basedOn w:val="Standardskrifttypeiafsnit"/>
    <w:link w:val="Overskrift2"/>
    <w:uiPriority w:val="1"/>
    <w:rsid w:val="000A32DD"/>
    <w:rPr>
      <w:rFonts w:eastAsiaTheme="majorEastAsia" w:cstheme="majorBidi"/>
      <w:b/>
      <w:bCs/>
      <w:sz w:val="20"/>
      <w:szCs w:val="26"/>
      <w:lang w:val="da-DK"/>
    </w:rPr>
  </w:style>
  <w:style w:type="character" w:customStyle="1" w:styleId="Overskrift3Tegn1">
    <w:name w:val="Overskrift 3 Tegn1"/>
    <w:aliases w:val="Overskrift 3 Tegn Tegn,Overskrift 3 Tegn1 Tegn Tegn"/>
    <w:basedOn w:val="Standardskrifttypeiafsnit"/>
    <w:link w:val="Overskrift3"/>
    <w:uiPriority w:val="1"/>
    <w:rsid w:val="006C0A4C"/>
    <w:rPr>
      <w:rFonts w:eastAsiaTheme="majorEastAsia" w:cstheme="majorBidi"/>
      <w:b/>
      <w:bCs/>
      <w:caps/>
      <w:lang w:val="da-DK"/>
    </w:rPr>
  </w:style>
  <w:style w:type="character" w:customStyle="1" w:styleId="Overskrift4Tegn">
    <w:name w:val="Overskrift 4 Tegn"/>
    <w:basedOn w:val="Standardskrifttypeiafsnit"/>
    <w:link w:val="Overskrift4"/>
    <w:uiPriority w:val="1"/>
    <w:rsid w:val="006C0A4C"/>
    <w:rPr>
      <w:rFonts w:eastAsiaTheme="majorEastAsia" w:cstheme="majorBidi"/>
      <w:b/>
      <w:bCs/>
      <w:iCs/>
      <w:lang w:val="da-DK"/>
    </w:rPr>
  </w:style>
  <w:style w:type="character" w:customStyle="1" w:styleId="Overskrift5Tegn">
    <w:name w:val="Overskrift 5 Tegn"/>
    <w:basedOn w:val="Standardskrifttypeiafsnit"/>
    <w:link w:val="Overskrift5"/>
    <w:uiPriority w:val="1"/>
    <w:rsid w:val="006C0A4C"/>
    <w:rPr>
      <w:rFonts w:eastAsiaTheme="majorEastAsia" w:cstheme="majorBidi"/>
      <w:caps/>
      <w:lang w:val="da-DK"/>
    </w:rPr>
  </w:style>
  <w:style w:type="character" w:customStyle="1" w:styleId="Overskrift6Tegn">
    <w:name w:val="Overskrift 6 Tegn"/>
    <w:aliases w:val="Sub / Sub / Sub / Sub Heading Tegn,h6 Tegn"/>
    <w:basedOn w:val="Standardskrifttypeiafsnit"/>
    <w:link w:val="Overskrift6"/>
    <w:uiPriority w:val="1"/>
    <w:semiHidden/>
    <w:rsid w:val="00004865"/>
    <w:rPr>
      <w:rFonts w:eastAsiaTheme="majorEastAsia" w:cstheme="majorBidi"/>
      <w:b/>
      <w:iCs/>
      <w:lang w:val="da-DK"/>
    </w:rPr>
  </w:style>
  <w:style w:type="character" w:customStyle="1" w:styleId="Overskrift7Tegn">
    <w:name w:val="Overskrift 7 Tegn"/>
    <w:basedOn w:val="Standardskrifttypeiafsnit"/>
    <w:link w:val="Overskrift7"/>
    <w:uiPriority w:val="1"/>
    <w:semiHidden/>
    <w:rsid w:val="00004865"/>
    <w:rPr>
      <w:rFonts w:eastAsiaTheme="majorEastAsia" w:cstheme="majorBidi"/>
      <w:b/>
      <w:iCs/>
      <w:lang w:val="da-DK"/>
    </w:rPr>
  </w:style>
  <w:style w:type="character" w:customStyle="1" w:styleId="Overskrift8Tegn">
    <w:name w:val="Overskrift 8 Tegn"/>
    <w:basedOn w:val="Standardskrifttypeiafsnit"/>
    <w:link w:val="Overskrift8"/>
    <w:uiPriority w:val="1"/>
    <w:semiHidden/>
    <w:rsid w:val="00004865"/>
    <w:rPr>
      <w:rFonts w:eastAsiaTheme="majorEastAsia" w:cstheme="majorBidi"/>
      <w:b/>
      <w:szCs w:val="20"/>
      <w:lang w:val="da-DK"/>
    </w:rPr>
  </w:style>
  <w:style w:type="character" w:customStyle="1" w:styleId="Overskrift9Tegn">
    <w:name w:val="Overskrift 9 Tegn"/>
    <w:basedOn w:val="Standardskrifttypeiafsnit"/>
    <w:link w:val="Overskrift9"/>
    <w:uiPriority w:val="1"/>
    <w:semiHidden/>
    <w:rsid w:val="00004865"/>
    <w:rPr>
      <w:rFonts w:eastAsiaTheme="majorEastAsia" w:cstheme="majorBidi"/>
      <w:b/>
      <w:iCs/>
      <w:szCs w:val="20"/>
      <w:lang w:val="da-DK"/>
    </w:rPr>
  </w:style>
  <w:style w:type="paragraph" w:styleId="Titel">
    <w:name w:val="Title"/>
    <w:basedOn w:val="Normal"/>
    <w:next w:val="Normal"/>
    <w:link w:val="TitelTegn"/>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elTegn">
    <w:name w:val="Titel Tegn"/>
    <w:basedOn w:val="Standardskrifttypeiafsnit"/>
    <w:link w:val="Titel"/>
    <w:uiPriority w:val="19"/>
    <w:semiHidden/>
    <w:rsid w:val="00004865"/>
    <w:rPr>
      <w:rFonts w:eastAsiaTheme="majorEastAsia" w:cstheme="majorBidi"/>
      <w:b/>
      <w:kern w:val="28"/>
      <w:sz w:val="40"/>
      <w:szCs w:val="52"/>
      <w:lang w:val="da-DK"/>
    </w:rPr>
  </w:style>
  <w:style w:type="paragraph" w:styleId="Undertitel">
    <w:name w:val="Subtitle"/>
    <w:basedOn w:val="Normal"/>
    <w:next w:val="Normal"/>
    <w:link w:val="UndertitelTegn"/>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19"/>
    <w:semiHidden/>
    <w:rsid w:val="00004865"/>
    <w:rPr>
      <w:rFonts w:eastAsiaTheme="majorEastAsia" w:cstheme="majorBidi"/>
      <w:b/>
      <w:iCs/>
      <w:sz w:val="36"/>
      <w:szCs w:val="24"/>
      <w:lang w:val="da-DK"/>
    </w:rPr>
  </w:style>
  <w:style w:type="character" w:styleId="Svagfremhvning">
    <w:name w:val="Subtle Emphasis"/>
    <w:basedOn w:val="Standardskrifttypeiafsnit"/>
    <w:uiPriority w:val="99"/>
    <w:semiHidden/>
    <w:qFormat/>
    <w:rsid w:val="009E4B94"/>
    <w:rPr>
      <w:i/>
      <w:iCs/>
      <w:color w:val="999999" w:themeColor="text1" w:themeTint="7F"/>
      <w:lang w:val="da-DK"/>
    </w:rPr>
  </w:style>
  <w:style w:type="character" w:styleId="Kraftigfremhvning">
    <w:name w:val="Intense Emphasis"/>
    <w:basedOn w:val="Standardskrifttypeiafsnit"/>
    <w:uiPriority w:val="19"/>
    <w:semiHidden/>
    <w:rsid w:val="009E4B94"/>
    <w:rPr>
      <w:b/>
      <w:bCs/>
      <w:i/>
      <w:iCs/>
      <w:color w:val="auto"/>
      <w:lang w:val="da-DK"/>
    </w:rPr>
  </w:style>
  <w:style w:type="character" w:styleId="Strk">
    <w:name w:val="Strong"/>
    <w:basedOn w:val="Standardskrifttypeiafsnit"/>
    <w:uiPriority w:val="19"/>
    <w:semiHidden/>
    <w:rsid w:val="009E4B94"/>
    <w:rPr>
      <w:b/>
      <w:bCs/>
      <w:lang w:val="da-DK"/>
    </w:rPr>
  </w:style>
  <w:style w:type="paragraph" w:styleId="Strktcitat">
    <w:name w:val="Intense Quote"/>
    <w:basedOn w:val="Normal"/>
    <w:next w:val="Normal"/>
    <w:link w:val="StrktcitatTegn"/>
    <w:uiPriority w:val="19"/>
    <w:semiHidden/>
    <w:rsid w:val="007546AF"/>
    <w:pPr>
      <w:spacing w:before="260" w:after="260"/>
      <w:ind w:left="851" w:right="851"/>
    </w:pPr>
    <w:rPr>
      <w:b/>
      <w:bCs/>
      <w:i/>
      <w:iCs/>
    </w:rPr>
  </w:style>
  <w:style w:type="character" w:customStyle="1" w:styleId="StrktcitatTegn">
    <w:name w:val="Stærkt citat Tegn"/>
    <w:basedOn w:val="Standardskrifttypeiafsnit"/>
    <w:link w:val="Strktcitat"/>
    <w:uiPriority w:val="19"/>
    <w:semiHidden/>
    <w:rsid w:val="00004865"/>
    <w:rPr>
      <w:b/>
      <w:bCs/>
      <w:i/>
      <w:iCs/>
      <w:lang w:val="da-DK"/>
    </w:rPr>
  </w:style>
  <w:style w:type="character" w:styleId="Svaghenvisning">
    <w:name w:val="Subtle Reference"/>
    <w:basedOn w:val="Standardskrifttypeiafsnit"/>
    <w:uiPriority w:val="99"/>
    <w:semiHidden/>
    <w:qFormat/>
    <w:rsid w:val="002E74A4"/>
    <w:rPr>
      <w:caps w:val="0"/>
      <w:smallCaps w:val="0"/>
      <w:color w:val="auto"/>
      <w:u w:val="single"/>
      <w:lang w:val="da-DK"/>
    </w:rPr>
  </w:style>
  <w:style w:type="character" w:styleId="Kraftighenvisning">
    <w:name w:val="Intense Reference"/>
    <w:basedOn w:val="Standardskrifttypeiafsnit"/>
    <w:uiPriority w:val="99"/>
    <w:semiHidden/>
    <w:qFormat/>
    <w:rsid w:val="002E74A4"/>
    <w:rPr>
      <w:b/>
      <w:bCs/>
      <w:caps w:val="0"/>
      <w:smallCaps w:val="0"/>
      <w:color w:val="auto"/>
      <w:spacing w:val="5"/>
      <w:u w:val="single"/>
      <w:lang w:val="da-DK"/>
    </w:rPr>
  </w:style>
  <w:style w:type="paragraph" w:styleId="Billedtekst">
    <w:name w:val="caption"/>
    <w:basedOn w:val="Normal"/>
    <w:next w:val="Caption-Text"/>
    <w:uiPriority w:val="4"/>
    <w:rsid w:val="001E1890"/>
    <w:pPr>
      <w:spacing w:before="170" w:after="100" w:line="200" w:lineRule="atLeast"/>
    </w:pPr>
    <w:rPr>
      <w:b/>
      <w:bCs/>
      <w:color w:val="009DF0" w:themeColor="text2"/>
      <w:sz w:val="14"/>
    </w:rPr>
  </w:style>
  <w:style w:type="paragraph" w:styleId="Indholdsfortegnelse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Indholdsfortegnelse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4">
    <w:name w:val="toc 4"/>
    <w:basedOn w:val="Normal"/>
    <w:next w:val="Normal"/>
    <w:link w:val="Indholdsfortegnelse4Tegn"/>
    <w:uiPriority w:val="39"/>
    <w:rsid w:val="00C72D20"/>
    <w:pPr>
      <w:tabs>
        <w:tab w:val="left" w:pos="510"/>
        <w:tab w:val="right" w:pos="7229"/>
      </w:tabs>
      <w:ind w:left="510" w:right="2268" w:hanging="1077"/>
    </w:pPr>
    <w:rPr>
      <w:rFonts w:eastAsia="Times New Roman" w:cs="Times New Roman"/>
    </w:rPr>
  </w:style>
  <w:style w:type="paragraph" w:styleId="Indholdsfortegnelse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Indholdsfortegnelse6">
    <w:name w:val="toc 6"/>
    <w:basedOn w:val="Normal"/>
    <w:next w:val="Normal"/>
    <w:uiPriority w:val="39"/>
    <w:semiHidden/>
    <w:rsid w:val="00A27A90"/>
    <w:pPr>
      <w:tabs>
        <w:tab w:val="right" w:pos="7229"/>
      </w:tabs>
      <w:ind w:left="-567" w:right="2268"/>
    </w:pPr>
    <w:rPr>
      <w:rFonts w:eastAsia="Times New Roman" w:cs="Times New Roman"/>
    </w:rPr>
  </w:style>
  <w:style w:type="paragraph" w:styleId="Indholdsfortegnelse7">
    <w:name w:val="toc 7"/>
    <w:basedOn w:val="Normal"/>
    <w:next w:val="Normal"/>
    <w:uiPriority w:val="39"/>
    <w:semiHidden/>
    <w:rsid w:val="00A27A90"/>
    <w:pPr>
      <w:spacing w:before="240"/>
      <w:ind w:left="-567" w:right="2268"/>
    </w:pPr>
    <w:rPr>
      <w:rFonts w:eastAsia="Times New Roman" w:cs="Times New Roman"/>
      <w:b/>
    </w:rPr>
  </w:style>
  <w:style w:type="paragraph" w:styleId="Indholdsfortegnelse8">
    <w:name w:val="toc 8"/>
    <w:basedOn w:val="Normal"/>
    <w:next w:val="Normal"/>
    <w:uiPriority w:val="39"/>
    <w:semiHidden/>
    <w:rsid w:val="00A27A90"/>
    <w:pPr>
      <w:ind w:left="-567" w:right="2268"/>
    </w:pPr>
    <w:rPr>
      <w:rFonts w:eastAsia="Times New Roman" w:cs="Times New Roman"/>
    </w:rPr>
  </w:style>
  <w:style w:type="paragraph" w:styleId="Indholdsfortegnelse9">
    <w:name w:val="toc 9"/>
    <w:basedOn w:val="Normal"/>
    <w:next w:val="Normal"/>
    <w:uiPriority w:val="39"/>
    <w:semiHidden/>
    <w:rsid w:val="00A27A90"/>
    <w:pPr>
      <w:ind w:left="-567" w:right="2268"/>
    </w:pPr>
    <w:rPr>
      <w:rFonts w:eastAsia="Times New Roman" w:cs="Times New Roman"/>
    </w:rPr>
  </w:style>
  <w:style w:type="paragraph" w:styleId="Overskrift">
    <w:name w:val="TOC Heading"/>
    <w:basedOn w:val="Normal"/>
    <w:next w:val="Normal"/>
    <w:uiPriority w:val="39"/>
    <w:semiHidden/>
    <w:rsid w:val="00065C3C"/>
    <w:rPr>
      <w:b/>
      <w:caps/>
      <w:color w:val="009DF0" w:themeColor="text2"/>
      <w:sz w:val="22"/>
    </w:rPr>
  </w:style>
  <w:style w:type="paragraph" w:styleId="Blokteks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Slutnotetekst">
    <w:name w:val="endnote text"/>
    <w:basedOn w:val="Normal"/>
    <w:link w:val="SlutnotetekstTegn"/>
    <w:uiPriority w:val="21"/>
    <w:semiHidden/>
    <w:rsid w:val="00050588"/>
    <w:pPr>
      <w:spacing w:line="200" w:lineRule="atLeast"/>
      <w:ind w:left="85" w:hanging="85"/>
    </w:pPr>
    <w:rPr>
      <w:color w:val="797766" w:themeColor="background2"/>
      <w:sz w:val="12"/>
      <w:szCs w:val="20"/>
    </w:rPr>
  </w:style>
  <w:style w:type="character" w:customStyle="1" w:styleId="SlutnotetekstTegn">
    <w:name w:val="Slutnotetekst Tegn"/>
    <w:basedOn w:val="Standardskrifttypeiafsnit"/>
    <w:link w:val="Slutnotetekst"/>
    <w:uiPriority w:val="21"/>
    <w:semiHidden/>
    <w:rsid w:val="00A539A2"/>
    <w:rPr>
      <w:color w:val="797766" w:themeColor="background2"/>
      <w:sz w:val="12"/>
      <w:szCs w:val="20"/>
      <w:lang w:val="da-DK"/>
    </w:rPr>
  </w:style>
  <w:style w:type="character" w:styleId="Slutnotehenvisning">
    <w:name w:val="endnote reference"/>
    <w:basedOn w:val="Standardskrifttypeiafsnit"/>
    <w:uiPriority w:val="21"/>
    <w:semiHidden/>
    <w:rsid w:val="009E4B94"/>
    <w:rPr>
      <w:vertAlign w:val="superscript"/>
      <w:lang w:val="da-DK"/>
    </w:rPr>
  </w:style>
  <w:style w:type="paragraph" w:styleId="Fodnotetekst">
    <w:name w:val="footnote text"/>
    <w:basedOn w:val="Normal"/>
    <w:link w:val="FodnotetekstTegn"/>
    <w:uiPriority w:val="21"/>
    <w:semiHidden/>
    <w:rsid w:val="00050588"/>
    <w:pPr>
      <w:spacing w:line="200" w:lineRule="atLeast"/>
      <w:ind w:left="85" w:hanging="85"/>
    </w:pPr>
    <w:rPr>
      <w:color w:val="797766"/>
      <w:sz w:val="12"/>
      <w:szCs w:val="20"/>
    </w:rPr>
  </w:style>
  <w:style w:type="character" w:customStyle="1" w:styleId="FodnotetekstTegn">
    <w:name w:val="Fodnotetekst Tegn"/>
    <w:basedOn w:val="Standardskrifttypeiafsnit"/>
    <w:link w:val="Fodnotetekst"/>
    <w:uiPriority w:val="21"/>
    <w:semiHidden/>
    <w:rsid w:val="00A539A2"/>
    <w:rPr>
      <w:color w:val="797766"/>
      <w:sz w:val="12"/>
      <w:szCs w:val="20"/>
      <w:lang w:val="da-DK"/>
    </w:rPr>
  </w:style>
  <w:style w:type="paragraph" w:styleId="Opstilling-punkttegn">
    <w:name w:val="List Bullet"/>
    <w:basedOn w:val="Normal"/>
    <w:uiPriority w:val="2"/>
    <w:qFormat/>
    <w:rsid w:val="006B30A9"/>
    <w:pPr>
      <w:numPr>
        <w:numId w:val="1"/>
      </w:numPr>
      <w:contextualSpacing/>
    </w:pPr>
  </w:style>
  <w:style w:type="paragraph" w:styleId="Opstilling-talellerbogst">
    <w:name w:val="List Number"/>
    <w:basedOn w:val="Normal"/>
    <w:uiPriority w:val="2"/>
    <w:qFormat/>
    <w:rsid w:val="006B30A9"/>
    <w:pPr>
      <w:numPr>
        <w:numId w:val="6"/>
      </w:numPr>
      <w:contextualSpacing/>
    </w:pPr>
  </w:style>
  <w:style w:type="character" w:styleId="Sidetal">
    <w:name w:val="page number"/>
    <w:basedOn w:val="Standardskrifttypeiafsnit"/>
    <w:uiPriority w:val="21"/>
    <w:semiHidden/>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Citatoverskrift">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10"/>
    <w:semiHidden/>
    <w:rsid w:val="00B01724"/>
    <w:pPr>
      <w:tabs>
        <w:tab w:val="right" w:pos="7229"/>
      </w:tabs>
      <w:ind w:right="2268"/>
    </w:pPr>
  </w:style>
  <w:style w:type="paragraph" w:styleId="Underskrift">
    <w:name w:val="Signature"/>
    <w:basedOn w:val="Normal"/>
    <w:link w:val="UnderskriftTegn"/>
    <w:uiPriority w:val="99"/>
    <w:semiHidden/>
    <w:rsid w:val="00424709"/>
    <w:pPr>
      <w:spacing w:line="240" w:lineRule="auto"/>
      <w:ind w:left="4252"/>
    </w:pPr>
  </w:style>
  <w:style w:type="character" w:customStyle="1" w:styleId="UnderskriftTegn">
    <w:name w:val="Underskrift Tegn"/>
    <w:basedOn w:val="Standardskrifttypeiafsnit"/>
    <w:link w:val="Underskrift"/>
    <w:uiPriority w:val="99"/>
    <w:semiHidden/>
    <w:rsid w:val="00A539A2"/>
    <w:rPr>
      <w:lang w:val="da-DK"/>
    </w:rPr>
  </w:style>
  <w:style w:type="character" w:styleId="Pladsholdertekst">
    <w:name w:val="Placeholder Text"/>
    <w:basedOn w:val="Standardskrifttypeiafsni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Citat">
    <w:name w:val="Quote"/>
    <w:basedOn w:val="Normal"/>
    <w:next w:val="Normal"/>
    <w:link w:val="CitatTegn"/>
    <w:uiPriority w:val="19"/>
    <w:semiHidden/>
    <w:rsid w:val="007546AF"/>
    <w:pPr>
      <w:spacing w:before="260" w:after="260"/>
      <w:ind w:left="567" w:right="567"/>
    </w:pPr>
    <w:rPr>
      <w:b/>
      <w:iCs/>
      <w:color w:val="333333" w:themeColor="text1"/>
      <w:sz w:val="20"/>
    </w:rPr>
  </w:style>
  <w:style w:type="character" w:customStyle="1" w:styleId="CitatTegn">
    <w:name w:val="Citat Tegn"/>
    <w:basedOn w:val="Standardskrifttypeiafsnit"/>
    <w:link w:val="Citat"/>
    <w:uiPriority w:val="19"/>
    <w:semiHidden/>
    <w:rsid w:val="00004865"/>
    <w:rPr>
      <w:b/>
      <w:iCs/>
      <w:color w:val="333333" w:themeColor="text1"/>
      <w:sz w:val="20"/>
      <w:lang w:val="da-DK"/>
    </w:rPr>
  </w:style>
  <w:style w:type="character" w:styleId="Bogenstitel">
    <w:name w:val="Book Title"/>
    <w:basedOn w:val="Standardskrifttypeiafsnit"/>
    <w:uiPriority w:val="99"/>
    <w:semiHidden/>
    <w:qFormat/>
    <w:rsid w:val="007546AF"/>
    <w:rPr>
      <w:b/>
      <w:bCs/>
      <w:caps w:val="0"/>
      <w:smallCaps w:val="0"/>
      <w:spacing w:val="5"/>
      <w:lang w:val="da-DK"/>
    </w:rPr>
  </w:style>
  <w:style w:type="paragraph" w:styleId="Citatsamling">
    <w:name w:val="table of authorities"/>
    <w:basedOn w:val="Normal"/>
    <w:next w:val="Normal"/>
    <w:uiPriority w:val="10"/>
    <w:semiHidden/>
    <w:rsid w:val="002E74A4"/>
    <w:pPr>
      <w:ind w:right="567"/>
    </w:pPr>
  </w:style>
  <w:style w:type="paragraph" w:styleId="Normalindrykning">
    <w:name w:val="Normal Indent"/>
    <w:basedOn w:val="Normal"/>
    <w:uiPriority w:val="99"/>
    <w:semiHidden/>
    <w:rsid w:val="005A28D4"/>
    <w:pPr>
      <w:ind w:left="1134"/>
    </w:pPr>
  </w:style>
  <w:style w:type="table" w:styleId="Tabel-Gitter">
    <w:name w:val="Table Grid"/>
    <w:basedOn w:val="Tabel-Normal"/>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el-Normal"/>
    <w:uiPriority w:val="99"/>
    <w:rsid w:val="00F73354"/>
    <w:pPr>
      <w:spacing w:line="240" w:lineRule="atLeast"/>
    </w:pPr>
    <w:tblPr>
      <w:tblCellMar>
        <w:left w:w="0" w:type="dxa"/>
        <w:right w:w="0" w:type="dxa"/>
      </w:tblCellMar>
    </w:tblPr>
  </w:style>
  <w:style w:type="paragraph" w:styleId="Ingenafstand">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Markeringsbobletekst">
    <w:name w:val="Balloon Text"/>
    <w:basedOn w:val="Normal"/>
    <w:link w:val="MarkeringsbobletekstTegn"/>
    <w:uiPriority w:val="99"/>
    <w:semiHidden/>
    <w:rsid w:val="000162D0"/>
    <w:pPr>
      <w:spacing w:line="240" w:lineRule="auto"/>
    </w:pPr>
    <w:rPr>
      <w:rFonts w:ascii="Segoe UI" w:hAnsi="Segoe UI" w:cs="Segoe UI"/>
    </w:rPr>
  </w:style>
  <w:style w:type="character" w:customStyle="1" w:styleId="MarkeringsbobletekstTegn">
    <w:name w:val="Markeringsbobletekst Tegn"/>
    <w:basedOn w:val="Standardskrifttypeiafsnit"/>
    <w:link w:val="Markeringsbobletekst"/>
    <w:uiPriority w:val="99"/>
    <w:semiHidden/>
    <w:rsid w:val="00A539A2"/>
    <w:rPr>
      <w:rFonts w:ascii="Segoe UI" w:hAnsi="Segoe UI" w:cs="Segoe UI"/>
      <w:lang w:val="da-DK"/>
    </w:rPr>
  </w:style>
  <w:style w:type="paragraph" w:styleId="Bibliografi">
    <w:name w:val="Bibliography"/>
    <w:basedOn w:val="Normal"/>
    <w:next w:val="Normal"/>
    <w:uiPriority w:val="99"/>
    <w:semiHidden/>
    <w:rsid w:val="000162D0"/>
  </w:style>
  <w:style w:type="paragraph" w:styleId="Brdtekst">
    <w:name w:val="Body Text"/>
    <w:basedOn w:val="Normal"/>
    <w:link w:val="BrdtekstTegn"/>
    <w:uiPriority w:val="99"/>
    <w:semiHidden/>
    <w:rsid w:val="000162D0"/>
    <w:pPr>
      <w:spacing w:after="120"/>
    </w:pPr>
  </w:style>
  <w:style w:type="character" w:customStyle="1" w:styleId="BrdtekstTegn">
    <w:name w:val="Brødtekst Tegn"/>
    <w:basedOn w:val="Standardskrifttypeiafsnit"/>
    <w:link w:val="Brdtekst"/>
    <w:uiPriority w:val="99"/>
    <w:semiHidden/>
    <w:rsid w:val="00A539A2"/>
    <w:rPr>
      <w:lang w:val="da-DK"/>
    </w:rPr>
  </w:style>
  <w:style w:type="paragraph" w:styleId="Brdtekst2">
    <w:name w:val="Body Text 2"/>
    <w:basedOn w:val="Normal"/>
    <w:link w:val="Brdtekst2Tegn"/>
    <w:uiPriority w:val="99"/>
    <w:semiHidden/>
    <w:rsid w:val="000162D0"/>
    <w:pPr>
      <w:spacing w:after="120" w:line="480" w:lineRule="auto"/>
    </w:pPr>
  </w:style>
  <w:style w:type="character" w:customStyle="1" w:styleId="Brdtekst2Tegn">
    <w:name w:val="Brødtekst 2 Tegn"/>
    <w:basedOn w:val="Standardskrifttypeiafsnit"/>
    <w:link w:val="Brdtekst2"/>
    <w:uiPriority w:val="99"/>
    <w:semiHidden/>
    <w:rsid w:val="00A539A2"/>
    <w:rPr>
      <w:lang w:val="da-DK"/>
    </w:rPr>
  </w:style>
  <w:style w:type="paragraph" w:styleId="Brdtekst3">
    <w:name w:val="Body Text 3"/>
    <w:basedOn w:val="Normal"/>
    <w:link w:val="Brdtekst3Tegn"/>
    <w:uiPriority w:val="99"/>
    <w:semiHidden/>
    <w:rsid w:val="000162D0"/>
    <w:pPr>
      <w:spacing w:after="120"/>
    </w:pPr>
    <w:rPr>
      <w:sz w:val="16"/>
      <w:szCs w:val="16"/>
    </w:rPr>
  </w:style>
  <w:style w:type="character" w:customStyle="1" w:styleId="Brdtekst3Tegn">
    <w:name w:val="Brødtekst 3 Tegn"/>
    <w:basedOn w:val="Standardskrifttypeiafsnit"/>
    <w:link w:val="Brdtekst3"/>
    <w:uiPriority w:val="99"/>
    <w:semiHidden/>
    <w:rsid w:val="00A539A2"/>
    <w:rPr>
      <w:sz w:val="16"/>
      <w:szCs w:val="16"/>
      <w:lang w:val="da-DK"/>
    </w:rPr>
  </w:style>
  <w:style w:type="paragraph" w:styleId="Brdtekst-frstelinjeindrykning1">
    <w:name w:val="Body Text First Indent"/>
    <w:basedOn w:val="Brdtekst"/>
    <w:link w:val="Brdtekst-frstelinjeindrykning1Tegn"/>
    <w:uiPriority w:val="99"/>
    <w:semiHidden/>
    <w:rsid w:val="000162D0"/>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A539A2"/>
    <w:rPr>
      <w:lang w:val="da-DK"/>
    </w:rPr>
  </w:style>
  <w:style w:type="paragraph" w:styleId="Brdtekstindrykning">
    <w:name w:val="Body Text Indent"/>
    <w:basedOn w:val="Normal"/>
    <w:link w:val="BrdtekstindrykningTegn"/>
    <w:uiPriority w:val="99"/>
    <w:semiHidden/>
    <w:rsid w:val="000162D0"/>
    <w:pPr>
      <w:spacing w:after="120"/>
      <w:ind w:left="283"/>
    </w:pPr>
  </w:style>
  <w:style w:type="character" w:customStyle="1" w:styleId="BrdtekstindrykningTegn">
    <w:name w:val="Brødtekstindrykning Tegn"/>
    <w:basedOn w:val="Standardskrifttypeiafsnit"/>
    <w:link w:val="Brdtekstindrykning"/>
    <w:uiPriority w:val="99"/>
    <w:semiHidden/>
    <w:rsid w:val="00A539A2"/>
    <w:rPr>
      <w:lang w:val="da-DK"/>
    </w:rPr>
  </w:style>
  <w:style w:type="paragraph" w:styleId="Brdtekst-frstelinjeindrykning2">
    <w:name w:val="Body Text First Indent 2"/>
    <w:basedOn w:val="Brdtekstindrykning"/>
    <w:link w:val="Brdtekst-frstelinjeindrykning2Tegn"/>
    <w:uiPriority w:val="99"/>
    <w:semiHidden/>
    <w:rsid w:val="000162D0"/>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A539A2"/>
    <w:rPr>
      <w:lang w:val="da-DK"/>
    </w:rPr>
  </w:style>
  <w:style w:type="paragraph" w:styleId="Brdtekstindrykning2">
    <w:name w:val="Body Text Indent 2"/>
    <w:basedOn w:val="Normal"/>
    <w:link w:val="Brdtekstindrykning2Tegn"/>
    <w:uiPriority w:val="99"/>
    <w:semiHidden/>
    <w:rsid w:val="000162D0"/>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A539A2"/>
    <w:rPr>
      <w:lang w:val="da-DK"/>
    </w:rPr>
  </w:style>
  <w:style w:type="paragraph" w:styleId="Brdtekstindrykning3">
    <w:name w:val="Body Text Indent 3"/>
    <w:basedOn w:val="Normal"/>
    <w:link w:val="Brdtekstindrykning3Tegn"/>
    <w:uiPriority w:val="99"/>
    <w:semiHidden/>
    <w:rsid w:val="000162D0"/>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A539A2"/>
    <w:rPr>
      <w:sz w:val="16"/>
      <w:szCs w:val="16"/>
      <w:lang w:val="da-DK"/>
    </w:rPr>
  </w:style>
  <w:style w:type="paragraph" w:styleId="Sluthilsen">
    <w:name w:val="Closing"/>
    <w:basedOn w:val="Normal"/>
    <w:link w:val="SluthilsenTegn"/>
    <w:uiPriority w:val="99"/>
    <w:semiHidden/>
    <w:rsid w:val="000162D0"/>
    <w:pPr>
      <w:spacing w:line="240" w:lineRule="auto"/>
      <w:ind w:left="4252"/>
    </w:pPr>
  </w:style>
  <w:style w:type="character" w:customStyle="1" w:styleId="SluthilsenTegn">
    <w:name w:val="Sluthilsen Tegn"/>
    <w:basedOn w:val="Standardskrifttypeiafsnit"/>
    <w:link w:val="Sluthilsen"/>
    <w:uiPriority w:val="99"/>
    <w:semiHidden/>
    <w:rsid w:val="00A539A2"/>
    <w:rPr>
      <w:lang w:val="da-DK"/>
    </w:rPr>
  </w:style>
  <w:style w:type="table" w:styleId="Farvetgitter">
    <w:name w:val="Colorful Grid"/>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Farvetgitter-fremhvningsfarve1">
    <w:name w:val="Colorful Grid Accent 1"/>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Farvetgitter-fremhvningsfarve2">
    <w:name w:val="Colorful Grid Accent 2"/>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Farvetgitter-fremhvningsfarve3">
    <w:name w:val="Colorful Grid Accent 3"/>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Farvetgitter-fremhvningsfarve4">
    <w:name w:val="Colorful Grid Accent 4"/>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Farvetgitter-fremhvningsfarve5">
    <w:name w:val="Colorful Grid Accent 5"/>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Farvetgitter-fremhvningsfarve6">
    <w:name w:val="Colorful Grid Accent 6"/>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Farvetliste">
    <w:name w:val="Colorful List"/>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vetliste-fremhvningsfarve1">
    <w:name w:val="Colorful List Accent 1"/>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Farvetliste-fremhvningsfarve2">
    <w:name w:val="Colorful List Accent 2"/>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Farvetliste-fremhvningsfarve3">
    <w:name w:val="Colorful List Accent 3"/>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Farvetliste-fremhvningsfarve4">
    <w:name w:val="Colorful List Accent 4"/>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Farvetliste-fremhvningsfarve5">
    <w:name w:val="Colorful List Accent 5"/>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Farvetliste-fremhvningsfarve6">
    <w:name w:val="Colorful List Accent 6"/>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Farvetskygge">
    <w:name w:val="Colorful Shading"/>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Farvetskygge-fremhvningsfarve1">
    <w:name w:val="Colorful Shading Accent 1"/>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Farvetskygge-fremhvningsfarve2">
    <w:name w:val="Colorful Shading Accent 2"/>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Farvetskygge-fremhvningsfarve3">
    <w:name w:val="Colorful Shading Accent 3"/>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Farvetskygge-fremhvningsfarve4">
    <w:name w:val="Colorful Shading Accent 4"/>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Farvetskygge-fremhvningsfarve5">
    <w:name w:val="Colorful Shading Accent 5"/>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Farvetskygge-fremhvningsfarve6">
    <w:name w:val="Colorful Shading Accent 6"/>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Kommentarhenvisning">
    <w:name w:val="annotation reference"/>
    <w:basedOn w:val="Standardskrifttypeiafsnit"/>
    <w:semiHidden/>
    <w:rsid w:val="000162D0"/>
    <w:rPr>
      <w:sz w:val="16"/>
      <w:szCs w:val="16"/>
      <w:lang w:val="da-DK"/>
    </w:rPr>
  </w:style>
  <w:style w:type="paragraph" w:styleId="Kommentartekst">
    <w:name w:val="annotation text"/>
    <w:basedOn w:val="Normal"/>
    <w:link w:val="KommentartekstTegn"/>
    <w:semiHidden/>
    <w:rsid w:val="000162D0"/>
    <w:pPr>
      <w:spacing w:line="240" w:lineRule="auto"/>
    </w:pPr>
    <w:rPr>
      <w:sz w:val="20"/>
      <w:szCs w:val="20"/>
    </w:rPr>
  </w:style>
  <w:style w:type="character" w:customStyle="1" w:styleId="KommentartekstTegn">
    <w:name w:val="Kommentartekst Tegn"/>
    <w:basedOn w:val="Standardskrifttypeiafsnit"/>
    <w:link w:val="Kommentartekst"/>
    <w:semiHidden/>
    <w:rsid w:val="00A539A2"/>
    <w:rPr>
      <w:sz w:val="20"/>
      <w:szCs w:val="20"/>
      <w:lang w:val="da-DK"/>
    </w:rPr>
  </w:style>
  <w:style w:type="paragraph" w:styleId="Kommentaremne">
    <w:name w:val="annotation subject"/>
    <w:basedOn w:val="Kommentartekst"/>
    <w:next w:val="Kommentartekst"/>
    <w:link w:val="KommentaremneTegn"/>
    <w:uiPriority w:val="99"/>
    <w:semiHidden/>
    <w:rsid w:val="000162D0"/>
    <w:rPr>
      <w:b/>
      <w:bCs/>
    </w:rPr>
  </w:style>
  <w:style w:type="character" w:customStyle="1" w:styleId="KommentaremneTegn">
    <w:name w:val="Kommentaremne Tegn"/>
    <w:basedOn w:val="KommentartekstTegn"/>
    <w:link w:val="Kommentaremne"/>
    <w:uiPriority w:val="99"/>
    <w:semiHidden/>
    <w:rsid w:val="00A539A2"/>
    <w:rPr>
      <w:b/>
      <w:bCs/>
      <w:sz w:val="20"/>
      <w:szCs w:val="20"/>
      <w:lang w:val="da-DK"/>
    </w:rPr>
  </w:style>
  <w:style w:type="table" w:styleId="Mrkliste">
    <w:name w:val="Dark List"/>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Mrkliste-fremhvningsfarve1">
    <w:name w:val="Dark List Accent 1"/>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Mrkliste-fremhvningsfarve2">
    <w:name w:val="Dark List Accent 2"/>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Mrkliste-fremhvningsfarve3">
    <w:name w:val="Dark List Accent 3"/>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Mrkliste-fremhvningsfarve4">
    <w:name w:val="Dark List Accent 4"/>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Mrkliste-fremhvningsfarve5">
    <w:name w:val="Dark List Accent 5"/>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Mrkliste-fremhvningsfarve6">
    <w:name w:val="Dark List Accent 6"/>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o">
    <w:name w:val="Date"/>
    <w:basedOn w:val="Normal"/>
    <w:next w:val="Normal"/>
    <w:link w:val="DatoTegn"/>
    <w:uiPriority w:val="99"/>
    <w:semiHidden/>
    <w:rsid w:val="000162D0"/>
  </w:style>
  <w:style w:type="character" w:customStyle="1" w:styleId="DatoTegn">
    <w:name w:val="Dato Tegn"/>
    <w:basedOn w:val="Standardskrifttypeiafsnit"/>
    <w:link w:val="Dato"/>
    <w:uiPriority w:val="99"/>
    <w:semiHidden/>
    <w:rsid w:val="00A539A2"/>
    <w:rPr>
      <w:lang w:val="da-DK"/>
    </w:rPr>
  </w:style>
  <w:style w:type="paragraph" w:styleId="Dokumentoversigt">
    <w:name w:val="Document Map"/>
    <w:basedOn w:val="Normal"/>
    <w:link w:val="DokumentoversigtTegn"/>
    <w:uiPriority w:val="99"/>
    <w:semiHidden/>
    <w:rsid w:val="000162D0"/>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A539A2"/>
    <w:rPr>
      <w:rFonts w:ascii="Segoe UI" w:hAnsi="Segoe UI" w:cs="Segoe UI"/>
      <w:sz w:val="16"/>
      <w:szCs w:val="16"/>
      <w:lang w:val="da-DK"/>
    </w:rPr>
  </w:style>
  <w:style w:type="paragraph" w:styleId="Mailsignatur">
    <w:name w:val="E-mail Signature"/>
    <w:basedOn w:val="Normal"/>
    <w:link w:val="MailsignaturTegn"/>
    <w:uiPriority w:val="99"/>
    <w:semiHidden/>
    <w:rsid w:val="000162D0"/>
    <w:pPr>
      <w:spacing w:line="240" w:lineRule="auto"/>
    </w:pPr>
  </w:style>
  <w:style w:type="character" w:customStyle="1" w:styleId="MailsignaturTegn">
    <w:name w:val="Mailsignatur Tegn"/>
    <w:basedOn w:val="Standardskrifttypeiafsnit"/>
    <w:link w:val="Mailsignatur"/>
    <w:uiPriority w:val="99"/>
    <w:semiHidden/>
    <w:rsid w:val="00A539A2"/>
    <w:rPr>
      <w:lang w:val="da-DK"/>
    </w:rPr>
  </w:style>
  <w:style w:type="character" w:styleId="Fremhv">
    <w:name w:val="Emphasis"/>
    <w:basedOn w:val="Standardskrifttypeiafsnit"/>
    <w:uiPriority w:val="19"/>
    <w:semiHidden/>
    <w:rsid w:val="000162D0"/>
    <w:rPr>
      <w:i/>
      <w:iCs/>
      <w:lang w:val="da-DK"/>
    </w:rPr>
  </w:style>
  <w:style w:type="paragraph" w:styleId="Modtageradresse">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21"/>
    <w:semiHidden/>
    <w:rsid w:val="000162D0"/>
    <w:rPr>
      <w:color w:val="ADDDFF" w:themeColor="followedHyperlink"/>
      <w:u w:val="single"/>
      <w:lang w:val="da-DK"/>
    </w:rPr>
  </w:style>
  <w:style w:type="character" w:styleId="Fodnotehenvisning">
    <w:name w:val="footnote reference"/>
    <w:basedOn w:val="Standardskrifttypeiafsnit"/>
    <w:uiPriority w:val="21"/>
    <w:semiHidden/>
    <w:rsid w:val="000162D0"/>
    <w:rPr>
      <w:vertAlign w:val="superscript"/>
      <w:lang w:val="da-DK"/>
    </w:rPr>
  </w:style>
  <w:style w:type="table" w:styleId="Gittertabel1-lys">
    <w:name w:val="Grid Table 1 Light"/>
    <w:basedOn w:val="Tabel-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2-farve1">
    <w:name w:val="Grid Table 2 Accent 1"/>
    <w:basedOn w:val="Tabel-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2-farve2">
    <w:name w:val="Grid Table 2 Accent 2"/>
    <w:basedOn w:val="Tabel-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2-farve3">
    <w:name w:val="Grid Table 2 Accent 3"/>
    <w:basedOn w:val="Tabel-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2-farve4">
    <w:name w:val="Grid Table 2 Accent 4"/>
    <w:basedOn w:val="Tabel-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2-farve5">
    <w:name w:val="Grid Table 2 Accent 5"/>
    <w:basedOn w:val="Tabel-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2-farve6">
    <w:name w:val="Grid Table 2 Accent 6"/>
    <w:basedOn w:val="Tabel-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3">
    <w:name w:val="Grid Table 3"/>
    <w:basedOn w:val="Tabel-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3-farve1">
    <w:name w:val="Grid Table 3 Accent 1"/>
    <w:basedOn w:val="Tabel-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3-farve2">
    <w:name w:val="Grid Table 3 Accent 2"/>
    <w:basedOn w:val="Tabel-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3-farve3">
    <w:name w:val="Grid Table 3 Accent 3"/>
    <w:basedOn w:val="Tabel-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3-farve4">
    <w:name w:val="Grid Table 3 Accent 4"/>
    <w:basedOn w:val="Tabel-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3-farve5">
    <w:name w:val="Grid Table 3 Accent 5"/>
    <w:basedOn w:val="Tabel-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3-farve6">
    <w:name w:val="Grid Table 3 Accent 6"/>
    <w:basedOn w:val="Tabel-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ittertabel4">
    <w:name w:val="Grid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4-farve1">
    <w:name w:val="Grid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4-farve2">
    <w:name w:val="Grid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4-farve3">
    <w:name w:val="Grid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4-farve4">
    <w:name w:val="Grid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4-farve5">
    <w:name w:val="Grid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4-farve6">
    <w:name w:val="Grid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5-mrk">
    <w:name w:val="Grid Table 5 Dark"/>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ittertabel5-mrk-farve1">
    <w:name w:val="Grid Table 5 Dark Accent 1"/>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ittertabel5-mrk-farve2">
    <w:name w:val="Grid Table 5 Dark Accent 2"/>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ittertabel5-mrk-farve3">
    <w:name w:val="Grid Table 5 Dark Accent 3"/>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ittertabel5-mrk-farve4">
    <w:name w:val="Grid Table 5 Dark Accent 4"/>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ittertabel5-mrk-farve5">
    <w:name w:val="Grid Table 5 Dark Accent 5"/>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ittertabel5-mrk-farve6">
    <w:name w:val="Grid Table 5 Dark Accent 6"/>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ittertabel6-farverig">
    <w:name w:val="Grid Table 6 Colorful"/>
    <w:basedOn w:val="Tabel-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6-farverig-farve1">
    <w:name w:val="Grid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6-farverig-farve2">
    <w:name w:val="Grid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6-farverig-farve3">
    <w:name w:val="Grid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6-farverig-farve4">
    <w:name w:val="Grid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6-farverig-farve5">
    <w:name w:val="Grid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6-farverig-farve6">
    <w:name w:val="Grid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7-farverig">
    <w:name w:val="Grid Table 7 Colorful"/>
    <w:basedOn w:val="Tabel-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7-farverig-farve1">
    <w:name w:val="Grid Table 7 Colorful Accent 1"/>
    <w:basedOn w:val="Tabel-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7-farverig-farve2">
    <w:name w:val="Grid Table 7 Colorful Accent 2"/>
    <w:basedOn w:val="Tabel-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7-farverig-farve3">
    <w:name w:val="Grid Table 7 Colorful Accent 3"/>
    <w:basedOn w:val="Tabel-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7-farverig-farve4">
    <w:name w:val="Grid Table 7 Colorful Accent 4"/>
    <w:basedOn w:val="Tabel-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7-farverig-farve5">
    <w:name w:val="Grid Table 7 Colorful Accent 5"/>
    <w:basedOn w:val="Tabel-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7-farverig-farve6">
    <w:name w:val="Grid Table 7 Colorful Accent 6"/>
    <w:basedOn w:val="Tabel-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Standardskrifttypeiafsnit"/>
    <w:uiPriority w:val="99"/>
    <w:semiHidden/>
    <w:rsid w:val="000162D0"/>
    <w:rPr>
      <w:color w:val="2B579A"/>
      <w:shd w:val="clear" w:color="auto" w:fill="E6E6E6"/>
      <w:lang w:val="da-DK"/>
    </w:rPr>
  </w:style>
  <w:style w:type="character" w:styleId="HTML-akronym">
    <w:name w:val="HTML Acronym"/>
    <w:basedOn w:val="Standardskrifttypeiafsnit"/>
    <w:uiPriority w:val="99"/>
    <w:semiHidden/>
    <w:rsid w:val="000162D0"/>
    <w:rPr>
      <w:lang w:val="da-DK"/>
    </w:rPr>
  </w:style>
  <w:style w:type="paragraph" w:styleId="HTML-adresse">
    <w:name w:val="HTML Address"/>
    <w:basedOn w:val="Normal"/>
    <w:link w:val="HTML-adresseTegn"/>
    <w:uiPriority w:val="99"/>
    <w:semiHidden/>
    <w:rsid w:val="000162D0"/>
    <w:pPr>
      <w:spacing w:line="240" w:lineRule="auto"/>
    </w:pPr>
    <w:rPr>
      <w:i/>
      <w:iCs/>
    </w:rPr>
  </w:style>
  <w:style w:type="character" w:customStyle="1" w:styleId="HTML-adresseTegn">
    <w:name w:val="HTML-adresse Tegn"/>
    <w:basedOn w:val="Standardskrifttypeiafsnit"/>
    <w:link w:val="HTML-adresse"/>
    <w:uiPriority w:val="99"/>
    <w:semiHidden/>
    <w:rsid w:val="00A539A2"/>
    <w:rPr>
      <w:i/>
      <w:iCs/>
      <w:lang w:val="da-DK"/>
    </w:rPr>
  </w:style>
  <w:style w:type="character" w:styleId="HTML-citat">
    <w:name w:val="HTML Cite"/>
    <w:basedOn w:val="Standardskrifttypeiafsnit"/>
    <w:uiPriority w:val="99"/>
    <w:semiHidden/>
    <w:rsid w:val="000162D0"/>
    <w:rPr>
      <w:i/>
      <w:iCs/>
      <w:lang w:val="da-DK"/>
    </w:rPr>
  </w:style>
  <w:style w:type="character" w:styleId="HTML-kode">
    <w:name w:val="HTML Code"/>
    <w:basedOn w:val="Standardskrifttypeiafsnit"/>
    <w:uiPriority w:val="99"/>
    <w:semiHidden/>
    <w:rsid w:val="000162D0"/>
    <w:rPr>
      <w:rFonts w:ascii="Consolas" w:hAnsi="Consolas"/>
      <w:sz w:val="20"/>
      <w:szCs w:val="20"/>
      <w:lang w:val="da-DK"/>
    </w:rPr>
  </w:style>
  <w:style w:type="character" w:styleId="HTML-definition">
    <w:name w:val="HTML Definition"/>
    <w:basedOn w:val="Standardskrifttypeiafsnit"/>
    <w:uiPriority w:val="99"/>
    <w:semiHidden/>
    <w:rsid w:val="000162D0"/>
    <w:rPr>
      <w:i/>
      <w:iCs/>
      <w:lang w:val="da-DK"/>
    </w:rPr>
  </w:style>
  <w:style w:type="character" w:styleId="HTML-tastatur">
    <w:name w:val="HTML Keyboard"/>
    <w:basedOn w:val="Standardskrifttypeiafsnit"/>
    <w:uiPriority w:val="99"/>
    <w:semiHidden/>
    <w:rsid w:val="000162D0"/>
    <w:rPr>
      <w:rFonts w:ascii="Consolas" w:hAnsi="Consolas"/>
      <w:sz w:val="20"/>
      <w:szCs w:val="20"/>
      <w:lang w:val="da-DK"/>
    </w:rPr>
  </w:style>
  <w:style w:type="paragraph" w:styleId="FormateretHTML">
    <w:name w:val="HTML Preformatted"/>
    <w:basedOn w:val="Normal"/>
    <w:link w:val="FormateretHTMLTegn"/>
    <w:uiPriority w:val="99"/>
    <w:semiHidden/>
    <w:rsid w:val="000162D0"/>
    <w:pPr>
      <w:spacing w:line="240" w:lineRule="auto"/>
    </w:pPr>
    <w:rPr>
      <w:rFonts w:ascii="Consolas" w:hAnsi="Consolas"/>
      <w:sz w:val="20"/>
      <w:szCs w:val="20"/>
    </w:rPr>
  </w:style>
  <w:style w:type="character" w:customStyle="1" w:styleId="FormateretHTMLTegn">
    <w:name w:val="Formateret HTML Tegn"/>
    <w:basedOn w:val="Standardskrifttypeiafsnit"/>
    <w:link w:val="FormateretHTML"/>
    <w:uiPriority w:val="99"/>
    <w:semiHidden/>
    <w:rsid w:val="00A539A2"/>
    <w:rPr>
      <w:rFonts w:ascii="Consolas" w:hAnsi="Consolas"/>
      <w:sz w:val="20"/>
      <w:szCs w:val="20"/>
      <w:lang w:val="da-DK"/>
    </w:rPr>
  </w:style>
  <w:style w:type="character" w:styleId="HTML-eksempel">
    <w:name w:val="HTML Sample"/>
    <w:basedOn w:val="Standardskrifttypeiafsnit"/>
    <w:uiPriority w:val="99"/>
    <w:semiHidden/>
    <w:rsid w:val="000162D0"/>
    <w:rPr>
      <w:rFonts w:ascii="Consolas" w:hAnsi="Consolas"/>
      <w:sz w:val="24"/>
      <w:szCs w:val="24"/>
      <w:lang w:val="da-DK"/>
    </w:rPr>
  </w:style>
  <w:style w:type="character" w:styleId="HTML-skrivemaskine">
    <w:name w:val="HTML Typewriter"/>
    <w:basedOn w:val="Standardskrifttypeiafsnit"/>
    <w:uiPriority w:val="99"/>
    <w:semiHidden/>
    <w:rsid w:val="000162D0"/>
    <w:rPr>
      <w:rFonts w:ascii="Consolas" w:hAnsi="Consolas"/>
      <w:sz w:val="20"/>
      <w:szCs w:val="20"/>
      <w:lang w:val="da-DK"/>
    </w:rPr>
  </w:style>
  <w:style w:type="character" w:styleId="HTML-variabel">
    <w:name w:val="HTML Variable"/>
    <w:basedOn w:val="Standardskrifttypeiafsnit"/>
    <w:uiPriority w:val="99"/>
    <w:semiHidden/>
    <w:rsid w:val="000162D0"/>
    <w:rPr>
      <w:i/>
      <w:iCs/>
      <w:lang w:val="da-DK"/>
    </w:rPr>
  </w:style>
  <w:style w:type="character" w:styleId="Hyperlink">
    <w:name w:val="Hyperlink"/>
    <w:basedOn w:val="Standardskrifttypeiafsnit"/>
    <w:uiPriority w:val="99"/>
    <w:rsid w:val="000162D0"/>
    <w:rPr>
      <w:color w:val="009DF0" w:themeColor="hyperlink"/>
      <w:u w:val="single"/>
      <w:lang w:val="da-DK"/>
    </w:rPr>
  </w:style>
  <w:style w:type="paragraph" w:styleId="Indeks1">
    <w:name w:val="index 1"/>
    <w:basedOn w:val="Normal"/>
    <w:next w:val="Normal"/>
    <w:autoRedefine/>
    <w:uiPriority w:val="99"/>
    <w:semiHidden/>
    <w:rsid w:val="000162D0"/>
    <w:pPr>
      <w:spacing w:line="240" w:lineRule="auto"/>
      <w:ind w:left="180" w:hanging="180"/>
    </w:pPr>
  </w:style>
  <w:style w:type="paragraph" w:styleId="Indeks2">
    <w:name w:val="index 2"/>
    <w:basedOn w:val="Normal"/>
    <w:next w:val="Normal"/>
    <w:autoRedefine/>
    <w:uiPriority w:val="99"/>
    <w:semiHidden/>
    <w:rsid w:val="000162D0"/>
    <w:pPr>
      <w:spacing w:line="240" w:lineRule="auto"/>
      <w:ind w:left="360" w:hanging="180"/>
    </w:pPr>
  </w:style>
  <w:style w:type="paragraph" w:styleId="Indeks3">
    <w:name w:val="index 3"/>
    <w:basedOn w:val="Normal"/>
    <w:next w:val="Normal"/>
    <w:autoRedefine/>
    <w:uiPriority w:val="99"/>
    <w:semiHidden/>
    <w:rsid w:val="000162D0"/>
    <w:pPr>
      <w:spacing w:line="240" w:lineRule="auto"/>
      <w:ind w:left="540" w:hanging="180"/>
    </w:pPr>
  </w:style>
  <w:style w:type="paragraph" w:styleId="Indeks4">
    <w:name w:val="index 4"/>
    <w:basedOn w:val="Normal"/>
    <w:next w:val="Normal"/>
    <w:autoRedefine/>
    <w:uiPriority w:val="99"/>
    <w:semiHidden/>
    <w:rsid w:val="000162D0"/>
    <w:pPr>
      <w:spacing w:line="240" w:lineRule="auto"/>
      <w:ind w:left="720" w:hanging="180"/>
    </w:pPr>
  </w:style>
  <w:style w:type="paragraph" w:styleId="Indeks5">
    <w:name w:val="index 5"/>
    <w:basedOn w:val="Normal"/>
    <w:next w:val="Normal"/>
    <w:autoRedefine/>
    <w:uiPriority w:val="99"/>
    <w:semiHidden/>
    <w:rsid w:val="000162D0"/>
    <w:pPr>
      <w:spacing w:line="240" w:lineRule="auto"/>
      <w:ind w:left="900" w:hanging="180"/>
    </w:pPr>
  </w:style>
  <w:style w:type="paragraph" w:styleId="Indeks6">
    <w:name w:val="index 6"/>
    <w:basedOn w:val="Normal"/>
    <w:next w:val="Normal"/>
    <w:autoRedefine/>
    <w:uiPriority w:val="99"/>
    <w:semiHidden/>
    <w:rsid w:val="000162D0"/>
    <w:pPr>
      <w:spacing w:line="240" w:lineRule="auto"/>
      <w:ind w:left="1080" w:hanging="180"/>
    </w:pPr>
  </w:style>
  <w:style w:type="paragraph" w:styleId="Indeks7">
    <w:name w:val="index 7"/>
    <w:basedOn w:val="Normal"/>
    <w:next w:val="Normal"/>
    <w:autoRedefine/>
    <w:uiPriority w:val="99"/>
    <w:semiHidden/>
    <w:rsid w:val="000162D0"/>
    <w:pPr>
      <w:spacing w:line="240" w:lineRule="auto"/>
      <w:ind w:left="1260" w:hanging="180"/>
    </w:pPr>
  </w:style>
  <w:style w:type="paragraph" w:styleId="Indeks8">
    <w:name w:val="index 8"/>
    <w:basedOn w:val="Normal"/>
    <w:next w:val="Normal"/>
    <w:autoRedefine/>
    <w:uiPriority w:val="99"/>
    <w:semiHidden/>
    <w:rsid w:val="000162D0"/>
    <w:pPr>
      <w:spacing w:line="240" w:lineRule="auto"/>
      <w:ind w:left="1440" w:hanging="180"/>
    </w:pPr>
  </w:style>
  <w:style w:type="paragraph" w:styleId="Indeks9">
    <w:name w:val="index 9"/>
    <w:basedOn w:val="Normal"/>
    <w:next w:val="Normal"/>
    <w:autoRedefine/>
    <w:uiPriority w:val="99"/>
    <w:semiHidden/>
    <w:rsid w:val="000162D0"/>
    <w:pPr>
      <w:spacing w:line="240" w:lineRule="auto"/>
      <w:ind w:left="1620" w:hanging="180"/>
    </w:pPr>
  </w:style>
  <w:style w:type="paragraph" w:styleId="Indeksoverskrift">
    <w:name w:val="index heading"/>
    <w:basedOn w:val="Normal"/>
    <w:next w:val="Indeks1"/>
    <w:uiPriority w:val="99"/>
    <w:semiHidden/>
    <w:rsid w:val="000162D0"/>
    <w:rPr>
      <w:rFonts w:asciiTheme="majorHAnsi" w:eastAsiaTheme="majorEastAsia" w:hAnsiTheme="majorHAnsi" w:cstheme="majorBidi"/>
      <w:b/>
      <w:bCs/>
    </w:rPr>
  </w:style>
  <w:style w:type="table" w:styleId="Lystgitter">
    <w:name w:val="Light Grid"/>
    <w:basedOn w:val="Tabel-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ystgitter-farve1">
    <w:name w:val="Light Grid Accent 1"/>
    <w:basedOn w:val="Tabel-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ystgitter-fremhvningsfarve2">
    <w:name w:val="Light Grid Accent 2"/>
    <w:basedOn w:val="Tabel-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ystgitter-fremhvningsfarve3">
    <w:name w:val="Light Grid Accent 3"/>
    <w:basedOn w:val="Tabel-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ystgitter-fremhvningsfarve4">
    <w:name w:val="Light Grid Accent 4"/>
    <w:basedOn w:val="Tabel-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ystgitter-fremhvningsfarve5">
    <w:name w:val="Light Grid Accent 5"/>
    <w:basedOn w:val="Tabel-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ystgitter-fremhvningsfarve6">
    <w:name w:val="Light Grid Accent 6"/>
    <w:basedOn w:val="Tabel-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ysliste">
    <w:name w:val="Light List"/>
    <w:basedOn w:val="Tabel-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ysliste-farve1">
    <w:name w:val="Light List Accent 1"/>
    <w:basedOn w:val="Tabel-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ysliste-fremhvningsfarve2">
    <w:name w:val="Light List Accent 2"/>
    <w:basedOn w:val="Tabel-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ysliste-fremhvningsfarve3">
    <w:name w:val="Light List Accent 3"/>
    <w:basedOn w:val="Tabel-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ysliste-fremhvningsfarve4">
    <w:name w:val="Light List Accent 4"/>
    <w:basedOn w:val="Tabel-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ysliste-fremhvningsfarve5">
    <w:name w:val="Light List Accent 5"/>
    <w:basedOn w:val="Tabel-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ysliste-fremhvningsfarve6">
    <w:name w:val="Light List Accent 6"/>
    <w:basedOn w:val="Tabel-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ysskygge">
    <w:name w:val="Light Shading"/>
    <w:basedOn w:val="Tabel-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ysskygge-farve1">
    <w:name w:val="Light Shading Accent 1"/>
    <w:basedOn w:val="Tabel-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ysskygge-fremhvningsfarve2">
    <w:name w:val="Light Shading Accent 2"/>
    <w:basedOn w:val="Tabel-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ysskygge-fremhvningsfarve3">
    <w:name w:val="Light Shading Accent 3"/>
    <w:basedOn w:val="Tabel-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ysskygge-fremhvningsfarve4">
    <w:name w:val="Light Shading Accent 4"/>
    <w:basedOn w:val="Tabel-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ysskygge-fremhvningsfarve5">
    <w:name w:val="Light Shading Accent 5"/>
    <w:basedOn w:val="Tabel-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ysskygge-fremhvningsfarve6">
    <w:name w:val="Light Shading Accent 6"/>
    <w:basedOn w:val="Tabel-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jenummer">
    <w:name w:val="line number"/>
    <w:basedOn w:val="Standardskrifttypeiafsnit"/>
    <w:uiPriority w:val="99"/>
    <w:semiHidden/>
    <w:rsid w:val="000162D0"/>
    <w:rPr>
      <w:lang w:val="da-DK"/>
    </w:rPr>
  </w:style>
  <w:style w:type="paragraph" w:styleId="Liste">
    <w:name w:val="List"/>
    <w:basedOn w:val="Normal"/>
    <w:uiPriority w:val="99"/>
    <w:semiHidden/>
    <w:rsid w:val="000162D0"/>
    <w:pPr>
      <w:ind w:left="283" w:hanging="283"/>
      <w:contextualSpacing/>
    </w:pPr>
  </w:style>
  <w:style w:type="paragraph" w:styleId="Liste2">
    <w:name w:val="List 2"/>
    <w:basedOn w:val="Normal"/>
    <w:uiPriority w:val="99"/>
    <w:semiHidden/>
    <w:rsid w:val="000162D0"/>
    <w:pPr>
      <w:ind w:left="566" w:hanging="283"/>
      <w:contextualSpacing/>
    </w:pPr>
  </w:style>
  <w:style w:type="paragraph" w:styleId="Liste3">
    <w:name w:val="List 3"/>
    <w:basedOn w:val="Normal"/>
    <w:uiPriority w:val="99"/>
    <w:semiHidden/>
    <w:rsid w:val="000162D0"/>
    <w:pPr>
      <w:ind w:left="849" w:hanging="283"/>
      <w:contextualSpacing/>
    </w:pPr>
  </w:style>
  <w:style w:type="paragraph" w:styleId="Liste4">
    <w:name w:val="List 4"/>
    <w:basedOn w:val="Normal"/>
    <w:uiPriority w:val="99"/>
    <w:semiHidden/>
    <w:rsid w:val="000162D0"/>
    <w:pPr>
      <w:ind w:left="1132" w:hanging="283"/>
      <w:contextualSpacing/>
    </w:pPr>
  </w:style>
  <w:style w:type="paragraph" w:styleId="Liste5">
    <w:name w:val="List 5"/>
    <w:basedOn w:val="Normal"/>
    <w:uiPriority w:val="99"/>
    <w:semiHidden/>
    <w:rsid w:val="000162D0"/>
    <w:pPr>
      <w:ind w:left="1415" w:hanging="283"/>
      <w:contextualSpacing/>
    </w:pPr>
  </w:style>
  <w:style w:type="paragraph" w:styleId="Opstilling-punkttegn2">
    <w:name w:val="List Bullet 2"/>
    <w:basedOn w:val="Normal"/>
    <w:uiPriority w:val="99"/>
    <w:semiHidden/>
    <w:rsid w:val="000162D0"/>
    <w:pPr>
      <w:numPr>
        <w:numId w:val="2"/>
      </w:numPr>
      <w:contextualSpacing/>
    </w:pPr>
  </w:style>
  <w:style w:type="paragraph" w:styleId="Opstilling-punkttegn3">
    <w:name w:val="List Bullet 3"/>
    <w:basedOn w:val="Normal"/>
    <w:uiPriority w:val="99"/>
    <w:semiHidden/>
    <w:rsid w:val="000162D0"/>
    <w:pPr>
      <w:numPr>
        <w:numId w:val="3"/>
      </w:numPr>
      <w:contextualSpacing/>
    </w:pPr>
  </w:style>
  <w:style w:type="paragraph" w:styleId="Opstilling-punkttegn4">
    <w:name w:val="List Bullet 4"/>
    <w:basedOn w:val="Normal"/>
    <w:uiPriority w:val="99"/>
    <w:semiHidden/>
    <w:rsid w:val="000162D0"/>
    <w:pPr>
      <w:numPr>
        <w:numId w:val="4"/>
      </w:numPr>
      <w:contextualSpacing/>
    </w:pPr>
  </w:style>
  <w:style w:type="paragraph" w:styleId="Opstilling-punkttegn5">
    <w:name w:val="List Bullet 5"/>
    <w:basedOn w:val="Normal"/>
    <w:uiPriority w:val="99"/>
    <w:semiHidden/>
    <w:rsid w:val="000162D0"/>
    <w:pPr>
      <w:numPr>
        <w:numId w:val="5"/>
      </w:numPr>
      <w:contextualSpacing/>
    </w:pPr>
  </w:style>
  <w:style w:type="paragraph" w:styleId="Opstilling-forts">
    <w:name w:val="List Continue"/>
    <w:basedOn w:val="Normal"/>
    <w:uiPriority w:val="99"/>
    <w:semiHidden/>
    <w:rsid w:val="000162D0"/>
    <w:pPr>
      <w:spacing w:after="120"/>
      <w:ind w:left="283"/>
      <w:contextualSpacing/>
    </w:pPr>
  </w:style>
  <w:style w:type="paragraph" w:styleId="Opstilling-forts2">
    <w:name w:val="List Continue 2"/>
    <w:basedOn w:val="Normal"/>
    <w:uiPriority w:val="99"/>
    <w:semiHidden/>
    <w:rsid w:val="000162D0"/>
    <w:pPr>
      <w:spacing w:after="120"/>
      <w:ind w:left="566"/>
      <w:contextualSpacing/>
    </w:pPr>
  </w:style>
  <w:style w:type="paragraph" w:styleId="Opstilling-forts3">
    <w:name w:val="List Continue 3"/>
    <w:basedOn w:val="Normal"/>
    <w:uiPriority w:val="99"/>
    <w:semiHidden/>
    <w:rsid w:val="000162D0"/>
    <w:pPr>
      <w:spacing w:after="120"/>
      <w:ind w:left="849"/>
      <w:contextualSpacing/>
    </w:pPr>
  </w:style>
  <w:style w:type="paragraph" w:styleId="Opstilling-forts4">
    <w:name w:val="List Continue 4"/>
    <w:basedOn w:val="Normal"/>
    <w:uiPriority w:val="99"/>
    <w:semiHidden/>
    <w:rsid w:val="000162D0"/>
    <w:pPr>
      <w:spacing w:after="120"/>
      <w:ind w:left="1132"/>
      <w:contextualSpacing/>
    </w:pPr>
  </w:style>
  <w:style w:type="paragraph" w:styleId="Opstilling-forts5">
    <w:name w:val="List Continue 5"/>
    <w:basedOn w:val="Normal"/>
    <w:uiPriority w:val="99"/>
    <w:semiHidden/>
    <w:rsid w:val="000162D0"/>
    <w:pPr>
      <w:spacing w:after="120"/>
      <w:ind w:left="1415"/>
      <w:contextualSpacing/>
    </w:pPr>
  </w:style>
  <w:style w:type="paragraph" w:styleId="Opstilling-talellerbogst2">
    <w:name w:val="List Number 2"/>
    <w:basedOn w:val="Normal"/>
    <w:uiPriority w:val="99"/>
    <w:semiHidden/>
    <w:rsid w:val="000162D0"/>
    <w:pPr>
      <w:numPr>
        <w:numId w:val="7"/>
      </w:numPr>
      <w:contextualSpacing/>
    </w:pPr>
  </w:style>
  <w:style w:type="paragraph" w:styleId="Opstilling-talellerbogst3">
    <w:name w:val="List Number 3"/>
    <w:basedOn w:val="Normal"/>
    <w:uiPriority w:val="99"/>
    <w:semiHidden/>
    <w:rsid w:val="000162D0"/>
    <w:pPr>
      <w:numPr>
        <w:numId w:val="8"/>
      </w:numPr>
      <w:contextualSpacing/>
    </w:pPr>
  </w:style>
  <w:style w:type="paragraph" w:styleId="Opstilling-talellerbogst4">
    <w:name w:val="List Number 4"/>
    <w:basedOn w:val="Normal"/>
    <w:uiPriority w:val="99"/>
    <w:semiHidden/>
    <w:rsid w:val="000162D0"/>
    <w:pPr>
      <w:numPr>
        <w:numId w:val="9"/>
      </w:numPr>
      <w:contextualSpacing/>
    </w:pPr>
  </w:style>
  <w:style w:type="paragraph" w:styleId="Opstilling-talellerbogst5">
    <w:name w:val="List Number 5"/>
    <w:basedOn w:val="Normal"/>
    <w:uiPriority w:val="99"/>
    <w:semiHidden/>
    <w:rsid w:val="000162D0"/>
    <w:pPr>
      <w:numPr>
        <w:numId w:val="10"/>
      </w:numPr>
      <w:contextualSpacing/>
    </w:pPr>
  </w:style>
  <w:style w:type="paragraph" w:styleId="Listeafsnit">
    <w:name w:val="List Paragraph"/>
    <w:basedOn w:val="Normal"/>
    <w:link w:val="ListeafsnitTegn"/>
    <w:uiPriority w:val="99"/>
    <w:qFormat/>
    <w:rsid w:val="000162D0"/>
    <w:pPr>
      <w:ind w:left="720"/>
      <w:contextualSpacing/>
    </w:pPr>
  </w:style>
  <w:style w:type="table" w:styleId="Listetabel1-lys">
    <w:name w:val="List Table 1 Light"/>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1-lys-farve1">
    <w:name w:val="List Table 1 Light Accent 1"/>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1-lys-farve2">
    <w:name w:val="List Table 1 Light Accent 2"/>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1-lys-farve3">
    <w:name w:val="List Table 1 Light Accent 3"/>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1-lys-farve4">
    <w:name w:val="List Table 1 Light Accent 4"/>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1-lys-farve5">
    <w:name w:val="List Table 1 Light Accent 5"/>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1-lys-farve6">
    <w:name w:val="List Table 1 Light Accent 6"/>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2">
    <w:name w:val="List Table 2"/>
    <w:basedOn w:val="Tabel-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2-farve1">
    <w:name w:val="List Table 2 Accent 1"/>
    <w:basedOn w:val="Tabel-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2-farve2">
    <w:name w:val="List Table 2 Accent 2"/>
    <w:basedOn w:val="Tabel-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2-farve3">
    <w:name w:val="List Table 2 Accent 3"/>
    <w:basedOn w:val="Tabel-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2-farve4">
    <w:name w:val="List Table 2 Accent 4"/>
    <w:basedOn w:val="Tabel-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2-farve5">
    <w:name w:val="List Table 2 Accent 5"/>
    <w:basedOn w:val="Tabel-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2-farve6">
    <w:name w:val="List Table 2 Accent 6"/>
    <w:basedOn w:val="Tabel-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3">
    <w:name w:val="List Table 3"/>
    <w:basedOn w:val="Tabel-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etabel3-farve1">
    <w:name w:val="List Table 3 Accent 1"/>
    <w:basedOn w:val="Tabel-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etabel3-farve2">
    <w:name w:val="List Table 3 Accent 2"/>
    <w:basedOn w:val="Tabel-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etabel3-farve3">
    <w:name w:val="List Table 3 Accent 3"/>
    <w:basedOn w:val="Tabel-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etabel3-farve4">
    <w:name w:val="List Table 3 Accent 4"/>
    <w:basedOn w:val="Tabel-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etabel3-farve5">
    <w:name w:val="List Table 3 Accent 5"/>
    <w:basedOn w:val="Tabel-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etabel3-farve6">
    <w:name w:val="List Table 3 Accent 6"/>
    <w:basedOn w:val="Tabel-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etabel4">
    <w:name w:val="List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4-farve1">
    <w:name w:val="List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4-farve2">
    <w:name w:val="List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4-farve3">
    <w:name w:val="List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4-farve4">
    <w:name w:val="List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4-farve5">
    <w:name w:val="List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4-farve6">
    <w:name w:val="List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5-mrk">
    <w:name w:val="List Table 5 Dark"/>
    <w:basedOn w:val="Tabel-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6-farverig-farve1">
    <w:name w:val="List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6-farverig-farve2">
    <w:name w:val="List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6-farverig-farve3">
    <w:name w:val="List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6-farverig-farve4">
    <w:name w:val="List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6-farverig-farve5">
    <w:name w:val="List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6-farverig-farve6">
    <w:name w:val="List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7-farverig">
    <w:name w:val="List Table 7 Colorful"/>
    <w:basedOn w:val="Tabel-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krotekstTegn">
    <w:name w:val="Makrotekst Tegn"/>
    <w:basedOn w:val="Standardskrifttypeiafsnit"/>
    <w:link w:val="Makrotekst"/>
    <w:uiPriority w:val="99"/>
    <w:semiHidden/>
    <w:rsid w:val="00A539A2"/>
    <w:rPr>
      <w:rFonts w:ascii="Consolas" w:hAnsi="Consolas"/>
      <w:sz w:val="20"/>
      <w:szCs w:val="20"/>
      <w:lang w:val="da-DK"/>
    </w:rPr>
  </w:style>
  <w:style w:type="table" w:styleId="Mediumgitter1">
    <w:name w:val="Medium Grid 1"/>
    <w:basedOn w:val="Tabel-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itter1-fremhvningsfarve1">
    <w:name w:val="Medium Grid 1 Accent 1"/>
    <w:basedOn w:val="Tabel-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itter1-fremhvningsfarve2">
    <w:name w:val="Medium Grid 1 Accent 2"/>
    <w:basedOn w:val="Tabel-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itter1-fremhvningsfarve3">
    <w:name w:val="Medium Grid 1 Accent 3"/>
    <w:basedOn w:val="Tabel-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itter1-fremhvningsfarve4">
    <w:name w:val="Medium Grid 1 Accent 4"/>
    <w:basedOn w:val="Tabel-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itter1-fremhvningsfarve5">
    <w:name w:val="Medium Grid 1 Accent 5"/>
    <w:basedOn w:val="Tabel-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itter1-fremhvningsfarve6">
    <w:name w:val="Medium Grid 1 Accent 6"/>
    <w:basedOn w:val="Tabel-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itter2">
    <w:name w:val="Medium Grid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itter3-fremhvningsfarve1">
    <w:name w:val="Medium Grid 3 Accent 1"/>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itter3-fremhvningsfarve2">
    <w:name w:val="Medium Grid 3 Accent 2"/>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itter3-fremhvningsfarve3">
    <w:name w:val="Medium Grid 3 Accent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itter3-fremhvningsfarve4">
    <w:name w:val="Medium Grid 3 Accent 4"/>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itter3-fremhvningsfarve5">
    <w:name w:val="Medium Grid 3 Accent 5"/>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itter3-fremhvningsfarve6">
    <w:name w:val="Medium Grid 3 Accent 6"/>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e1">
    <w:name w:val="Medium Lis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e1-farve1">
    <w:name w:val="Medium List 1 Accen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e1-fremhvningsfarve2">
    <w:name w:val="Medium List 1 Accent 2"/>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e1-fremhvningsfarve3">
    <w:name w:val="Medium List 1 Accent 3"/>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e1-fremhvningsfarve4">
    <w:name w:val="Medium List 1 Accent 4"/>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e1-fremhvningsfarve5">
    <w:name w:val="Medium List 1 Accent 5"/>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e1-fremhvningsfarve6">
    <w:name w:val="Medium List 1 Accent 6"/>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e2">
    <w:name w:val="Medium Lis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arve1">
    <w:name w:val="Medium Shading 2 Accent 1"/>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2">
    <w:name w:val="Medium Shading 2 Accent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3">
    <w:name w:val="Medium Shading 2 Accent 3"/>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4">
    <w:name w:val="Medium Shading 2 Accent 4"/>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5">
    <w:name w:val="Medium Shading 2 Accent 5"/>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6">
    <w:name w:val="Medium Shading 2 Accent 6"/>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Standardskrifttypeiafsnit"/>
    <w:uiPriority w:val="99"/>
    <w:semiHidden/>
    <w:rsid w:val="000162D0"/>
    <w:rPr>
      <w:color w:val="2B579A"/>
      <w:shd w:val="clear" w:color="auto" w:fill="E6E6E6"/>
      <w:lang w:val="da-DK"/>
    </w:rPr>
  </w:style>
  <w:style w:type="paragraph" w:styleId="Brevhoved">
    <w:name w:val="Message Header"/>
    <w:basedOn w:val="Normal"/>
    <w:link w:val="BrevhovedTegn"/>
    <w:uiPriority w:val="99"/>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overskrift">
    <w:name w:val="Note Heading"/>
    <w:basedOn w:val="Normal"/>
    <w:next w:val="Normal"/>
    <w:link w:val="NoteoverskriftTegn"/>
    <w:uiPriority w:val="99"/>
    <w:semiHidden/>
    <w:rsid w:val="000162D0"/>
    <w:pPr>
      <w:spacing w:line="240" w:lineRule="auto"/>
    </w:pPr>
  </w:style>
  <w:style w:type="character" w:customStyle="1" w:styleId="NoteoverskriftTegn">
    <w:name w:val="Noteoverskrift Tegn"/>
    <w:basedOn w:val="Standardskrifttypeiafsnit"/>
    <w:link w:val="Noteoverskrift"/>
    <w:uiPriority w:val="99"/>
    <w:semiHidden/>
    <w:rsid w:val="00A539A2"/>
    <w:rPr>
      <w:lang w:val="da-DK"/>
    </w:rPr>
  </w:style>
  <w:style w:type="table" w:styleId="Almindeligtabel1">
    <w:name w:val="Plain Table 1"/>
    <w:basedOn w:val="Tabel-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Almindeligtabel3">
    <w:name w:val="Plain Table 3"/>
    <w:basedOn w:val="Tabel-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99"/>
    <w:semiHidden/>
    <w:rsid w:val="000162D0"/>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A539A2"/>
    <w:rPr>
      <w:rFonts w:ascii="Consolas" w:hAnsi="Consolas"/>
      <w:sz w:val="21"/>
      <w:szCs w:val="21"/>
      <w:lang w:val="da-DK"/>
    </w:rPr>
  </w:style>
  <w:style w:type="paragraph" w:styleId="Starthilsen">
    <w:name w:val="Salutation"/>
    <w:basedOn w:val="Normal"/>
    <w:next w:val="Normal"/>
    <w:link w:val="StarthilsenTegn"/>
    <w:uiPriority w:val="99"/>
    <w:semiHidden/>
    <w:rsid w:val="000162D0"/>
  </w:style>
  <w:style w:type="character" w:customStyle="1" w:styleId="StarthilsenTegn">
    <w:name w:val="Starthilsen Tegn"/>
    <w:basedOn w:val="Standardskrifttypeiafsnit"/>
    <w:link w:val="Starthilsen"/>
    <w:uiPriority w:val="99"/>
    <w:semiHidden/>
    <w:rsid w:val="00A539A2"/>
    <w:rPr>
      <w:lang w:val="da-DK"/>
    </w:rPr>
  </w:style>
  <w:style w:type="character" w:customStyle="1" w:styleId="SmartHyperlink1">
    <w:name w:val="Smart Hyperlink1"/>
    <w:basedOn w:val="Standardskrifttypeiafsnit"/>
    <w:uiPriority w:val="99"/>
    <w:semiHidden/>
    <w:rsid w:val="000162D0"/>
    <w:rPr>
      <w:u w:val="dotted"/>
      <w:lang w:val="da-DK"/>
    </w:rPr>
  </w:style>
  <w:style w:type="table" w:styleId="Tabel-3D-effekter1">
    <w:name w:val="Table 3D effects 1"/>
    <w:basedOn w:val="Tabel-Normal"/>
    <w:uiPriority w:val="99"/>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uiPriority w:val="99"/>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uiPriority w:val="99"/>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uiPriority w:val="99"/>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uiPriority w:val="99"/>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uiPriority w:val="99"/>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uiPriority w:val="99"/>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uiPriority w:val="99"/>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uiPriority w:val="99"/>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gitter-lys">
    <w:name w:val="Grid Table Light"/>
    <w:basedOn w:val="Tabel-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Tabel-Normal"/>
    <w:uiPriority w:val="99"/>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uiPriority w:val="99"/>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uiPriority w:val="99"/>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uiPriority w:val="99"/>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uiPriority w:val="99"/>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uiPriority w:val="99"/>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Standardskrifttypeiafsni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el-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Indholdsfortegnelse4Tegn">
    <w:name w:val="Indholdsfortegnelse 4 Tegn"/>
    <w:basedOn w:val="Standardskrifttypeiafsnit"/>
    <w:link w:val="Indholdsfortegnelse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Standardskrifttypeiafsni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Standardskrifttypeiafsni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4"/>
      </w:numPr>
      <w:spacing w:before="0"/>
      <w:outlineLvl w:val="7"/>
    </w:pPr>
  </w:style>
  <w:style w:type="paragraph" w:customStyle="1" w:styleId="TOCHeading-Indent">
    <w:name w:val="TOC Heading - Indent"/>
    <w:basedOn w:val="Overskrift"/>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5"/>
      </w:numPr>
    </w:pPr>
    <w:rPr>
      <w:rFonts w:eastAsia="Times New Roman" w:cs="Times New Roman"/>
      <w:lang w:eastAsia="da-DK"/>
    </w:rPr>
  </w:style>
  <w:style w:type="paragraph" w:customStyle="1" w:styleId="Normal-TOCHeadingSupplements">
    <w:name w:val="Normal - TOC Heading Supplements"/>
    <w:basedOn w:val="Normal"/>
    <w:uiPriority w:val="5"/>
    <w:semiHidden/>
    <w:rsid w:val="00EA592E"/>
    <w:pPr>
      <w:spacing w:after="240" w:line="280" w:lineRule="atLeast"/>
    </w:pPr>
    <w:rPr>
      <w:rFonts w:eastAsia="Times New Roman" w:cs="Times New Roman"/>
      <w:b/>
      <w:caps/>
      <w:color w:val="009DE0"/>
      <w:sz w:val="22"/>
      <w:lang w:eastAsia="da-DK"/>
    </w:rPr>
  </w:style>
  <w:style w:type="paragraph" w:customStyle="1" w:styleId="Normal-Bullet">
    <w:name w:val="Normal - Bullet"/>
    <w:basedOn w:val="Normal"/>
    <w:uiPriority w:val="3"/>
    <w:semiHidden/>
    <w:qFormat/>
    <w:rsid w:val="00EA592E"/>
    <w:pPr>
      <w:numPr>
        <w:numId w:val="18"/>
      </w:numPr>
    </w:pPr>
    <w:rPr>
      <w:rFonts w:eastAsia="Times New Roman" w:cs="Times New Roman"/>
      <w:lang w:eastAsia="da-DK"/>
    </w:rPr>
  </w:style>
  <w:style w:type="character" w:customStyle="1" w:styleId="ListeafsnitTegn">
    <w:name w:val="Listeafsnit Tegn"/>
    <w:basedOn w:val="Standardskrifttypeiafsnit"/>
    <w:link w:val="Listeafsnit"/>
    <w:uiPriority w:val="99"/>
    <w:rsid w:val="00017B70"/>
  </w:style>
  <w:style w:type="paragraph" w:styleId="Korrektur">
    <w:name w:val="Revision"/>
    <w:hidden/>
    <w:uiPriority w:val="99"/>
    <w:semiHidden/>
    <w:rsid w:val="00C3446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6713">
      <w:bodyDiv w:val="1"/>
      <w:marLeft w:val="0"/>
      <w:marRight w:val="0"/>
      <w:marTop w:val="0"/>
      <w:marBottom w:val="0"/>
      <w:divBdr>
        <w:top w:val="none" w:sz="0" w:space="0" w:color="auto"/>
        <w:left w:val="none" w:sz="0" w:space="0" w:color="auto"/>
        <w:bottom w:val="none" w:sz="0" w:space="0" w:color="auto"/>
        <w:right w:val="none" w:sz="0" w:space="0" w:color="auto"/>
      </w:divBdr>
    </w:div>
    <w:div w:id="667296119">
      <w:bodyDiv w:val="1"/>
      <w:marLeft w:val="0"/>
      <w:marRight w:val="0"/>
      <w:marTop w:val="0"/>
      <w:marBottom w:val="0"/>
      <w:divBdr>
        <w:top w:val="none" w:sz="0" w:space="0" w:color="auto"/>
        <w:left w:val="none" w:sz="0" w:space="0" w:color="auto"/>
        <w:bottom w:val="none" w:sz="0" w:space="0" w:color="auto"/>
        <w:right w:val="none" w:sz="0" w:space="0" w:color="auto"/>
      </w:divBdr>
    </w:div>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8.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dsholderteks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040C4"/>
    <w:rsid w:val="0000683E"/>
    <w:rsid w:val="00010B6C"/>
    <w:rsid w:val="00011C8C"/>
    <w:rsid w:val="00016302"/>
    <w:rsid w:val="00035750"/>
    <w:rsid w:val="0004512F"/>
    <w:rsid w:val="0004748F"/>
    <w:rsid w:val="000613A9"/>
    <w:rsid w:val="000675E1"/>
    <w:rsid w:val="00084418"/>
    <w:rsid w:val="000A1C6A"/>
    <w:rsid w:val="000D3ECB"/>
    <w:rsid w:val="000D6F40"/>
    <w:rsid w:val="000F6008"/>
    <w:rsid w:val="00106C7F"/>
    <w:rsid w:val="00126F79"/>
    <w:rsid w:val="00130342"/>
    <w:rsid w:val="001475AC"/>
    <w:rsid w:val="00151920"/>
    <w:rsid w:val="001B4406"/>
    <w:rsid w:val="001B7112"/>
    <w:rsid w:val="001C14B1"/>
    <w:rsid w:val="001D4FFA"/>
    <w:rsid w:val="001E1F33"/>
    <w:rsid w:val="00202BB1"/>
    <w:rsid w:val="00215F0E"/>
    <w:rsid w:val="0022014C"/>
    <w:rsid w:val="002352E1"/>
    <w:rsid w:val="0026299E"/>
    <w:rsid w:val="0026544B"/>
    <w:rsid w:val="00283297"/>
    <w:rsid w:val="002876A6"/>
    <w:rsid w:val="002928A4"/>
    <w:rsid w:val="00293819"/>
    <w:rsid w:val="002B54BF"/>
    <w:rsid w:val="002C0FA7"/>
    <w:rsid w:val="002C6C0A"/>
    <w:rsid w:val="002C784E"/>
    <w:rsid w:val="002F0F00"/>
    <w:rsid w:val="002F2416"/>
    <w:rsid w:val="003000B6"/>
    <w:rsid w:val="0030226D"/>
    <w:rsid w:val="00317047"/>
    <w:rsid w:val="0034389A"/>
    <w:rsid w:val="00351EA0"/>
    <w:rsid w:val="00354E27"/>
    <w:rsid w:val="00380D7D"/>
    <w:rsid w:val="00385DA5"/>
    <w:rsid w:val="003A2128"/>
    <w:rsid w:val="003D5799"/>
    <w:rsid w:val="003D6656"/>
    <w:rsid w:val="003D7B2D"/>
    <w:rsid w:val="003E148B"/>
    <w:rsid w:val="0043642F"/>
    <w:rsid w:val="0046190B"/>
    <w:rsid w:val="00474879"/>
    <w:rsid w:val="004762B9"/>
    <w:rsid w:val="0048517D"/>
    <w:rsid w:val="004B46E5"/>
    <w:rsid w:val="004C0719"/>
    <w:rsid w:val="004D2B48"/>
    <w:rsid w:val="004D6166"/>
    <w:rsid w:val="00516459"/>
    <w:rsid w:val="00525C72"/>
    <w:rsid w:val="00542A1A"/>
    <w:rsid w:val="00584790"/>
    <w:rsid w:val="005A4483"/>
    <w:rsid w:val="005A7F0D"/>
    <w:rsid w:val="005C6A6A"/>
    <w:rsid w:val="005E103C"/>
    <w:rsid w:val="006275F3"/>
    <w:rsid w:val="00671D66"/>
    <w:rsid w:val="0069665A"/>
    <w:rsid w:val="006C0241"/>
    <w:rsid w:val="006C0D55"/>
    <w:rsid w:val="006D29E7"/>
    <w:rsid w:val="006D7F0B"/>
    <w:rsid w:val="006E6DEE"/>
    <w:rsid w:val="006F1193"/>
    <w:rsid w:val="0070405D"/>
    <w:rsid w:val="00767AC4"/>
    <w:rsid w:val="007818CB"/>
    <w:rsid w:val="00797E07"/>
    <w:rsid w:val="007C723B"/>
    <w:rsid w:val="007D2857"/>
    <w:rsid w:val="007D6A5E"/>
    <w:rsid w:val="007E3CC3"/>
    <w:rsid w:val="007E4ADC"/>
    <w:rsid w:val="00827C33"/>
    <w:rsid w:val="00835F38"/>
    <w:rsid w:val="008667D2"/>
    <w:rsid w:val="00873661"/>
    <w:rsid w:val="00885AAF"/>
    <w:rsid w:val="008A2F63"/>
    <w:rsid w:val="008B58B0"/>
    <w:rsid w:val="008B6CD3"/>
    <w:rsid w:val="008C1EB1"/>
    <w:rsid w:val="008C5113"/>
    <w:rsid w:val="008F20D3"/>
    <w:rsid w:val="008F283A"/>
    <w:rsid w:val="008F650A"/>
    <w:rsid w:val="009135F6"/>
    <w:rsid w:val="0091383D"/>
    <w:rsid w:val="009163C0"/>
    <w:rsid w:val="0092435C"/>
    <w:rsid w:val="00932739"/>
    <w:rsid w:val="00942589"/>
    <w:rsid w:val="009C1D79"/>
    <w:rsid w:val="009C2829"/>
    <w:rsid w:val="009D4DF0"/>
    <w:rsid w:val="00A235E5"/>
    <w:rsid w:val="00A52A95"/>
    <w:rsid w:val="00A6177C"/>
    <w:rsid w:val="00A62751"/>
    <w:rsid w:val="00A72EFF"/>
    <w:rsid w:val="00A77822"/>
    <w:rsid w:val="00A77E2F"/>
    <w:rsid w:val="00A93016"/>
    <w:rsid w:val="00A96FEA"/>
    <w:rsid w:val="00AA4346"/>
    <w:rsid w:val="00AA500B"/>
    <w:rsid w:val="00AB4096"/>
    <w:rsid w:val="00AE5255"/>
    <w:rsid w:val="00B026E0"/>
    <w:rsid w:val="00B104A1"/>
    <w:rsid w:val="00B34482"/>
    <w:rsid w:val="00B738C6"/>
    <w:rsid w:val="00B742C2"/>
    <w:rsid w:val="00B9727F"/>
    <w:rsid w:val="00BA6DF8"/>
    <w:rsid w:val="00BE75EA"/>
    <w:rsid w:val="00BE7D13"/>
    <w:rsid w:val="00C00795"/>
    <w:rsid w:val="00C21006"/>
    <w:rsid w:val="00C436EB"/>
    <w:rsid w:val="00C5250E"/>
    <w:rsid w:val="00C550CB"/>
    <w:rsid w:val="00CB0C63"/>
    <w:rsid w:val="00CB1D0C"/>
    <w:rsid w:val="00CB790E"/>
    <w:rsid w:val="00CB7EDE"/>
    <w:rsid w:val="00CF0E3A"/>
    <w:rsid w:val="00CF0EF4"/>
    <w:rsid w:val="00CF59FB"/>
    <w:rsid w:val="00D03C77"/>
    <w:rsid w:val="00D13B76"/>
    <w:rsid w:val="00D1458D"/>
    <w:rsid w:val="00D23C57"/>
    <w:rsid w:val="00D26B68"/>
    <w:rsid w:val="00D4331D"/>
    <w:rsid w:val="00D55824"/>
    <w:rsid w:val="00D56FE3"/>
    <w:rsid w:val="00D81627"/>
    <w:rsid w:val="00D83324"/>
    <w:rsid w:val="00DC758F"/>
    <w:rsid w:val="00DF3868"/>
    <w:rsid w:val="00E01A8D"/>
    <w:rsid w:val="00E1695A"/>
    <w:rsid w:val="00E218D7"/>
    <w:rsid w:val="00E76D38"/>
    <w:rsid w:val="00E90B41"/>
    <w:rsid w:val="00E92FE3"/>
    <w:rsid w:val="00E96054"/>
    <w:rsid w:val="00EC77C3"/>
    <w:rsid w:val="00F3496C"/>
    <w:rsid w:val="00F3610D"/>
    <w:rsid w:val="00F45A9C"/>
    <w:rsid w:val="00F569BD"/>
    <w:rsid w:val="00FA5660"/>
    <w:rsid w:val="00FC0C06"/>
    <w:rsid w:val="00FC3AC7"/>
    <w:rsid w:val="00FD060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373CE2A0AAA344A185260442135A2D" ma:contentTypeVersion="7" ma:contentTypeDescription="Create a new document." ma:contentTypeScope="" ma:versionID="c352957fb64d73ea37153bc8851dd08b">
  <xsd:schema xmlns:xsd="http://www.w3.org/2001/XMLSchema" xmlns:xs="http://www.w3.org/2001/XMLSchema" xmlns:p="http://schemas.microsoft.com/office/2006/metadata/properties" xmlns:ns2="2a4fc43e-74cb-4ecd-8f0b-7e4e11483b0c" targetNamespace="http://schemas.microsoft.com/office/2006/metadata/properties" ma:root="true" ma:fieldsID="cdc15103199d3093eb4a2dfc161609bd"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Godkendtafkunden xmlns="2a4fc43e-74cb-4ecd-8f0b-7e4e11483b0c">Klar til upload</Godkendtafkunde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F022C-6D30-4C99-9A37-4D2DDBB638E8}"/>
</file>

<file path=customXml/itemProps2.xml><?xml version="1.0" encoding="utf-8"?>
<ds:datastoreItem xmlns:ds="http://schemas.openxmlformats.org/officeDocument/2006/customXml" ds:itemID="{6A9D3AF5-FAE9-4E26-91F7-D628021969D2}">
  <ds:schemaRefs>
    <ds:schemaRef ds:uri="http://schemas.microsoft.com/office/2006/metadata/properties"/>
    <ds:schemaRef ds:uri="http://schemas.microsoft.com/office/infopath/2007/PartnerControls"/>
    <ds:schemaRef ds:uri="2a4fc43e-74cb-4ecd-8f0b-7e4e11483b0c"/>
  </ds:schemaRefs>
</ds:datastoreItem>
</file>

<file path=customXml/itemProps3.xml><?xml version="1.0" encoding="utf-8"?>
<ds:datastoreItem xmlns:ds="http://schemas.openxmlformats.org/officeDocument/2006/customXml" ds:itemID="{EE280DC0-FF59-4908-9314-B5CE0B589D64}">
  <ds:schemaRefs>
    <ds:schemaRef ds:uri="http://schemas.microsoft.com/sharepoint/v3/contenttype/forms"/>
  </ds:schemaRefs>
</ds:datastoreItem>
</file>

<file path=customXml/itemProps4.xml><?xml version="1.0" encoding="utf-8"?>
<ds:datastoreItem xmlns:ds="http://schemas.openxmlformats.org/officeDocument/2006/customXml" ds:itemID="{BAEA7108-0D88-4639-A216-0D5ADEC53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1352</Words>
  <Characters>9264</Characters>
  <Application>Microsoft Office Word</Application>
  <DocSecurity>0</DocSecurity>
  <Lines>289</Lines>
  <Paragraphs>127</Paragraphs>
  <ScaleCrop>false</ScaleCrop>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1</dc:title>
  <dc:subject>tidsplan</dc:subject>
  <dc:creator>Maj-Britt Rose Böwadt</dc:creator>
  <cp:keywords/>
  <cp:lastModifiedBy>Maj-Britt Rose Böwadt</cp:lastModifiedBy>
  <cp:revision>490</cp:revision>
  <dcterms:created xsi:type="dcterms:W3CDTF">2022-11-19T10:52:00Z</dcterms:created>
  <dcterms:modified xsi:type="dcterms:W3CDTF">2026-09-23T09:38:00Z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Ram_Document_Title1">
    <vt:lpwstr/>
  </property>
  <property fmtid="{D5CDD505-2E9C-101B-9397-08002B2CF9AE}" pid="5" name="Ram_Document_Title2">
    <vt:lpwstr/>
  </property>
  <property fmtid="{D5CDD505-2E9C-101B-9397-08002B2CF9AE}" pid="6" name="Ram_Document_Date">
    <vt:lpwstr/>
  </property>
  <property fmtid="{D5CDD505-2E9C-101B-9397-08002B2CF9AE}" pid="7" name="Ram_Document_DocID">
    <vt:lpwstr/>
  </property>
  <property fmtid="{D5CDD505-2E9C-101B-9397-08002B2CF9AE}" pid="8" name="Ram_Document_Version">
    <vt:lpwstr/>
  </property>
  <property fmtid="{D5CDD505-2E9C-101B-9397-08002B2CF9AE}" pid="9" name="Ram_Project_Number">
    <vt:lpwstr/>
  </property>
  <property fmtid="{D5CDD505-2E9C-101B-9397-08002B2CF9AE}" pid="10" name="Ram_Document_VersionDescription">
    <vt:lpwstr/>
  </property>
  <property fmtid="{D5CDD505-2E9C-101B-9397-08002B2CF9AE}" pid="11" name="Ram_Document_DocStructureID">
    <vt:lpwstr/>
  </property>
  <property fmtid="{D5CDD505-2E9C-101B-9397-08002B2CF9AE}" pid="12" name="Ram_Document_CheckedBy">
    <vt:lpwstr/>
  </property>
  <property fmtid="{D5CDD505-2E9C-101B-9397-08002B2CF9AE}" pid="13" name="Ram_Document_ApprovedBy">
    <vt:lpwstr/>
  </property>
  <property fmtid="{D5CDD505-2E9C-101B-9397-08002B2CF9AE}" pid="14" name="Ram_Document_PreparedBy">
    <vt:lpwstr/>
  </property>
  <property fmtid="{D5CDD505-2E9C-101B-9397-08002B2CF9AE}" pid="15" name="Ram_Project_Name">
    <vt:lpwstr/>
  </property>
  <property fmtid="{D5CDD505-2E9C-101B-9397-08002B2CF9AE}" pid="16" name="CustomerId">
    <vt:lpwstr>ramboll</vt:lpwstr>
  </property>
  <property fmtid="{D5CDD505-2E9C-101B-9397-08002B2CF9AE}" pid="17" name="TemplateId">
    <vt:lpwstr>636401260757942719</vt:lpwstr>
  </property>
  <property fmtid="{D5CDD505-2E9C-101B-9397-08002B2CF9AE}" pid="18" name="UserProfileId">
    <vt:lpwstr>636643081480834579</vt:lpwstr>
  </property>
  <property fmtid="{D5CDD505-2E9C-101B-9397-08002B2CF9AE}" pid="19" name="ContentTypeId">
    <vt:lpwstr>0x01010024373CE2A0AAA344A185260442135A2D</vt:lpwstr>
  </property>
  <property fmtid="{D5CDD505-2E9C-101B-9397-08002B2CF9AE}" pid="20" name="xd_ProgID">
    <vt:lpwstr/>
  </property>
  <property fmtid="{D5CDD505-2E9C-101B-9397-08002B2CF9AE}" pid="21" name="ComplianceAssetId">
    <vt:lpwstr/>
  </property>
  <property fmtid="{D5CDD505-2E9C-101B-9397-08002B2CF9AE}" pid="22" name="TemplateUrl">
    <vt:lpwstr/>
  </property>
  <property fmtid="{D5CDD505-2E9C-101B-9397-08002B2CF9AE}" pid="23" name="_ExtendedDescription">
    <vt:lpwstr/>
  </property>
  <property fmtid="{D5CDD505-2E9C-101B-9397-08002B2CF9AE}" pid="24" name="TriggerFlowInfo">
    <vt:lpwstr/>
  </property>
  <property fmtid="{D5CDD505-2E9C-101B-9397-08002B2CF9AE}" pid="25" name="xd_Signature">
    <vt:bool>false</vt:bool>
  </property>
  <property fmtid="{D5CDD505-2E9C-101B-9397-08002B2CF9AE}" pid="26" name="ClassificationContentMarkingFooterShapeIds">
    <vt:lpwstr>2,3,4,6,9,c,d,e,f</vt:lpwstr>
  </property>
  <property fmtid="{D5CDD505-2E9C-101B-9397-08002B2CF9AE}" pid="27" name="ClassificationContentMarkingFooterFontProps">
    <vt:lpwstr>#000000,7,Verdana</vt:lpwstr>
  </property>
  <property fmtid="{D5CDD505-2E9C-101B-9397-08002B2CF9AE}" pid="28" name="ClassificationContentMarkingFooterText">
    <vt:lpwstr>Confidential</vt:lpwstr>
  </property>
  <property fmtid="{D5CDD505-2E9C-101B-9397-08002B2CF9AE}" pid="29" name="MSIP_Label_26f68670-8fe7-46b3-b55b-6957d0e86a46_ActionId">
    <vt:lpwstr>60ca41a5-5d6d-43f7-8d9d-a02c789605ef</vt:lpwstr>
  </property>
  <property fmtid="{D5CDD505-2E9C-101B-9397-08002B2CF9AE}" pid="30" name="MSIP_Label_26f68670-8fe7-46b3-b55b-6957d0e86a46_Name">
    <vt:lpwstr>Confidential - NO AI</vt:lpwstr>
  </property>
  <property fmtid="{D5CDD505-2E9C-101B-9397-08002B2CF9AE}" pid="31" name="MSIP_Label_26f68670-8fe7-46b3-b55b-6957d0e86a46_SetDate">
    <vt:lpwstr>2026-04-26T01:50:53Z</vt:lpwstr>
  </property>
  <property fmtid="{D5CDD505-2E9C-101B-9397-08002B2CF9AE}" pid="32" name="MSIP_Label_26f68670-8fe7-46b3-b55b-6957d0e86a46_SiteId">
    <vt:lpwstr>c8823c91-be81-4f89-b024-6c3dd789c106</vt:lpwstr>
  </property>
  <property fmtid="{D5CDD505-2E9C-101B-9397-08002B2CF9AE}" pid="33" name="MSIP_Label_26f68670-8fe7-46b3-b55b-6957d0e86a46_Enabled">
    <vt:lpwstr>True</vt:lpwstr>
  </property>
  <property fmtid="{D5CDD505-2E9C-101B-9397-08002B2CF9AE}" pid="34" name="Folder_Number">
    <vt:lpwstr/>
  </property>
  <property fmtid="{D5CDD505-2E9C-101B-9397-08002B2CF9AE}" pid="35" name="Folder_Code">
    <vt:lpwstr/>
  </property>
  <property fmtid="{D5CDD505-2E9C-101B-9397-08002B2CF9AE}" pid="36" name="Folder_Name">
    <vt:lpwstr/>
  </property>
  <property fmtid="{D5CDD505-2E9C-101B-9397-08002B2CF9AE}" pid="37" name="Folder_Description">
    <vt:lpwstr/>
  </property>
  <property fmtid="{D5CDD505-2E9C-101B-9397-08002B2CF9AE}" pid="38" name="/Folder_Name/">
    <vt:lpwstr/>
  </property>
  <property fmtid="{D5CDD505-2E9C-101B-9397-08002B2CF9AE}" pid="39" name="/Folder_Description/">
    <vt:lpwstr/>
  </property>
  <property fmtid="{D5CDD505-2E9C-101B-9397-08002B2CF9AE}" pid="40" name="Folder_Version">
    <vt:lpwstr/>
  </property>
  <property fmtid="{D5CDD505-2E9C-101B-9397-08002B2CF9AE}" pid="41" name="Folder_VersionSeq">
    <vt:lpwstr/>
  </property>
  <property fmtid="{D5CDD505-2E9C-101B-9397-08002B2CF9AE}" pid="42" name="Folder_Manager">
    <vt:lpwstr/>
  </property>
  <property fmtid="{D5CDD505-2E9C-101B-9397-08002B2CF9AE}" pid="43" name="Folder_ManagerDesc">
    <vt:lpwstr/>
  </property>
  <property fmtid="{D5CDD505-2E9C-101B-9397-08002B2CF9AE}" pid="44" name="Folder_Storage">
    <vt:lpwstr/>
  </property>
  <property fmtid="{D5CDD505-2E9C-101B-9397-08002B2CF9AE}" pid="45" name="Folder_StorageDesc">
    <vt:lpwstr/>
  </property>
  <property fmtid="{D5CDD505-2E9C-101B-9397-08002B2CF9AE}" pid="46" name="Folder_Creator">
    <vt:lpwstr/>
  </property>
  <property fmtid="{D5CDD505-2E9C-101B-9397-08002B2CF9AE}" pid="47" name="Folder_CreatorDesc">
    <vt:lpwstr/>
  </property>
  <property fmtid="{D5CDD505-2E9C-101B-9397-08002B2CF9AE}" pid="48" name="Folder_CreateDate">
    <vt:lpwstr/>
  </property>
  <property fmtid="{D5CDD505-2E9C-101B-9397-08002B2CF9AE}" pid="49" name="Folder_Updater">
    <vt:lpwstr/>
  </property>
  <property fmtid="{D5CDD505-2E9C-101B-9397-08002B2CF9AE}" pid="50" name="Folder_UpdaterDesc">
    <vt:lpwstr/>
  </property>
  <property fmtid="{D5CDD505-2E9C-101B-9397-08002B2CF9AE}" pid="51" name="Folder_UpdateDate">
    <vt:lpwstr/>
  </property>
  <property fmtid="{D5CDD505-2E9C-101B-9397-08002B2CF9AE}" pid="52" name="Document_Number">
    <vt:lpwstr/>
  </property>
  <property fmtid="{D5CDD505-2E9C-101B-9397-08002B2CF9AE}" pid="53" name="Document_Name">
    <vt:lpwstr/>
  </property>
  <property fmtid="{D5CDD505-2E9C-101B-9397-08002B2CF9AE}" pid="54" name="Document_FileName">
    <vt:lpwstr/>
  </property>
  <property fmtid="{D5CDD505-2E9C-101B-9397-08002B2CF9AE}" pid="55" name="Document_Version">
    <vt:lpwstr/>
  </property>
  <property fmtid="{D5CDD505-2E9C-101B-9397-08002B2CF9AE}" pid="56" name="Document_VersionSeq">
    <vt:lpwstr/>
  </property>
  <property fmtid="{D5CDD505-2E9C-101B-9397-08002B2CF9AE}" pid="57" name="Document_Creator">
    <vt:lpwstr/>
  </property>
  <property fmtid="{D5CDD505-2E9C-101B-9397-08002B2CF9AE}" pid="58" name="Document_CreatorDesc">
    <vt:lpwstr/>
  </property>
  <property fmtid="{D5CDD505-2E9C-101B-9397-08002B2CF9AE}" pid="59" name="Document_CreateDate">
    <vt:lpwstr/>
  </property>
  <property fmtid="{D5CDD505-2E9C-101B-9397-08002B2CF9AE}" pid="60" name="Document_Updater">
    <vt:lpwstr/>
  </property>
  <property fmtid="{D5CDD505-2E9C-101B-9397-08002B2CF9AE}" pid="61" name="Document_UpdaterDesc">
    <vt:lpwstr/>
  </property>
  <property fmtid="{D5CDD505-2E9C-101B-9397-08002B2CF9AE}" pid="62" name="Document_UpdateDate">
    <vt:lpwstr/>
  </property>
  <property fmtid="{D5CDD505-2E9C-101B-9397-08002B2CF9AE}" pid="63" name="Document_Size">
    <vt:lpwstr/>
  </property>
  <property fmtid="{D5CDD505-2E9C-101B-9397-08002B2CF9AE}" pid="64" name="Document_Storage">
    <vt:lpwstr/>
  </property>
  <property fmtid="{D5CDD505-2E9C-101B-9397-08002B2CF9AE}" pid="65" name="Document_StorageDesc">
    <vt:lpwstr/>
  </property>
  <property fmtid="{D5CDD505-2E9C-101B-9397-08002B2CF9AE}" pid="66" name="Document_Department">
    <vt:lpwstr/>
  </property>
  <property fmtid="{D5CDD505-2E9C-101B-9397-08002B2CF9AE}" pid="67" name="Document_DepartmentDesc">
    <vt:lpwstr/>
  </property>
  <property fmtid="{D5CDD505-2E9C-101B-9397-08002B2CF9AE}" pid="68" name="MediaServiceImageTags">
    <vt:lpwstr/>
  </property>
  <property fmtid="{D5CDD505-2E9C-101B-9397-08002B2CF9AE}" pid="69" name="Order">
    <vt:r8>586800</vt:r8>
  </property>
  <property fmtid="{D5CDD505-2E9C-101B-9397-08002B2CF9AE}" pid="70" name="docLang">
    <vt:lpwstr>da</vt:lpwstr>
  </property>
  <property fmtid="{D5CDD505-2E9C-101B-9397-08002B2CF9AE}" pid="71" name="MSIP_Label_26f68670-8fe7-46b3-b55b-6957d0e86a46_Removed">
    <vt:lpwstr>False</vt:lpwstr>
  </property>
  <property fmtid="{D5CDD505-2E9C-101B-9397-08002B2CF9AE}" pid="72" name="MSIP_Label_26f68670-8fe7-46b3-b55b-6957d0e86a46_Extended_MSFT_Method">
    <vt:lpwstr>Standard</vt:lpwstr>
  </property>
  <property fmtid="{D5CDD505-2E9C-101B-9397-08002B2CF9AE}" pid="73" name="Sensitivity">
    <vt:lpwstr>Confidential - NO AI</vt:lpwstr>
  </property>
</Properties>
</file>