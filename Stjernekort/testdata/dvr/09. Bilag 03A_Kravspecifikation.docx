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77777777" w:rsidR="003D0E00" w:rsidRPr="000D03AB" w:rsidRDefault="00F50260" w:rsidP="00971714">
      <w:pPr>
        <w:spacing w:line="276" w:lineRule="auto"/>
      </w:pPr>
      <w:r>
        <w:rPr>
          <w:noProof/>
          <w:color w:val="2B579A"/>
          <w:shd w:val="clear" w:color="auto" w:fill="E6E6E6"/>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Text Box 8"/>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Overlap w:val="never"/>
                              <w:tblW w:w="9526" w:type="dxa"/>
                              <w:tblLayout w:type="fixed"/>
                              <w:tblCellMar>
                                <w:left w:w="0" w:type="dxa"/>
                                <w:right w:w="1134" w:type="dxa"/>
                              </w:tblCellMar>
                              <w:tblLook w:val="01E0" w:firstRow="1" w:lastRow="1" w:firstColumn="1" w:lastColumn="1" w:noHBand="0" w:noVBand="0"/>
                            </w:tblPr>
                            <w:tblGrid>
                              <w:gridCol w:w="9526"/>
                            </w:tblGrid>
                            <w:tr w:rsidR="00E3601A" w:rsidRPr="00603C80" w14:paraId="2B01D8E5" w14:textId="77777777" w:rsidTr="00741FDF">
                              <w:trPr>
                                <w:trHeight w:hRule="exact" w:val="3839"/>
                              </w:trPr>
                              <w:tc>
                                <w:tcPr>
                                  <w:tcW w:w="9526" w:type="dxa"/>
                                  <w:tcBorders>
                                    <w:top w:val="nil"/>
                                    <w:left w:val="nil"/>
                                    <w:bottom w:val="nil"/>
                                    <w:right w:val="nil"/>
                                  </w:tcBorders>
                                </w:tcPr>
                                <w:p w14:paraId="07859716" w14:textId="77777777" w:rsidR="00E3601A" w:rsidRPr="00603C80" w:rsidRDefault="00E3601A" w:rsidP="00741FDF">
                                  <w:pPr>
                                    <w:pStyle w:val="Documentdatatext"/>
                                  </w:pPr>
                                </w:p>
                              </w:tc>
                            </w:tr>
                          </w:tbl>
                          <w:p w14:paraId="00EAA1FC" w14:textId="77777777" w:rsidR="00E3601A" w:rsidRDefault="00E3601A" w:rsidP="00F50260"/>
                          <w:p w14:paraId="4454FD64" w14:textId="77777777" w:rsidR="00E3601A" w:rsidRDefault="00E3601A" w:rsidP="00F50260"/>
                          <w:p w14:paraId="0B89ABB1" w14:textId="77777777" w:rsidR="00E3601A" w:rsidRDefault="00E3601A" w:rsidP="00F50260"/>
                          <w:p w14:paraId="3B8C5362" w14:textId="77777777" w:rsidR="00E3601A" w:rsidRDefault="00E3601A"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Text Box 8"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hnxnbwIAAFcFAAAOAAAAZHJzL2Uyb0RvYy54bWysVEtv2zAMvg/YfxB0X50HGgxBnSJrkWFA 0RZLh54VWUqEyaJGKbGzXz9KtpOu26XDclBo8ePrI6mr67a27KAwGHAlH1+MOFNOQmXctuTfnlYf PnIWonCVsOBUyY8q8OvF+3dXjZ+rCezAVgoZOXFh3viS72L086IIcqdqES7AK0dKDViLSJ+4LSoU DXmvbTEZjWZFA1h5BKlCoNvbTskX2b/WSsYHrYOKzJaccov5xHxu0lksrsR8i8LvjOzTEP+QRS2M o6AnV7ciCrZH84er2kiEADpeSKgL0NpIlWugasajV9Wsd8KrXAuRE/yJpvD/3Mr7w9o/IovtJ2ip gYmQxod5oMtUT6uxTv+UKSM9UXg80abayCRdzsaT6WxEKkm6CUnTyWXyU5zNPYb4WUHNklBypL5k usThLsQOOkBStADWVCtjbf7A7ebGIjsI6uEq/3rvv8GsYw3lMr0cZc8Okn3n2rrkR+Vx6OOda8xS PFqVMNZ9VZqZKpeag6dBVKfwQkrlYmaJqsvohNIU6i2GPf6c1VuMuzrIIkcGF0/GtXGAufq8P+e0 q+9DyrrDU3Ne1J3E2G7avvcbqI40EgjdtgQvV4badidCfBRI60GtppWPD3RoC8Q69BJnO8Cff7tP eJpa0nLW0LqVPPzYC1Sc2S+O5jnt5iDgIGwGwe3rG6Duj+kx8TKLZIDRDqJGqJ/pJVimKKQSTlKs ksdBvInd0tNLItVymUG0gV7EO7f2MrlOdKYhfGqfBfp+UiMN+T0Miyjmrwa2wyZLB8t9BG3yNCdC OxZ7oml78z70L016Hl5+Z9T5PVz8AgAA//8DAFBLAwQUAAYACAAAACEAhPDRUd4AAAALAQAADwAA AGRycy9kb3ducmV2LnhtbEyPQU7DMBBF90jcwRokdq1NIARCnAoBPQApC5ZuPE1C43Eau21ye4YV XY7+05/3i9XkenHCMXSeNNwtFQik2tuOGg1fm/XiCUSIhqzpPaGGGQOsyuurwuTWn+kTT1VsBJdQ yI2GNsYhlzLULToTln5A4mznR2cin2Mj7WjOXO56mSj1KJ3piD+0ZsC3Fut9dXQabJYc6riv5upn vaPD/LFphu93rW9vptcXEBGn+A/Dnz6rQ8lOW38kG0SvYZFm94xy8JCkIJh4Vhmv22pI00SBLAt5 uaH8BQAA//8DAFBLAQItABQABgAIAAAAIQC2gziS/gAAAOEBAAATAAAAAAAAAAAAAAAAAAAAAABb Q29udGVudF9UeXBlc10ueG1sUEsBAi0AFAAGAAgAAAAhADj9If/WAAAAlAEAAAsAAAAAAAAAAAAA AAAALwEAAF9yZWxzLy5yZWxzUEsBAi0AFAAGAAgAAAAhAESGfGdvAgAAVwUAAA4AAAAAAAAAAAAA AAAALgIAAGRycy9lMm9Eb2MueG1sUEsBAi0AFAAGAAgAAAAhAITw0VHeAAAACwEAAA8AAAAAAAAA AAAAAAAAyQQAAGRycy9kb3ducmV2LnhtbFBLBQYAAAAABAAEAPMAAADUBQAAAAA= " stroked="f" strokeweight=".5pt">
                <v:textbox inset="0,0,0,0">
                  <w:txbxContent>
                    <w:tbl>
                      <w:tblPr>
                        <w:tblOverlap w:val="never"/>
                        <w:tblW w:w="9526" w:type="dxa"/>
                        <w:tblLayout w:type="fixed"/>
                        <w:tblCellMar>
                          <w:left w:w="0" w:type="dxa"/>
                          <w:right w:w="1134" w:type="dxa"/>
                        </w:tblCellMar>
                        <w:tblLook w:val="01E0" w:firstRow="1" w:lastRow="1" w:firstColumn="1" w:lastColumn="1" w:noHBand="0" w:noVBand="0"/>
                      </w:tblPr>
                      <w:tblGrid>
                        <w:gridCol w:w="9526"/>
                      </w:tblGrid>
                      <w:tr w:rsidR="00E3601A" w:rsidRPr="00603C80" w14:paraId="2B01D8E5" w14:textId="77777777" w:rsidTr="00741FDF">
                        <w:trPr>
                          <w:trHeight w:hRule="exact" w:val="3839"/>
                        </w:trPr>
                        <w:tc>
                          <w:tcPr>
                            <w:tcW w:w="9526" w:type="dxa"/>
                            <w:tcBorders>
                              <w:top w:val="nil"/>
                              <w:left w:val="nil"/>
                              <w:bottom w:val="nil"/>
                              <w:right w:val="nil"/>
                            </w:tcBorders>
                          </w:tcPr>
                          <w:p w14:paraId="07859716" w14:textId="77777777" w:rsidR="00E3601A" w:rsidRPr="00603C80" w:rsidRDefault="00E3601A" w:rsidP="00741FDF">
                            <w:pPr>
                              <w:pStyle w:val="Documentdatatext"/>
                            </w:pPr>
                          </w:p>
                        </w:tc>
                      </w:tr>
                    </w:tbl>
                    <w:p w14:paraId="00EAA1FC" w14:textId="77777777" w:rsidR="00E3601A" w:rsidRDefault="00E3601A" w:rsidP="00F50260"/>
                    <w:p w14:paraId="4454FD64" w14:textId="77777777" w:rsidR="00E3601A" w:rsidRDefault="00E3601A" w:rsidP="00F50260"/>
                    <w:p w14:paraId="0B89ABB1" w14:textId="77777777" w:rsidR="00E3601A" w:rsidRDefault="00E3601A" w:rsidP="00F50260"/>
                    <w:p w14:paraId="3B8C5362" w14:textId="77777777" w:rsidR="00E3601A" w:rsidRDefault="00E3601A" w:rsidP="00F50260"/>
                  </w:txbxContent>
                </v:textbox>
                <w10:wrap anchorx="margin" anchory="page"/>
              </v:shape>
            </w:pict>
          </mc:Fallback>
        </mc:AlternateContent>
      </w:r>
    </w:p>
    <w:p w14:paraId="0DE951E2" w14:textId="77777777" w:rsidR="00025683" w:rsidRPr="000D03AB" w:rsidRDefault="00025683" w:rsidP="00971714">
      <w:pPr>
        <w:spacing w:line="276" w:lineRule="auto"/>
      </w:pPr>
    </w:p>
    <w:p w14:paraId="4AF703D2" w14:textId="77777777" w:rsidR="00025683" w:rsidRPr="000D03AB" w:rsidRDefault="00F50260" w:rsidP="00971714">
      <w:pPr>
        <w:spacing w:line="276" w:lineRule="auto"/>
      </w:pPr>
      <w:r>
        <w:rPr>
          <w:noProof/>
          <w:color w:val="2B579A"/>
          <w:shd w:val="clear" w:color="auto" w:fill="E6E6E6"/>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Text Box 10"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Overlap w:val="never"/>
                              <w:tblW w:w="9526" w:type="dxa"/>
                              <w:tblLayout w:type="fixed"/>
                              <w:tblCellMar>
                                <w:left w:w="0" w:type="dxa"/>
                                <w:right w:w="1134" w:type="dxa"/>
                              </w:tblCellMar>
                              <w:tblLook w:val="01E0" w:firstRow="1" w:lastRow="1" w:firstColumn="1" w:lastColumn="1" w:noHBand="0" w:noVBand="0"/>
                            </w:tblPr>
                            <w:tblGrid>
                              <w:gridCol w:w="9526"/>
                            </w:tblGrid>
                            <w:tr w:rsidR="00E3601A" w:rsidRPr="00603C80" w14:paraId="0BC940B8" w14:textId="77777777" w:rsidTr="00F50260">
                              <w:trPr>
                                <w:trHeight w:val="4641"/>
                              </w:trPr>
                              <w:tc>
                                <w:tcPr>
                                  <w:tcW w:w="9526" w:type="dxa"/>
                                  <w:tcBorders>
                                    <w:top w:val="nil"/>
                                    <w:left w:val="nil"/>
                                    <w:bottom w:val="nil"/>
                                    <w:right w:val="nil"/>
                                  </w:tcBorders>
                                </w:tcPr>
                                <w:p w14:paraId="503C63FE" w14:textId="77777777" w:rsidR="00E3601A" w:rsidRPr="00603C80" w:rsidRDefault="00E3601A" w:rsidP="00741FDF">
                                  <w:pPr>
                                    <w:pStyle w:val="Documentdataleadtext"/>
                                  </w:pPr>
                                  <w:bookmarkStart w:id="0" w:name="LAN_Intendedfor"/>
                                  <w:r>
                                    <w:t>Til</w:t>
                                  </w:r>
                                  <w:bookmarkEnd w:id="0"/>
                                </w:p>
                                <w:p w14:paraId="37D4E0E3" w14:textId="77777777" w:rsidR="00E3601A" w:rsidRPr="00603C80" w:rsidRDefault="00E3601A" w:rsidP="00741FDF">
                                  <w:pPr>
                                    <w:pStyle w:val="Documentdatatext"/>
                                  </w:pPr>
                                  <w:r>
                                    <w:rPr>
                                      <w:color w:val="2B579A"/>
                                      <w:shd w:val="clear" w:color="auto" w:fill="E6E6E6"/>
                                    </w:rPr>
                                    <w:fldChar w:fldCharType="begin"/>
                                  </w:r>
                                  <w:r>
                                    <w:instrText xml:space="preserve"> MACROBUTTON NoName [</w:instrText>
                                  </w:r>
                                  <w:bookmarkStart w:id="1" w:name="LAN_Text_12"/>
                                  <w:r>
                                    <w:instrText>Tekst</w:instrText>
                                  </w:r>
                                  <w:bookmarkEnd w:id="1"/>
                                  <w:r>
                                    <w:instrText>]</w:instrText>
                                  </w:r>
                                  <w:r>
                                    <w:rPr>
                                      <w:color w:val="2B579A"/>
                                      <w:shd w:val="clear" w:color="auto" w:fill="E6E6E6"/>
                                    </w:rPr>
                                    <w:fldChar w:fldCharType="end"/>
                                  </w:r>
                                </w:p>
                                <w:p w14:paraId="7CC44797" w14:textId="77777777" w:rsidR="00E3601A" w:rsidRPr="00603C80" w:rsidRDefault="00E3601A" w:rsidP="00741FDF">
                                  <w:pPr>
                                    <w:pStyle w:val="Documentdataleadtext"/>
                                  </w:pPr>
                                </w:p>
                                <w:p w14:paraId="10FB77F9" w14:textId="77777777" w:rsidR="00E3601A" w:rsidRPr="00603C80" w:rsidRDefault="00E3601A" w:rsidP="00741FDF">
                                  <w:pPr>
                                    <w:pStyle w:val="Documentdataleadtext"/>
                                  </w:pPr>
                                  <w:bookmarkStart w:id="2" w:name="LAN_Documenttype_2"/>
                                  <w:r>
                                    <w:t>Dokumenttype</w:t>
                                  </w:r>
                                  <w:bookmarkEnd w:id="2"/>
                                </w:p>
                                <w:p w14:paraId="1A3658B6" w14:textId="77777777" w:rsidR="00E3601A" w:rsidRPr="00603C80" w:rsidRDefault="00E3601A" w:rsidP="00741FDF">
                                  <w:pPr>
                                    <w:pStyle w:val="Documentdatatext"/>
                                  </w:pPr>
                                  <w:r>
                                    <w:rPr>
                                      <w:color w:val="2B579A"/>
                                      <w:shd w:val="clear" w:color="auto" w:fill="E6E6E6"/>
                                    </w:rPr>
                                    <w:fldChar w:fldCharType="begin"/>
                                  </w:r>
                                  <w:r>
                                    <w:instrText xml:space="preserve"> MACROBUTTON NoName [</w:instrText>
                                  </w:r>
                                  <w:bookmarkStart w:id="3" w:name="LAN_Text_13"/>
                                  <w:r>
                                    <w:instrText>Tekst</w:instrText>
                                  </w:r>
                                  <w:bookmarkEnd w:id="3"/>
                                  <w:r>
                                    <w:instrText>]</w:instrText>
                                  </w:r>
                                  <w:r>
                                    <w:rPr>
                                      <w:color w:val="2B579A"/>
                                      <w:shd w:val="clear" w:color="auto" w:fill="E6E6E6"/>
                                    </w:rPr>
                                    <w:fldChar w:fldCharType="end"/>
                                  </w:r>
                                </w:p>
                                <w:p w14:paraId="31F5FC02" w14:textId="77777777" w:rsidR="00E3601A" w:rsidRPr="00603C80" w:rsidRDefault="00E3601A" w:rsidP="00741FDF">
                                  <w:pPr>
                                    <w:pStyle w:val="Documentdataleadtext"/>
                                  </w:pPr>
                                </w:p>
                                <w:p w14:paraId="44D1B3EA" w14:textId="77777777" w:rsidR="00E3601A" w:rsidRPr="00603C80" w:rsidRDefault="00E3601A" w:rsidP="00741FDF">
                                  <w:pPr>
                                    <w:pStyle w:val="Documentdataleadtext"/>
                                  </w:pPr>
                                  <w:bookmarkStart w:id="4" w:name="LAN_Date_1"/>
                                  <w:r>
                                    <w:t>Dato</w:t>
                                  </w:r>
                                  <w:bookmarkEnd w:id="4"/>
                                </w:p>
                                <w:p w14:paraId="3BEFF405" w14:textId="77777777" w:rsidR="00E3601A" w:rsidRPr="00603C80" w:rsidRDefault="00E3601A" w:rsidP="00741FDF">
                                  <w:pPr>
                                    <w:pStyle w:val="Documentdatatext"/>
                                  </w:pPr>
                                  <w:r>
                                    <w:rPr>
                                      <w:color w:val="2B579A"/>
                                      <w:shd w:val="clear" w:color="auto" w:fill="E6E6E6"/>
                                    </w:rPr>
                                    <w:fldChar w:fldCharType="begin"/>
                                  </w:r>
                                  <w:r>
                                    <w:instrText xml:space="preserve"> MACROBUTTON NoName [</w:instrText>
                                  </w:r>
                                  <w:bookmarkStart w:id="5" w:name="LAN_MonthYear_1"/>
                                  <w:r>
                                    <w:instrText>Måned, År</w:instrText>
                                  </w:r>
                                  <w:bookmarkEnd w:id="5"/>
                                  <w:r>
                                    <w:instrText>]</w:instrText>
                                  </w:r>
                                  <w:r>
                                    <w:rPr>
                                      <w:color w:val="2B579A"/>
                                      <w:shd w:val="clear" w:color="auto" w:fill="E6E6E6"/>
                                    </w:rPr>
                                    <w:fldChar w:fldCharType="end"/>
                                  </w:r>
                                </w:p>
                                <w:p w14:paraId="7F713FC0" w14:textId="77777777" w:rsidR="00E3601A" w:rsidRPr="00603C80" w:rsidRDefault="00E3601A" w:rsidP="00741FDF">
                                  <w:pPr>
                                    <w:pStyle w:val="Documentdataleadtext"/>
                                  </w:pPr>
                                </w:p>
                                <w:p w14:paraId="36A7A415" w14:textId="77777777" w:rsidR="00E3601A" w:rsidRPr="00603C80" w:rsidRDefault="00E3601A" w:rsidP="00741FDF">
                                  <w:pPr>
                                    <w:pStyle w:val="Documentdataleadtext"/>
                                  </w:pPr>
                                  <w:r>
                                    <w:rPr>
                                      <w:color w:val="2B579A"/>
                                      <w:shd w:val="clear" w:color="auto" w:fill="E6E6E6"/>
                                    </w:rPr>
                                    <w:fldChar w:fldCharType="begin"/>
                                  </w:r>
                                  <w:r>
                                    <w:instrText xml:space="preserve"> MACROBUTTON NoName [</w:instrText>
                                  </w:r>
                                  <w:bookmarkStart w:id="6" w:name="LAN_Optional"/>
                                  <w:r>
                                    <w:instrText>Valgfri</w:instrText>
                                  </w:r>
                                  <w:bookmarkEnd w:id="6"/>
                                  <w:r>
                                    <w:instrText xml:space="preserve"> 1 </w:instrText>
                                  </w:r>
                                  <w:r>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instrText>]</w:instrText>
                                  </w:r>
                                  <w:r>
                                    <w:rPr>
                                      <w:color w:val="2B579A"/>
                                      <w:shd w:val="clear" w:color="auto" w:fill="E6E6E6"/>
                                    </w:rPr>
                                    <w:fldChar w:fldCharType="end"/>
                                  </w:r>
                                </w:p>
                                <w:p w14:paraId="584E92DE" w14:textId="77777777" w:rsidR="00E3601A" w:rsidRPr="00603C80" w:rsidRDefault="00E3601A" w:rsidP="00741FDF">
                                  <w:pPr>
                                    <w:pStyle w:val="Documentdatatext"/>
                                  </w:pPr>
                                  <w:r>
                                    <w:rPr>
                                      <w:color w:val="2B579A"/>
                                      <w:shd w:val="clear" w:color="auto" w:fill="E6E6E6"/>
                                    </w:rPr>
                                    <w:fldChar w:fldCharType="begin"/>
                                  </w:r>
                                  <w:r>
                                    <w:instrText xml:space="preserve"> MACROBUTTON NoName [</w:instrText>
                                  </w:r>
                                  <w:bookmarkStart w:id="8" w:name="LAN_Text_14"/>
                                  <w:r>
                                    <w:instrText>Tekst</w:instrText>
                                  </w:r>
                                  <w:bookmarkEnd w:id="8"/>
                                  <w:r>
                                    <w:instrText xml:space="preserve"> </w:instrText>
                                  </w:r>
                                  <w:r>
                                    <w:rPr>
                                      <w:color w:val="800000"/>
                                      <w:sz w:val="12"/>
                                    </w:rPr>
                                    <w:instrText xml:space="preserve">- </w:instrText>
                                  </w:r>
                                  <w:bookmarkStart w:id="9" w:name="LAN_RememberDelete_7"/>
                                  <w:r>
                                    <w:rPr>
                                      <w:color w:val="800000"/>
                                      <w:sz w:val="12"/>
                                    </w:rPr>
                                    <w:instrText>Hvis der ikke er valfri tekst, slet da dette felt</w:instrText>
                                  </w:r>
                                  <w:bookmarkEnd w:id="9"/>
                                  <w:r>
                                    <w:instrText>]</w:instrText>
                                  </w:r>
                                  <w:r>
                                    <w:rPr>
                                      <w:color w:val="2B579A"/>
                                      <w:shd w:val="clear" w:color="auto" w:fill="E6E6E6"/>
                                    </w:rPr>
                                    <w:fldChar w:fldCharType="end"/>
                                  </w:r>
                                </w:p>
                                <w:p w14:paraId="5965354D" w14:textId="77777777" w:rsidR="00E3601A" w:rsidRPr="00603C80" w:rsidRDefault="00E3601A" w:rsidP="00741FDF">
                                  <w:pPr>
                                    <w:pStyle w:val="Documentdataleadtext"/>
                                  </w:pPr>
                                </w:p>
                                <w:p w14:paraId="1ABA9EF8" w14:textId="77777777" w:rsidR="00E3601A" w:rsidRPr="00603C80" w:rsidRDefault="00E3601A" w:rsidP="00741FDF">
                                  <w:pPr>
                                    <w:pStyle w:val="Documentdataleadtext"/>
                                  </w:pPr>
                                  <w:r>
                                    <w:rPr>
                                      <w:color w:val="2B579A"/>
                                      <w:shd w:val="clear" w:color="auto" w:fill="E6E6E6"/>
                                    </w:rPr>
                                    <w:fldChar w:fldCharType="begin"/>
                                  </w:r>
                                  <w:r>
                                    <w:instrText xml:space="preserve"> MACROBUTTON NoName [</w:instrText>
                                  </w:r>
                                  <w:bookmarkStart w:id="10" w:name="LAN_Optional_1"/>
                                  <w:r>
                                    <w:instrText>Valgfri</w:instrText>
                                  </w:r>
                                  <w:bookmarkEnd w:id="10"/>
                                  <w:r>
                                    <w:instrText xml:space="preserve"> 2 </w:instrText>
                                  </w:r>
                                  <w:r>
                                    <w:rPr>
                                      <w:color w:val="800000"/>
                                      <w:sz w:val="12"/>
                                    </w:rPr>
                                    <w:instrText xml:space="preserve">- </w:instrText>
                                  </w:r>
                                  <w:bookmarkStart w:id="11" w:name="LAN_RememberDelete_8"/>
                                  <w:r>
                                    <w:rPr>
                                      <w:color w:val="800000"/>
                                      <w:sz w:val="12"/>
                                    </w:rPr>
                                    <w:instrText>Hvis der ikke er valfri tekst, slet da dette felt</w:instrText>
                                  </w:r>
                                  <w:bookmarkEnd w:id="11"/>
                                  <w:r>
                                    <w:instrText>]</w:instrText>
                                  </w:r>
                                  <w:r>
                                    <w:rPr>
                                      <w:color w:val="2B579A"/>
                                      <w:shd w:val="clear" w:color="auto" w:fill="E6E6E6"/>
                                    </w:rPr>
                                    <w:fldChar w:fldCharType="end"/>
                                  </w:r>
                                </w:p>
                                <w:p w14:paraId="04715B53" w14:textId="77777777" w:rsidR="00E3601A" w:rsidRPr="00603C80" w:rsidRDefault="00E3601A" w:rsidP="00741FDF">
                                  <w:pPr>
                                    <w:pStyle w:val="Documentdatatext"/>
                                  </w:pPr>
                                  <w:r>
                                    <w:rPr>
                                      <w:color w:val="2B579A"/>
                                      <w:shd w:val="clear" w:color="auto" w:fill="E6E6E6"/>
                                    </w:rPr>
                                    <w:fldChar w:fldCharType="begin"/>
                                  </w:r>
                                  <w:r>
                                    <w:instrText xml:space="preserve"> MACROBUTTON NoName [</w:instrText>
                                  </w:r>
                                  <w:bookmarkStart w:id="12" w:name="LAN_Text_15"/>
                                  <w:r>
                                    <w:instrText>Tekst</w:instrText>
                                  </w:r>
                                  <w:bookmarkEnd w:id="12"/>
                                  <w:r>
                                    <w:instrText xml:space="preserve"> </w:instrText>
                                  </w:r>
                                  <w:r>
                                    <w:rPr>
                                      <w:color w:val="800000"/>
                                      <w:sz w:val="12"/>
                                    </w:rPr>
                                    <w:instrText xml:space="preserve">- </w:instrText>
                                  </w:r>
                                  <w:bookmarkStart w:id="13" w:name="LAN_RememberDelete_9"/>
                                  <w:r>
                                    <w:rPr>
                                      <w:color w:val="800000"/>
                                      <w:sz w:val="12"/>
                                    </w:rPr>
                                    <w:instrText>Hvis der ikke er valfri tekst, slet da dette felt</w:instrText>
                                  </w:r>
                                  <w:bookmarkEnd w:id="13"/>
                                  <w:r>
                                    <w:instrText>]</w:instrText>
                                  </w:r>
                                  <w:r>
                                    <w:rPr>
                                      <w:color w:val="2B579A"/>
                                      <w:shd w:val="clear" w:color="auto" w:fill="E6E6E6"/>
                                    </w:rPr>
                                    <w:fldChar w:fldCharType="end"/>
                                  </w:r>
                                </w:p>
                              </w:tc>
                            </w:tr>
                            <w:tr w:rsidR="00E3601A"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4C015B5B" w:rsidR="00E3601A" w:rsidRPr="007308ED" w:rsidRDefault="00E3601A" w:rsidP="00547F22">
                                  <w:pPr>
                                    <w:pStyle w:val="FrontpageHeading1"/>
                                  </w:pPr>
                                  <w:r>
                                    <w:t xml:space="preserve">Bilag 3a </w:t>
                                  </w:r>
                                </w:p>
                                <w:p w14:paraId="0802EDBB" w14:textId="1CB38FAF" w:rsidR="00E3601A" w:rsidRPr="00B35708" w:rsidRDefault="00E3601A" w:rsidP="00547F22">
                                  <w:pPr>
                                    <w:pStyle w:val="FrontpageHeading2"/>
                                  </w:pPr>
                                  <w:r>
                                    <w:t>kravspecifikation</w:t>
                                  </w:r>
                                </w:p>
                              </w:tc>
                            </w:tr>
                          </w:tbl>
                          <w:p w14:paraId="4DB39483" w14:textId="77777777" w:rsidR="00E3601A" w:rsidRDefault="00E3601A"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Text Box 10"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bK8cgIAAF4FAAAOAAAAZHJzL2Uyb0RvYy54bWysVN9v2yAQfp+0/wHxvjpJta6K6lRZqkyT qrZqOvWZYEjQMMcOEjv763dgO+m6vXSaH/DBffeT77i6bmvL9gqDAVfy8dmIM+UkVMZtSv7tafnh krMQhauEBadKflCBX8/ev7tq/FRNYAu2UsjIiQvTxpd8G6OfFkWQW1WLcAZeOVJqwFpE2uKmqFA0 5L22xWQ0uigawMojSBUCnd50Sj7L/rVWMt5rHVRktuSUW8wr5nWd1mJ2JaYbFH5rZJ+G+IcsamEc BT26uhFRsB2aP1zVRiIE0PFMQl2A1kaqXANVMx69qma1FV7lWqg5wR/bFP6fW3m3X/kHZLH9DC1d YGpI48M00GGqp9VYpz9lykhPLTwc26bayCQdXown5xcjUknSXX46zxvyU5zMPYb4RUHNklBypHvJ 7RL72xA76ABJ0QJYUy2NtXmDm/XCItsLusNl/lKW5P03mHWsoVzOP46yZwfJvsNZl/yoTIc+3qnG LMWDVQlj3aPSzFS51Bw8EVEdwwsplYu5SxQ/oxNKU6i3GPb4U1ZvMe7qIIscGVw8GtfGAebq8/yc 0q6+DynrDk/te1F3EmO7bqnwFxRYQ3UgZiB0QxO8XBq6vVsR4oNAmhK6cZr8eE+LtkDNh17ibAv4 82/nCU/kJS1nDU1dycOPnUDFmf3qiNZpRAcBB2E9CG5XL4BIMKY3xcsskgFGO4gaoX6mB2GeopBK OEmxSh4HcRG72acHRar5PINoEL2It27lZXKdupq4+NQ+C/Q9YSNx/Q6GeRTTV7ztsMnSwXwXQZtM 6tTXrot9v2mIM3H7Bye9Ei/3GXV6Fme/AAAA//8DAFBLAwQUAAYACAAAACEA88se5uAAAAAMAQAA DwAAAGRycy9kb3ducmV2LnhtbEyPQU+DQBCF7yb+h82YeDHtArGgyNIYk3q3No3HgR2Byu4SdgvU X+940uO89+XNe8V2Mb2YaPSdswridQSCbO10ZxsFh/fd6gGED2g19s6Sggt52JbXVwXm2s32jaZ9 aASHWJ+jgjaEIZfS1y0Z9Gs3kGXv040GA59jI/WIM4ebXiZRlEqDneUPLQ700lL9tT8bBdWUHJed /v54NcvxhJeO5tPhTqnbm+X5CUSgJfzB8Fufq0PJnSp3ttqLXsFqk2aMsnEf8wYmHqMsBVGxsomz BGRZyP8jyh8AAAD//wMAUEsBAi0AFAAGAAgAAAAhALaDOJL+AAAA4QEAABMAAAAAAAAAAAAAAAAA AAAAAFtDb250ZW50X1R5cGVzXS54bWxQSwECLQAUAAYACAAAACEAOP0h/9YAAACUAQAACwAAAAAA AAAAAAAAAAAvAQAAX3JlbHMvLnJlbHNQSwECLQAUAAYACAAAACEARsWyvHICAABeBQAADgAAAAAA AAAAAAAAAAAuAgAAZHJzL2Uyb0RvYy54bWxQSwECLQAUAAYACAAAACEA88se5uAAAAAMAQAADwAA AAAAAAAAAAAAAADMBAAAZHJzL2Rvd25yZXYueG1sUEsFBgAAAAAEAAQA8wAAANkFAAAAAA== " stroked="f" strokeweight=".5pt">
                <v:textbox inset="0,0,0,0">
                  <w:txbxContent>
                    <w:tbl>
                      <w:tblPr>
                        <w:tblOverlap w:val="never"/>
                        <w:tblW w:w="9526" w:type="dxa"/>
                        <w:tblLayout w:type="fixed"/>
                        <w:tblCellMar>
                          <w:left w:w="0" w:type="dxa"/>
                          <w:right w:w="1134" w:type="dxa"/>
                        </w:tblCellMar>
                        <w:tblLook w:val="01E0" w:firstRow="1" w:lastRow="1" w:firstColumn="1" w:lastColumn="1" w:noHBand="0" w:noVBand="0"/>
                      </w:tblPr>
                      <w:tblGrid>
                        <w:gridCol w:w="9526"/>
                      </w:tblGrid>
                      <w:tr w:rsidR="00E3601A" w:rsidRPr="00603C80" w14:paraId="0BC940B8" w14:textId="77777777" w:rsidTr="00F50260">
                        <w:trPr>
                          <w:trHeight w:val="4641"/>
                        </w:trPr>
                        <w:tc>
                          <w:tcPr>
                            <w:tcW w:w="9526" w:type="dxa"/>
                            <w:tcBorders>
                              <w:top w:val="nil"/>
                              <w:left w:val="nil"/>
                              <w:bottom w:val="nil"/>
                              <w:right w:val="nil"/>
                            </w:tcBorders>
                          </w:tcPr>
                          <w:p w14:paraId="503C63FE" w14:textId="77777777" w:rsidR="00E3601A" w:rsidRPr="00603C80" w:rsidRDefault="00E3601A" w:rsidP="00741FDF">
                            <w:pPr>
                              <w:pStyle w:val="Documentdataleadtext"/>
                            </w:pPr>
                            <w:bookmarkStart w:id="14" w:name="LAN_Intendedfor"/>
                            <w:r>
                              <w:t>Til</w:t>
                            </w:r>
                            <w:bookmarkEnd w:id="14"/>
                          </w:p>
                          <w:p w14:paraId="37D4E0E3" w14:textId="77777777" w:rsidR="00E3601A" w:rsidRPr="00603C80" w:rsidRDefault="00E3601A" w:rsidP="00741FDF">
                            <w:pPr>
                              <w:pStyle w:val="Documentdatatext"/>
                            </w:pPr>
                            <w:r>
                              <w:rPr>
                                <w:color w:val="2B579A"/>
                                <w:shd w:val="clear" w:color="auto" w:fill="E6E6E6"/>
                              </w:rPr>
                              <w:fldChar w:fldCharType="begin"/>
                            </w:r>
                            <w:r>
                              <w:instrText xml:space="preserve"> MACROBUTTON NoName [</w:instrText>
                            </w:r>
                            <w:bookmarkStart w:id="15" w:name="LAN_Text_12"/>
                            <w:r>
                              <w:instrText>Tekst</w:instrText>
                            </w:r>
                            <w:bookmarkEnd w:id="15"/>
                            <w:r>
                              <w:instrText>]</w:instrText>
                            </w:r>
                            <w:r>
                              <w:rPr>
                                <w:color w:val="2B579A"/>
                                <w:shd w:val="clear" w:color="auto" w:fill="E6E6E6"/>
                              </w:rPr>
                              <w:fldChar w:fldCharType="end"/>
                            </w:r>
                          </w:p>
                          <w:p w14:paraId="7CC44797" w14:textId="77777777" w:rsidR="00E3601A" w:rsidRPr="00603C80" w:rsidRDefault="00E3601A" w:rsidP="00741FDF">
                            <w:pPr>
                              <w:pStyle w:val="Documentdataleadtext"/>
                            </w:pPr>
                          </w:p>
                          <w:p w14:paraId="10FB77F9" w14:textId="77777777" w:rsidR="00E3601A" w:rsidRPr="00603C80" w:rsidRDefault="00E3601A" w:rsidP="00741FDF">
                            <w:pPr>
                              <w:pStyle w:val="Documentdataleadtext"/>
                            </w:pPr>
                            <w:bookmarkStart w:id="16" w:name="LAN_Documenttype_2"/>
                            <w:r>
                              <w:t>Dokumenttype</w:t>
                            </w:r>
                            <w:bookmarkEnd w:id="16"/>
                          </w:p>
                          <w:p w14:paraId="1A3658B6" w14:textId="77777777" w:rsidR="00E3601A" w:rsidRPr="00603C80" w:rsidRDefault="00E3601A" w:rsidP="00741FDF">
                            <w:pPr>
                              <w:pStyle w:val="Documentdatatext"/>
                            </w:pPr>
                            <w:r>
                              <w:rPr>
                                <w:color w:val="2B579A"/>
                                <w:shd w:val="clear" w:color="auto" w:fill="E6E6E6"/>
                              </w:rPr>
                              <w:fldChar w:fldCharType="begin"/>
                            </w:r>
                            <w:r>
                              <w:instrText xml:space="preserve"> MACROBUTTON NoName [</w:instrText>
                            </w:r>
                            <w:bookmarkStart w:id="17" w:name="LAN_Text_13"/>
                            <w:r>
                              <w:instrText>Tekst</w:instrText>
                            </w:r>
                            <w:bookmarkEnd w:id="17"/>
                            <w:r>
                              <w:instrText>]</w:instrText>
                            </w:r>
                            <w:r>
                              <w:rPr>
                                <w:color w:val="2B579A"/>
                                <w:shd w:val="clear" w:color="auto" w:fill="E6E6E6"/>
                              </w:rPr>
                              <w:fldChar w:fldCharType="end"/>
                            </w:r>
                          </w:p>
                          <w:p w14:paraId="31F5FC02" w14:textId="77777777" w:rsidR="00E3601A" w:rsidRPr="00603C80" w:rsidRDefault="00E3601A" w:rsidP="00741FDF">
                            <w:pPr>
                              <w:pStyle w:val="Documentdataleadtext"/>
                            </w:pPr>
                          </w:p>
                          <w:p w14:paraId="44D1B3EA" w14:textId="77777777" w:rsidR="00E3601A" w:rsidRPr="00603C80" w:rsidRDefault="00E3601A" w:rsidP="00741FDF">
                            <w:pPr>
                              <w:pStyle w:val="Documentdataleadtext"/>
                            </w:pPr>
                            <w:bookmarkStart w:id="18" w:name="LAN_Date_1"/>
                            <w:r>
                              <w:t>Dato</w:t>
                            </w:r>
                            <w:bookmarkEnd w:id="18"/>
                          </w:p>
                          <w:p w14:paraId="3BEFF405" w14:textId="77777777" w:rsidR="00E3601A" w:rsidRPr="00603C80" w:rsidRDefault="00E3601A" w:rsidP="00741FDF">
                            <w:pPr>
                              <w:pStyle w:val="Documentdatatext"/>
                            </w:pPr>
                            <w:r>
                              <w:rPr>
                                <w:color w:val="2B579A"/>
                                <w:shd w:val="clear" w:color="auto" w:fill="E6E6E6"/>
                              </w:rPr>
                              <w:fldChar w:fldCharType="begin"/>
                            </w:r>
                            <w:r>
                              <w:instrText xml:space="preserve"> MACROBUTTON NoName [</w:instrText>
                            </w:r>
                            <w:bookmarkStart w:id="19" w:name="LAN_MonthYear_1"/>
                            <w:r>
                              <w:instrText>Måned, År</w:instrText>
                            </w:r>
                            <w:bookmarkEnd w:id="19"/>
                            <w:r>
                              <w:instrText>]</w:instrText>
                            </w:r>
                            <w:r>
                              <w:rPr>
                                <w:color w:val="2B579A"/>
                                <w:shd w:val="clear" w:color="auto" w:fill="E6E6E6"/>
                              </w:rPr>
                              <w:fldChar w:fldCharType="end"/>
                            </w:r>
                          </w:p>
                          <w:p w14:paraId="7F713FC0" w14:textId="77777777" w:rsidR="00E3601A" w:rsidRPr="00603C80" w:rsidRDefault="00E3601A" w:rsidP="00741FDF">
                            <w:pPr>
                              <w:pStyle w:val="Documentdataleadtext"/>
                            </w:pPr>
                          </w:p>
                          <w:p w14:paraId="36A7A415" w14:textId="77777777" w:rsidR="00E3601A" w:rsidRPr="00603C80" w:rsidRDefault="00E3601A" w:rsidP="00741FDF">
                            <w:pPr>
                              <w:pStyle w:val="Documentdataleadtext"/>
                            </w:pPr>
                            <w:r>
                              <w:rPr>
                                <w:color w:val="2B579A"/>
                                <w:shd w:val="clear" w:color="auto" w:fill="E6E6E6"/>
                              </w:rPr>
                              <w:fldChar w:fldCharType="begin"/>
                            </w:r>
                            <w:r>
                              <w:instrText xml:space="preserve"> MACROBUTTON NoName [</w:instrText>
                            </w:r>
                            <w:bookmarkStart w:id="20" w:name="LAN_Optional"/>
                            <w:r>
                              <w:instrText>Valgfri</w:instrText>
                            </w:r>
                            <w:bookmarkEnd w:id="20"/>
                            <w:r>
                              <w:instrText xml:space="preserve"> 1 </w:instrText>
                            </w:r>
                            <w:r>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instrText>]</w:instrText>
                            </w:r>
                            <w:r>
                              <w:rPr>
                                <w:color w:val="2B579A"/>
                                <w:shd w:val="clear" w:color="auto" w:fill="E6E6E6"/>
                              </w:rPr>
                              <w:fldChar w:fldCharType="end"/>
                            </w:r>
                          </w:p>
                          <w:p w14:paraId="584E92DE" w14:textId="77777777" w:rsidR="00E3601A" w:rsidRPr="00603C80" w:rsidRDefault="00E3601A" w:rsidP="00741FDF">
                            <w:pPr>
                              <w:pStyle w:val="Documentdatatext"/>
                            </w:pPr>
                            <w:r>
                              <w:rPr>
                                <w:color w:val="2B579A"/>
                                <w:shd w:val="clear" w:color="auto" w:fill="E6E6E6"/>
                              </w:rPr>
                              <w:fldChar w:fldCharType="begin"/>
                            </w:r>
                            <w:r>
                              <w:instrText xml:space="preserve"> MACROBUTTON NoName [</w:instrText>
                            </w:r>
                            <w:bookmarkStart w:id="22" w:name="LAN_Text_14"/>
                            <w:r>
                              <w:instrText>Tekst</w:instrText>
                            </w:r>
                            <w:bookmarkEnd w:id="22"/>
                            <w:r>
                              <w:instrText xml:space="preserve"> </w:instrText>
                            </w:r>
                            <w:r>
                              <w:rPr>
                                <w:color w:val="800000"/>
                                <w:sz w:val="12"/>
                              </w:rPr>
                              <w:instrText xml:space="preserve">- </w:instrText>
                            </w:r>
                            <w:bookmarkStart w:id="23" w:name="LAN_RememberDelete_7"/>
                            <w:r>
                              <w:rPr>
                                <w:color w:val="800000"/>
                                <w:sz w:val="12"/>
                              </w:rPr>
                              <w:instrText>Hvis der ikke er valfri tekst, slet da dette felt</w:instrText>
                            </w:r>
                            <w:bookmarkEnd w:id="23"/>
                            <w:r>
                              <w:instrText>]</w:instrText>
                            </w:r>
                            <w:r>
                              <w:rPr>
                                <w:color w:val="2B579A"/>
                                <w:shd w:val="clear" w:color="auto" w:fill="E6E6E6"/>
                              </w:rPr>
                              <w:fldChar w:fldCharType="end"/>
                            </w:r>
                          </w:p>
                          <w:p w14:paraId="5965354D" w14:textId="77777777" w:rsidR="00E3601A" w:rsidRPr="00603C80" w:rsidRDefault="00E3601A" w:rsidP="00741FDF">
                            <w:pPr>
                              <w:pStyle w:val="Documentdataleadtext"/>
                            </w:pPr>
                          </w:p>
                          <w:p w14:paraId="1ABA9EF8" w14:textId="77777777" w:rsidR="00E3601A" w:rsidRPr="00603C80" w:rsidRDefault="00E3601A" w:rsidP="00741FDF">
                            <w:pPr>
                              <w:pStyle w:val="Documentdataleadtext"/>
                            </w:pPr>
                            <w:r>
                              <w:rPr>
                                <w:color w:val="2B579A"/>
                                <w:shd w:val="clear" w:color="auto" w:fill="E6E6E6"/>
                              </w:rPr>
                              <w:fldChar w:fldCharType="begin"/>
                            </w:r>
                            <w:r>
                              <w:instrText xml:space="preserve"> MACROBUTTON NoName [</w:instrText>
                            </w:r>
                            <w:bookmarkStart w:id="24" w:name="LAN_Optional_1"/>
                            <w:r>
                              <w:instrText>Valgfri</w:instrText>
                            </w:r>
                            <w:bookmarkEnd w:id="24"/>
                            <w:r>
                              <w:instrText xml:space="preserve"> 2 </w:instrText>
                            </w:r>
                            <w:r>
                              <w:rPr>
                                <w:color w:val="800000"/>
                                <w:sz w:val="12"/>
                              </w:rPr>
                              <w:instrText xml:space="preserve">- </w:instrText>
                            </w:r>
                            <w:bookmarkStart w:id="25" w:name="LAN_RememberDelete_8"/>
                            <w:r>
                              <w:rPr>
                                <w:color w:val="800000"/>
                                <w:sz w:val="12"/>
                              </w:rPr>
                              <w:instrText>Hvis der ikke er valfri tekst, slet da dette felt</w:instrText>
                            </w:r>
                            <w:bookmarkEnd w:id="25"/>
                            <w:r>
                              <w:instrText>]</w:instrText>
                            </w:r>
                            <w:r>
                              <w:rPr>
                                <w:color w:val="2B579A"/>
                                <w:shd w:val="clear" w:color="auto" w:fill="E6E6E6"/>
                              </w:rPr>
                              <w:fldChar w:fldCharType="end"/>
                            </w:r>
                          </w:p>
                          <w:p w14:paraId="04715B53" w14:textId="77777777" w:rsidR="00E3601A" w:rsidRPr="00603C80" w:rsidRDefault="00E3601A" w:rsidP="00741FDF">
                            <w:pPr>
                              <w:pStyle w:val="Documentdatatext"/>
                            </w:pPr>
                            <w:r>
                              <w:rPr>
                                <w:color w:val="2B579A"/>
                                <w:shd w:val="clear" w:color="auto" w:fill="E6E6E6"/>
                              </w:rPr>
                              <w:fldChar w:fldCharType="begin"/>
                            </w:r>
                            <w:r>
                              <w:instrText xml:space="preserve"> MACROBUTTON NoName [</w:instrText>
                            </w:r>
                            <w:bookmarkStart w:id="26" w:name="LAN_Text_15"/>
                            <w:r>
                              <w:instrText>Tekst</w:instrText>
                            </w:r>
                            <w:bookmarkEnd w:id="26"/>
                            <w:r>
                              <w:instrText xml:space="preserve"> </w:instrText>
                            </w:r>
                            <w:r>
                              <w:rPr>
                                <w:color w:val="800000"/>
                                <w:sz w:val="12"/>
                              </w:rPr>
                              <w:instrText xml:space="preserve">- </w:instrText>
                            </w:r>
                            <w:bookmarkStart w:id="27" w:name="LAN_RememberDelete_9"/>
                            <w:r>
                              <w:rPr>
                                <w:color w:val="800000"/>
                                <w:sz w:val="12"/>
                              </w:rPr>
                              <w:instrText>Hvis der ikke er valfri tekst, slet da dette felt</w:instrText>
                            </w:r>
                            <w:bookmarkEnd w:id="27"/>
                            <w:r>
                              <w:instrText>]</w:instrText>
                            </w:r>
                            <w:r>
                              <w:rPr>
                                <w:color w:val="2B579A"/>
                                <w:shd w:val="clear" w:color="auto" w:fill="E6E6E6"/>
                              </w:rPr>
                              <w:fldChar w:fldCharType="end"/>
                            </w:r>
                          </w:p>
                        </w:tc>
                      </w:tr>
                      <w:tr w:rsidR="00E3601A"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4C015B5B" w:rsidR="00E3601A" w:rsidRPr="007308ED" w:rsidRDefault="00E3601A" w:rsidP="00547F22">
                            <w:pPr>
                              <w:pStyle w:val="FrontpageHeading1"/>
                            </w:pPr>
                            <w:r>
                              <w:t xml:space="preserve">Bilag 3a </w:t>
                            </w:r>
                          </w:p>
                          <w:p w14:paraId="0802EDBB" w14:textId="1CB38FAF" w:rsidR="00E3601A" w:rsidRPr="00B35708" w:rsidRDefault="00E3601A" w:rsidP="00547F22">
                            <w:pPr>
                              <w:pStyle w:val="FrontpageHeading2"/>
                            </w:pPr>
                            <w:r>
                              <w:t>kravspecifikation</w:t>
                            </w:r>
                          </w:p>
                        </w:tc>
                      </w:tr>
                    </w:tbl>
                    <w:p w14:paraId="4DB39483" w14:textId="77777777" w:rsidR="00E3601A" w:rsidRDefault="00E3601A" w:rsidP="00F50260"/>
                  </w:txbxContent>
                </v:textbox>
                <w10:wrap anchorx="margin" anchory="page"/>
              </v:shape>
            </w:pict>
          </mc:Fallback>
        </mc:AlternateContent>
      </w:r>
    </w:p>
    <w:p w14:paraId="015A7C64" w14:textId="77777777" w:rsidR="00F50260" w:rsidRPr="000D03AB" w:rsidRDefault="00F50260" w:rsidP="00971714">
      <w:pPr>
        <w:spacing w:line="276" w:lineRule="auto"/>
      </w:pPr>
    </w:p>
    <w:p w14:paraId="0762A76D" w14:textId="77777777" w:rsidR="00025683" w:rsidRPr="000D03AB" w:rsidRDefault="00025683" w:rsidP="00971714">
      <w:pPr>
        <w:spacing w:line="276" w:lineRule="auto"/>
      </w:pPr>
    </w:p>
    <w:p w14:paraId="6EBDC2AF" w14:textId="0C171C83" w:rsidR="00025683" w:rsidRPr="000D03AB" w:rsidRDefault="00A84F08" w:rsidP="00971714">
      <w:pPr>
        <w:spacing w:line="276" w:lineRule="auto"/>
        <w:sectPr w:rsidR="00025683" w:rsidRPr="000D03AB" w:rsidSect="00320824">
          <w:headerReference w:type="even" r:id="rId11"/>
          <w:footerReference w:type="even" r:id="rId12"/>
          <w:footerReference w:type="default" r:id="rId13"/>
          <w:pgSz w:w="11907" w:h="16839" w:code="9"/>
          <w:pgMar w:top="1984" w:right="1190" w:bottom="1417" w:left="1757" w:header="851" w:footer="680" w:gutter="0"/>
          <w:cols w:space="708"/>
          <w:docGrid w:linePitch="360"/>
        </w:sectPr>
      </w:pPr>
      <w:r>
        <w:rPr>
          <w:noProof/>
          <w:color w:val="2B579A"/>
          <w:shd w:val="clear" w:color="auto" w:fill="E6E6E6"/>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Text Box 7"/>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9526" w:type="dxa"/>
                              <w:tblLayout w:type="fixed"/>
                              <w:tblLook w:val="04A0" w:firstRow="1" w:lastRow="0" w:firstColumn="1" w:lastColumn="0" w:noHBand="0" w:noVBand="1"/>
                            </w:tblPr>
                            <w:tblGrid>
                              <w:gridCol w:w="9526"/>
                            </w:tblGrid>
                            <w:tr w:rsidR="00E3601A" w:rsidRPr="00B35708" w14:paraId="1ACF459E" w14:textId="77777777" w:rsidTr="00A84F08">
                              <w:trPr>
                                <w:trHeight w:hRule="exact" w:val="2835"/>
                              </w:trPr>
                              <w:tc>
                                <w:tcPr>
                                  <w:tcW w:w="8947" w:type="dxa"/>
                                </w:tcPr>
                                <w:p w14:paraId="4880C6E0" w14:textId="75D19893" w:rsidR="00E3601A" w:rsidRPr="007308ED" w:rsidRDefault="00E3601A" w:rsidP="007308ED">
                                  <w:pPr>
                                    <w:pStyle w:val="FrontpageHeading1"/>
                                  </w:pPr>
                                  <w:r>
                                    <w:t xml:space="preserve">Bilag 3a</w:t>
                                  </w:r>
                                </w:p>
                                <w:p w14:paraId="0F5A6B33" w14:textId="0A597F9D" w:rsidR="00E3601A" w:rsidRPr="007308ED" w:rsidRDefault="00E3601A" w:rsidP="007308ED">
                                  <w:pPr>
                                    <w:pStyle w:val="FrontpageHeading2"/>
                                  </w:pPr>
                                  <w:r>
                                    <w:t>kravspecifikation</w:t>
                                  </w:r>
                                </w:p>
                              </w:tc>
                            </w:tr>
                            <w:tr w:rsidR="00E3601A" w:rsidRPr="00B35708" w14:paraId="6C842256" w14:textId="77777777" w:rsidTr="00A84F08">
                              <w:trPr>
                                <w:trHeight w:hRule="exact" w:val="437"/>
                              </w:trPr>
                              <w:tc>
                                <w:tcPr>
                                  <w:tcW w:w="8947" w:type="dxa"/>
                                </w:tcPr>
                                <w:p w14:paraId="1CAE79D2" w14:textId="77777777" w:rsidR="00E3601A" w:rsidRPr="00B35708" w:rsidRDefault="00E3601A" w:rsidP="00A84F08">
                                  <w:pPr>
                                    <w:suppressOverlap/>
                                  </w:pPr>
                                </w:p>
                              </w:tc>
                            </w:tr>
                            <w:tr w:rsidR="00E3601A" w:rsidRPr="00B35708" w14:paraId="67C5AA8B" w14:textId="77777777" w:rsidTr="00A84F08">
                              <w:trPr>
                                <w:trHeight w:hRule="exact" w:val="5727"/>
                              </w:trPr>
                              <w:tc>
                                <w:tcPr>
                                  <w:tcW w:w="8947" w:type="dxa"/>
                                </w:tcPr>
                                <w:p w14:paraId="24262E29" w14:textId="77777777" w:rsidR="00E3601A" w:rsidRPr="00B35708" w:rsidRDefault="00E3601A" w:rsidP="00A84F08">
                                  <w:pPr>
                                    <w:suppressOverlap/>
                                    <w:jc w:val="center"/>
                                  </w:pPr>
                                  <w:r>
                                    <w:rPr>
                                      <w:noProof/>
                                      <w:color w:val="2B579A"/>
                                      <w:shd w:val="clear" w:color="auto" w:fill="E6E6E6"/>
                                    </w:rPr>
                                    <w:drawing>
                                      <wp:inline distT="0" distB="0" distL="0" distR="0" wp14:anchorId="748215FF" wp14:editId="43937C5F">
                                        <wp:extent cx="6391275" cy="3461146"/>
                                        <wp:effectExtent l="0" t="0" r="0" b="6350"/>
                                        <wp:docPr id="16" name="Picture 16" descr="People at the meeting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eople at the meeting desk"/>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398369" cy="3464987"/>
                                                </a:xfrm>
                                                <a:prstGeom prst="rect">
                                                  <a:avLst/>
                                                </a:prstGeom>
                                                <a:noFill/>
                                                <a:ln>
                                                  <a:noFill/>
                                                </a:ln>
                                              </pic:spPr>
                                            </pic:pic>
                                          </a:graphicData>
                                        </a:graphic>
                                      </wp:inline>
                                    </w:drawing>
                                  </w:r>
                                </w:p>
                              </w:tc>
                            </w:tr>
                          </w:tbl>
                          <w:p w14:paraId="252C738F" w14:textId="77777777" w:rsidR="00E3601A" w:rsidRDefault="00E3601A"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Text Box 7"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PJ0pdAIAAF4FAAAOAAAAZHJzL2Uyb0RvYy54bWysVF9v0zAQf0fiO1h+Z0k7NkHUdCqbipCm baJDe3Ydu41wfObsNimfnrOTtGPwMkQenLPv/93vbnbVNYbtFfoabMknZzlnykqoarsp+bfH5bsP nPkgbCUMWFXyg/L8av72zax1hZrCFkylkJER64vWlXwbgiuyzMutaoQ/A6csMTVgIwJdcZNVKFqy 3phsmueXWQtYOQSpvKfXm57J58m+1kqGe629CsyUnGIL6cR0ruOZzWei2KBw21oOYYh/iKIRtSWn R1M3Igi2w/oPU00tETzocCahyUDrWqqUA2UzyV9ks9oKp1IuVBzvjmXy/8+svNuv3AOy0H2CjhoY C9I6X3h6jPl0Gpv4p0gZ8amEh2PZVBeYpMfLyfT8MieWJN7Fxzx/Txeyk53UHfrwWUHDIlFypL6k con9rQ+96CgSvXkwdbWsjUkX3KyvDbK9oB4u0zdY/03MWNZSLOcXebJsIer3po2NdlSCw+DvlGOi wsGoKGPsV6VZXaVUk/MIRHV0L6RUNqQqUXZJOkppcvUaxUH+FNVrlPs8SCN5BhuOyk1tAVP2aX5O YVffx5B1L0/NeZZ3JEO37ijxkk9HCKyhOhAyEPqh8U4ua+rerfDhQSBNCXWcJj/c06ENUPFhoDjb Av7823uUJ/ASl7OWpq7k/sdOoOLMfLEE6ziiI4EjsR4Ju2uugUAwoZ3iZCJJAYMZSY3QPNFCWEQv xBJWkq+Sh5G8Dv3s00KRarFIQjSIToRbu3Iymo5VjVh87J4EugGwgbB+B+M8iuIFbnvZqOndYhcI egnUsa59FYd60xCnsRgWTtwSz+9J6rQW578AAAD//wMAUEsDBBQABgAIAAAAIQCdVP1z3gAAAAgB AAAPAAAAZHJzL2Rvd25yZXYueG1sTI/NasMwEITvhb6D2EJviVSXNrVrOYRA6A/00CSQq2xtbBNr ZSwldt++21Nzm2WGb2fy5eQ6ccEhtJ40PMwVCKTK25ZqDfvdZvYCIkRD1nSeUMMPBlgWtze5yawf 6Rsv21gLhlDIjIYmxj6TMlQNOhPmvkdi7+gHZyKfQy3tYEaGu04mSj1LZ1riD43pcd1gddqenQb1 cXj//Ep3lBzWG9nX+9UblqPW93fT6hVExCn+h+GvPleHgjuV/kw2iE7D7GnxyFGGgWA7VQsWJYsk TUAWubweUPwCAAD//wMAUEsBAi0AFAAGAAgAAAAhALaDOJL+AAAA4QEAABMAAAAAAAAAAAAAAAAA AAAAAFtDb250ZW50X1R5cGVzXS54bWxQSwECLQAUAAYACAAAACEAOP0h/9YAAACUAQAACwAAAAAA AAAAAAAAAAAvAQAAX3JlbHMvLnJlbHNQSwECLQAUAAYACAAAACEAXjydKXQCAABeBQAADgAAAAAA AAAAAAAAAAAuAgAAZHJzL2Uyb0RvYy54bWxQSwECLQAUAAYACAAAACEAnVT9c94AAAAIAQAADwAA AAAAAAAAAAAAAADOBAAAZHJzL2Rvd25yZXYueG1sUEsFBgAAAAAEAAQA8wAAANkFAAAAAA== " stroked="f" strokeweight=".5pt">
                <v:textbox style="mso-fit-shape-to-text:t" inset="0,0,0,0">
                  <w:txbxContent>
                    <w:tbl>
                      <w:tblPr>
                        <w:tblW w:w="9526" w:type="dxa"/>
                        <w:tblLayout w:type="fixed"/>
                        <w:tblLook w:val="04A0" w:firstRow="1" w:lastRow="0" w:firstColumn="1" w:lastColumn="0" w:noHBand="0" w:noVBand="1"/>
                      </w:tblPr>
                      <w:tblGrid>
                        <w:gridCol w:w="9526"/>
                      </w:tblGrid>
                      <w:tr w:rsidR="00E3601A" w:rsidRPr="00B35708" w14:paraId="1ACF459E" w14:textId="77777777" w:rsidTr="00A84F08">
                        <w:trPr>
                          <w:trHeight w:hRule="exact" w:val="2835"/>
                        </w:trPr>
                        <w:tc>
                          <w:tcPr>
                            <w:tcW w:w="8947" w:type="dxa"/>
                          </w:tcPr>
                          <w:p w14:paraId="4880C6E0" w14:textId="75D19893" w:rsidR="00E3601A" w:rsidRPr="007308ED" w:rsidRDefault="00E3601A" w:rsidP="007308ED">
                            <w:pPr>
                              <w:pStyle w:val="FrontpageHeading1"/>
                            </w:pPr>
                            <w:r>
                              <w:t xml:space="preserve">Bilag 3a</w:t>
                            </w:r>
                          </w:p>
                          <w:p w14:paraId="0F5A6B33" w14:textId="0A597F9D" w:rsidR="00E3601A" w:rsidRPr="007308ED" w:rsidRDefault="00E3601A" w:rsidP="007308ED">
                            <w:pPr>
                              <w:pStyle w:val="FrontpageHeading2"/>
                            </w:pPr>
                            <w:r>
                              <w:t>kravspecifikation</w:t>
                            </w:r>
                          </w:p>
                        </w:tc>
                      </w:tr>
                      <w:tr w:rsidR="00E3601A" w:rsidRPr="00B35708" w14:paraId="6C842256" w14:textId="77777777" w:rsidTr="00A84F08">
                        <w:trPr>
                          <w:trHeight w:hRule="exact" w:val="437"/>
                        </w:trPr>
                        <w:tc>
                          <w:tcPr>
                            <w:tcW w:w="8947" w:type="dxa"/>
                          </w:tcPr>
                          <w:p w14:paraId="1CAE79D2" w14:textId="77777777" w:rsidR="00E3601A" w:rsidRPr="00B35708" w:rsidRDefault="00E3601A" w:rsidP="00A84F08">
                            <w:pPr>
                              <w:suppressOverlap/>
                            </w:pPr>
                          </w:p>
                        </w:tc>
                      </w:tr>
                      <w:tr w:rsidR="00E3601A" w:rsidRPr="00B35708" w14:paraId="67C5AA8B" w14:textId="77777777" w:rsidTr="00A84F08">
                        <w:trPr>
                          <w:trHeight w:hRule="exact" w:val="5727"/>
                        </w:trPr>
                        <w:tc>
                          <w:tcPr>
                            <w:tcW w:w="8947" w:type="dxa"/>
                          </w:tcPr>
                          <w:p w14:paraId="24262E29" w14:textId="77777777" w:rsidR="00E3601A" w:rsidRPr="00B35708" w:rsidRDefault="00E3601A" w:rsidP="00A84F08">
                            <w:pPr>
                              <w:suppressOverlap/>
                              <w:jc w:val="center"/>
                            </w:pPr>
                            <w:r>
                              <w:rPr>
                                <w:noProof/>
                                <w:color w:val="2B579A"/>
                                <w:shd w:val="clear" w:color="auto" w:fill="E6E6E6"/>
                              </w:rPr>
                              <w:drawing>
                                <wp:inline distT="0" distB="0" distL="0" distR="0" wp14:anchorId="748215FF" wp14:editId="43937C5F">
                                  <wp:extent cx="6391275" cy="3461146"/>
                                  <wp:effectExtent l="0" t="0" r="0" b="6350"/>
                                  <wp:docPr id="16" name="Picture 16" descr="People at the meeting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eople at the meeting desk"/>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398369" cy="3464987"/>
                                          </a:xfrm>
                                          <a:prstGeom prst="rect">
                                            <a:avLst/>
                                          </a:prstGeom>
                                          <a:noFill/>
                                          <a:ln>
                                            <a:noFill/>
                                          </a:ln>
                                        </pic:spPr>
                                      </pic:pic>
                                    </a:graphicData>
                                  </a:graphic>
                                </wp:inline>
                              </w:drawing>
                            </w:r>
                          </w:p>
                        </w:tc>
                      </w:tr>
                    </w:tbl>
                    <w:p w14:paraId="252C738F" w14:textId="77777777" w:rsidR="00E3601A" w:rsidRDefault="00E3601A" w:rsidP="00E333F0"/>
                  </w:txbxContent>
                </v:textbox>
                <w10:wrap anchorx="margin" anchory="margin"/>
              </v:shape>
            </w:pict>
          </mc:Fallback>
        </mc:AlternateContent>
      </w:r>
      <w:r>
        <w:t>s</w:t>
      </w:r>
    </w:p>
    <w:p w14:paraId="00E2A0DC" w14:textId="77777777" w:rsidR="00025683" w:rsidRPr="000D03AB" w:rsidRDefault="00DC42BA" w:rsidP="00971714">
      <w:pPr>
        <w:spacing w:line="276" w:lineRule="auto"/>
        <w:rPr>
          <w:b/>
          <w:sz w:val="22"/>
          <w:szCs w:val="22"/>
        </w:rPr>
      </w:pPr>
      <w:r>
        <w:rPr>
          <w:b/>
          <w:sz w:val="22"/>
          <w:szCs w:val="22"/>
        </w:rPr>
        <w:lastRenderedPageBreak/>
        <w:t>Vejledning</w:t>
      </w:r>
    </w:p>
    <w:p w14:paraId="1141DBBC" w14:textId="77777777" w:rsidR="00DC42BA" w:rsidRPr="000D03AB" w:rsidRDefault="00DC42BA" w:rsidP="00971714">
      <w:pPr>
        <w:spacing w:line="276" w:lineRule="auto"/>
      </w:pPr>
    </w:p>
    <w:p w14:paraId="690EE83D" w14:textId="14548091" w:rsidR="005970E2" w:rsidRPr="000D03AB" w:rsidRDefault="005970E2" w:rsidP="00971714">
      <w:pPr>
        <w:spacing w:line="276" w:lineRule="auto"/>
        <w:rPr>
          <w:iCs/>
        </w:rPr>
      </w:pPr>
      <w:bookmarkStart w:id="29" w:name="OFF_ReportDisclaimer"/>
      <w:bookmarkEnd w:id="29"/>
    </w:p>
    <w:p w14:paraId="7AAB10CB" w14:textId="10F3AA0C" w:rsidR="00926D1C" w:rsidRPr="000D03AB" w:rsidRDefault="00926D1C" w:rsidP="00971714">
      <w:pPr>
        <w:spacing w:line="276" w:lineRule="auto"/>
        <w:rPr>
          <w:iCs/>
        </w:rPr>
      </w:pPr>
      <w:r>
        <w:rPr>
          <w:iCs/>
        </w:rPr>
        <w:t xml:space="preserve">Dette bilag indeholder Kundens Kravspecifikation. </w:t>
      </w:r>
    </w:p>
    <w:p w14:paraId="0FB031FC" w14:textId="77777777" w:rsidR="00926D1C" w:rsidRPr="000D03AB" w:rsidRDefault="00926D1C" w:rsidP="00971714">
      <w:pPr>
        <w:spacing w:line="276" w:lineRule="auto"/>
        <w:rPr>
          <w:iCs/>
        </w:rPr>
      </w:pPr>
    </w:p>
    <w:p w14:paraId="3BD7E61E" w14:textId="77777777" w:rsidR="000020DE" w:rsidRPr="000D03AB" w:rsidRDefault="000020DE" w:rsidP="00971714">
      <w:pPr>
        <w:spacing w:line="276" w:lineRule="auto"/>
        <w:rPr>
          <w:iCs/>
        </w:rPr>
      </w:pPr>
      <w:r>
        <w:rPr>
          <w:iCs/>
        </w:rPr>
        <w:t>Besvarelsen af Kravspecifikationen skal ske i Løsningsbeskrivelsen (bilag 3B).</w:t>
      </w:r>
    </w:p>
    <w:p w14:paraId="1CDBEB20" w14:textId="77777777" w:rsidR="000020DE" w:rsidRPr="000D03AB" w:rsidRDefault="000020DE" w:rsidP="00971714">
      <w:pPr>
        <w:spacing w:line="276" w:lineRule="auto"/>
      </w:pPr>
    </w:p>
    <w:p w14:paraId="7997D43D" w14:textId="77777777" w:rsidR="00DC42BA" w:rsidRPr="000D03AB" w:rsidRDefault="00DC42BA" w:rsidP="00971714">
      <w:pPr>
        <w:spacing w:line="276" w:lineRule="auto"/>
      </w:pPr>
    </w:p>
    <w:p w14:paraId="50B62E35" w14:textId="77777777" w:rsidR="00DC42BA" w:rsidRPr="000D03AB" w:rsidRDefault="00DC42BA" w:rsidP="00971714">
      <w:pPr>
        <w:spacing w:line="276" w:lineRule="auto"/>
      </w:pPr>
    </w:p>
    <w:p w14:paraId="58D9199E" w14:textId="77777777" w:rsidR="007C0D85" w:rsidRPr="000D03AB" w:rsidRDefault="007C0D85" w:rsidP="00971714">
      <w:pPr>
        <w:spacing w:line="276" w:lineRule="auto"/>
      </w:pPr>
      <w:r>
        <w:rPr>
          <w:b/>
          <w:caps/>
        </w:rPr>
        <w:br w:type="page"/>
      </w:r>
    </w:p>
    <w:tbl>
      <w:tblPr>
        <w:tblW w:w="8791" w:type="dxa"/>
        <w:tblInd w:w="-567" w:type="dxa"/>
        <w:tblLayout w:type="fixed"/>
        <w:tblCellMar>
          <w:left w:w="0" w:type="dxa"/>
          <w:right w:w="0" w:type="dxa"/>
        </w:tblCellMar>
        <w:tblLook w:val="01E0" w:firstRow="1" w:lastRow="1" w:firstColumn="1" w:lastColumn="1" w:noHBand="0" w:noVBand="0"/>
      </w:tblPr>
      <w:tblGrid>
        <w:gridCol w:w="8791"/>
      </w:tblGrid>
      <w:tr w:rsidR="00936B38" w:rsidRPr="000D03AB" w14:paraId="7DA2D92C" w14:textId="77777777" w:rsidTr="00D06DD3">
        <w:trPr>
          <w:trHeight w:hRule="exact" w:val="2892"/>
        </w:trPr>
        <w:tc>
          <w:tcPr>
            <w:tcW w:w="8791" w:type="dxa"/>
          </w:tcPr>
          <w:p w14:paraId="49B69C9C" w14:textId="5B9AB330" w:rsidR="00936B38" w:rsidRPr="000D03AB" w:rsidRDefault="00936B38" w:rsidP="00971714">
            <w:pPr>
              <w:pStyle w:val="Overskrift"/>
              <w:spacing w:line="276" w:lineRule="auto"/>
            </w:pPr>
            <w:r>
              <w:lastRenderedPageBreak/>
              <w:t>Indhold</w:t>
            </w:r>
          </w:p>
        </w:tc>
      </w:tr>
    </w:tbl>
    <w:p w14:paraId="2980185A" w14:textId="51628DF7" w:rsidR="009A5550" w:rsidRDefault="00A27A90">
      <w:pPr>
        <w:pStyle w:val="Indholdsfortegnelse1"/>
        <w:rPr>
          <w:rFonts w:asciiTheme="minorHAnsi" w:eastAsiaTheme="minorEastAsia" w:hAnsiTheme="minorHAnsi" w:cstheme="minorBidi"/>
          <w:b w:val="0"/>
          <w:noProof/>
          <w:kern w:val="2"/>
          <w:sz w:val="24"/>
          <w:szCs w:val="24"/>
          <w:lang w:eastAsia="da-DK"/>
          <w14:ligatures w14:val="standardContextual"/>
        </w:rPr>
      </w:pPr>
      <w:r>
        <w:rPr>
          <w:rFonts w:eastAsiaTheme="minorEastAsia"/>
          <w:caps/>
          <w:color w:val="2B579A"/>
          <w:shd w:val="clear" w:color="auto" w:fill="E6E6E6"/>
        </w:rPr>
        <w:fldChar w:fldCharType="begin"/>
      </w:r>
      <w:r>
        <w:instrText xml:space="preserve"> TOC \o "1-</w:instrText>
        <w:instrText>3</w:instrText>
        <w:instrText xml:space="preserve">" \h \z \u </w:instrText>
      </w:r>
      <w:r>
        <w:rPr>
          <w:rFonts w:eastAsiaTheme="minorEastAsia"/>
          <w:caps/>
          <w:color w:val="2B579A"/>
          <w:shd w:val="clear" w:color="auto" w:fill="E6E6E6"/>
        </w:rPr>
        <w:fldChar w:fldCharType="separate"/>
      </w:r>
      <w:hyperlink w:anchor="_Toc240973845" w:history="1">
        <w:r>
          <w:rPr>
            <w:rStyle w:val="Hyperlink"/>
            <w:noProof/>
          </w:rPr>
          <w:t>1.</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Indledning</w:t>
        </w:r>
        <w:r>
          <w:rPr>
            <w:noProof/>
            <w:webHidden/>
          </w:rPr>
          <w:tab/>
          <w:fldChar w:fldCharType="begin"/>
          <w:instrText xml:space="preserve"> PAGEREF _Toc240973845 \h </w:instrText>
          <w:fldChar w:fldCharType="separate"/>
          <w:t>1</w:t>
          <w:fldChar w:fldCharType="end"/>
        </w:r>
      </w:hyperlink>
    </w:p>
    <w:p w14:paraId="3232EEEA" w14:textId="3E53F30A"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46" w:history="1">
        <w:r>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kern w:val="2"/>
            <w:sz w:val="24"/>
            <w:szCs w:val="24"/>
            <w:lang w:eastAsia="da-DK"/>
            <w14:ligatures w14:val="standardContextual"/>
          </w:rPr>
          <w:tab/>
        </w:r>
        <w:r>
          <w:rPr>
            <w:rStyle w:val="Hyperlink"/>
            <w:noProof/>
          </w:rPr>
          <w:t>Baggrund</w:t>
        </w:r>
        <w:r>
          <w:rPr>
            <w:noProof/>
            <w:webHidden/>
          </w:rPr>
          <w:tab/>
          <w:fldChar w:fldCharType="begin"/>
          <w:instrText xml:space="preserve"> PAGEREF _Toc240973846 \h </w:instrText>
          <w:fldChar w:fldCharType="separate"/>
          <w:t>1</w:t>
          <w:fldChar w:fldCharType="end"/>
        </w:r>
      </w:hyperlink>
    </w:p>
    <w:p w14:paraId="67046604" w14:textId="476918CD"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47" w:history="1">
        <w:r>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kern w:val="2"/>
            <w:sz w:val="24"/>
            <w:szCs w:val="24"/>
            <w:lang w:eastAsia="da-DK"/>
            <w14:ligatures w14:val="standardContextual"/>
          </w:rPr>
          <w:tab/>
        </w:r>
        <w:r>
          <w:rPr>
            <w:rStyle w:val="Hyperlink"/>
            <w:noProof/>
          </w:rPr>
          <w:t>Aktører</w:t>
        </w:r>
        <w:r>
          <w:rPr>
            <w:noProof/>
            <w:webHidden/>
          </w:rPr>
          <w:tab/>
          <w:fldChar w:fldCharType="begin"/>
          <w:instrText xml:space="preserve"> PAGEREF _Toc240973847 \h </w:instrText>
          <w:fldChar w:fldCharType="separate"/>
          <w:t>1</w:t>
          <w:fldChar w:fldCharType="end"/>
        </w:r>
      </w:hyperlink>
    </w:p>
    <w:p w14:paraId="2ECA8D95" w14:textId="03785DDB"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48" w:history="1">
        <w:r>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kern w:val="2"/>
            <w:sz w:val="24"/>
            <w:szCs w:val="24"/>
            <w:lang w:eastAsia="da-DK"/>
            <w14:ligatures w14:val="standardContextual"/>
          </w:rPr>
          <w:tab/>
        </w:r>
        <w:r>
          <w:rPr>
            <w:rStyle w:val="Hyperlink"/>
            <w:noProof/>
          </w:rPr>
          <w:t>Formål</w:t>
        </w:r>
        <w:r>
          <w:rPr>
            <w:noProof/>
            <w:webHidden/>
          </w:rPr>
          <w:tab/>
          <w:fldChar w:fldCharType="begin"/>
          <w:instrText xml:space="preserve"> PAGEREF _Toc240973848 \h </w:instrText>
          <w:fldChar w:fldCharType="separate"/>
          <w:t>2</w:t>
          <w:fldChar w:fldCharType="end"/>
        </w:r>
      </w:hyperlink>
    </w:p>
    <w:p w14:paraId="2BA656B6" w14:textId="373FECC4"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49" w:history="1">
        <w:r>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noProof/>
            <w:kern w:val="2"/>
            <w:sz w:val="24"/>
            <w:szCs w:val="24"/>
            <w:lang w:eastAsia="da-DK"/>
            <w14:ligatures w14:val="standardContextual"/>
          </w:rPr>
          <w:tab/>
        </w:r>
        <w:r>
          <w:rPr>
            <w:rStyle w:val="Hyperlink"/>
            <w:noProof/>
          </w:rPr>
          <w:t>Applikationsmålarkitektur for DVR-løsningen</w:t>
        </w:r>
        <w:r>
          <w:rPr>
            <w:noProof/>
            <w:webHidden/>
          </w:rPr>
          <w:tab/>
          <w:fldChar w:fldCharType="begin"/>
          <w:instrText xml:space="preserve"> PAGEREF _Toc240973849 \h </w:instrText>
          <w:fldChar w:fldCharType="separate"/>
          <w:t>4</w:t>
          <w:fldChar w:fldCharType="end"/>
        </w:r>
      </w:hyperlink>
    </w:p>
    <w:p w14:paraId="275945D5" w14:textId="659AA968"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50" w:history="1">
        <w:r>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noProof/>
            <w:kern w:val="2"/>
            <w:sz w:val="24"/>
            <w:szCs w:val="24"/>
            <w:lang w:eastAsia="da-DK"/>
            <w14:ligatures w14:val="standardContextual"/>
          </w:rPr>
          <w:tab/>
        </w:r>
        <w:r>
          <w:rPr>
            <w:rStyle w:val="Hyperlink"/>
            <w:noProof/>
          </w:rPr>
          <w:t>Applikationsmålarkitektur for Stamdataløsningen</w:t>
        </w:r>
        <w:r>
          <w:rPr>
            <w:noProof/>
            <w:webHidden/>
          </w:rPr>
          <w:tab/>
          <w:fldChar w:fldCharType="begin"/>
          <w:instrText xml:space="preserve"> PAGEREF _Toc240973850 \h </w:instrText>
          <w:fldChar w:fldCharType="separate"/>
          <w:t>6</w:t>
          <w:fldChar w:fldCharType="end"/>
        </w:r>
      </w:hyperlink>
    </w:p>
    <w:p w14:paraId="26D8BB52" w14:textId="3AF294BE" w:rsidR="009A5550" w:rsidRDefault="009A5550">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3851" w:history="1">
        <w:r>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Leverancens omfang</w:t>
        </w:r>
        <w:r>
          <w:rPr>
            <w:noProof/>
            <w:webHidden/>
          </w:rPr>
          <w:tab/>
          <w:fldChar w:fldCharType="begin"/>
          <w:instrText xml:space="preserve"> PAGEREF _Toc240973851 \h </w:instrText>
          <w:fldChar w:fldCharType="separate"/>
          <w:t>7</w:t>
          <w:fldChar w:fldCharType="end"/>
        </w:r>
      </w:hyperlink>
    </w:p>
    <w:p w14:paraId="63970271" w14:textId="65F77AE3"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52" w:history="1">
        <w:r>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 w:val="24"/>
            <w:szCs w:val="24"/>
            <w:lang w:eastAsia="da-DK"/>
            <w14:ligatures w14:val="standardContextual"/>
          </w:rPr>
          <w:tab/>
        </w:r>
        <w:r>
          <w:rPr>
            <w:rStyle w:val="Hyperlink"/>
            <w:noProof/>
          </w:rPr>
          <w:t>Leverancekrav til DVR-løsningen</w:t>
        </w:r>
        <w:r>
          <w:rPr>
            <w:noProof/>
            <w:webHidden/>
          </w:rPr>
          <w:tab/>
          <w:fldChar w:fldCharType="begin"/>
          <w:instrText xml:space="preserve"> PAGEREF _Toc240973852 \h </w:instrText>
          <w:fldChar w:fldCharType="separate"/>
          <w:t>7</w:t>
          <w:fldChar w:fldCharType="end"/>
        </w:r>
      </w:hyperlink>
    </w:p>
    <w:p w14:paraId="33459818" w14:textId="3EA701A4"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53" w:history="1">
        <w:r>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kern w:val="2"/>
            <w:sz w:val="24"/>
            <w:szCs w:val="24"/>
            <w:lang w:eastAsia="da-DK"/>
            <w14:ligatures w14:val="standardContextual"/>
          </w:rPr>
          <w:tab/>
        </w:r>
        <w:r>
          <w:rPr>
            <w:rStyle w:val="Hyperlink"/>
            <w:noProof/>
          </w:rPr>
          <w:t>Leverancekrav til stamdata løsningen</w:t>
        </w:r>
        <w:r>
          <w:rPr>
            <w:noProof/>
            <w:webHidden/>
          </w:rPr>
          <w:tab/>
          <w:fldChar w:fldCharType="begin"/>
          <w:instrText xml:space="preserve"> PAGEREF _Toc240973853 \h </w:instrText>
          <w:fldChar w:fldCharType="separate"/>
          <w:t>8</w:t>
          <w:fldChar w:fldCharType="end"/>
        </w:r>
      </w:hyperlink>
    </w:p>
    <w:p w14:paraId="0FE8B1E7" w14:textId="40AC48F5"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54" w:history="1">
        <w:r>
          <w:rPr>
            <w:rStyle w:val="Hyperlink"/>
            <w:noProof/>
            <w14:scene3d>
              <w14:camera w14:prst="orthographicFront"/>
              <w14:lightRig w14:rig="threePt" w14:dir="t">
                <w14:rot w14:lat="0" w14:lon="0" w14:rev="0"/>
              </w14:lightRig>
            </w14:scene3d>
          </w:rPr>
          <w:t>2.3</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brugervejledning</w:t>
        </w:r>
        <w:r>
          <w:rPr>
            <w:noProof/>
            <w:webHidden/>
          </w:rPr>
          <w:tab/>
          <w:fldChar w:fldCharType="begin"/>
          <w:instrText xml:space="preserve"> PAGEREF _Toc240973854 \h </w:instrText>
          <w:fldChar w:fldCharType="separate"/>
          <w:t>8</w:t>
          <w:fldChar w:fldCharType="end"/>
        </w:r>
      </w:hyperlink>
    </w:p>
    <w:p w14:paraId="6CFDB4F2" w14:textId="09B5B43A"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55" w:history="1">
        <w:r>
          <w:rPr>
            <w:rStyle w:val="Hyperlink"/>
            <w:noProof/>
            <w14:scene3d>
              <w14:camera w14:prst="orthographicFront"/>
              <w14:lightRig w14:rig="threePt" w14:dir="t">
                <w14:rot w14:lat="0" w14:lon="0" w14:rev="0"/>
              </w14:lightRig>
            </w14:scene3d>
          </w:rPr>
          <w:t>2.4</w:t>
        </w:r>
        <w:r>
          <w:rPr>
            <w:rFonts w:asciiTheme="minorHAnsi" w:eastAsiaTheme="minorEastAsia" w:hAnsiTheme="minorHAnsi" w:cstheme="minorBidi"/>
            <w:noProof/>
            <w:kern w:val="2"/>
            <w:sz w:val="24"/>
            <w:szCs w:val="24"/>
            <w:lang w:eastAsia="da-DK"/>
            <w14:ligatures w14:val="standardContextual"/>
          </w:rPr>
          <w:tab/>
        </w:r>
        <w:r>
          <w:rPr>
            <w:rStyle w:val="Hyperlink"/>
            <w:noProof/>
          </w:rPr>
          <w:t>Leverancekrav til integrationer</w:t>
        </w:r>
        <w:r>
          <w:rPr>
            <w:noProof/>
            <w:webHidden/>
          </w:rPr>
          <w:tab/>
          <w:fldChar w:fldCharType="begin"/>
          <w:instrText xml:space="preserve"> PAGEREF _Toc240973855 \h </w:instrText>
          <w:fldChar w:fldCharType="separate"/>
          <w:t>9</w:t>
          <w:fldChar w:fldCharType="end"/>
        </w:r>
      </w:hyperlink>
    </w:p>
    <w:p w14:paraId="5C13936F" w14:textId="32DCD70C"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56" w:history="1">
        <w:r>
          <w:rPr>
            <w:rStyle w:val="Hyperlink"/>
            <w:noProof/>
            <w14:scene3d>
              <w14:camera w14:prst="orthographicFront"/>
              <w14:lightRig w14:rig="threePt" w14:dir="t">
                <w14:rot w14:lat="0" w14:lon="0" w14:rev="0"/>
              </w14:lightRig>
            </w14:scene3d>
          </w:rPr>
          <w:t>2.5</w:t>
        </w:r>
        <w:r>
          <w:rPr>
            <w:rFonts w:asciiTheme="minorHAnsi" w:eastAsiaTheme="minorEastAsia" w:hAnsiTheme="minorHAnsi" w:cstheme="minorBidi"/>
            <w:noProof/>
            <w:kern w:val="2"/>
            <w:sz w:val="24"/>
            <w:szCs w:val="24"/>
            <w:lang w:eastAsia="da-DK"/>
            <w14:ligatures w14:val="standardContextual"/>
          </w:rPr>
          <w:tab/>
        </w:r>
        <w:r>
          <w:rPr>
            <w:rStyle w:val="Hyperlink"/>
            <w:noProof/>
          </w:rPr>
          <w:t>Leverancekrav til sikkerhed og logning</w:t>
        </w:r>
        <w:r>
          <w:rPr>
            <w:noProof/>
            <w:webHidden/>
          </w:rPr>
          <w:tab/>
          <w:fldChar w:fldCharType="begin"/>
          <w:instrText xml:space="preserve"> PAGEREF _Toc240973856 \h </w:instrText>
          <w:fldChar w:fldCharType="separate"/>
          <w:t>9</w:t>
          <w:fldChar w:fldCharType="end"/>
        </w:r>
      </w:hyperlink>
    </w:p>
    <w:p w14:paraId="760BFC56" w14:textId="7C44F490" w:rsidR="009A5550" w:rsidRDefault="009A5550">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3857" w:history="1">
        <w:r>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Krav til Løsningen</w:t>
        </w:r>
        <w:r>
          <w:rPr>
            <w:noProof/>
            <w:webHidden/>
          </w:rPr>
          <w:tab/>
          <w:fldChar w:fldCharType="begin"/>
          <w:instrText xml:space="preserve"> PAGEREF _Toc240973857 \h </w:instrText>
          <w:fldChar w:fldCharType="separate"/>
          <w:t>9</w:t>
          <w:fldChar w:fldCharType="end"/>
        </w:r>
      </w:hyperlink>
    </w:p>
    <w:p w14:paraId="44DC687A" w14:textId="1D3B055C"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58" w:history="1">
        <w:r>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Generelle krav til Løsningen</w:t>
        </w:r>
        <w:r>
          <w:rPr>
            <w:noProof/>
            <w:webHidden/>
          </w:rPr>
          <w:tab/>
          <w:fldChar w:fldCharType="begin"/>
          <w:instrText xml:space="preserve"> PAGEREF _Toc240973858 \h </w:instrText>
          <w:fldChar w:fldCharType="separate"/>
          <w:t>9</w:t>
          <w:fldChar w:fldCharType="end"/>
        </w:r>
      </w:hyperlink>
    </w:p>
    <w:p w14:paraId="56A0E643" w14:textId="261E211F"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59" w:history="1">
        <w:r>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Generelle krav til DVR-løsningen</w:t>
        </w:r>
        <w:r>
          <w:rPr>
            <w:noProof/>
            <w:webHidden/>
          </w:rPr>
          <w:tab/>
          <w:fldChar w:fldCharType="begin"/>
          <w:instrText xml:space="preserve"> PAGEREF _Toc240973859 \h </w:instrText>
          <w:fldChar w:fldCharType="separate"/>
          <w:t>9</w:t>
          <w:fldChar w:fldCharType="end"/>
        </w:r>
      </w:hyperlink>
    </w:p>
    <w:p w14:paraId="75AE7F4A" w14:textId="515F64BE" w:rsidR="009A5550" w:rsidRDefault="009A5550">
      <w:pPr>
        <w:pStyle w:val="Indholdsfortegnelse3"/>
        <w:rPr>
          <w:rFonts w:asciiTheme="minorHAnsi" w:eastAsiaTheme="minorEastAsia" w:hAnsiTheme="minorHAnsi" w:cstheme="minorBidi"/>
          <w:noProof/>
          <w:kern w:val="2"/>
          <w:sz w:val="24"/>
          <w:szCs w:val="24"/>
          <w:lang w:eastAsia="da-DK"/>
          <w14:ligatures w14:val="standardContextual"/>
        </w:rPr>
      </w:pPr>
      <w:hyperlink w:anchor="_Toc240973860" w:history="1">
        <w:r>
          <w:rPr>
            <w:rStyle w:val="Hyperlink"/>
            <w:noProof/>
          </w:rPr>
          <w:t>3.2.1</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DVR applikation - validering</w:t>
        </w:r>
        <w:r>
          <w:rPr>
            <w:noProof/>
            <w:webHidden/>
          </w:rPr>
          <w:tab/>
          <w:fldChar w:fldCharType="begin"/>
          <w:instrText xml:space="preserve"> PAGEREF _Toc240973860 \h </w:instrText>
          <w:fldChar w:fldCharType="separate"/>
          <w:t>10</w:t>
          <w:fldChar w:fldCharType="end"/>
        </w:r>
      </w:hyperlink>
    </w:p>
    <w:p w14:paraId="425629C0" w14:textId="07A34322" w:rsidR="009A5550" w:rsidRDefault="009A5550">
      <w:pPr>
        <w:pStyle w:val="Indholdsfortegnelse3"/>
        <w:rPr>
          <w:rFonts w:asciiTheme="minorHAnsi" w:eastAsiaTheme="minorEastAsia" w:hAnsiTheme="minorHAnsi" w:cstheme="minorBidi"/>
          <w:noProof/>
          <w:kern w:val="2"/>
          <w:sz w:val="24"/>
          <w:szCs w:val="24"/>
          <w:lang w:eastAsia="da-DK"/>
          <w14:ligatures w14:val="standardContextual"/>
        </w:rPr>
      </w:pPr>
      <w:hyperlink w:anchor="_Toc240973861" w:history="1">
        <w:r>
          <w:rPr>
            <w:rStyle w:val="Hyperlink"/>
            <w:noProof/>
          </w:rPr>
          <w:t>3.2.2</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DVR applikation - receptudstedelse</w:t>
        </w:r>
        <w:r>
          <w:rPr>
            <w:noProof/>
            <w:webHidden/>
          </w:rPr>
          <w:tab/>
          <w:fldChar w:fldCharType="begin"/>
          <w:instrText xml:space="preserve"> PAGEREF _Toc240973861 \h </w:instrText>
          <w:fldChar w:fldCharType="separate"/>
          <w:t>10</w:t>
          <w:fldChar w:fldCharType="end"/>
        </w:r>
      </w:hyperlink>
    </w:p>
    <w:p w14:paraId="7E8C8BEE" w14:textId="1B0F9DCF" w:rsidR="009A5550" w:rsidRDefault="009A5550">
      <w:pPr>
        <w:pStyle w:val="Indholdsfortegnelse3"/>
        <w:rPr>
          <w:rFonts w:asciiTheme="minorHAnsi" w:eastAsiaTheme="minorEastAsia" w:hAnsiTheme="minorHAnsi" w:cstheme="minorBidi"/>
          <w:noProof/>
          <w:kern w:val="2"/>
          <w:sz w:val="24"/>
          <w:szCs w:val="24"/>
          <w:lang w:eastAsia="da-DK"/>
          <w14:ligatures w14:val="standardContextual"/>
        </w:rPr>
      </w:pPr>
      <w:hyperlink w:anchor="_Toc240973862" w:history="1">
        <w:r>
          <w:rPr>
            <w:rStyle w:val="Hyperlink"/>
            <w:noProof/>
          </w:rPr>
          <w:t>3.2.3</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DVR applikation - bestilling</w:t>
        </w:r>
        <w:r>
          <w:rPr>
            <w:noProof/>
            <w:webHidden/>
          </w:rPr>
          <w:tab/>
          <w:fldChar w:fldCharType="begin"/>
          <w:instrText xml:space="preserve"> PAGEREF _Toc240973862 \h </w:instrText>
          <w:fldChar w:fldCharType="separate"/>
          <w:t>10</w:t>
          <w:fldChar w:fldCharType="end"/>
        </w:r>
      </w:hyperlink>
    </w:p>
    <w:p w14:paraId="70E119DA" w14:textId="62444758" w:rsidR="009A5550" w:rsidRDefault="009A5550">
      <w:pPr>
        <w:pStyle w:val="Indholdsfortegnelse3"/>
        <w:rPr>
          <w:rFonts w:asciiTheme="minorHAnsi" w:eastAsiaTheme="minorEastAsia" w:hAnsiTheme="minorHAnsi" w:cstheme="minorBidi"/>
          <w:noProof/>
          <w:kern w:val="2"/>
          <w:sz w:val="24"/>
          <w:szCs w:val="24"/>
          <w:lang w:eastAsia="da-DK"/>
          <w14:ligatures w14:val="standardContextual"/>
        </w:rPr>
      </w:pPr>
      <w:hyperlink w:anchor="_Toc240973863" w:history="1">
        <w:r>
          <w:rPr>
            <w:rStyle w:val="Hyperlink"/>
            <w:noProof/>
          </w:rPr>
          <w:t>3.2.4</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DVR applikation - udlevering</w:t>
        </w:r>
        <w:r>
          <w:rPr>
            <w:noProof/>
            <w:webHidden/>
          </w:rPr>
          <w:tab/>
          <w:fldChar w:fldCharType="begin"/>
          <w:instrText xml:space="preserve"> PAGEREF _Toc240973863 \h </w:instrText>
          <w:fldChar w:fldCharType="separate"/>
          <w:t>10</w:t>
          <w:fldChar w:fldCharType="end"/>
        </w:r>
      </w:hyperlink>
    </w:p>
    <w:p w14:paraId="06A9ABB9" w14:textId="5B510B9C" w:rsidR="009A5550" w:rsidRDefault="009A5550">
      <w:pPr>
        <w:pStyle w:val="Indholdsfortegnelse3"/>
        <w:rPr>
          <w:rFonts w:asciiTheme="minorHAnsi" w:eastAsiaTheme="minorEastAsia" w:hAnsiTheme="minorHAnsi" w:cstheme="minorBidi"/>
          <w:noProof/>
          <w:kern w:val="2"/>
          <w:sz w:val="24"/>
          <w:szCs w:val="24"/>
          <w:lang w:eastAsia="da-DK"/>
          <w14:ligatures w14:val="standardContextual"/>
        </w:rPr>
      </w:pPr>
      <w:hyperlink w:anchor="_Toc240973864" w:history="1">
        <w:r>
          <w:rPr>
            <w:rStyle w:val="Hyperlink"/>
            <w:noProof/>
          </w:rPr>
          <w:t>3.2.5</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DVR services</w:t>
        </w:r>
        <w:r>
          <w:rPr>
            <w:noProof/>
            <w:webHidden/>
          </w:rPr>
          <w:tab/>
          <w:fldChar w:fldCharType="begin"/>
          <w:instrText xml:space="preserve"> PAGEREF _Toc240973864 \h </w:instrText>
          <w:fldChar w:fldCharType="separate"/>
          <w:t>10</w:t>
          <w:fldChar w:fldCharType="end"/>
        </w:r>
      </w:hyperlink>
    </w:p>
    <w:p w14:paraId="362D7E7F" w14:textId="16721393"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65" w:history="1">
        <w:r>
          <w:rPr>
            <w:rStyle w:val="Hyperlink"/>
            <w:noProof/>
            <w14:scene3d>
              <w14:camera w14:prst="orthographicFront"/>
              <w14:lightRig w14:rig="threePt" w14:dir="t">
                <w14:rot w14:lat="0" w14:lon="0" w14:rev="0"/>
              </w14:lightRig>
            </w14:scene3d>
          </w:rPr>
          <w:t>3.3</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roller og rettigheder</w:t>
        </w:r>
        <w:r>
          <w:rPr>
            <w:noProof/>
            <w:webHidden/>
          </w:rPr>
          <w:tab/>
          <w:fldChar w:fldCharType="begin"/>
          <w:instrText xml:space="preserve"> PAGEREF _Toc240973865 \h </w:instrText>
          <w:fldChar w:fldCharType="separate"/>
          <w:t>11</w:t>
          <w:fldChar w:fldCharType="end"/>
        </w:r>
      </w:hyperlink>
    </w:p>
    <w:p w14:paraId="0A5AA103" w14:textId="21DAD39B"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66" w:history="1">
        <w:r>
          <w:rPr>
            <w:rStyle w:val="Hyperlink"/>
            <w:noProof/>
            <w14:scene3d>
              <w14:camera w14:prst="orthographicFront"/>
              <w14:lightRig w14:rig="threePt" w14:dir="t">
                <w14:rot w14:lat="0" w14:lon="0" w14:rev="0"/>
              </w14:lightRig>
            </w14:scene3d>
          </w:rPr>
          <w:t>3.4</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rapportering og dataudtræk</w:t>
        </w:r>
        <w:r>
          <w:rPr>
            <w:noProof/>
            <w:webHidden/>
          </w:rPr>
          <w:tab/>
          <w:fldChar w:fldCharType="begin"/>
          <w:instrText xml:space="preserve"> PAGEREF _Toc240973866 \h </w:instrText>
          <w:fldChar w:fldCharType="separate"/>
          <w:t>11</w:t>
          <w:fldChar w:fldCharType="end"/>
        </w:r>
      </w:hyperlink>
    </w:p>
    <w:p w14:paraId="51DF9F85" w14:textId="5BAC3850"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67" w:history="1">
        <w:r>
          <w:rPr>
            <w:rStyle w:val="Hyperlink"/>
            <w:noProof/>
            <w14:scene3d>
              <w14:camera w14:prst="orthographicFront"/>
              <w14:lightRig w14:rig="threePt" w14:dir="t">
                <w14:rot w14:lat="0" w14:lon="0" w14:rev="0"/>
              </w14:lightRig>
            </w14:scene3d>
          </w:rPr>
          <w:t>3.5</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DVR online</w:t>
        </w:r>
        <w:r>
          <w:rPr>
            <w:noProof/>
            <w:webHidden/>
          </w:rPr>
          <w:tab/>
          <w:fldChar w:fldCharType="begin"/>
          <w:instrText xml:space="preserve"> PAGEREF _Toc240973867 \h </w:instrText>
          <w:fldChar w:fldCharType="separate"/>
          <w:t>11</w:t>
          <w:fldChar w:fldCharType="end"/>
        </w:r>
      </w:hyperlink>
    </w:p>
    <w:p w14:paraId="0AF78A56" w14:textId="0A8365DA"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68" w:history="1">
        <w:r>
          <w:rPr>
            <w:rStyle w:val="Hyperlink"/>
            <w:noProof/>
            <w14:scene3d>
              <w14:camera w14:prst="orthographicFront"/>
              <w14:lightRig w14:rig="threePt" w14:dir="t">
                <w14:rot w14:lat="0" w14:lon="0" w14:rev="0"/>
              </w14:lightRig>
            </w14:scene3d>
          </w:rPr>
          <w:t>3.6</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oprydning og sletning af data</w:t>
        </w:r>
        <w:r>
          <w:rPr>
            <w:noProof/>
            <w:webHidden/>
          </w:rPr>
          <w:tab/>
          <w:fldChar w:fldCharType="begin"/>
          <w:instrText xml:space="preserve"> PAGEREF _Toc240973868 \h </w:instrText>
          <w:fldChar w:fldCharType="separate"/>
          <w:t>13</w:t>
          <w:fldChar w:fldCharType="end"/>
        </w:r>
      </w:hyperlink>
    </w:p>
    <w:p w14:paraId="5582B0A0" w14:textId="557BFDB5"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69" w:history="1">
        <w:r>
          <w:rPr>
            <w:rStyle w:val="Hyperlink"/>
            <w:noProof/>
            <w14:scene3d>
              <w14:camera w14:prst="orthographicFront"/>
              <w14:lightRig w14:rig="threePt" w14:dir="t">
                <w14:rot w14:lat="0" w14:lon="0" w14:rev="0"/>
              </w14:lightRig>
            </w14:scene3d>
          </w:rPr>
          <w:t>3.7</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udvikling af stamdataløsningen</w:t>
        </w:r>
        <w:r>
          <w:rPr>
            <w:noProof/>
            <w:webHidden/>
          </w:rPr>
          <w:tab/>
          <w:fldChar w:fldCharType="begin"/>
          <w:instrText xml:space="preserve"> PAGEREF _Toc240973869 \h </w:instrText>
          <w:fldChar w:fldCharType="separate"/>
          <w:t>13</w:t>
          <w:fldChar w:fldCharType="end"/>
        </w:r>
      </w:hyperlink>
    </w:p>
    <w:p w14:paraId="11BECA7C" w14:textId="51B93ECA" w:rsidR="009A5550" w:rsidRDefault="009A5550">
      <w:pPr>
        <w:pStyle w:val="Indholdsfortegnelse3"/>
        <w:rPr>
          <w:rFonts w:asciiTheme="minorHAnsi" w:eastAsiaTheme="minorEastAsia" w:hAnsiTheme="minorHAnsi" w:cstheme="minorBidi"/>
          <w:noProof/>
          <w:kern w:val="2"/>
          <w:sz w:val="24"/>
          <w:szCs w:val="24"/>
          <w:lang w:eastAsia="da-DK"/>
          <w14:ligatures w14:val="standardContextual"/>
        </w:rPr>
      </w:pPr>
      <w:hyperlink w:anchor="_Toc240973870" w:history="1">
        <w:r>
          <w:rPr>
            <w:rStyle w:val="Hyperlink"/>
            <w:noProof/>
          </w:rPr>
          <w:t>3.7.1</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Generelle krav til Stamdataløsningen</w:t>
        </w:r>
        <w:r>
          <w:rPr>
            <w:noProof/>
            <w:webHidden/>
          </w:rPr>
          <w:tab/>
          <w:fldChar w:fldCharType="begin"/>
          <w:instrText xml:space="preserve"> PAGEREF _Toc240973870 \h </w:instrText>
          <w:fldChar w:fldCharType="separate"/>
          <w:t>13</w:t>
          <w:fldChar w:fldCharType="end"/>
        </w:r>
      </w:hyperlink>
    </w:p>
    <w:p w14:paraId="5F6AC126" w14:textId="0ED395EB" w:rsidR="009A5550" w:rsidRDefault="009A5550">
      <w:pPr>
        <w:pStyle w:val="Indholdsfortegnelse3"/>
        <w:rPr>
          <w:rFonts w:asciiTheme="minorHAnsi" w:eastAsiaTheme="minorEastAsia" w:hAnsiTheme="minorHAnsi" w:cstheme="minorBidi"/>
          <w:noProof/>
          <w:kern w:val="2"/>
          <w:sz w:val="24"/>
          <w:szCs w:val="24"/>
          <w:lang w:eastAsia="da-DK"/>
          <w14:ligatures w14:val="standardContextual"/>
        </w:rPr>
      </w:pPr>
      <w:hyperlink w:anchor="_Toc240973871" w:history="1">
        <w:r>
          <w:rPr>
            <w:rStyle w:val="Hyperlink"/>
            <w:noProof/>
          </w:rPr>
          <w:t>3.7.2</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stamdataindlæsere</w:t>
        </w:r>
        <w:r>
          <w:rPr>
            <w:noProof/>
            <w:webHidden/>
          </w:rPr>
          <w:tab/>
          <w:fldChar w:fldCharType="begin"/>
          <w:instrText xml:space="preserve"> PAGEREF _Toc240973871 \h </w:instrText>
          <w:fldChar w:fldCharType="separate"/>
          <w:t>13</w:t>
          <w:fldChar w:fldCharType="end"/>
        </w:r>
      </w:hyperlink>
    </w:p>
    <w:p w14:paraId="1D80C14C" w14:textId="1CE55055" w:rsidR="009A5550" w:rsidRDefault="009A5550">
      <w:pPr>
        <w:pStyle w:val="Indholdsfortegnelse3"/>
        <w:rPr>
          <w:rFonts w:asciiTheme="minorHAnsi" w:eastAsiaTheme="minorEastAsia" w:hAnsiTheme="minorHAnsi" w:cstheme="minorBidi"/>
          <w:noProof/>
          <w:kern w:val="2"/>
          <w:sz w:val="24"/>
          <w:szCs w:val="24"/>
          <w:lang w:eastAsia="da-DK"/>
          <w14:ligatures w14:val="standardContextual"/>
        </w:rPr>
      </w:pPr>
      <w:hyperlink w:anchor="_Toc240973872" w:history="1">
        <w:r>
          <w:rPr>
            <w:rStyle w:val="Hyperlink"/>
            <w:noProof/>
          </w:rPr>
          <w:t>3.7.3</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stamdatadatabase</w:t>
        </w:r>
        <w:r>
          <w:rPr>
            <w:noProof/>
            <w:webHidden/>
          </w:rPr>
          <w:tab/>
          <w:fldChar w:fldCharType="begin"/>
          <w:instrText xml:space="preserve"> PAGEREF _Toc240973872 \h </w:instrText>
          <w:fldChar w:fldCharType="separate"/>
          <w:t>13</w:t>
          <w:fldChar w:fldCharType="end"/>
        </w:r>
      </w:hyperlink>
    </w:p>
    <w:p w14:paraId="6F844910" w14:textId="6A0D86F2" w:rsidR="009A5550" w:rsidRDefault="009A5550">
      <w:pPr>
        <w:pStyle w:val="Indholdsfortegnelse3"/>
        <w:rPr>
          <w:rFonts w:asciiTheme="minorHAnsi" w:eastAsiaTheme="minorEastAsia" w:hAnsiTheme="minorHAnsi" w:cstheme="minorBidi"/>
          <w:noProof/>
          <w:kern w:val="2"/>
          <w:sz w:val="24"/>
          <w:szCs w:val="24"/>
          <w:lang w:eastAsia="da-DK"/>
          <w14:ligatures w14:val="standardContextual"/>
        </w:rPr>
      </w:pPr>
      <w:hyperlink w:anchor="_Toc240973873" w:history="1">
        <w:r>
          <w:rPr>
            <w:rStyle w:val="Hyperlink"/>
            <w:noProof/>
          </w:rPr>
          <w:t>3.7.4</w:t>
        </w:r>
        <w:r>
          <w:rPr>
            <w:rFonts w:asciiTheme="minorHAnsi" w:eastAsiaTheme="minorEastAsia" w:hAnsiTheme="minorHAnsi" w:cstheme="minorBidi"/>
            <w:noProof/>
            <w:kern w:val="2"/>
            <w:sz w:val="24"/>
            <w:szCs w:val="24"/>
            <w:lang w:eastAsia="da-DK"/>
            <w14:ligatures w14:val="standardContextual"/>
          </w:rPr>
          <w:tab/>
        </w:r>
        <w:r>
          <w:rPr>
            <w:rStyle w:val="Hyperlink"/>
            <w:noProof/>
          </w:rPr>
          <w:t>Krav til stamdataservices</w:t>
        </w:r>
        <w:r>
          <w:rPr>
            <w:noProof/>
            <w:webHidden/>
          </w:rPr>
          <w:tab/>
          <w:fldChar w:fldCharType="begin"/>
          <w:instrText xml:space="preserve"> PAGEREF _Toc240973873 \h </w:instrText>
          <w:fldChar w:fldCharType="separate"/>
          <w:t>14</w:t>
          <w:fldChar w:fldCharType="end"/>
        </w:r>
      </w:hyperlink>
    </w:p>
    <w:p w14:paraId="40F3DD74" w14:textId="0661BD29" w:rsidR="009A5550" w:rsidRDefault="009A5550">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3874" w:history="1">
        <w:r>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Generelle krav til integrationer</w:t>
        </w:r>
        <w:r>
          <w:rPr>
            <w:noProof/>
            <w:webHidden/>
          </w:rPr>
          <w:tab/>
          <w:fldChar w:fldCharType="begin"/>
          <w:instrText xml:space="preserve"> PAGEREF _Toc240973874 \h </w:instrText>
          <w:fldChar w:fldCharType="separate"/>
          <w:t>14</w:t>
          <w:fldChar w:fldCharType="end"/>
        </w:r>
      </w:hyperlink>
    </w:p>
    <w:p w14:paraId="668381AE" w14:textId="6C132221" w:rsidR="009A5550" w:rsidRDefault="009A5550">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3875" w:history="1">
        <w:r>
          <w:rPr>
            <w:rStyle w:val="Hyperlink"/>
            <w:noProof/>
          </w:rPr>
          <w:t>5.</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Generelle tekniske og sikkerhedsmæssige krav</w:t>
        </w:r>
        <w:r>
          <w:rPr>
            <w:noProof/>
            <w:webHidden/>
          </w:rPr>
          <w:tab/>
          <w:fldChar w:fldCharType="begin"/>
          <w:instrText xml:space="preserve"> PAGEREF _Toc240973875 \h </w:instrText>
          <w:fldChar w:fldCharType="separate"/>
          <w:t>15</w:t>
          <w:fldChar w:fldCharType="end"/>
        </w:r>
      </w:hyperlink>
    </w:p>
    <w:p w14:paraId="5E12E88B" w14:textId="7096E8B9" w:rsidR="009A5550" w:rsidRDefault="009A5550">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3876" w:history="1">
        <w:r>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 w:val="24"/>
            <w:szCs w:val="24"/>
            <w:lang w:eastAsia="da-DK"/>
            <w14:ligatures w14:val="standardContextual"/>
          </w:rPr>
          <w:tab/>
        </w:r>
        <w:r>
          <w:rPr>
            <w:rStyle w:val="Hyperlink"/>
            <w:noProof/>
          </w:rPr>
          <w:t>Sikkerhed og auditlogning</w:t>
        </w:r>
        <w:r>
          <w:rPr>
            <w:noProof/>
            <w:webHidden/>
          </w:rPr>
          <w:tab/>
          <w:fldChar w:fldCharType="begin"/>
          <w:instrText xml:space="preserve"> PAGEREF _Toc240973876 \h </w:instrText>
          <w:fldChar w:fldCharType="separate"/>
          <w:t>15</w:t>
          <w:fldChar w:fldCharType="end"/>
        </w:r>
      </w:hyperlink>
    </w:p>
    <w:p w14:paraId="167011C3" w14:textId="689E3371" w:rsidR="009A5550" w:rsidRDefault="009A5550">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3877" w:history="1">
        <w:r>
          <w:rPr>
            <w:rStyle w:val="Hyperlink"/>
            <w:noProof/>
          </w:rPr>
          <w:t>6.</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Appendiks A - Anvendte begreber</w:t>
        </w:r>
        <w:r>
          <w:rPr>
            <w:noProof/>
            <w:webHidden/>
          </w:rPr>
          <w:tab/>
          <w:fldChar w:fldCharType="begin"/>
          <w:instrText xml:space="preserve"> PAGEREF _Toc240973877 \h </w:instrText>
          <w:fldChar w:fldCharType="separate"/>
          <w:t>17</w:t>
          <w:fldChar w:fldCharType="end"/>
        </w:r>
      </w:hyperlink>
    </w:p>
    <w:p w14:paraId="6F7D04C1" w14:textId="64662394" w:rsidR="004718E4" w:rsidRPr="000D03AB" w:rsidRDefault="00A27A90" w:rsidP="004B7C3D">
      <w:pPr>
        <w:tabs>
          <w:tab w:val="right" w:pos="7513"/>
        </w:tabs>
        <w:spacing w:line="276" w:lineRule="auto"/>
        <w:ind w:right="1447"/>
        <w:sectPr w:rsidR="004718E4" w:rsidRPr="000D03AB" w:rsidSect="003D32A2">
          <w:footerReference w:type="even" r:id="rId15"/>
          <w:footerReference w:type="default" r:id="rId16"/>
          <w:footerReference w:type="first" r:id="rId17"/>
          <w:pgSz w:w="11907" w:h="16839" w:code="9"/>
          <w:pgMar w:top="1984" w:right="1190" w:bottom="1417" w:left="1757" w:header="947" w:footer="680" w:gutter="0"/>
          <w:pgNumType w:start="1"/>
          <w:cols w:space="708"/>
          <w:docGrid w:linePitch="360"/>
        </w:sectPr>
      </w:pPr>
      <w:r>
        <w:rPr>
          <w:color w:val="2B579A"/>
          <w:shd w:val="clear" w:color="auto" w:fill="E6E6E6"/>
        </w:rPr>
        <w:fldChar w:fldCharType="end"/>
      </w:r>
    </w:p>
    <w:p w14:paraId="174E2DBC" w14:textId="5923FD07" w:rsidR="00806B2A" w:rsidRPr="000D03AB" w:rsidRDefault="161C6C78" w:rsidP="00971714">
      <w:pPr>
        <w:pStyle w:val="Overskrift1"/>
        <w:spacing w:line="276" w:lineRule="auto"/>
      </w:pPr>
      <w:bookmarkStart w:id="30" w:name="_Toc125724141"/>
      <w:bookmarkStart w:id="31" w:name="_Toc224889741"/>
      <w:bookmarkStart w:id="32" w:name="_Toc240973845"/>
      <w:r>
        <w:lastRenderedPageBreak/>
        <w:t>Indledning</w:t>
      </w:r>
      <w:bookmarkEnd w:id="30"/>
      <w:bookmarkEnd w:id="31"/>
      <w:bookmarkEnd w:id="32"/>
      <w:r>
        <w:t xml:space="preserve"> </w:t>
      </w:r>
    </w:p>
    <w:p w14:paraId="31CDFA64" w14:textId="38F2CB87" w:rsidR="001A6F3A" w:rsidRPr="000D03AB" w:rsidRDefault="001A6F3A" w:rsidP="001A6F3A">
      <w:pPr>
        <w:pStyle w:val="Overskrift2"/>
      </w:pPr>
      <w:bookmarkStart w:id="33" w:name="_Toc240973846"/>
      <w:r>
        <w:t>Baggrund</w:t>
      </w:r>
      <w:bookmarkEnd w:id="33"/>
    </w:p>
    <w:p w14:paraId="4BF8DEC6" w14:textId="77777777" w:rsidR="001A6F3A" w:rsidRPr="000D03AB" w:rsidRDefault="001A6F3A" w:rsidP="001A6F3A"/>
    <w:p w14:paraId="4906FB2A" w14:textId="03EB5CD2" w:rsidR="00A034E4" w:rsidRPr="000D03AB" w:rsidRDefault="00A034E4" w:rsidP="00233D4B">
      <w:r>
        <w:t xml:space="preserve">Indførelsen af “Lov om lægemidler, lov om apoteksvirksomhed og lov om dyrlæger” i 2006 skabte grundlag for at styrke de tekniske muligheder for receptudstedelse og udlevering af veterinære lægemidler til alle dyr i Danmark. På tværs af branchen har der siden været bred opbakning til at etablere en fælles løsning, som digitalt kan understøtte både apoteker, §39 vet-forhandlere, dyrlæger og myndigheder. Senest er ønsket om en digital løsning blevet fremhævet i Fødevare-Veterinæraftalen 2024-2027.</w:t>
      </w:r>
    </w:p>
    <w:p w14:paraId="327DBD32" w14:textId="77777777" w:rsidR="00363DAB" w:rsidRPr="000D03AB" w:rsidRDefault="00363DAB" w:rsidP="00233D4B"/>
    <w:p w14:paraId="2BDE47CF" w14:textId="5062F4E2" w:rsidR="00A034E4" w:rsidRPr="000D03AB" w:rsidRDefault="00A034E4" w:rsidP="00233D4B">
      <w:r>
        <w:t xml:space="preserve">I dag foregår veterinære ordinationer primært via papir, fax eller pdf, hvilket medfører en lang række manuelle arbejdsgange hos både dyrlæger, apoteker og §39 vet-forhandlere. Dette øger risikoen for fejlindtastninger, fejlekspeditioner og mangelfuld dokumentation – ligesom det gør myndighedskontrol både vanskelig og trækker ressourcer væk fra kerneopgaven.</w:t>
      </w:r>
    </w:p>
    <w:p w14:paraId="1E98DC22" w14:textId="77777777" w:rsidR="001B2FAA" w:rsidRPr="000D03AB" w:rsidRDefault="001B2FAA" w:rsidP="00233D4B"/>
    <w:p w14:paraId="72B2AB15" w14:textId="51A769F6" w:rsidR="00E1518E" w:rsidRPr="000D03AB" w:rsidRDefault="00E1518E" w:rsidP="00233D4B">
      <w:r>
        <w:t>Hvert år udstedes der ca. 1,1 mio. recepter til dyr (produktionsdyr og hobbydyr). Al udlevering af receptpligtig medicin til dyr registreres i den nationale VetStat-database.  </w:t>
      </w:r>
    </w:p>
    <w:p w14:paraId="0643C1B1" w14:textId="77777777" w:rsidR="00EA7A66" w:rsidRPr="000D03AB" w:rsidRDefault="00EA7A66" w:rsidP="00233D4B"/>
    <w:p w14:paraId="4B5A2822" w14:textId="6B603DC9" w:rsidR="00E1518E" w:rsidRPr="000D03AB" w:rsidRDefault="00E1518E" w:rsidP="00233D4B">
      <w:r>
        <w:t xml:space="preserve">Danmark har i alt omkring 6.000 dyrlæger med autorisation, hvoraf ca. 2.650 er erhvervsaktive dyrlæger fordelt på ca. 1.000 dyrlægepraksis. Alle autoriserede dyrlæger kan som udgangspunkt udskrive recepter. </w:t>
      </w:r>
    </w:p>
    <w:p w14:paraId="13F4B701" w14:textId="77777777" w:rsidR="001C2000" w:rsidRPr="000D03AB" w:rsidRDefault="001C2000" w:rsidP="00233D4B"/>
    <w:p w14:paraId="5CC28295" w14:textId="77777777" w:rsidR="00E1518E" w:rsidRPr="000D03AB" w:rsidRDefault="00E1518E" w:rsidP="00233D4B">
      <w:r>
        <w:t>Der findes ca. 45.000 landbrugsbedrifter med dyr, registreret i det Centrale Husdyrbrugsregister (CHR) hos Fødevarestyrelsen. </w:t>
      </w:r>
    </w:p>
    <w:p w14:paraId="2D99DC24" w14:textId="77777777" w:rsidR="00EA7A66" w:rsidRPr="000D03AB" w:rsidRDefault="00EA7A66" w:rsidP="00233D4B"/>
    <w:p w14:paraId="2BA6746E" w14:textId="77777777" w:rsidR="00EA7A66" w:rsidRPr="000D03AB" w:rsidRDefault="00E1518E" w:rsidP="00233D4B">
      <w:r>
        <w:t xml:space="preserve">Lægemidler til dyr distribueres via landets apoteker samt særlige § 39 vet-forhandlere. </w:t>
      </w:r>
    </w:p>
    <w:p w14:paraId="011D8050" w14:textId="77777777" w:rsidR="00EA7A66" w:rsidRPr="000D03AB" w:rsidRDefault="00EA7A66" w:rsidP="00233D4B"/>
    <w:p w14:paraId="2D186CFD" w14:textId="2BCD6161" w:rsidR="00E1518E" w:rsidRPr="000D03AB" w:rsidRDefault="00E1518E" w:rsidP="00233D4B">
      <w:r>
        <w:t xml:space="preserve">Lægemiddelstyrelsens liste over forhandlere af lægemidler til produktionsdyr omfatter aktuelt omkring 85 apoteker og et lille antal autoriserede virksomheder. I øjeblikket er der i alt 4 §39 vet-forhandlere. </w:t>
      </w:r>
    </w:p>
    <w:p w14:paraId="43929EF0" w14:textId="77777777" w:rsidR="00EA7A66" w:rsidRPr="000D03AB" w:rsidRDefault="00EA7A66" w:rsidP="00233D4B"/>
    <w:p w14:paraId="0935FD45" w14:textId="39500771" w:rsidR="001A6F3A" w:rsidRPr="000D03AB" w:rsidRDefault="00E1518E" w:rsidP="001A6F3A">
      <w:r>
        <w:t>Endelig har Danmark en stor population af hobbydyr og kæledyr: det anslås, at der findes omkring 810.000 hunde og 730.000 katte i danske hjem, baseret på nyere undersøgelser. Hertil kommer cirka 177.000 heste, der primært holdes som hobby- og sportsdyr. (Kilder: VetStat, Lægemiddelstyrelsen, Fødevarestyrelsen/CHR m.fl.). </w:t>
      </w:r>
    </w:p>
    <w:p w14:paraId="77420107" w14:textId="1E22310F" w:rsidR="00E1518E" w:rsidRPr="000D03AB" w:rsidRDefault="001A6F3A" w:rsidP="001A6F3A">
      <w:pPr>
        <w:pStyle w:val="Overskrift2"/>
      </w:pPr>
      <w:bookmarkStart w:id="34" w:name="_Toc240973847"/>
      <w:r>
        <w:t>Aktører</w:t>
      </w:r>
      <w:bookmarkEnd w:id="34"/>
      <w:r>
        <w:t> </w:t>
      </w:r>
    </w:p>
    <w:p w14:paraId="3A2E55E4" w14:textId="77777777" w:rsidR="00E1518E" w:rsidRPr="000D03AB" w:rsidRDefault="00E1518E" w:rsidP="00E1518E">
      <w:r>
        <w:t> </w:t>
      </w:r>
    </w:p>
    <w:p w14:paraId="0E077530" w14:textId="30851DE4" w:rsidR="009373B1" w:rsidRPr="000D03AB" w:rsidRDefault="009373B1" w:rsidP="009373B1">
      <w:r>
        <w:t>Figuren neden for giver viser de centrale aktører i det veterinære lægemiddelområde i Danmark.  </w:t>
      </w:r>
    </w:p>
    <w:p w14:paraId="4F2766D0" w14:textId="77777777" w:rsidR="009373B1" w:rsidRPr="000D03AB" w:rsidRDefault="009373B1" w:rsidP="009373B1">
      <w:r>
        <w:t>Den viser, hvordan rollerne fordeler sig fra regulering og tilsyn (LMST, FVST, SDS) over udstedelse og ekspedition af recepter (dyrlæger, apoteker, §39 vet-forhandlere) til slutbrugere (besætningsejere og hobbydyrsejere).  </w:t>
      </w:r>
    </w:p>
    <w:p w14:paraId="73AC453D" w14:textId="77777777" w:rsidR="009373B1" w:rsidRPr="000D03AB" w:rsidRDefault="009373B1" w:rsidP="009373B1"/>
    <w:p w14:paraId="35A01221" w14:textId="340DAC6F" w:rsidR="009373B1" w:rsidRPr="000D03AB" w:rsidRDefault="009373B1" w:rsidP="009373B1">
      <w:r>
        <w:t>Tilknyttede nøgletal giver et indtryk af skalaen: Fx antal aktive dyrlæger, apoteker, forhandlere og produktionsbedrifter (fx landbrug, dambrug, etc.) eller private dyreholdere (inkl. hobby- og kæledyr).  </w:t>
      </w:r>
    </w:p>
    <w:p w14:paraId="1FC3D69D" w14:textId="77777777" w:rsidR="009373B1" w:rsidRPr="000D03AB" w:rsidRDefault="009373B1" w:rsidP="009373B1"/>
    <w:p w14:paraId="58E44A4A" w14:textId="09DCD1CA" w:rsidR="009373B1" w:rsidRPr="00E96759" w:rsidRDefault="009373B1" w:rsidP="009373B1">
      <w:pPr>
        <w:rPr>
          <w:lang w:val="nb-NO"/>
        </w:rPr>
      </w:pPr>
      <w:r>
        <w:rPr>
          <w:lang w:val="nb-NO"/>
        </w:rPr>
        <w:t>Figuren illustrerer dermed både det organisatoriske og kvantitative omfang.</w:t>
      </w:r>
    </w:p>
    <w:p w14:paraId="1EA1D87B" w14:textId="4902CB9A" w:rsidR="00E1518E" w:rsidRPr="00E96759" w:rsidRDefault="00E1518E" w:rsidP="00E1518E">
      <w:pPr>
        <w:rPr>
          <w:lang w:val="nb-NO"/>
        </w:rPr>
      </w:pPr>
    </w:p>
    <w:p w14:paraId="14E304E2" w14:textId="77777777" w:rsidR="00637CE6" w:rsidRPr="00E96759" w:rsidRDefault="00637CE6" w:rsidP="00E1518E">
      <w:pPr>
        <w:rPr>
          <w:lang w:val="nb-NO"/>
        </w:rPr>
      </w:pPr>
    </w:p>
    <w:p w14:paraId="4A348B5C" w14:textId="77777777" w:rsidR="00E1518E" w:rsidRPr="00E96759" w:rsidRDefault="00E1518E" w:rsidP="00E1518E">
      <w:pPr>
        <w:rPr>
          <w:lang w:val="nb-NO"/>
        </w:rPr>
      </w:pPr>
      <w:r>
        <w:rPr>
          <w:lang w:val="nb-NO"/>
        </w:rPr>
        <w:lastRenderedPageBreak/>
        <w:t> </w:t>
      </w:r>
    </w:p>
    <w:p w14:paraId="5CD328DA" w14:textId="1FE028E0" w:rsidR="00E1518E" w:rsidRPr="000D03AB" w:rsidRDefault="00E1518E" w:rsidP="00E1518E">
      <w:r>
        <w:rPr>
          <w:noProof/>
        </w:rPr>
        <w:drawing>
          <wp:inline distT="0" distB="0" distL="0" distR="0" wp14:anchorId="556A8665" wp14:editId="7863988C">
            <wp:extent cx="4743450" cy="4305300"/>
            <wp:effectExtent l="0" t="0" r="0" b="0"/>
            <wp:docPr id="415737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3450" cy="4305300"/>
                    </a:xfrm>
                    <a:prstGeom prst="rect">
                      <a:avLst/>
                    </a:prstGeom>
                    <a:noFill/>
                    <a:ln>
                      <a:noFill/>
                    </a:ln>
                  </pic:spPr>
                </pic:pic>
              </a:graphicData>
            </a:graphic>
          </wp:inline>
        </w:drawing>
      </w:r>
      <w:r>
        <w:t> </w:t>
      </w:r>
    </w:p>
    <w:p w14:paraId="2BD32AA2" w14:textId="77777777" w:rsidR="00E1518E" w:rsidRPr="000D03AB" w:rsidRDefault="00E1518E" w:rsidP="00E1518E">
      <w:r>
        <w:t> </w:t>
      </w:r>
    </w:p>
    <w:p w14:paraId="128EAF08" w14:textId="449A86B4" w:rsidR="00E1518E" w:rsidRPr="000D03AB" w:rsidRDefault="005E7F70" w:rsidP="005E7F70">
      <w:pPr>
        <w:pStyle w:val="Overskrift2"/>
      </w:pPr>
      <w:bookmarkStart w:id="35" w:name="_Toc240973848"/>
      <w:r>
        <w:t>Formål</w:t>
      </w:r>
      <w:bookmarkEnd w:id="35"/>
    </w:p>
    <w:p w14:paraId="1A5EFB8E" w14:textId="77777777" w:rsidR="00363DAB" w:rsidRPr="000D03AB" w:rsidRDefault="00363DAB" w:rsidP="00A034E4"/>
    <w:p w14:paraId="3BC178AC" w14:textId="77777777" w:rsidR="00743314" w:rsidRPr="000D03AB" w:rsidRDefault="00082C17" w:rsidP="00255FC5">
      <w:r>
        <w:t xml:space="preserve">Formålet er at etablere </w:t>
      </w:r>
      <w:r>
        <w:rPr>
          <w:b/>
          <w:bCs/>
        </w:rPr>
        <w:t>Løsningen</w:t>
      </w:r>
      <w:r>
        <w:t xml:space="preserve"> som en myndighedsudbudt digital løsning, der effektivt forbedrer sikkerheden og kvaliteten i hele processen fra udstedelse af recept til udlevering af lægemiddel. </w:t>
      </w:r>
    </w:p>
    <w:p w14:paraId="7C9A173C" w14:textId="77777777" w:rsidR="00743314" w:rsidRPr="000D03AB" w:rsidRDefault="00743314" w:rsidP="00255FC5"/>
    <w:p w14:paraId="5ECA0307" w14:textId="083F39D3" w:rsidR="00255FC5" w:rsidRPr="000D03AB" w:rsidRDefault="00E7334B" w:rsidP="00255FC5">
      <w:r>
        <w:rPr>
          <w:b/>
          <w:bCs/>
        </w:rPr>
        <w:t>Løsningen</w:t>
      </w:r>
      <w:r>
        <w:t xml:space="preserve"> skal give mulighed for at optimere arbejdsgange og skabe et ubrudt og beskyttet digitalt flow af receptdata og dermed at sikre både fortrolighed, integritet og sporbarhed til gavn for dyreejere, dyrlæger, apoteker og myndigheder.</w:t>
      </w:r>
    </w:p>
    <w:p w14:paraId="7812E4D4" w14:textId="77777777" w:rsidR="00F33D5F" w:rsidRPr="000D03AB" w:rsidRDefault="00F33D5F" w:rsidP="00255FC5">
      <w:pPr>
        <w:rPr>
          <w:b/>
          <w:bCs/>
        </w:rPr>
      </w:pPr>
    </w:p>
    <w:p w14:paraId="2B56F0B7" w14:textId="6DFD11C5" w:rsidR="0070604E" w:rsidRPr="000D03AB" w:rsidRDefault="001C683A" w:rsidP="001C683A">
      <w:r>
        <w:rPr>
          <w:b/>
        </w:rPr>
        <w:t>Løsningen</w:t>
      </w:r>
      <w:r>
        <w:t xml:space="preserve"> består af DVR-løsningen og Stamdataløsningen. </w:t>
      </w:r>
    </w:p>
    <w:p w14:paraId="0FD73912" w14:textId="77777777" w:rsidR="00304B65" w:rsidRPr="000D03AB" w:rsidRDefault="00304B65" w:rsidP="001C683A"/>
    <w:p w14:paraId="199CE86E" w14:textId="15BA16D9" w:rsidR="00636352" w:rsidRPr="000D03AB" w:rsidRDefault="001C683A" w:rsidP="001C683A">
      <w:r>
        <w:rPr>
          <w:b/>
        </w:rPr>
        <w:t>DVR-løsningen</w:t>
      </w:r>
      <w:r>
        <w:t xml:space="preserve"> omfatter tre hoveddele: </w:t>
      </w:r>
    </w:p>
    <w:p w14:paraId="553FF474" w14:textId="77777777" w:rsidR="00636352" w:rsidRPr="000D03AB" w:rsidRDefault="00636352" w:rsidP="001C683A"/>
    <w:p w14:paraId="004DC585" w14:textId="3905A17A" w:rsidR="006467F0" w:rsidRPr="000D03AB" w:rsidRDefault="001C683A" w:rsidP="00CD07DE">
      <w:pPr>
        <w:pStyle w:val="Listeafsnit"/>
        <w:numPr>
          <w:ilvl w:val="0"/>
          <w:numId w:val="22"/>
        </w:numPr>
      </w:pPr>
      <w:r>
        <w:rPr>
          <w:b/>
        </w:rPr>
        <w:t>DVR online</w:t>
      </w:r>
      <w:r>
        <w:t xml:space="preserve">, som udgør en webbrugergrænseflade for receptudstedelse</w:t>
      </w:r>
    </w:p>
    <w:p w14:paraId="25A64235" w14:textId="1B755BC1" w:rsidR="00636352" w:rsidRPr="000D03AB" w:rsidRDefault="001C683A" w:rsidP="00CD07DE">
      <w:pPr>
        <w:pStyle w:val="Listeafsnit"/>
        <w:numPr>
          <w:ilvl w:val="0"/>
          <w:numId w:val="22"/>
        </w:numPr>
      </w:pPr>
      <w:r>
        <w:rPr>
          <w:b/>
        </w:rPr>
        <w:t>DVR-applikationen</w:t>
      </w:r>
      <w:r>
        <w:t xml:space="preserve">, som varetager den centrale forretningslogik, samt </w:t>
      </w:r>
    </w:p>
    <w:p w14:paraId="238D8F74" w14:textId="12C3AECA" w:rsidR="0070604E" w:rsidRPr="000D03AB" w:rsidRDefault="001C683A" w:rsidP="00CD07DE">
      <w:pPr>
        <w:pStyle w:val="Listeafsnit"/>
        <w:numPr>
          <w:ilvl w:val="0"/>
          <w:numId w:val="22"/>
        </w:numPr>
      </w:pPr>
      <w:r>
        <w:rPr>
          <w:b/>
        </w:rPr>
        <w:t>DVR</w:t>
      </w:r>
      <w:r>
        <w:rPr>
          <w:b/>
          <w:bCs/>
        </w:rPr>
        <w:t xml:space="preserve"> </w:t>
      </w:r>
      <w:r>
        <w:rPr>
          <w:b/>
        </w:rPr>
        <w:t>services</w:t>
      </w:r>
      <w:r>
        <w:t xml:space="preserve">, som udstiller de nødvendige services til brug for de </w:t>
      </w:r>
      <w:r>
        <w:rPr>
          <w:b/>
        </w:rPr>
        <w:t>eksterne anvendersystemers</w:t>
      </w:r>
      <w:r>
        <w:t xml:space="preserve"> integration med DVR-løsningen. </w:t>
      </w:r>
    </w:p>
    <w:p>
      <w:pPr>
        <w:rPr>
          <w:ins w:id="1106" w:author="Claude" w:date="2026-09-29T12:00:00Z"/>
        </w:rPr>
      </w:pPr>
      <w:ins w:id="1107" w:author="Claude" w:date="2026-09-29T12:00:00Z">
        <w:r>
          <w:rPr>
            <w:b/>
          </w:rPr>
          <w:t xml:space="preserve">DVR online udbydes som en Option, jf. Kontraktens punkt 6.2 og 6.3. Kravene til Optionen fremgår af afsnit 2.1, 2.3 og 3.5 og prissættes særskilt i bilag 12, Appendiks A, punkt 8.</w:t>
        </w:r>
      </w:ins>
    </w:p>
    <w:p w14:paraId="0EE4ADA7" w14:textId="77777777" w:rsidR="0070604E" w:rsidRPr="000D03AB" w:rsidRDefault="0070604E" w:rsidP="001C683A"/>
    <w:p w14:paraId="1093471B" w14:textId="77777777" w:rsidR="00304B65" w:rsidRPr="000D03AB" w:rsidRDefault="001C683A" w:rsidP="001C683A">
      <w:r>
        <w:rPr>
          <w:b/>
        </w:rPr>
        <w:t>Stamdataløsningen</w:t>
      </w:r>
      <w:r>
        <w:t xml:space="preserve"> omfatter tilsvarende tre hoveddele: </w:t>
      </w:r>
    </w:p>
    <w:p w14:paraId="25415C6F" w14:textId="77777777" w:rsidR="00304B65" w:rsidRPr="000D03AB" w:rsidRDefault="00304B65" w:rsidP="001C683A"/>
    <w:p w14:paraId="77D382EE" w14:textId="7A1EDC5F" w:rsidR="00304B65" w:rsidRPr="000D03AB" w:rsidRDefault="00636352" w:rsidP="00CD07DE">
      <w:pPr>
        <w:pStyle w:val="Listeafsnit"/>
        <w:numPr>
          <w:ilvl w:val="0"/>
          <w:numId w:val="23"/>
        </w:numPr>
      </w:pPr>
      <w:r>
        <w:rPr>
          <w:b/>
        </w:rPr>
        <w:t>Stamdataindlæsere</w:t>
      </w:r>
      <w:r>
        <w:t xml:space="preserve">, som håndterer indlæsning af data fra stamdatakilder, </w:t>
      </w:r>
    </w:p>
    <w:p w14:paraId="6E96E573" w14:textId="4DD263D8" w:rsidR="00304B65" w:rsidRPr="000D03AB" w:rsidRDefault="00636352" w:rsidP="00CD07DE">
      <w:pPr>
        <w:pStyle w:val="Listeafsnit"/>
        <w:numPr>
          <w:ilvl w:val="0"/>
          <w:numId w:val="23"/>
        </w:numPr>
      </w:pPr>
      <w:r>
        <w:rPr>
          <w:b/>
          <w:bCs/>
        </w:rPr>
        <w:lastRenderedPageBreak/>
        <w:t>Stamdatadatabase</w:t>
      </w:r>
      <w:r>
        <w:t xml:space="preserve">, som opbevarer de konsoliderede stamdata, samt </w:t>
      </w:r>
    </w:p>
    <w:p w14:paraId="27F1FCE9" w14:textId="018D1451" w:rsidR="0070604E" w:rsidRPr="000D03AB" w:rsidRDefault="00636352" w:rsidP="00CD07DE">
      <w:pPr>
        <w:pStyle w:val="Listeafsnit"/>
        <w:numPr>
          <w:ilvl w:val="0"/>
          <w:numId w:val="23"/>
        </w:numPr>
      </w:pPr>
      <w:r>
        <w:rPr>
          <w:b/>
          <w:bCs/>
        </w:rPr>
        <w:t xml:space="preserve">Stamdata services</w:t>
      </w:r>
      <w:r>
        <w:t xml:space="preserve">, som udstiller stamdata til brug for DVR-løsningen og de </w:t>
      </w:r>
      <w:r>
        <w:rPr>
          <w:b/>
        </w:rPr>
        <w:t>eksterne anvendersystemer</w:t>
      </w:r>
      <w:r>
        <w:t xml:space="preserve">. </w:t>
      </w:r>
    </w:p>
    <w:p w14:paraId="384A9DB4" w14:textId="71F2804D" w:rsidR="00D21B80" w:rsidRPr="000D03AB" w:rsidRDefault="00D21B80" w:rsidP="001C683A"/>
    <w:p w14:paraId="70ECD728" w14:textId="4A40F02C" w:rsidR="00A034E4" w:rsidRPr="000D03AB" w:rsidRDefault="001C683A" w:rsidP="001C683A">
      <w:r>
        <w:t>Stamdataløsningen vil samtidig kunne udstille stamdata til både DVR-løsningen og eksterne anvendersystemer og vil på sigt kunne understøtte yderligere anvendelser uden for det aktuelle scope for Løsningen.</w:t>
      </w:r>
    </w:p>
    <w:p w14:paraId="1953C795" w14:textId="77777777" w:rsidR="00E77BC8" w:rsidRPr="000D03AB" w:rsidRDefault="00E77BC8" w:rsidP="00971714">
      <w:pPr>
        <w:spacing w:line="276" w:lineRule="auto"/>
      </w:pPr>
    </w:p>
    <w:p w14:paraId="6F1C3E78" w14:textId="77777777" w:rsidR="00B14249" w:rsidRPr="000D03AB" w:rsidRDefault="00B14249" w:rsidP="00B14249">
      <w:r>
        <w:t xml:space="preserve">DVR-løsningen og Stamdataløsningen understøtter hinanden og skaber grundlag for en øget automatiseringsgrad, reduktion af fejl i registreringer, øget tilgængelighed af data og frigørelse af ressourcer fra den manuelle håndtering, der i dag præger området. </w:t>
      </w:r>
    </w:p>
    <w:p w14:paraId="03D074C4" w14:textId="77777777" w:rsidR="00B14249" w:rsidRPr="000D03AB" w:rsidRDefault="00B14249" w:rsidP="00971714">
      <w:pPr>
        <w:spacing w:line="276" w:lineRule="auto"/>
      </w:pPr>
    </w:p>
    <w:p w14:paraId="30C06BE1" w14:textId="62F61F33" w:rsidR="00E77BC8" w:rsidRPr="000D03AB" w:rsidRDefault="00E77BC8" w:rsidP="00971714">
      <w:pPr>
        <w:spacing w:line="276" w:lineRule="auto"/>
      </w:pPr>
    </w:p>
    <w:p w14:paraId="09B5184F" w14:textId="74615752" w:rsidR="00CE5BA4" w:rsidRPr="000D03AB" w:rsidRDefault="00A91141" w:rsidP="00CE5BA4">
      <w:r>
        <w:rPr>
          <w:noProof/>
          <w:sz w:val="16"/>
          <w:szCs w:val="16"/>
        </w:rPr>
        <w:drawing>
          <wp:inline distT="0" distB="0" distL="0" distR="0" wp14:anchorId="1A093AA3" wp14:editId="59A7E6F9">
            <wp:extent cx="5689600" cy="3686810"/>
            <wp:effectExtent l="0" t="0" r="6350" b="8890"/>
            <wp:docPr id="1828795978" name="Billede 1" descr="Et billede, der indeholder tekst, skærmbillede, diagram, linje/række  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95978" name="Billede 1" descr="Et billede, der indeholder tekst, skærmbillede, diagram, linje/række  AI-genereret indhold kan være ukorrekt."/>
                    <pic:cNvPicPr/>
                  </pic:nvPicPr>
                  <pic:blipFill>
                    <a:blip r:embed="rId19">
                      <a:extLst>
                        <a:ext uri="{28A0092B-C50C-407E-A947-70E740481C1C}">
                          <a14:useLocalDpi xmlns:a14="http://schemas.microsoft.com/office/drawing/2010/main" val="0"/>
                        </a:ext>
                      </a:extLst>
                    </a:blip>
                    <a:stretch>
                      <a:fillRect/>
                    </a:stretch>
                  </pic:blipFill>
                  <pic:spPr>
                    <a:xfrm>
                      <a:off x="0" y="0"/>
                      <a:ext cx="5689600" cy="3686810"/>
                    </a:xfrm>
                    <a:prstGeom prst="rect">
                      <a:avLst/>
                    </a:prstGeom>
                  </pic:spPr>
                </pic:pic>
              </a:graphicData>
            </a:graphic>
          </wp:inline>
        </w:drawing>
      </w:r>
    </w:p>
    <w:p w14:paraId="3E209E57" w14:textId="77777777" w:rsidR="007C30FD" w:rsidRPr="000D03AB" w:rsidRDefault="007C30FD" w:rsidP="00CE5BA4"/>
    <w:p w14:paraId="2B4774DE" w14:textId="6000851F" w:rsidR="001945B1" w:rsidRPr="000D03AB" w:rsidRDefault="001945B1" w:rsidP="001945B1">
      <w:pPr>
        <w:rPr>
          <w:iCs/>
        </w:rPr>
      </w:pPr>
      <w:r>
        <w:rPr>
          <w:b/>
          <w:bCs/>
          <w:iCs/>
        </w:rPr>
        <w:t>Stamdatakilder</w:t>
      </w:r>
      <w:r>
        <w:rPr>
          <w:iCs/>
        </w:rPr>
        <w:t xml:space="preserve"> er samlebetegnelsen for de datakilder, hvorfra data, der skal anvendes i Stamdataløsningen, kommer. Stamdatakilderne ejes af forskellige myndigheder, herunder Fødevarestyrelsen, Lægemiddelstyrelsen og Sundhedsdatastyrelsen. Stamdatakilderne er ikke en del af Løsningen, og de er ikke nødvendigvis de autoritative kilder til data.</w:t>
      </w:r>
    </w:p>
    <w:p w14:paraId="183E5B76" w14:textId="77777777" w:rsidR="001945B1" w:rsidRPr="000D03AB" w:rsidRDefault="001945B1" w:rsidP="00CE5BA4">
      <w:pPr>
        <w:rPr>
          <w:iCs/>
        </w:rPr>
      </w:pPr>
    </w:p>
    <w:p w14:paraId="73097157" w14:textId="4B920CF0" w:rsidR="00FB79A1" w:rsidRPr="000D03AB" w:rsidRDefault="00FB79A1" w:rsidP="00FB79A1">
      <w:r>
        <w:t xml:space="preserve">Data om dyrlæger, besætninger og besætningsejere fås via REST services, hvor output leveres i JSON og udstilles af Fødevarestyrelsen.</w:t>
      </w:r>
    </w:p>
    <w:p w14:paraId="4C4E0187" w14:textId="77777777" w:rsidR="006A6E0F" w:rsidRPr="000D03AB" w:rsidRDefault="006A6E0F" w:rsidP="006A6E0F"/>
    <w:p w14:paraId="679D79AC" w14:textId="77777777" w:rsidR="006A6E0F" w:rsidRPr="000D03AB" w:rsidRDefault="006A6E0F" w:rsidP="006A6E0F">
      <w:r>
        <w:t xml:space="preserve">Data om §39 vet-forhandlere fås via en REST service, hvor output leveres i JSON format, som udstilles på Lægemiddelstyrelsens integrationsplatform. </w:t>
      </w:r>
    </w:p>
    <w:p w14:paraId="1F51AF53" w14:textId="77777777" w:rsidR="006A6E0F" w:rsidRPr="000D03AB" w:rsidRDefault="006A6E0F" w:rsidP="003047AA"/>
    <w:p w14:paraId="1BBFD5F3" w14:textId="434EC0F7" w:rsidR="003047AA" w:rsidRPr="000D03AB" w:rsidRDefault="003047AA" w:rsidP="003047AA">
      <w:r>
        <w:t xml:space="preserve">Følgende datakilder fås via den Nationale Serviceplatform (NSP), der anvender "Den gode webservice", hvor protokollen er SOAP og output er i XML format:</w:t>
      </w:r>
    </w:p>
    <w:p w14:paraId="22155F85" w14:textId="77777777" w:rsidR="000F04BE" w:rsidRPr="000D03AB" w:rsidRDefault="000F04BE" w:rsidP="003047AA"/>
    <w:p w14:paraId="297F9A1B" w14:textId="77777777" w:rsidR="003047AA" w:rsidRPr="000D03AB" w:rsidRDefault="003047AA" w:rsidP="003047AA"/>
    <w:p w14:paraId="1F47B495" w14:textId="463FE4FB" w:rsidR="003047AA" w:rsidRPr="000D03AB" w:rsidRDefault="003047AA" w:rsidP="00CD07DE">
      <w:pPr>
        <w:pStyle w:val="Listeafsnit"/>
        <w:numPr>
          <w:ilvl w:val="0"/>
          <w:numId w:val="24"/>
        </w:numPr>
      </w:pPr>
      <w:r>
        <w:lastRenderedPageBreak/>
        <w:t>Apoteker og Filialer</w:t>
      </w:r>
    </w:p>
    <w:p w14:paraId="1CE78981" w14:textId="2FF4CC48" w:rsidR="003047AA" w:rsidRPr="000D03AB" w:rsidRDefault="003047AA" w:rsidP="00CD07DE">
      <w:pPr>
        <w:pStyle w:val="Listeafsnit"/>
        <w:numPr>
          <w:ilvl w:val="0"/>
          <w:numId w:val="24"/>
        </w:numPr>
      </w:pPr>
      <w:r>
        <w:t>Medicinpriser</w:t>
      </w:r>
    </w:p>
    <w:p w14:paraId="7992D760" w14:textId="33F3E74E" w:rsidR="00E47026" w:rsidRPr="000D03AB" w:rsidRDefault="003047AA" w:rsidP="00CD07DE">
      <w:pPr>
        <w:pStyle w:val="Listeafsnit"/>
        <w:numPr>
          <w:ilvl w:val="0"/>
          <w:numId w:val="24"/>
        </w:numPr>
      </w:pPr>
      <w:r>
        <w:t>Apotekere og bevillinger</w:t>
      </w:r>
    </w:p>
    <w:p w14:paraId="115D82F3" w14:textId="77777777" w:rsidR="003047AA" w:rsidRPr="000D03AB" w:rsidDel="006A6E0F" w:rsidRDefault="003047AA" w:rsidP="003047AA"/>
    <w:p w14:paraId="353CA818" w14:textId="4B756E88" w:rsidR="00FB79A1" w:rsidRPr="000D03AB" w:rsidRDefault="00FB79A1" w:rsidP="00FB79A1">
      <w:pPr>
        <w:rPr>
          <w:iCs/>
        </w:rPr>
      </w:pPr>
      <w:r>
        <w:t>Dyreartregister, Aldersgrupperegister og Ordinationsgrupperegister udstilles som 3 separate CSV-filer – én for hvert register. Disse placeres på en af Lægemiddelstyrelsens SFTP-servere.</w:t>
      </w:r>
    </w:p>
    <w:p w14:paraId="610531D0" w14:textId="77777777" w:rsidR="005E291C" w:rsidRPr="000D03AB" w:rsidRDefault="005E291C" w:rsidP="006C5349">
      <w:pPr>
        <w:rPr>
          <w:b/>
          <w:bCs/>
          <w:i/>
        </w:rPr>
      </w:pPr>
    </w:p>
    <w:p w14:paraId="24748418" w14:textId="4EEEE0C7" w:rsidR="00194FB2" w:rsidRPr="000D03AB" w:rsidRDefault="004029B4" w:rsidP="00194FB2">
      <w:r>
        <w:rPr>
          <w:b/>
        </w:rPr>
        <w:t>Eksterne anvendersystemer</w:t>
      </w:r>
      <w:r>
        <w:t xml:space="preserve"> er samlebetegnelsen for systemer, der anvender </w:t>
      </w:r>
      <w:r>
        <w:rPr>
          <w:iCs/>
        </w:rPr>
        <w:t xml:space="preserve">stamdata services og</w:t>
      </w:r>
      <w:r>
        <w:t>/eller DVR</w:t>
      </w:r>
      <w:r>
        <w:rPr>
          <w:iCs/>
        </w:rPr>
        <w:t xml:space="preserve"> services.</w:t>
      </w:r>
      <w:r>
        <w:t xml:space="preserve"> De eksterne </w:t>
      </w:r>
      <w:r>
        <w:rPr>
          <w:b/>
        </w:rPr>
        <w:t>anvendersystemer</w:t>
      </w:r>
      <w:r>
        <w:t xml:space="preserve"> er ikke en del af Løsningen. De eksterne anvendersystemer omfatter:</w:t>
      </w:r>
    </w:p>
    <w:p w14:paraId="24FC46C3" w14:textId="77777777" w:rsidR="004029B4" w:rsidRPr="000D03AB" w:rsidRDefault="004029B4" w:rsidP="00194FB2"/>
    <w:p w14:paraId="7D33707E" w14:textId="3B0A2AC4" w:rsidR="00194FB2" w:rsidRPr="000D03AB" w:rsidRDefault="00194FB2" w:rsidP="00CD07DE">
      <w:pPr>
        <w:pStyle w:val="Listeafsnit"/>
        <w:numPr>
          <w:ilvl w:val="0"/>
          <w:numId w:val="25"/>
        </w:numPr>
      </w:pPr>
      <w:r>
        <w:rPr>
          <w:b/>
        </w:rPr>
        <w:t>Dyrlægesystemer</w:t>
      </w:r>
      <w:r>
        <w:t xml:space="preserve"> – dækker over både systemer i dyrlægepraksis og systemer der udbydes til dyrlæger udenfor dyrlægepraksis, som bl.a. anvendes ved udstedelse af recepter på lægemidler til dyr. Stamdata hentes fra Stamdataløsningen via REST fra Stamdata services og receptrelaterede data udveksles med DVR-løsningen via DVR services.</w:t>
      </w:r>
    </w:p>
    <w:p w14:paraId="396F80D1" w14:textId="77777777" w:rsidR="00A21504" w:rsidRPr="000D03AB" w:rsidRDefault="00A21504" w:rsidP="00A21504">
      <w:pPr>
        <w:pStyle w:val="Listeafsnit"/>
      </w:pPr>
    </w:p>
    <w:p w14:paraId="05ADB343" w14:textId="51CC9F55" w:rsidR="00A21504" w:rsidRPr="000D03AB" w:rsidRDefault="00A21504" w:rsidP="00CD07DE">
      <w:pPr>
        <w:pStyle w:val="Listeafsnit"/>
        <w:numPr>
          <w:ilvl w:val="0"/>
          <w:numId w:val="25"/>
        </w:numPr>
      </w:pPr>
      <w:r>
        <w:rPr>
          <w:b/>
          <w:bCs/>
          <w:iCs/>
        </w:rPr>
        <w:t>§39 vet-forhandlersystemer</w:t>
      </w:r>
      <w:r>
        <w:rPr>
          <w:i/>
        </w:rPr>
        <w:t xml:space="preserve"> </w:t>
      </w:r>
      <w:r>
        <w:t xml:space="preserve">– dækker over de systemer som §39 vet-forhandlere anvender til bl.a. oprettelse af recepter og udlevering af lægemidler til dyr. Stamdata hentes fra Stamdataløsningen via REST fra stamdata services, og receptrelaterede data udveksles med DVR-løsningen via DVR-services.</w:t>
      </w:r>
    </w:p>
    <w:p w14:paraId="73C2C2F1" w14:textId="77777777" w:rsidR="00A21504" w:rsidRPr="000D03AB" w:rsidRDefault="00A21504" w:rsidP="00A21504"/>
    <w:p w14:paraId="61084FF6" w14:textId="4F4B2F18" w:rsidR="00820505" w:rsidRPr="000D03AB" w:rsidRDefault="00A21504" w:rsidP="00CD07DE">
      <w:pPr>
        <w:pStyle w:val="Listeafsnit"/>
        <w:numPr>
          <w:ilvl w:val="0"/>
          <w:numId w:val="25"/>
        </w:numPr>
      </w:pPr>
      <w:r>
        <w:rPr>
          <w:b/>
          <w:bCs/>
          <w:iCs/>
        </w:rPr>
        <w:t>Apotekssystemer</w:t>
      </w:r>
      <w:r>
        <w:rPr>
          <w:iCs/>
        </w:rPr>
        <w:t xml:space="preserve"> </w:t>
      </w:r>
      <w:r>
        <w:t xml:space="preserve">- dækker over de systemer som apotekerne anvender til bl.a. oprettelser af recepter og udlevering af lægemidler til dyr. Stamdata hentes fra Stamdataløsningen via REST fra stamdata services, og receptrelaterede data udveksles med DVR-løsningen via DVR services.</w:t>
      </w:r>
    </w:p>
    <w:p w14:paraId="54A143A6" w14:textId="77777777" w:rsidR="00D02A4E" w:rsidRPr="000D03AB" w:rsidRDefault="00D02A4E" w:rsidP="00D02A4E"/>
    <w:p w14:paraId="3A77024B" w14:textId="77777777" w:rsidR="005E291C" w:rsidRPr="000D03AB" w:rsidRDefault="005E291C" w:rsidP="005E291C">
      <w:pPr>
        <w:pStyle w:val="Overskrift2"/>
      </w:pPr>
      <w:bookmarkStart w:id="36" w:name="_Toc240973849"/>
      <w:r>
        <w:t>Applikationsmålarkitektur for DVR-løsningen</w:t>
      </w:r>
      <w:bookmarkEnd w:id="36"/>
    </w:p>
    <w:p w14:paraId="029FB79D" w14:textId="77777777" w:rsidR="005E291C" w:rsidRPr="000D03AB" w:rsidRDefault="005E291C" w:rsidP="005E291C"/>
    <w:p w14:paraId="4453B6A3" w14:textId="488A8E9D" w:rsidR="005E291C" w:rsidRPr="000D03AB" w:rsidRDefault="005E291C" w:rsidP="005E291C">
      <w:r>
        <w:t xml:space="preserve">Af figuren nedenfor fremgår en mere detaljeret illustration af DVR-løsningen. </w:t>
      </w:r>
    </w:p>
    <w:p w14:paraId="5A925253" w14:textId="77777777" w:rsidR="005E291C" w:rsidRPr="000D03AB" w:rsidRDefault="005E291C" w:rsidP="005E291C"/>
    <w:p w14:paraId="3A6D1318" w14:textId="791BF3C1" w:rsidR="005E291C" w:rsidRPr="000D03AB" w:rsidRDefault="005E291C" w:rsidP="005E291C">
      <w:pPr>
        <w:rPr>
          <w:highlight w:val="yellow"/>
        </w:rPr>
      </w:pPr>
      <w:r>
        <w:t xml:space="preserve">En detaljeret beskrivelse af, hvilke eksterne anvendersystemer der må kalde hvilke services, fremgår af bilag 3A, Appendiks D afsnit 8.</w:t>
      </w:r>
    </w:p>
    <w:p w14:paraId="05824A80" w14:textId="77777777" w:rsidR="005E291C" w:rsidRPr="000D03AB" w:rsidRDefault="005E291C" w:rsidP="005E291C">
      <w:pPr>
        <w:rPr>
          <w:highlight w:val="yellow"/>
        </w:rPr>
      </w:pPr>
    </w:p>
    <w:p w14:paraId="7270CE9D" w14:textId="77777777" w:rsidR="005E291C" w:rsidRPr="000D03AB" w:rsidRDefault="005E291C" w:rsidP="005E291C">
      <w:r>
        <w:rPr>
          <w:noProof/>
        </w:rPr>
        <w:lastRenderedPageBreak/>
        <w:drawing>
          <wp:inline distT="0" distB="0" distL="0" distR="0" wp14:anchorId="6AE3B045" wp14:editId="3E733C59">
            <wp:extent cx="5689600" cy="5855335"/>
            <wp:effectExtent l="0" t="0" r="6350" b="0"/>
            <wp:docPr id="1081293880" name="Picture 3" descr="Et billede, der indeholder tekst, skærmbillede, diagram, Parallel  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93880" name="Picture 3" descr="Et billede, der indeholder tekst, skærmbillede, diagram, Parallel  AI-genereret indhold kan være ukorrekt."/>
                    <pic:cNvPicPr/>
                  </pic:nvPicPr>
                  <pic:blipFill>
                    <a:blip r:embed="rId20">
                      <a:extLst>
                        <a:ext uri="{28A0092B-C50C-407E-A947-70E740481C1C}">
                          <a14:useLocalDpi xmlns:a14="http://schemas.microsoft.com/office/drawing/2010/main" val="0"/>
                        </a:ext>
                      </a:extLst>
                    </a:blip>
                    <a:stretch>
                      <a:fillRect/>
                    </a:stretch>
                  </pic:blipFill>
                  <pic:spPr>
                    <a:xfrm>
                      <a:off x="0" y="0"/>
                      <a:ext cx="5689600" cy="5855335"/>
                    </a:xfrm>
                    <a:prstGeom prst="rect">
                      <a:avLst/>
                    </a:prstGeom>
                  </pic:spPr>
                </pic:pic>
              </a:graphicData>
            </a:graphic>
          </wp:inline>
        </w:drawing>
      </w:r>
    </w:p>
    <w:p w14:paraId="6CB34D20" w14:textId="560C21BE" w:rsidR="005E291C" w:rsidRPr="000D03AB" w:rsidRDefault="005E291C" w:rsidP="005E291C">
      <w:pPr>
        <w:pStyle w:val="Billedtekst"/>
      </w:pPr>
      <w:r>
        <w:t xml:space="preserve">Applikationsmålarkitektur for DVR-løsningen med eksterne anvendersystemer</w:t>
      </w:r>
    </w:p>
    <w:p w14:paraId="35A2BAA3" w14:textId="77777777" w:rsidR="005E291C" w:rsidRPr="000D03AB" w:rsidRDefault="005E291C" w:rsidP="005E291C"/>
    <w:p w14:paraId="42C8CA2D" w14:textId="2F201D98" w:rsidR="005E291C" w:rsidRPr="000D03AB" w:rsidRDefault="005E291C" w:rsidP="005E291C">
      <w:pPr>
        <w:rPr>
          <w:iCs/>
        </w:rPr>
      </w:pPr>
      <w:r>
        <w:rPr>
          <w:iCs/>
        </w:rPr>
        <w:t xml:space="preserve">DVR online, DVR applikation og DVR services</w:t>
      </w:r>
      <w:r>
        <w:rPr>
          <w:i/>
        </w:rPr>
        <w:t xml:space="preserve"> </w:t>
      </w:r>
      <w:r>
        <w:rPr>
          <w:iCs/>
        </w:rPr>
        <w:t>udgør tilsammen den del af</w:t>
      </w:r>
      <w:r>
        <w:rPr>
          <w:i/>
        </w:rPr>
        <w:t xml:space="preserve"> </w:t>
      </w:r>
      <w:r>
        <w:rPr>
          <w:iCs/>
        </w:rPr>
        <w:t>Løsningen</w:t>
      </w:r>
      <w:r>
        <w:rPr>
          <w:i/>
        </w:rPr>
        <w:t xml:space="preserve">, </w:t>
      </w:r>
      <w:r>
        <w:rPr>
          <w:iCs/>
        </w:rPr>
        <w:t>der understøtter udstedelse af recepter og udlevering af lægemidler. Denne del af Løsningen består af:</w:t>
      </w:r>
    </w:p>
    <w:p w14:paraId="06B83A12" w14:textId="77777777" w:rsidR="005E291C" w:rsidRPr="000D03AB" w:rsidRDefault="005E291C" w:rsidP="005E291C">
      <w:pPr>
        <w:spacing w:line="276" w:lineRule="auto"/>
        <w:rPr>
          <w:highlight w:val="yellow"/>
        </w:rPr>
      </w:pPr>
    </w:p>
    <w:tbl>
      <w:tblPr>
        <w:tblW w:w="8618" w:type="dxa"/>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5E291C" w:rsidRPr="000D03AB" w14:paraId="4028AED9" w14:textId="77777777" w:rsidTr="00AB0DFC">
        <w:trPr>
          <w:cantSplit/>
          <w:trHeight w:val="300"/>
          <w:tblHeader/>
        </w:trPr>
        <w:tc>
          <w:tcPr>
            <w:tcW w:w="2098" w:type="dxa"/>
            <w:shd w:val="clear" w:color="auto" w:fill="BFBFBF" w:themeFill="background1" w:themeFillShade="BF"/>
          </w:tcPr>
          <w:p w14:paraId="6498820E" w14:textId="29B0D0D9" w:rsidR="005E291C" w:rsidRPr="000D03AB" w:rsidRDefault="00AC12C3" w:rsidP="0071594E">
            <w:pPr>
              <w:rPr>
                <w:b/>
              </w:rPr>
            </w:pPr>
            <w:r>
              <w:rPr>
                <w:b/>
              </w:rPr>
              <w:t>Løsningsdel</w:t>
            </w:r>
          </w:p>
        </w:tc>
        <w:tc>
          <w:tcPr>
            <w:tcW w:w="6520" w:type="dxa"/>
            <w:shd w:val="clear" w:color="auto" w:fill="BFBFBF" w:themeFill="background1" w:themeFillShade="BF"/>
            <w:vAlign w:val="center"/>
          </w:tcPr>
          <w:p w14:paraId="49C231CC" w14:textId="77777777" w:rsidR="005E291C" w:rsidRPr="000D03AB" w:rsidRDefault="005E291C" w:rsidP="0071594E">
            <w:pPr>
              <w:rPr>
                <w:b/>
              </w:rPr>
            </w:pPr>
            <w:r>
              <w:rPr>
                <w:b/>
              </w:rPr>
              <w:t>Beskrivelse af anvendelse</w:t>
            </w:r>
          </w:p>
          <w:p w14:paraId="39FD295D" w14:textId="77777777" w:rsidR="005E291C" w:rsidRPr="000D03AB" w:rsidRDefault="005E291C" w:rsidP="0071594E">
            <w:pPr>
              <w:rPr>
                <w:b/>
                <w:color w:val="000000"/>
                <w:sz w:val="16"/>
                <w:szCs w:val="16"/>
              </w:rPr>
            </w:pPr>
          </w:p>
        </w:tc>
      </w:tr>
      <w:tr w:rsidR="005E291C" w:rsidRPr="000D03AB" w14:paraId="572A9555" w14:textId="77777777" w:rsidTr="0071594E">
        <w:trPr>
          <w:cantSplit/>
          <w:trHeight w:val="300"/>
        </w:trPr>
        <w:tc>
          <w:tcPr>
            <w:tcW w:w="2098" w:type="dxa"/>
          </w:tcPr>
          <w:p w14:paraId="73C8A168" w14:textId="77777777" w:rsidR="005E291C" w:rsidRPr="000D03AB" w:rsidRDefault="005E291C" w:rsidP="0071594E">
            <w:pPr>
              <w:rPr>
                <w:b/>
                <w:bCs/>
              </w:rPr>
            </w:pPr>
            <w:r>
              <w:rPr>
                <w:b/>
                <w:bCs/>
              </w:rPr>
              <w:t>DVR online</w:t>
            </w:r>
          </w:p>
        </w:tc>
        <w:tc>
          <w:tcPr>
            <w:tcW w:w="6520" w:type="dxa"/>
            <w:vAlign w:val="center"/>
          </w:tcPr>
          <w:p w14:paraId="46902F65" w14:textId="0B6C3A9A" w:rsidR="005E291C" w:rsidRPr="000D03AB" w:rsidRDefault="005E291C" w:rsidP="0071594E">
            <w:r>
              <w:t xml:space="preserve">En webbaseret brugergrænseflade. Herigennem kan dyrlæger få overblik over og udstede egne recepter. </w:t>
            </w:r>
          </w:p>
          <w:p w14:paraId="72E5062B" w14:textId="77777777" w:rsidR="009E4F0D" w:rsidRPr="000D03AB" w:rsidRDefault="009E4F0D" w:rsidP="0071594E"/>
        </w:tc>
      </w:tr>
      <w:tr w:rsidR="005E291C" w:rsidRPr="000D03AB" w14:paraId="1652C03A" w14:textId="77777777" w:rsidTr="0071594E">
        <w:trPr>
          <w:cantSplit/>
          <w:trHeight w:val="300"/>
        </w:trPr>
        <w:tc>
          <w:tcPr>
            <w:tcW w:w="2098" w:type="dxa"/>
          </w:tcPr>
          <w:p w14:paraId="17AFC582" w14:textId="77777777" w:rsidR="005E291C" w:rsidRPr="000D03AB" w:rsidRDefault="005E291C" w:rsidP="0071594E">
            <w:pPr>
              <w:rPr>
                <w:b/>
                <w:bCs/>
              </w:rPr>
            </w:pPr>
            <w:r>
              <w:rPr>
                <w:b/>
                <w:bCs/>
              </w:rPr>
              <w:lastRenderedPageBreak/>
              <w:t>DVR applikation</w:t>
            </w:r>
          </w:p>
        </w:tc>
        <w:tc>
          <w:tcPr>
            <w:tcW w:w="6520" w:type="dxa"/>
            <w:vAlign w:val="center"/>
          </w:tcPr>
          <w:p w14:paraId="5E1A8960" w14:textId="77777777" w:rsidR="00AC12C3" w:rsidRPr="000D03AB" w:rsidRDefault="00AC12C3" w:rsidP="004B7417">
            <w:r>
              <w:t>DVR-applikationen, som varetager den centrale forretningslogik for recepthåndtering:</w:t>
            </w:r>
          </w:p>
          <w:p w14:paraId="4ECE2F18" w14:textId="77777777" w:rsidR="00F4507A" w:rsidRPr="000D03AB" w:rsidRDefault="00F4507A" w:rsidP="004B7417"/>
          <w:p w14:paraId="3B1510B3" w14:textId="77777777" w:rsidR="00AC12C3" w:rsidRPr="000D03AB" w:rsidRDefault="00AC12C3" w:rsidP="00CD07DE">
            <w:pPr>
              <w:pStyle w:val="Listeafsnit"/>
              <w:numPr>
                <w:ilvl w:val="0"/>
                <w:numId w:val="26"/>
              </w:numPr>
            </w:pPr>
            <w:r>
              <w:t xml:space="preserve">Validering af receptindhold </w:t>
            </w:r>
          </w:p>
          <w:p w14:paraId="322E814A" w14:textId="77777777" w:rsidR="00AC12C3" w:rsidRPr="000D03AB" w:rsidRDefault="00AC12C3" w:rsidP="00CD07DE">
            <w:pPr>
              <w:pStyle w:val="Listeafsnit"/>
              <w:numPr>
                <w:ilvl w:val="0"/>
                <w:numId w:val="26"/>
              </w:numPr>
            </w:pPr>
            <w:r>
              <w:t>Receptudstedelse</w:t>
            </w:r>
          </w:p>
          <w:p w14:paraId="3D22BAB1" w14:textId="77777777" w:rsidR="00AC12C3" w:rsidRPr="000D03AB" w:rsidRDefault="00AC12C3" w:rsidP="00CD07DE">
            <w:pPr>
              <w:pStyle w:val="Listeafsnit"/>
              <w:numPr>
                <w:ilvl w:val="0"/>
                <w:numId w:val="26"/>
              </w:numPr>
            </w:pPr>
            <w:r>
              <w:t>Bestilling</w:t>
            </w:r>
          </w:p>
          <w:p w14:paraId="7860E4B9" w14:textId="77777777" w:rsidR="00AC12C3" w:rsidRPr="000D03AB" w:rsidRDefault="00AC12C3" w:rsidP="00CD07DE">
            <w:pPr>
              <w:pStyle w:val="Listeafsnit"/>
              <w:numPr>
                <w:ilvl w:val="0"/>
                <w:numId w:val="26"/>
              </w:numPr>
              <w:rPr>
                <w:rFonts w:asciiTheme="majorHAnsi" w:hAnsiTheme="majorHAnsi"/>
              </w:rPr>
            </w:pPr>
            <w:r>
              <w:t>Udlevering</w:t>
            </w:r>
          </w:p>
          <w:p w14:paraId="4D38C7B8" w14:textId="78BC4C70" w:rsidR="009E4F0D" w:rsidRPr="000D03AB" w:rsidRDefault="009E4F0D" w:rsidP="0071594E">
            <w:pPr>
              <w:rPr>
                <w:rFonts w:asciiTheme="majorHAnsi" w:hAnsiTheme="majorHAnsi"/>
              </w:rPr>
            </w:pPr>
          </w:p>
        </w:tc>
      </w:tr>
      <w:tr w:rsidR="005E291C" w:rsidRPr="000D03AB" w14:paraId="3C53835F" w14:textId="77777777" w:rsidTr="0071594E">
        <w:trPr>
          <w:cantSplit/>
          <w:trHeight w:val="300"/>
        </w:trPr>
        <w:tc>
          <w:tcPr>
            <w:tcW w:w="2098" w:type="dxa"/>
          </w:tcPr>
          <w:p w14:paraId="7FA53780" w14:textId="77777777" w:rsidR="005E291C" w:rsidRPr="000D03AB" w:rsidRDefault="005E291C" w:rsidP="0071594E">
            <w:pPr>
              <w:rPr>
                <w:b/>
                <w:bCs/>
              </w:rPr>
            </w:pPr>
            <w:r>
              <w:rPr>
                <w:b/>
                <w:bCs/>
              </w:rPr>
              <w:t>DVR services</w:t>
            </w:r>
          </w:p>
        </w:tc>
        <w:tc>
          <w:tcPr>
            <w:tcW w:w="6520" w:type="dxa"/>
            <w:vAlign w:val="center"/>
          </w:tcPr>
          <w:p w14:paraId="004F1FD1" w14:textId="37AFA3C8" w:rsidR="005E291C" w:rsidRPr="000D03AB" w:rsidRDefault="005E291C" w:rsidP="0071594E">
            <w:r>
              <w:t xml:space="preserve">Den del af løsningen, der udstiller services til brug for de eksterne anvendersystemer for derigennem at gøre det muligt at: </w:t>
            </w:r>
          </w:p>
          <w:p w14:paraId="76844135" w14:textId="77777777" w:rsidR="005E291C" w:rsidRPr="000D03AB" w:rsidRDefault="005E291C" w:rsidP="0071594E"/>
          <w:p w14:paraId="4AC67582" w14:textId="3D67DCEF" w:rsidR="005E291C" w:rsidRPr="000D03AB" w:rsidRDefault="002B2860" w:rsidP="00CD07DE">
            <w:pPr>
              <w:pStyle w:val="Listeafsnit"/>
              <w:numPr>
                <w:ilvl w:val="0"/>
                <w:numId w:val="27"/>
              </w:numPr>
            </w:pPr>
            <w:r>
              <w:t>Udstede recepter og oprette bestillinger via dyrlægesystemer eller DVR online.</w:t>
            </w:r>
          </w:p>
          <w:p w14:paraId="3A96C9A1" w14:textId="7E41CD24" w:rsidR="005E291C" w:rsidRPr="000D03AB" w:rsidRDefault="002B2860" w:rsidP="00CD07DE">
            <w:pPr>
              <w:pStyle w:val="Listeafsnit"/>
              <w:numPr>
                <w:ilvl w:val="0"/>
                <w:numId w:val="27"/>
              </w:numPr>
            </w:pPr>
            <w:r>
              <w:t>Oprette recepter, bestillinger og udlevere lægemidler via apotekssystemer og §39 vet-forhandlersystemer.</w:t>
            </w:r>
          </w:p>
          <w:p w14:paraId="45C1F151" w14:textId="77777777" w:rsidR="005E291C" w:rsidRPr="000D03AB" w:rsidRDefault="005E291C" w:rsidP="0071594E"/>
        </w:tc>
      </w:tr>
    </w:tbl>
    <w:p w14:paraId="24A07360" w14:textId="77777777" w:rsidR="005E291C" w:rsidRPr="000D03AB" w:rsidRDefault="005E291C" w:rsidP="00820505"/>
    <w:p w14:paraId="4E08E67C" w14:textId="562B92F0" w:rsidR="00226B9E" w:rsidRPr="000D03AB" w:rsidRDefault="002C349D" w:rsidP="00226B9E">
      <w:pPr>
        <w:pStyle w:val="Overskrift2"/>
      </w:pPr>
      <w:bookmarkStart w:id="37" w:name="_Toc224627784"/>
      <w:bookmarkStart w:id="38" w:name="_Toc240973850"/>
      <w:r>
        <w:t xml:space="preserve">Applikationsmålarkitektur for Stamdataløsningen</w:t>
      </w:r>
      <w:bookmarkEnd w:id="37"/>
      <w:bookmarkEnd w:id="38"/>
    </w:p>
    <w:p w14:paraId="44D14BE6" w14:textId="77777777" w:rsidR="00BF6C31" w:rsidRPr="000D03AB" w:rsidRDefault="00BF6C31" w:rsidP="00226B9E"/>
    <w:p w14:paraId="467F0760" w14:textId="13C2BF41" w:rsidR="00226B9E" w:rsidRPr="000D03AB" w:rsidRDefault="00226B9E" w:rsidP="00226B9E">
      <w:r>
        <w:t xml:space="preserve">Af figuren nedenfor fremgår en mere detaljeret illustration af Stamdataløsningen. </w:t>
      </w:r>
    </w:p>
    <w:p w14:paraId="130506BD" w14:textId="77777777" w:rsidR="00A02759" w:rsidRPr="000D03AB" w:rsidRDefault="00A02759" w:rsidP="00226B9E"/>
    <w:p w14:paraId="124AD009" w14:textId="5790CB71" w:rsidR="00226B9E" w:rsidRPr="000D03AB" w:rsidRDefault="00226B9E" w:rsidP="00226B9E">
      <w:r>
        <w:t xml:space="preserve">En detaljeret beskrivelse af, hvilke eksterne anvendersystemer der må kalde hvilke Stamdata services, fremgår af bilag 3A, Appendiks D.</w:t>
      </w:r>
    </w:p>
    <w:p w14:paraId="5B1B9ACC" w14:textId="77777777" w:rsidR="00226B9E" w:rsidRPr="000D03AB" w:rsidRDefault="00226B9E" w:rsidP="00226B9E"/>
    <w:p w14:paraId="4D0E606C" w14:textId="729B6564" w:rsidR="00226B9E" w:rsidRPr="000D03AB" w:rsidRDefault="007C137B" w:rsidP="00226B9E">
      <w:r>
        <w:rPr>
          <w:noProof/>
        </w:rPr>
        <w:drawing>
          <wp:inline distT="0" distB="0" distL="0" distR="0" wp14:anchorId="4E8DACDB" wp14:editId="71DADA2D">
            <wp:extent cx="5689600" cy="3379470"/>
            <wp:effectExtent l="0" t="0" r="6350" b="0"/>
            <wp:docPr id="626251212" name="Billede 1" descr="Et billede, der indeholder tekst, skærmbillede, diagram, Parallel  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51212" name="Billede 1" descr="Et billede, der indeholder tekst, skærmbillede, diagram, Parallel  AI-genereret indhold kan være ukorrek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89600" cy="3379470"/>
                    </a:xfrm>
                    <a:prstGeom prst="rect">
                      <a:avLst/>
                    </a:prstGeom>
                  </pic:spPr>
                </pic:pic>
              </a:graphicData>
            </a:graphic>
          </wp:inline>
        </w:drawing>
      </w:r>
    </w:p>
    <w:p w14:paraId="3B95E0AF" w14:textId="40EC69BE" w:rsidR="00226B9E" w:rsidRPr="000D03AB" w:rsidRDefault="00226B9E" w:rsidP="00226B9E">
      <w:pPr>
        <w:pStyle w:val="Billedtekst"/>
      </w:pPr>
      <w:bookmarkStart w:id="39" w:name="_Ref221796697"/>
      <w:r>
        <w:t xml:space="preserve">Figur </w:t>
      </w:r>
      <w:bookmarkEnd w:id="39"/>
      <w:r>
        <w:t xml:space="preserve"> Applikationsmålarkitektur for Stamdataløsningen med eksterne anvendersystemer</w:t>
      </w:r>
    </w:p>
    <w:p w14:paraId="7FD95E0E" w14:textId="77777777" w:rsidR="00226B9E" w:rsidRPr="000D03AB" w:rsidRDefault="00226B9E" w:rsidP="00226B9E"/>
    <w:p w14:paraId="30B288DE" w14:textId="77777777" w:rsidR="00A02759" w:rsidRPr="000D03AB" w:rsidRDefault="00923C6D" w:rsidP="00226B9E">
      <w:r>
        <w:lastRenderedPageBreak/>
        <w:t xml:space="preserve">Stamdataløsningen består af tre hoveddele: Stamdataindlæsere, stamdatadatabase og stamdata services, der tilsammen understøtter indlæsning af stamdata fra stamdatakilderne, central opbevaring af stamdata i stamdatadatabasen samt udstilling af stamdata via stamdata services til brug for DVR-løsningen og de eksterne anvendersystemer. </w:t>
      </w:r>
    </w:p>
    <w:p w14:paraId="563C9755" w14:textId="77777777" w:rsidR="00A02759" w:rsidRPr="000D03AB" w:rsidRDefault="00A02759" w:rsidP="00226B9E"/>
    <w:p w14:paraId="2402E2C1" w14:textId="4C3988A9" w:rsidR="00226B9E" w:rsidRPr="000D03AB" w:rsidRDefault="00923C6D" w:rsidP="00226B9E">
      <w:r>
        <w:t xml:space="preserve">Stamdataløsningen sikrer en ensartet og konsistent håndtering af de stamdatasæt, der anvendes i forbindelse med veterinære recepter, og danner grundlag for adgangs- og rettighedsstyring for dyrlæger samt validering af data i DVR-løsningen og de eksterne anvendersystemer.</w:t>
      </w:r>
    </w:p>
    <w:p w14:paraId="2FED7A02" w14:textId="77777777" w:rsidR="00226B9E" w:rsidRPr="000D03AB" w:rsidRDefault="00226B9E" w:rsidP="00226B9E">
      <w:pPr>
        <w:spacing w:line="276" w:lineRule="auto"/>
        <w:rPr>
          <w:highlight w:val="yellow"/>
        </w:rPr>
      </w:pPr>
    </w:p>
    <w:tbl>
      <w:tblPr>
        <w:tblW w:w="8931" w:type="dxa"/>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181"/>
        <w:gridCol w:w="6750"/>
      </w:tblGrid>
      <w:tr w:rsidR="00226B9E" w:rsidRPr="000D03AB" w14:paraId="363DA8DE" w14:textId="77777777" w:rsidTr="00545FB5">
        <w:trPr>
          <w:cantSplit/>
          <w:trHeight w:val="300"/>
          <w:tblHeader/>
        </w:trPr>
        <w:tc>
          <w:tcPr>
            <w:tcW w:w="2181" w:type="dxa"/>
            <w:shd w:val="clear" w:color="auto" w:fill="BFBFBF" w:themeFill="background1" w:themeFillShade="BF"/>
          </w:tcPr>
          <w:p w14:paraId="446E58F2" w14:textId="4322DC38" w:rsidR="00226B9E" w:rsidRPr="000D03AB" w:rsidRDefault="008C37A3" w:rsidP="0071594E">
            <w:pPr>
              <w:rPr>
                <w:b/>
              </w:rPr>
            </w:pPr>
            <w:r>
              <w:rPr>
                <w:b/>
              </w:rPr>
              <w:t>Løsningsdel</w:t>
            </w:r>
          </w:p>
        </w:tc>
        <w:tc>
          <w:tcPr>
            <w:tcW w:w="6750" w:type="dxa"/>
            <w:shd w:val="clear" w:color="auto" w:fill="BFBFBF" w:themeFill="background1" w:themeFillShade="BF"/>
            <w:vAlign w:val="center"/>
          </w:tcPr>
          <w:p w14:paraId="58571AEC" w14:textId="77777777" w:rsidR="00226B9E" w:rsidRPr="000D03AB" w:rsidRDefault="00226B9E" w:rsidP="0071594E">
            <w:pPr>
              <w:rPr>
                <w:b/>
              </w:rPr>
            </w:pPr>
            <w:r>
              <w:rPr>
                <w:b/>
              </w:rPr>
              <w:t>Beskrivelse af anvendelse</w:t>
            </w:r>
          </w:p>
          <w:p w14:paraId="20B0B5DD" w14:textId="77777777" w:rsidR="00226B9E" w:rsidRPr="000D03AB" w:rsidRDefault="00226B9E" w:rsidP="0071594E">
            <w:pPr>
              <w:rPr>
                <w:b/>
                <w:color w:val="000000"/>
                <w:sz w:val="16"/>
                <w:szCs w:val="16"/>
              </w:rPr>
            </w:pPr>
          </w:p>
        </w:tc>
      </w:tr>
      <w:tr w:rsidR="00226B9E" w:rsidRPr="006F1445" w14:paraId="7D8520EE" w14:textId="77777777" w:rsidTr="00545FB5">
        <w:trPr>
          <w:cantSplit/>
          <w:trHeight w:val="300"/>
        </w:trPr>
        <w:tc>
          <w:tcPr>
            <w:tcW w:w="2181" w:type="dxa"/>
          </w:tcPr>
          <w:p w14:paraId="76840E5C" w14:textId="02F18E6E" w:rsidR="00226B9E" w:rsidRPr="006F1445" w:rsidRDefault="00226B9E" w:rsidP="0071594E">
            <w:pPr>
              <w:rPr>
                <w:b/>
                <w:bCs/>
              </w:rPr>
            </w:pPr>
            <w:r>
              <w:rPr>
                <w:b/>
                <w:bCs/>
              </w:rPr>
              <w:t>Stamdataindlæsere</w:t>
            </w:r>
          </w:p>
        </w:tc>
        <w:tc>
          <w:tcPr>
            <w:tcW w:w="6750" w:type="dxa"/>
            <w:vAlign w:val="center"/>
          </w:tcPr>
          <w:p w14:paraId="4327C4BA" w14:textId="7CE0A213" w:rsidR="00226B9E" w:rsidRPr="006F1445" w:rsidRDefault="00226B9E" w:rsidP="0071594E">
            <w:r>
              <w:t xml:space="preserve">Består af et antal stamdataindlæsere, en indlæser pr. datakilde. </w:t>
            </w:r>
          </w:p>
          <w:p w14:paraId="67B2DD39" w14:textId="21186E94" w:rsidR="00226B9E" w:rsidRPr="006F1445" w:rsidRDefault="00226B9E" w:rsidP="0071594E">
            <w:r>
              <w:t xml:space="preserve">En stamdataindlæser henter eller modtager stamdata fra kilden. Indlæseren har ansvar for at tjekke at data er korrekte, i det omfang det er muligt, lave eventuelle transformationer (til fx korrekte datatyper) og placere data i stamdatadatabasen i den i bilag 3A, Appendiks D, beskrevne datastruktur.</w:t>
            </w:r>
          </w:p>
          <w:p w14:paraId="64E45176" w14:textId="77777777" w:rsidR="00D77806" w:rsidRPr="006F1445" w:rsidRDefault="00D77806" w:rsidP="0071594E"/>
          <w:p w14:paraId="7F08CD8E" w14:textId="4156E3FB" w:rsidR="00226B9E" w:rsidRPr="006F1445" w:rsidRDefault="00226B9E" w:rsidP="0071594E">
            <w:r>
              <w:t xml:space="preserve">Yderligere beskrivelse fremgår af bilag 3A, Appendiks D.</w:t>
            </w:r>
          </w:p>
          <w:p w14:paraId="53DDC2C0" w14:textId="37D68500" w:rsidR="00D5615F" w:rsidRPr="006F1445" w:rsidRDefault="00D5615F" w:rsidP="0071594E"/>
        </w:tc>
      </w:tr>
      <w:tr w:rsidR="00226B9E" w:rsidRPr="006F1445" w14:paraId="3470677F" w14:textId="77777777" w:rsidTr="00545FB5">
        <w:trPr>
          <w:cantSplit/>
          <w:trHeight w:val="300"/>
        </w:trPr>
        <w:tc>
          <w:tcPr>
            <w:tcW w:w="2181" w:type="dxa"/>
          </w:tcPr>
          <w:p w14:paraId="774D3ADA" w14:textId="5DC3D26A" w:rsidR="00226B9E" w:rsidRPr="006F1445" w:rsidRDefault="00226B9E" w:rsidP="0071594E">
            <w:pPr>
              <w:rPr>
                <w:b/>
                <w:bCs/>
              </w:rPr>
            </w:pPr>
            <w:r>
              <w:rPr>
                <w:b/>
                <w:bCs/>
              </w:rPr>
              <w:t>Stamdatadatabase</w:t>
            </w:r>
          </w:p>
        </w:tc>
        <w:tc>
          <w:tcPr>
            <w:tcW w:w="6750" w:type="dxa"/>
            <w:vAlign w:val="center"/>
          </w:tcPr>
          <w:p w14:paraId="5DE4FF71" w14:textId="77777777" w:rsidR="00D77806" w:rsidRPr="006F1445" w:rsidRDefault="00226B9E" w:rsidP="0071594E">
            <w:r>
              <w:t xml:space="preserve">Den del af Løsningen, hvori de forskellige stamdatasæt opbevares.</w:t>
            </w:r>
          </w:p>
          <w:p w14:paraId="6F436782" w14:textId="77777777" w:rsidR="00D77806" w:rsidRPr="006F1445" w:rsidRDefault="00D77806" w:rsidP="0071594E"/>
          <w:p w14:paraId="3FA3FD86" w14:textId="3D74E136" w:rsidR="00226B9E" w:rsidRPr="006F1445" w:rsidRDefault="00226B9E" w:rsidP="0071594E">
            <w:r>
              <w:t xml:space="preserve">Yderligere beskrivelse fremgår af bilag 3A, Appendiks D.</w:t>
            </w:r>
          </w:p>
          <w:p w14:paraId="68D7A8B7" w14:textId="4973CE5D" w:rsidR="00D5615F" w:rsidRPr="006F1445" w:rsidRDefault="00D5615F" w:rsidP="0071594E"/>
        </w:tc>
      </w:tr>
      <w:tr w:rsidR="00226B9E" w:rsidRPr="006F1445" w14:paraId="76CC7F7B" w14:textId="77777777" w:rsidTr="00545FB5">
        <w:trPr>
          <w:cantSplit/>
          <w:trHeight w:val="300"/>
        </w:trPr>
        <w:tc>
          <w:tcPr>
            <w:tcW w:w="2181" w:type="dxa"/>
          </w:tcPr>
          <w:p w14:paraId="573F4602" w14:textId="4B21A9E4" w:rsidR="00226B9E" w:rsidRPr="006F1445" w:rsidRDefault="00226B9E" w:rsidP="0071594E">
            <w:pPr>
              <w:rPr>
                <w:b/>
                <w:bCs/>
              </w:rPr>
            </w:pPr>
            <w:r>
              <w:rPr>
                <w:b/>
                <w:bCs/>
              </w:rPr>
              <w:t xml:space="preserve">Stamdata services</w:t>
            </w:r>
          </w:p>
        </w:tc>
        <w:tc>
          <w:tcPr>
            <w:tcW w:w="6750" w:type="dxa"/>
            <w:vAlign w:val="center"/>
          </w:tcPr>
          <w:p w14:paraId="316D9085" w14:textId="273AE522" w:rsidR="00226B9E" w:rsidRPr="006F1445" w:rsidRDefault="00226B9E" w:rsidP="0071594E">
            <w:r>
              <w:t xml:space="preserve">Den del af Løsningen, der udstiller REST-services til brug for DVR-løsningen og de eksterne anvendersystemer for derigennem blandt andet at gøre det muligt at foretage adgangs- og rettighedsstyring og validering af data i DVR applikationen.</w:t>
            </w:r>
          </w:p>
          <w:p w14:paraId="1AD6C15D" w14:textId="77777777" w:rsidR="00D77806" w:rsidRPr="006F1445" w:rsidRDefault="00D77806" w:rsidP="0071594E"/>
          <w:p w14:paraId="534E1755" w14:textId="47F0A3F7" w:rsidR="00226B9E" w:rsidRPr="006F1445" w:rsidRDefault="00226B9E" w:rsidP="0071594E">
            <w:r>
              <w:t xml:space="preserve">Yderligere beskrivelse fremgår af bilag 3A, Appendiks D. </w:t>
            </w:r>
          </w:p>
          <w:p w14:paraId="75E1E99F" w14:textId="77777777" w:rsidR="00226B9E" w:rsidRPr="006F1445" w:rsidRDefault="00226B9E" w:rsidP="0071594E"/>
        </w:tc>
      </w:tr>
    </w:tbl>
    <w:p w14:paraId="1E43824E" w14:textId="77777777" w:rsidR="00226B9E" w:rsidRPr="006F1445" w:rsidRDefault="00226B9E" w:rsidP="00226B9E">
      <w:pPr>
        <w:spacing w:line="276" w:lineRule="auto"/>
      </w:pPr>
    </w:p>
    <w:p w14:paraId="1EEA9E1D" w14:textId="33318E58" w:rsidR="00226B9E" w:rsidRPr="006F1445" w:rsidRDefault="00226B9E" w:rsidP="00226B9E">
      <w:r>
        <w:t xml:space="preserve">Ved at splitte i stamdataindlæsere, stamdatadatabase og udstilling af stamdata via stamdata services er intentionen, at der sker en afkobling mellem en generel udstilling af stamdata og komponenterne, som skal forstå forretningsdata.</w:t>
      </w:r>
    </w:p>
    <w:p w14:paraId="770D0841" w14:textId="77777777" w:rsidR="00B23BE9" w:rsidRPr="006F1445" w:rsidRDefault="00B23BE9" w:rsidP="006C5349"/>
    <w:p w14:paraId="5456C8F0" w14:textId="77777777" w:rsidR="00341CA9" w:rsidRPr="006F1445" w:rsidRDefault="00341CA9" w:rsidP="006C5349"/>
    <w:p w14:paraId="60C75A8B" w14:textId="0662AAA2" w:rsidR="00374BFA" w:rsidRPr="006F1445" w:rsidRDefault="00F51912" w:rsidP="00971714">
      <w:pPr>
        <w:pStyle w:val="Overskrift1"/>
        <w:pageBreakBefore w:val="0"/>
        <w:spacing w:line="276" w:lineRule="auto"/>
      </w:pPr>
      <w:bookmarkStart w:id="40" w:name="_Toc224889742"/>
      <w:bookmarkStart w:id="41" w:name="_Toc240973851"/>
      <w:r>
        <w:t>Leverancens omfang</w:t>
      </w:r>
      <w:bookmarkEnd w:id="40"/>
      <w:bookmarkEnd w:id="41"/>
    </w:p>
    <w:p w14:paraId="724821E2" w14:textId="6346B84F" w:rsidR="00384D9D" w:rsidRPr="006F1445" w:rsidRDefault="006538C3" w:rsidP="00384D9D">
      <w:pPr>
        <w:pStyle w:val="Overskrift2"/>
        <w:spacing w:line="276" w:lineRule="auto"/>
      </w:pPr>
      <w:bookmarkStart w:id="42" w:name="_Toc224889743"/>
      <w:bookmarkStart w:id="43" w:name="_Toc240973852"/>
      <w:r>
        <w:t xml:space="preserve">Leverancekrav til DVR-løsningen</w:t>
      </w:r>
      <w:bookmarkEnd w:id="42"/>
      <w:bookmarkEnd w:id="43"/>
      <w:r>
        <w:t xml:space="preserve"> </w:t>
      </w:r>
    </w:p>
    <w:p w14:paraId="1A4CBE2B" w14:textId="77777777" w:rsidR="006433EC" w:rsidRPr="006F1445" w:rsidRDefault="006433EC" w:rsidP="006433EC"/>
    <w:tbl>
      <w:tblPr>
        <w:tblW w:w="8618" w:type="dxa"/>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690278" w:rsidRPr="006F1445" w14:paraId="517CF3BC" w14:textId="77777777" w:rsidTr="00560AA6">
        <w:trPr>
          <w:cantSplit/>
          <w:trHeight w:val="300"/>
        </w:trPr>
        <w:tc>
          <w:tcPr>
            <w:tcW w:w="2098" w:type="dxa"/>
          </w:tcPr>
          <w:p w14:paraId="12342669" w14:textId="77777777" w:rsidR="00690278" w:rsidRPr="006F1445" w:rsidRDefault="00690278" w:rsidP="00560AA6">
            <w:pPr>
              <w:pStyle w:val="Requirement"/>
              <w:spacing w:line="276" w:lineRule="auto"/>
              <w:ind w:left="360"/>
              <w:rPr>
                <w:lang w:val="da-DK"/>
              </w:rPr>
            </w:pPr>
          </w:p>
        </w:tc>
        <w:tc>
          <w:tcPr>
            <w:tcW w:w="6520" w:type="dxa"/>
            <w:vAlign w:val="center"/>
          </w:tcPr>
          <w:p w14:paraId="571C0F76" w14:textId="77777777" w:rsidR="00073C26" w:rsidRPr="006F1445" w:rsidRDefault="00541F16" w:rsidP="00073C26">
            <w:r>
              <w:t xml:space="preserve">[K] </w:t>
            </w:r>
            <w:del w:id="1108" w:author="Claude" w:date="2026-09-29T12:00:00Z">
              <w:r>
                <w:delText xml:space="preserve">Det er et krav, at Leverandøren udvikler og leverer DVR Online.</w:delText>
              </w:r>
            </w:del>
            <w:ins w:id="1109" w:author="Claude" w:date="2026-09-29T12:00:00Z">
              <w:r>
                <w:t xml:space="preserve">Det er et krav, at Optionen omfatter, at Leverandøren udvikler og leverer DVR Online, jf. afsnit 3.5.</w:t>
              </w:r>
            </w:ins>
          </w:p>
          <w:p w14:paraId="75B23A8C" w14:textId="4968DE11" w:rsidR="00690278" w:rsidRPr="006F1445" w:rsidRDefault="00A95D0E" w:rsidP="00073C26">
            <w:r>
              <w:t xml:space="preserve"> </w:t>
            </w:r>
          </w:p>
        </w:tc>
      </w:tr>
      <w:tr w:rsidR="006F3C63" w:rsidRPr="006F1445" w14:paraId="594A1682" w14:textId="77777777" w:rsidTr="00560AA6">
        <w:trPr>
          <w:cantSplit/>
          <w:trHeight w:val="300"/>
        </w:trPr>
        <w:tc>
          <w:tcPr>
            <w:tcW w:w="2098" w:type="dxa"/>
          </w:tcPr>
          <w:p w14:paraId="627ED410" w14:textId="77777777" w:rsidR="006F3C63" w:rsidRPr="006F1445" w:rsidRDefault="006F3C63" w:rsidP="00560AA6">
            <w:pPr>
              <w:pStyle w:val="Requirement"/>
              <w:spacing w:line="276" w:lineRule="auto"/>
              <w:ind w:left="360"/>
              <w:rPr>
                <w:lang w:val="da-DK"/>
              </w:rPr>
            </w:pPr>
          </w:p>
        </w:tc>
        <w:tc>
          <w:tcPr>
            <w:tcW w:w="6520" w:type="dxa"/>
            <w:vAlign w:val="center"/>
          </w:tcPr>
          <w:p w14:paraId="4C3E0A67" w14:textId="77777777" w:rsidR="006F3C63" w:rsidRPr="006F1445" w:rsidRDefault="001803CF" w:rsidP="00073C26">
            <w:r>
              <w:t>[K] Det er et krav, at Leverandøren udvikler og leverer en DVR-applikation.</w:t>
            </w:r>
          </w:p>
          <w:p w14:paraId="369A520A" w14:textId="221F0102" w:rsidR="00073C26" w:rsidRPr="006F1445" w:rsidRDefault="00073C26" w:rsidP="00073C26"/>
        </w:tc>
      </w:tr>
      <w:tr w:rsidR="007B432D" w:rsidRPr="006F1445" w14:paraId="4E1BF054" w14:textId="77777777" w:rsidTr="00560AA6">
        <w:trPr>
          <w:cantSplit/>
          <w:trHeight w:val="300"/>
        </w:trPr>
        <w:tc>
          <w:tcPr>
            <w:tcW w:w="2098" w:type="dxa"/>
          </w:tcPr>
          <w:p w14:paraId="7DFB1664" w14:textId="77777777" w:rsidR="007B432D" w:rsidRPr="006F1445" w:rsidRDefault="007B432D" w:rsidP="007B432D">
            <w:pPr>
              <w:pStyle w:val="Requirement"/>
              <w:spacing w:line="276" w:lineRule="auto"/>
              <w:ind w:left="360"/>
              <w:rPr>
                <w:lang w:val="da-DK"/>
              </w:rPr>
            </w:pPr>
          </w:p>
        </w:tc>
        <w:tc>
          <w:tcPr>
            <w:tcW w:w="6520" w:type="dxa"/>
            <w:vAlign w:val="center"/>
          </w:tcPr>
          <w:p w14:paraId="4BB894D4" w14:textId="77777777" w:rsidR="007B432D" w:rsidRPr="006F1445" w:rsidRDefault="007B432D" w:rsidP="00073C26">
            <w:r>
              <w:t xml:space="preserve">[K] Det er et krav, at Leverandøren udvikler og leverer DVR services, der understøtter de eksterne anvendersystemers integration med DVR-løsningen.</w:t>
            </w:r>
          </w:p>
          <w:p w14:paraId="2496F403" w14:textId="3A9D6780" w:rsidR="00073C26" w:rsidRPr="006F1445" w:rsidRDefault="00073C26" w:rsidP="00073C26"/>
        </w:tc>
      </w:tr>
      <w:tr w:rsidR="007B432D" w:rsidRPr="006F1445" w14:paraId="1ABF5FC6" w14:textId="77777777" w:rsidTr="00560AA6">
        <w:trPr>
          <w:cantSplit/>
          <w:trHeight w:val="300"/>
        </w:trPr>
        <w:tc>
          <w:tcPr>
            <w:tcW w:w="2098" w:type="dxa"/>
          </w:tcPr>
          <w:p w14:paraId="3F470608" w14:textId="77777777" w:rsidR="007B432D" w:rsidRPr="006F1445" w:rsidRDefault="007B432D" w:rsidP="007B432D">
            <w:pPr>
              <w:pStyle w:val="Requirement"/>
              <w:spacing w:line="276" w:lineRule="auto"/>
              <w:ind w:left="360"/>
              <w:rPr>
                <w:lang w:val="da-DK"/>
              </w:rPr>
            </w:pPr>
          </w:p>
        </w:tc>
        <w:tc>
          <w:tcPr>
            <w:tcW w:w="6520" w:type="dxa"/>
            <w:vAlign w:val="center"/>
          </w:tcPr>
          <w:p w14:paraId="188DEB1C" w14:textId="77777777" w:rsidR="007B432D" w:rsidRPr="006F1445" w:rsidRDefault="006538C3" w:rsidP="00073C26">
            <w:r>
              <w:t xml:space="preserve">[K] Det er et krav, at Leverandøren udvikler og leverer en løsning, der understøtter dataudtræk til brug for rapportering.</w:t>
            </w:r>
          </w:p>
          <w:p w14:paraId="22BF2A1D" w14:textId="3FA6FA7B" w:rsidR="00073C26" w:rsidRPr="006F1445" w:rsidRDefault="00073C26" w:rsidP="00073C26"/>
        </w:tc>
      </w:tr>
      <w:tr w:rsidR="007B432D" w:rsidRPr="006F1445" w14:paraId="2F99D7EC" w14:textId="77777777" w:rsidTr="00560AA6">
        <w:trPr>
          <w:cantSplit/>
          <w:trHeight w:val="300"/>
        </w:trPr>
        <w:tc>
          <w:tcPr>
            <w:tcW w:w="2098" w:type="dxa"/>
          </w:tcPr>
          <w:p w14:paraId="407DAD95" w14:textId="77777777" w:rsidR="007B432D" w:rsidRPr="006F1445" w:rsidRDefault="007B432D" w:rsidP="007B432D">
            <w:pPr>
              <w:pStyle w:val="Requirement"/>
              <w:spacing w:line="276" w:lineRule="auto"/>
              <w:ind w:left="360"/>
              <w:rPr>
                <w:lang w:val="da-DK"/>
              </w:rPr>
            </w:pPr>
          </w:p>
        </w:tc>
        <w:tc>
          <w:tcPr>
            <w:tcW w:w="6520" w:type="dxa"/>
            <w:vAlign w:val="center"/>
          </w:tcPr>
          <w:p w14:paraId="558F61D6" w14:textId="77777777" w:rsidR="007B432D" w:rsidRPr="006F1445" w:rsidRDefault="001A497C" w:rsidP="00073C26">
            <w:r>
              <w:t xml:space="preserve">[K] Det er et krav, at Leverandøren udvikler og leverer en løsning til sletning af data.</w:t>
            </w:r>
          </w:p>
          <w:p w14:paraId="3079114F" w14:textId="2678687B" w:rsidR="00073C26" w:rsidRPr="006F1445" w:rsidRDefault="00073C26" w:rsidP="00073C26"/>
        </w:tc>
      </w:tr>
    </w:tbl>
    <w:p w14:paraId="1CB0176A" w14:textId="28FC6128" w:rsidR="00C26583" w:rsidRPr="006F1445" w:rsidRDefault="00C26583" w:rsidP="00C26583">
      <w:pPr>
        <w:pStyle w:val="Overskrift2"/>
        <w:spacing w:line="276" w:lineRule="auto"/>
      </w:pPr>
      <w:bookmarkStart w:id="44" w:name="_Toc240973853"/>
      <w:bookmarkStart w:id="45" w:name="_Toc224889744"/>
      <w:r>
        <w:t xml:space="preserve">Leverancekrav til stamdata løsningen</w:t>
      </w:r>
      <w:bookmarkEnd w:id="44"/>
    </w:p>
    <w:p w14:paraId="3DF5120C" w14:textId="77777777" w:rsidR="007249B2" w:rsidRPr="006F1445" w:rsidRDefault="007249B2" w:rsidP="007249B2"/>
    <w:tbl>
      <w:tblPr>
        <w:tblW w:w="8618" w:type="dxa"/>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240D7A" w:rsidRPr="006F1445" w14:paraId="6274E05C" w14:textId="77777777" w:rsidTr="104B63CC">
        <w:trPr>
          <w:cantSplit/>
          <w:trHeight w:val="300"/>
        </w:trPr>
        <w:tc>
          <w:tcPr>
            <w:tcW w:w="2098" w:type="dxa"/>
          </w:tcPr>
          <w:p w14:paraId="45F0AB3D" w14:textId="77777777" w:rsidR="00240D7A" w:rsidRPr="006F1445" w:rsidRDefault="00240D7A" w:rsidP="0071594E">
            <w:pPr>
              <w:pStyle w:val="Requirement"/>
              <w:spacing w:line="276" w:lineRule="auto"/>
              <w:ind w:left="360"/>
              <w:rPr>
                <w:lang w:val="da-DK"/>
              </w:rPr>
            </w:pPr>
          </w:p>
        </w:tc>
        <w:tc>
          <w:tcPr>
            <w:tcW w:w="6520" w:type="dxa"/>
            <w:vAlign w:val="center"/>
          </w:tcPr>
          <w:p w14:paraId="3192C13D" w14:textId="40AE5598" w:rsidR="00240D7A" w:rsidRPr="006F1445" w:rsidRDefault="00240D7A" w:rsidP="00240D7A">
            <w:r>
              <w:t xml:space="preserve">[K] Det er et krav, at Leverandøren udvikler og leverer en stamdataindlæser applikation, der understøtter indlæsning af data fra stamdatakilder og placerer dem i stamdatabasen.</w:t>
            </w:r>
          </w:p>
          <w:p w14:paraId="734CC459" w14:textId="77777777" w:rsidR="00240D7A" w:rsidRPr="006F1445" w:rsidRDefault="00240D7A" w:rsidP="00240D7A"/>
          <w:p w14:paraId="660C123B" w14:textId="1EDB4215" w:rsidR="00240D7A" w:rsidRPr="006F1445" w:rsidRDefault="009F2D7E" w:rsidP="00240D7A">
            <w:r>
              <w:t>Stamdataindlæseren skal indlæse fra følgende stamdatakilder:</w:t>
            </w:r>
          </w:p>
          <w:p w14:paraId="3BA569F0" w14:textId="77777777" w:rsidR="00240D7A" w:rsidRPr="006F1445" w:rsidRDefault="00240D7A" w:rsidP="00240D7A"/>
          <w:p w14:paraId="78245E30" w14:textId="77777777" w:rsidR="00240D7A" w:rsidRPr="006F1445" w:rsidRDefault="00240D7A" w:rsidP="00CD07DE">
            <w:pPr>
              <w:pStyle w:val="Listeafsnit"/>
              <w:numPr>
                <w:ilvl w:val="0"/>
                <w:numId w:val="28"/>
              </w:numPr>
            </w:pPr>
            <w:r>
              <w:t xml:space="preserve">Data om dyrlæger fra VetStat </w:t>
            </w:r>
          </w:p>
          <w:p w14:paraId="263E41D6" w14:textId="77777777" w:rsidR="00240D7A" w:rsidRPr="006F1445" w:rsidRDefault="00240D7A" w:rsidP="00CD07DE">
            <w:pPr>
              <w:pStyle w:val="Listeafsnit"/>
              <w:numPr>
                <w:ilvl w:val="0"/>
                <w:numId w:val="28"/>
              </w:numPr>
            </w:pPr>
            <w:r>
              <w:t>Data om besætninger og besætningsejere fra CHR</w:t>
            </w:r>
          </w:p>
          <w:p w14:paraId="3D7085E2" w14:textId="77777777" w:rsidR="00240D7A" w:rsidRPr="006F1445" w:rsidRDefault="00240D7A" w:rsidP="00CD07DE">
            <w:pPr>
              <w:pStyle w:val="Listeafsnit"/>
              <w:numPr>
                <w:ilvl w:val="0"/>
                <w:numId w:val="28"/>
              </w:numPr>
            </w:pPr>
            <w:r>
              <w:t>Data om §39 vet-forhandlere fra Lægemiddelstyrelsens integrationsplatform</w:t>
            </w:r>
          </w:p>
          <w:p w14:paraId="20CD1275" w14:textId="77777777" w:rsidR="00240D7A" w:rsidRPr="006F1445" w:rsidRDefault="00240D7A" w:rsidP="00CD07DE">
            <w:pPr>
              <w:pStyle w:val="Listeafsnit"/>
              <w:numPr>
                <w:ilvl w:val="0"/>
                <w:numId w:val="28"/>
              </w:numPr>
            </w:pPr>
            <w:r>
              <w:t>Data om Apoteker, apotekere, filialer og bevillinger samt Lægemidler (Medicinpriser) fra Den Nationale Serviceplatform (NSP)</w:t>
            </w:r>
          </w:p>
          <w:p w14:paraId="035484F2" w14:textId="77777777" w:rsidR="00240D7A" w:rsidRPr="006F1445" w:rsidRDefault="00240D7A" w:rsidP="003D7FB7"/>
          <w:p w14:paraId="3A466894" w14:textId="77777777" w:rsidR="00240D7A" w:rsidRPr="006F1445" w:rsidRDefault="00240D7A" w:rsidP="00240D7A">
            <w:r>
              <w:t>Dyreartregister, Aldersgrupperegister og Ordinationsgrupperegister fra Lægemiddelstyrelsens SFTP-servere.</w:t>
            </w:r>
          </w:p>
          <w:p w14:paraId="3CE619B4" w14:textId="5C7CE28C" w:rsidR="00240D7A" w:rsidRPr="006F1445" w:rsidRDefault="00240D7A" w:rsidP="00240D7A"/>
        </w:tc>
      </w:tr>
      <w:tr w:rsidR="000A79A5" w:rsidRPr="006F1445" w14:paraId="2552BE44" w14:textId="77777777" w:rsidTr="104B63CC">
        <w:trPr>
          <w:cantSplit/>
          <w:trHeight w:val="300"/>
        </w:trPr>
        <w:tc>
          <w:tcPr>
            <w:tcW w:w="2098" w:type="dxa"/>
          </w:tcPr>
          <w:p w14:paraId="700BC760" w14:textId="77777777" w:rsidR="000A79A5" w:rsidRPr="006F1445" w:rsidRDefault="000A79A5" w:rsidP="0071594E">
            <w:pPr>
              <w:pStyle w:val="Requirement"/>
              <w:spacing w:line="276" w:lineRule="auto"/>
              <w:ind w:left="360"/>
              <w:rPr>
                <w:lang w:val="da-DK"/>
              </w:rPr>
            </w:pPr>
          </w:p>
        </w:tc>
        <w:tc>
          <w:tcPr>
            <w:tcW w:w="6520" w:type="dxa"/>
            <w:vAlign w:val="center"/>
          </w:tcPr>
          <w:p w14:paraId="2D36E970" w14:textId="2D55BB37" w:rsidR="000A79A5" w:rsidRPr="006F1445" w:rsidRDefault="4BE0D3DB" w:rsidP="007F5C87">
            <w:r>
              <w:t xml:space="preserve">[K] Det er et krav, at Leverandøren udvikler og leverer en stamdatadatabase applikation, der understøtter opbevaring af de konsoliderede stamdata, hvorfra stamdata kan udstilles til brug for DVR-løsningen og de eksterne anvendersystemer.</w:t>
            </w:r>
          </w:p>
          <w:p w14:paraId="0EEC9668" w14:textId="0927FB8B" w:rsidR="007F5C87" w:rsidRPr="006F1445" w:rsidRDefault="007F5C87" w:rsidP="007F5C87"/>
        </w:tc>
      </w:tr>
      <w:tr w:rsidR="000A79A5" w:rsidRPr="006F1445" w14:paraId="041717A3" w14:textId="77777777" w:rsidTr="104B63CC">
        <w:trPr>
          <w:cantSplit/>
          <w:trHeight w:val="300"/>
        </w:trPr>
        <w:tc>
          <w:tcPr>
            <w:tcW w:w="2098" w:type="dxa"/>
          </w:tcPr>
          <w:p w14:paraId="725A102A" w14:textId="77777777" w:rsidR="000A79A5" w:rsidRPr="006F1445" w:rsidRDefault="000A79A5" w:rsidP="0071594E">
            <w:pPr>
              <w:pStyle w:val="Requirement"/>
              <w:spacing w:line="276" w:lineRule="auto"/>
              <w:ind w:left="360"/>
              <w:rPr>
                <w:lang w:val="da-DK"/>
              </w:rPr>
            </w:pPr>
          </w:p>
        </w:tc>
        <w:tc>
          <w:tcPr>
            <w:tcW w:w="6520" w:type="dxa"/>
            <w:vAlign w:val="center"/>
          </w:tcPr>
          <w:p w14:paraId="28DD4127" w14:textId="3A160E9B" w:rsidR="000A79A5" w:rsidRPr="006F1445" w:rsidRDefault="006D396D" w:rsidP="007F5C87">
            <w:r>
              <w:t xml:space="preserve">[K] Det er et krav, at Leverandøren udvikler og leverer stamdata services, der udstiller stamdata til brug for DVR-løsningen og de eksterne anvendersystemer. </w:t>
            </w:r>
          </w:p>
          <w:p w14:paraId="042B16D2" w14:textId="6C5A6681" w:rsidR="000A79A5" w:rsidRPr="006F1445" w:rsidRDefault="000A79A5" w:rsidP="006D396D"/>
        </w:tc>
      </w:tr>
    </w:tbl>
    <w:p w14:paraId="6AF61B50" w14:textId="4C65193A" w:rsidR="0021592C" w:rsidRPr="006F1445" w:rsidRDefault="0021592C" w:rsidP="0021592C">
      <w:pPr>
        <w:pStyle w:val="Overskrift2"/>
        <w:spacing w:line="276" w:lineRule="auto"/>
      </w:pPr>
      <w:bookmarkStart w:id="46" w:name="_Toc224889745"/>
      <w:bookmarkStart w:id="47" w:name="_Toc240973854"/>
      <w:bookmarkStart w:id="48" w:name="_Toc125724147"/>
      <w:bookmarkEnd w:id="45"/>
      <w:r>
        <w:t xml:space="preserve">Krav til brugervejledning</w:t>
      </w:r>
      <w:bookmarkEnd w:id="46"/>
      <w:bookmarkEnd w:id="47"/>
    </w:p>
    <w:p w14:paraId="6E9A6EEE" w14:textId="77777777" w:rsidR="0021592C" w:rsidRPr="006F1445" w:rsidRDefault="0021592C" w:rsidP="0021592C">
      <w:pPr>
        <w:spacing w:line="276" w:lineRule="auto"/>
      </w:pPr>
    </w:p>
    <w:tbl>
      <w:tblPr>
        <w:tblW w:w="8618" w:type="dxa"/>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21592C" w:rsidRPr="006F1445" w14:paraId="28F371E2" w14:textId="77777777" w:rsidTr="006D5783">
        <w:trPr>
          <w:cantSplit/>
          <w:trHeight w:val="300"/>
        </w:trPr>
        <w:tc>
          <w:tcPr>
            <w:tcW w:w="2098" w:type="dxa"/>
          </w:tcPr>
          <w:p w14:paraId="359E9247" w14:textId="77777777" w:rsidR="0021592C" w:rsidRPr="006F1445" w:rsidRDefault="0021592C" w:rsidP="006D5783">
            <w:pPr>
              <w:pStyle w:val="Requirement"/>
              <w:spacing w:line="276" w:lineRule="auto"/>
              <w:ind w:left="360"/>
              <w:rPr>
                <w:lang w:val="da-DK"/>
              </w:rPr>
            </w:pPr>
          </w:p>
        </w:tc>
        <w:tc>
          <w:tcPr>
            <w:tcW w:w="6520" w:type="dxa"/>
            <w:vAlign w:val="center"/>
          </w:tcPr>
          <w:p w14:paraId="1F5E8456" w14:textId="1421E1BC" w:rsidR="0021592C" w:rsidRPr="006F1445" w:rsidRDefault="0021592C" w:rsidP="006D5783">
            <w:pPr>
              <w:spacing w:line="276" w:lineRule="auto"/>
            </w:pPr>
            <w:r>
              <w:t xml:space="preserve">[K] </w:t>
            </w:r>
            <w:del w:id="1110" w:author="Claude" w:date="2026-09-29T12:00:00Z">
              <w:r>
                <w:delText xml:space="preserve">Det er et krav, at der udarbejdes</w:delText>
              </w:r>
            </w:del>
            <w:ins w:id="1111" w:author="Claude" w:date="2026-09-29T12:00:00Z">
              <w:r>
                <w:t xml:space="preserve">Det er et krav, at Optionen omfatter, at der udarbejdes</w:t>
              </w:r>
            </w:ins>
            <w:r>
              <w:t xml:space="preserve"> en udførlig vejledning i brugen af DVR online i form af en online guide i PDF-format, som kan tilgås fra DVR onlinebrugergrænsefladen.</w:t>
            </w:r>
          </w:p>
          <w:p w14:paraId="0807A938" w14:textId="77777777" w:rsidR="0021592C" w:rsidRPr="006F1445" w:rsidRDefault="0021592C" w:rsidP="006D5783">
            <w:pPr>
              <w:spacing w:line="276" w:lineRule="auto"/>
              <w:rPr>
                <w:color w:val="000000"/>
                <w:sz w:val="16"/>
                <w:szCs w:val="16"/>
              </w:rPr>
            </w:pPr>
          </w:p>
        </w:tc>
      </w:tr>
    </w:tbl>
    <w:p w14:paraId="62D3ACCC" w14:textId="77777777" w:rsidR="00FC1382" w:rsidRDefault="00FC1382" w:rsidP="00FC1382"/>
    <w:p w14:paraId="1BA98D69" w14:textId="77777777" w:rsidR="00FC1382" w:rsidRDefault="00FC1382" w:rsidP="00FC1382"/>
    <w:p w14:paraId="4722B6CD" w14:textId="77777777" w:rsidR="00FC1382" w:rsidRDefault="00FC1382" w:rsidP="00FC1382"/>
    <w:p w14:paraId="6CFB65DA" w14:textId="77777777" w:rsidR="00FC1382" w:rsidRDefault="00FC1382" w:rsidP="00FC1382"/>
    <w:p w14:paraId="44904ED7" w14:textId="77777777" w:rsidR="00FC1382" w:rsidRDefault="00FC1382" w:rsidP="00FC1382"/>
    <w:p w14:paraId="395BBEB8" w14:textId="77777777" w:rsidR="00FC1382" w:rsidRDefault="00FC1382" w:rsidP="00FC1382"/>
    <w:p w14:paraId="7F4933F3" w14:textId="77777777" w:rsidR="00FC1382" w:rsidRDefault="00FC1382" w:rsidP="00FC1382"/>
    <w:p w14:paraId="14FA433E" w14:textId="3F88167E" w:rsidR="00DD47F5" w:rsidRPr="006F1445" w:rsidRDefault="00DD47F5" w:rsidP="00DD47F5">
      <w:pPr>
        <w:pStyle w:val="Overskrift2"/>
        <w:spacing w:line="276" w:lineRule="auto"/>
      </w:pPr>
      <w:bookmarkStart w:id="49" w:name="_Toc240973855"/>
      <w:r>
        <w:lastRenderedPageBreak/>
        <w:t xml:space="preserve">Leverancekrav til integrationer</w:t>
      </w:r>
      <w:bookmarkEnd w:id="49"/>
    </w:p>
    <w:p w14:paraId="5FF250D7" w14:textId="77777777" w:rsidR="00DD47F5" w:rsidRPr="006F1445" w:rsidRDefault="00DD47F5" w:rsidP="00DD47F5">
      <w:pPr>
        <w:spacing w:line="276" w:lineRule="auto"/>
      </w:pPr>
    </w:p>
    <w:tbl>
      <w:tblPr>
        <w:tblW w:w="8618" w:type="dxa"/>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DD47F5" w:rsidRPr="006F1445" w14:paraId="5CA8F767" w14:textId="77777777" w:rsidTr="0071594E">
        <w:trPr>
          <w:cantSplit/>
          <w:trHeight w:val="300"/>
        </w:trPr>
        <w:tc>
          <w:tcPr>
            <w:tcW w:w="2098" w:type="dxa"/>
          </w:tcPr>
          <w:p w14:paraId="6E1429D9" w14:textId="77777777" w:rsidR="00DD47F5" w:rsidRPr="006F1445" w:rsidRDefault="00DD47F5" w:rsidP="0071594E">
            <w:pPr>
              <w:pStyle w:val="Requirement"/>
              <w:spacing w:line="276" w:lineRule="auto"/>
              <w:ind w:left="360"/>
              <w:rPr>
                <w:lang w:val="da-DK"/>
              </w:rPr>
            </w:pPr>
          </w:p>
        </w:tc>
        <w:tc>
          <w:tcPr>
            <w:tcW w:w="6520" w:type="dxa"/>
            <w:vAlign w:val="center"/>
          </w:tcPr>
          <w:p w14:paraId="169654FB" w14:textId="1795FC35" w:rsidR="00DD47F5" w:rsidRPr="006F1445" w:rsidRDefault="00DD47F5" w:rsidP="0071594E">
            <w:pPr>
              <w:spacing w:line="276" w:lineRule="auto"/>
            </w:pPr>
            <w:r>
              <w:t xml:space="preserve">[K] Det er et krav, at Leverandøren leverer en løsning, der understøtter integrationer til:</w:t>
            </w:r>
          </w:p>
          <w:p w14:paraId="2EFEA050" w14:textId="77777777" w:rsidR="00A02F07" w:rsidRPr="006F1445" w:rsidRDefault="00A02F07" w:rsidP="0071594E">
            <w:pPr>
              <w:spacing w:line="276" w:lineRule="auto"/>
            </w:pPr>
          </w:p>
          <w:p w14:paraId="2DD5D375" w14:textId="756C2626" w:rsidR="00A02F07" w:rsidRPr="006F1445" w:rsidRDefault="00A02F07" w:rsidP="00CD07DE">
            <w:pPr>
              <w:pStyle w:val="Listeafsnit"/>
              <w:numPr>
                <w:ilvl w:val="0"/>
                <w:numId w:val="29"/>
              </w:numPr>
            </w:pPr>
            <w:r>
              <w:t xml:space="preserve">Stamdatakilder </w:t>
            </w:r>
          </w:p>
          <w:p w14:paraId="18A608A4" w14:textId="77777777" w:rsidR="00A02F07" w:rsidRPr="006F1445" w:rsidRDefault="00A02F07" w:rsidP="00CD07DE">
            <w:pPr>
              <w:pStyle w:val="Listeafsnit"/>
              <w:numPr>
                <w:ilvl w:val="0"/>
                <w:numId w:val="29"/>
              </w:numPr>
            </w:pPr>
            <w:r>
              <w:t>Dyrlægesystemer</w:t>
            </w:r>
          </w:p>
          <w:p w14:paraId="16C845E2" w14:textId="77777777" w:rsidR="00A02F07" w:rsidRPr="006F1445" w:rsidRDefault="00A02F07" w:rsidP="00CD07DE">
            <w:pPr>
              <w:pStyle w:val="Listeafsnit"/>
              <w:numPr>
                <w:ilvl w:val="0"/>
                <w:numId w:val="29"/>
              </w:numPr>
            </w:pPr>
            <w:r>
              <w:t>§39 vet-forhandlersystemer</w:t>
            </w:r>
          </w:p>
          <w:p w14:paraId="6AADEFCF" w14:textId="72C0624C" w:rsidR="00A02F07" w:rsidRPr="006F1445" w:rsidRDefault="00A02F07" w:rsidP="00CD07DE">
            <w:pPr>
              <w:pStyle w:val="Listeafsnit"/>
              <w:numPr>
                <w:ilvl w:val="0"/>
                <w:numId w:val="29"/>
              </w:numPr>
            </w:pPr>
            <w:r>
              <w:t xml:space="preserve">Apotekssystemer </w:t>
            </w:r>
          </w:p>
          <w:p w14:paraId="2046F16F" w14:textId="77777777" w:rsidR="00DD47F5" w:rsidRPr="006F1445" w:rsidRDefault="00DD47F5" w:rsidP="0071594E">
            <w:pPr>
              <w:spacing w:line="276" w:lineRule="auto"/>
              <w:rPr>
                <w:color w:val="000000"/>
                <w:sz w:val="16"/>
                <w:szCs w:val="16"/>
              </w:rPr>
            </w:pPr>
          </w:p>
        </w:tc>
      </w:tr>
    </w:tbl>
    <w:p w14:paraId="693DC19C" w14:textId="7D3A4A5C" w:rsidR="004B4AB6" w:rsidRPr="006F1445" w:rsidRDefault="005E5D6B" w:rsidP="004B4AB6">
      <w:pPr>
        <w:pStyle w:val="Overskrift2"/>
        <w:spacing w:line="276" w:lineRule="auto"/>
      </w:pPr>
      <w:bookmarkStart w:id="50" w:name="_Toc240973856"/>
      <w:r>
        <w:t xml:space="preserve">Leverancekrav til sikkerhed og logning</w:t>
      </w:r>
      <w:bookmarkEnd w:id="50"/>
    </w:p>
    <w:p w14:paraId="01397723" w14:textId="77777777" w:rsidR="004B4AB6" w:rsidRPr="006F1445" w:rsidRDefault="004B4AB6" w:rsidP="004B4AB6">
      <w:pPr>
        <w:spacing w:line="276" w:lineRule="auto"/>
      </w:pPr>
    </w:p>
    <w:tbl>
      <w:tblPr>
        <w:tblW w:w="8618" w:type="dxa"/>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4B4AB6" w:rsidRPr="006F1445" w14:paraId="1B16B77A" w14:textId="77777777" w:rsidTr="0071594E">
        <w:trPr>
          <w:cantSplit/>
          <w:trHeight w:val="300"/>
        </w:trPr>
        <w:tc>
          <w:tcPr>
            <w:tcW w:w="2098" w:type="dxa"/>
          </w:tcPr>
          <w:p w14:paraId="149C17B0" w14:textId="77777777" w:rsidR="004B4AB6" w:rsidRPr="006F1445" w:rsidRDefault="004B4AB6" w:rsidP="0071594E">
            <w:pPr>
              <w:pStyle w:val="Requirement"/>
              <w:spacing w:line="276" w:lineRule="auto"/>
              <w:ind w:left="360"/>
              <w:rPr>
                <w:lang w:val="da-DK"/>
              </w:rPr>
            </w:pPr>
          </w:p>
        </w:tc>
        <w:tc>
          <w:tcPr>
            <w:tcW w:w="6520" w:type="dxa"/>
            <w:vAlign w:val="center"/>
          </w:tcPr>
          <w:p w14:paraId="33D70B85" w14:textId="74F09245" w:rsidR="004B4AB6" w:rsidRPr="006F1445" w:rsidRDefault="004B4AB6" w:rsidP="0071594E">
            <w:pPr>
              <w:spacing w:line="276" w:lineRule="auto"/>
            </w:pPr>
            <w:r>
              <w:t>[K] Det er et krav, at Leverandøren leverer en løsning, der understøtter sikkerhed og logning i Løsningen.</w:t>
            </w:r>
          </w:p>
          <w:p w14:paraId="5D6F8A3A" w14:textId="5D04CD94" w:rsidR="004B4AB6" w:rsidRPr="006F1445" w:rsidRDefault="004B4AB6" w:rsidP="0071594E">
            <w:pPr>
              <w:spacing w:line="276" w:lineRule="auto"/>
              <w:rPr>
                <w:color w:val="000000"/>
                <w:sz w:val="16"/>
                <w:szCs w:val="16"/>
              </w:rPr>
            </w:pPr>
          </w:p>
        </w:tc>
      </w:tr>
    </w:tbl>
    <w:p w14:paraId="51898615" w14:textId="77777777" w:rsidR="004B4AB6" w:rsidRPr="006F1445" w:rsidRDefault="004B4AB6" w:rsidP="004B4AB6">
      <w:pPr>
        <w:spacing w:line="276" w:lineRule="auto"/>
      </w:pPr>
    </w:p>
    <w:p w14:paraId="6A65DF4D" w14:textId="77777777" w:rsidR="005C1A2F" w:rsidRPr="006F1445" w:rsidRDefault="005C1A2F" w:rsidP="002A7ACB">
      <w:pPr>
        <w:spacing w:line="276" w:lineRule="auto"/>
      </w:pPr>
    </w:p>
    <w:p w14:paraId="4502873D" w14:textId="738E4731" w:rsidR="00C53ADD" w:rsidRPr="006F1445" w:rsidRDefault="00C53ADD" w:rsidP="005E5D6B">
      <w:pPr>
        <w:pStyle w:val="Overskrift1"/>
        <w:pageBreakBefore w:val="0"/>
      </w:pPr>
      <w:bookmarkStart w:id="51" w:name="_Toc224889746"/>
      <w:bookmarkStart w:id="52" w:name="_Toc240973857"/>
      <w:bookmarkStart w:id="53" w:name="_Toc124747605"/>
      <w:bookmarkStart w:id="54" w:name="_Toc125724161"/>
      <w:bookmarkEnd w:id="48"/>
      <w:r>
        <w:t xml:space="preserve">Krav til Løsningen</w:t>
      </w:r>
      <w:bookmarkEnd w:id="51"/>
      <w:bookmarkEnd w:id="52"/>
      <w:r>
        <w:t xml:space="preserve"> </w:t>
      </w:r>
    </w:p>
    <w:p w14:paraId="40C38D12" w14:textId="66089AF0" w:rsidR="00567380" w:rsidRPr="006F1445" w:rsidRDefault="003B6ED1" w:rsidP="005D2AD5">
      <w:pPr>
        <w:pStyle w:val="Overskrift2"/>
        <w:spacing w:line="276" w:lineRule="auto"/>
      </w:pPr>
      <w:bookmarkStart w:id="55" w:name="_Toc224889747"/>
      <w:bookmarkStart w:id="56" w:name="_Toc240973858"/>
      <w:r>
        <w:t xml:space="preserve">Generelle krav til Løsningen</w:t>
      </w:r>
      <w:bookmarkEnd w:id="55"/>
      <w:bookmarkEnd w:id="56"/>
    </w:p>
    <w:p w14:paraId="6350AFB9" w14:textId="7871FF14" w:rsidR="005D2AD5" w:rsidRPr="006F1445" w:rsidRDefault="005D2AD5" w:rsidP="00567380"/>
    <w:tbl>
      <w:tblPr>
        <w:tblW w:w="8618" w:type="dxa"/>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188"/>
        <w:gridCol w:w="6430"/>
      </w:tblGrid>
      <w:tr w:rsidR="00D54698" w:rsidRPr="006F1445" w14:paraId="1294508B" w14:textId="77777777" w:rsidTr="002E2F70">
        <w:trPr>
          <w:cantSplit/>
          <w:trHeight w:val="300"/>
        </w:trPr>
        <w:tc>
          <w:tcPr>
            <w:tcW w:w="2188" w:type="dxa"/>
          </w:tcPr>
          <w:p w14:paraId="7001BA4F" w14:textId="77777777" w:rsidR="00D54698" w:rsidRPr="006F1445" w:rsidRDefault="00D54698" w:rsidP="00D54698">
            <w:pPr>
              <w:pStyle w:val="Requirement"/>
              <w:spacing w:line="276" w:lineRule="auto"/>
              <w:ind w:left="360"/>
              <w:rPr>
                <w:lang w:val="da-DK"/>
              </w:rPr>
            </w:pPr>
          </w:p>
        </w:tc>
        <w:tc>
          <w:tcPr>
            <w:tcW w:w="6430" w:type="dxa"/>
            <w:vAlign w:val="center"/>
          </w:tcPr>
          <w:p w14:paraId="42611CDB" w14:textId="4657A519" w:rsidR="00D54698" w:rsidRPr="006F1445" w:rsidRDefault="00D54698" w:rsidP="00D54698">
            <w:pPr>
              <w:spacing w:line="276" w:lineRule="auto"/>
            </w:pPr>
            <w:r>
              <w:t xml:space="preserve">[K] Det er et krav, at Løsningen giver mulighed for at give klare fejl- og advarselsbeskeder til de eksterne anvendersystemer og brugere af DVR online (dyrlæger).</w:t>
            </w:r>
          </w:p>
          <w:p w14:paraId="1D02E192" w14:textId="68A97F52" w:rsidR="00D54698" w:rsidRPr="006F1445" w:rsidRDefault="00D54698" w:rsidP="00620B24">
            <w:pPr>
              <w:spacing w:line="276" w:lineRule="auto"/>
            </w:pPr>
          </w:p>
        </w:tc>
      </w:tr>
      <w:tr w:rsidR="003622A5" w:rsidRPr="006F1445" w14:paraId="22045050" w14:textId="77777777" w:rsidTr="002E2F70">
        <w:trPr>
          <w:cantSplit/>
          <w:trHeight w:val="300"/>
        </w:trPr>
        <w:tc>
          <w:tcPr>
            <w:tcW w:w="2188" w:type="dxa"/>
          </w:tcPr>
          <w:p w14:paraId="2410B55E" w14:textId="77777777" w:rsidR="003622A5" w:rsidRPr="006F1445" w:rsidRDefault="003622A5" w:rsidP="00D54698">
            <w:pPr>
              <w:pStyle w:val="Requirement"/>
              <w:spacing w:line="276" w:lineRule="auto"/>
              <w:ind w:left="360"/>
              <w:rPr>
                <w:lang w:val="da-DK"/>
              </w:rPr>
            </w:pPr>
          </w:p>
        </w:tc>
        <w:tc>
          <w:tcPr>
            <w:tcW w:w="6430" w:type="dxa"/>
            <w:vAlign w:val="center"/>
          </w:tcPr>
          <w:p w14:paraId="50F89EF1" w14:textId="6D1A6A7F" w:rsidR="003622A5" w:rsidRPr="006F1445" w:rsidRDefault="003622A5" w:rsidP="003622A5">
            <w:pPr>
              <w:spacing w:line="276" w:lineRule="auto"/>
            </w:pPr>
            <w:r>
              <w:t xml:space="preserve">[K] Det er et krav, at Løsningen understøtter differentiering mellem kritiske fejl (blokering) og advarsler (vejledning) med klare fejlmeddelelser, så brugeren kan rette og gensende.</w:t>
            </w:r>
          </w:p>
          <w:p w14:paraId="300A9BB6" w14:textId="77777777" w:rsidR="003622A5" w:rsidRPr="006F1445" w:rsidRDefault="003622A5" w:rsidP="00D54698">
            <w:pPr>
              <w:spacing w:line="276" w:lineRule="auto"/>
            </w:pPr>
          </w:p>
        </w:tc>
      </w:tr>
      <w:tr w:rsidR="0079256E" w:rsidRPr="006F1445" w14:paraId="39473AE9" w14:textId="77777777" w:rsidTr="002E2F70">
        <w:trPr>
          <w:cantSplit/>
          <w:trHeight w:val="300"/>
        </w:trPr>
        <w:tc>
          <w:tcPr>
            <w:tcW w:w="2188" w:type="dxa"/>
          </w:tcPr>
          <w:p w14:paraId="73579342" w14:textId="77777777" w:rsidR="0079256E" w:rsidRPr="006F1445" w:rsidRDefault="0079256E" w:rsidP="00D54698">
            <w:pPr>
              <w:pStyle w:val="Requirement"/>
              <w:spacing w:line="276" w:lineRule="auto"/>
              <w:ind w:left="360"/>
              <w:rPr>
                <w:lang w:val="da-DK"/>
              </w:rPr>
            </w:pPr>
          </w:p>
        </w:tc>
        <w:tc>
          <w:tcPr>
            <w:tcW w:w="6430" w:type="dxa"/>
            <w:vAlign w:val="center"/>
          </w:tcPr>
          <w:p w14:paraId="2DCA8750" w14:textId="1BA95516" w:rsidR="0079256E" w:rsidRPr="006F1445" w:rsidRDefault="0079256E" w:rsidP="0079256E">
            <w:pPr>
              <w:spacing w:line="276" w:lineRule="auto"/>
            </w:pPr>
            <w:r>
              <w:t>[K] Det er et krav, at L</w:t>
            </w:r>
            <w:r>
              <w:rPr>
                <w:rFonts w:cs="Calibri"/>
                <w:color w:val="000000"/>
              </w:rPr>
              <w:t xml:space="preserve">øsningen designes og implementeres på en måde</w:t>
            </w:r>
            <w:r>
              <w:t>, så nye aktører (besætningsejere, myndigheder, hobbydyrsejere etc.) kan tilføjes uden gennemgribende ændringer.</w:t>
            </w:r>
          </w:p>
          <w:p w14:paraId="01B93587" w14:textId="77777777" w:rsidR="0079256E" w:rsidRPr="006F1445" w:rsidRDefault="0079256E" w:rsidP="003622A5">
            <w:pPr>
              <w:spacing w:line="276" w:lineRule="auto"/>
            </w:pPr>
          </w:p>
        </w:tc>
      </w:tr>
      <w:tr w:rsidR="009451E1" w:rsidRPr="006F1445" w14:paraId="2148A60B" w14:textId="77777777" w:rsidTr="002E2F70">
        <w:trPr>
          <w:cantSplit/>
          <w:trHeight w:val="300"/>
        </w:trPr>
        <w:tc>
          <w:tcPr>
            <w:tcW w:w="2188" w:type="dxa"/>
          </w:tcPr>
          <w:p w14:paraId="3F9BDF97" w14:textId="77777777" w:rsidR="009451E1" w:rsidRPr="006F1445" w:rsidRDefault="009451E1" w:rsidP="00D54698">
            <w:pPr>
              <w:pStyle w:val="Requirement"/>
              <w:spacing w:line="276" w:lineRule="auto"/>
              <w:ind w:left="360"/>
              <w:rPr>
                <w:lang w:val="da-DK"/>
              </w:rPr>
            </w:pPr>
          </w:p>
        </w:tc>
        <w:tc>
          <w:tcPr>
            <w:tcW w:w="6430" w:type="dxa"/>
            <w:vAlign w:val="center"/>
          </w:tcPr>
          <w:p w14:paraId="1D821B19" w14:textId="29747F8D" w:rsidR="009451E1" w:rsidRPr="006F1445" w:rsidRDefault="009451E1" w:rsidP="009451E1">
            <w:pPr>
              <w:spacing w:line="276" w:lineRule="auto"/>
              <w:rPr>
                <w:rFonts w:eastAsia="Calibri"/>
              </w:rPr>
            </w:pPr>
            <w:r>
              <w:rPr>
                <w:rFonts w:cs="Calibri"/>
                <w:color w:val="000000"/>
              </w:rPr>
              <w:t>[K]</w:t>
            </w:r>
            <w:r>
              <w:t xml:space="preserve"> </w:t>
            </w:r>
            <w:r>
              <w:rPr>
                <w:rFonts w:eastAsia="Calibri"/>
              </w:rPr>
              <w:t xml:space="preserve">Det er et krav, at Løsningen designes ud fra Privacy-by-design, Privacy-by-default og security-by-default principper.</w:t>
            </w:r>
          </w:p>
          <w:p w14:paraId="59DD7E71" w14:textId="77777777" w:rsidR="009451E1" w:rsidRPr="006F1445" w:rsidRDefault="009451E1" w:rsidP="0079256E">
            <w:pPr>
              <w:spacing w:line="276" w:lineRule="auto"/>
            </w:pPr>
          </w:p>
        </w:tc>
      </w:tr>
    </w:tbl>
    <w:p w14:paraId="55CC3394" w14:textId="62626D0A" w:rsidR="002E2F70" w:rsidRPr="006F1445" w:rsidRDefault="002E2F70" w:rsidP="002E2F70">
      <w:pPr>
        <w:pStyle w:val="Overskrift2"/>
        <w:spacing w:line="276" w:lineRule="auto"/>
      </w:pPr>
      <w:bookmarkStart w:id="57" w:name="_Toc224568708"/>
      <w:bookmarkStart w:id="58" w:name="_Toc240973859"/>
      <w:bookmarkStart w:id="59" w:name="_Toc224889748"/>
      <w:bookmarkEnd w:id="57"/>
      <w:r>
        <w:t>Generelle krav til DVR-løsningen</w:t>
      </w:r>
      <w:bookmarkEnd w:id="58"/>
    </w:p>
    <w:p w14:paraId="15E39E58" w14:textId="77777777" w:rsidR="002E2F70" w:rsidRPr="006F1445" w:rsidRDefault="002E2F70" w:rsidP="002E2F70"/>
    <w:tbl>
      <w:tblPr>
        <w:tblW w:w="8618" w:type="dxa"/>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188"/>
        <w:gridCol w:w="6430"/>
      </w:tblGrid>
      <w:tr w:rsidR="002E2F70" w:rsidRPr="006F1445" w14:paraId="4653C8AB" w14:textId="77777777" w:rsidTr="002E2F70">
        <w:trPr>
          <w:cantSplit/>
          <w:trHeight w:val="300"/>
        </w:trPr>
        <w:tc>
          <w:tcPr>
            <w:tcW w:w="2188" w:type="dxa"/>
          </w:tcPr>
          <w:p w14:paraId="7D1DBA31" w14:textId="77777777" w:rsidR="002E2F70" w:rsidRPr="006F1445" w:rsidRDefault="002E2F70" w:rsidP="0071594E">
            <w:pPr>
              <w:pStyle w:val="Requirement"/>
              <w:spacing w:line="276" w:lineRule="auto"/>
              <w:ind w:left="360"/>
              <w:rPr>
                <w:lang w:val="da-DK"/>
              </w:rPr>
            </w:pPr>
          </w:p>
        </w:tc>
        <w:tc>
          <w:tcPr>
            <w:tcW w:w="6430" w:type="dxa"/>
            <w:vAlign w:val="center"/>
          </w:tcPr>
          <w:p w14:paraId="787CECB3" w14:textId="3528250A" w:rsidR="002E2F70" w:rsidRPr="006F1445" w:rsidRDefault="002E2F70" w:rsidP="0071594E">
            <w:pPr>
              <w:spacing w:line="276" w:lineRule="auto"/>
            </w:pPr>
            <w:r>
              <w:t xml:space="preserve">Det er et krav, at Leverandøren implementerer Receptmodellen, jf. bilag 3A, Appendiks D, afsnit 6.</w:t>
            </w:r>
          </w:p>
          <w:p w14:paraId="6B917574" w14:textId="77777777" w:rsidR="002E2F70" w:rsidRPr="006F1445" w:rsidRDefault="002E2F70" w:rsidP="0071594E">
            <w:pPr>
              <w:spacing w:line="276" w:lineRule="auto"/>
              <w:rPr>
                <w:rFonts w:cs="Calibri"/>
                <w:color w:val="000000"/>
              </w:rPr>
            </w:pPr>
          </w:p>
        </w:tc>
      </w:tr>
      <w:tr w:rsidR="006B2F99" w:rsidRPr="006F1445" w14:paraId="32151554" w14:textId="77777777" w:rsidTr="002E2F70">
        <w:trPr>
          <w:cantSplit/>
          <w:trHeight w:val="300"/>
        </w:trPr>
        <w:tc>
          <w:tcPr>
            <w:tcW w:w="2188" w:type="dxa"/>
          </w:tcPr>
          <w:p w14:paraId="7C94487E" w14:textId="77777777" w:rsidR="006B2F99" w:rsidRPr="006F1445" w:rsidRDefault="006B2F99" w:rsidP="0071594E">
            <w:pPr>
              <w:pStyle w:val="Requirement"/>
              <w:spacing w:line="276" w:lineRule="auto"/>
              <w:ind w:left="360"/>
              <w:rPr>
                <w:lang w:val="da-DK"/>
              </w:rPr>
            </w:pPr>
          </w:p>
        </w:tc>
        <w:tc>
          <w:tcPr>
            <w:tcW w:w="6430" w:type="dxa"/>
            <w:vAlign w:val="center"/>
          </w:tcPr>
          <w:p w14:paraId="309EC531" w14:textId="143BF13B" w:rsidR="006B2F99" w:rsidRPr="006F1445" w:rsidRDefault="006B2F99" w:rsidP="006B2F99">
            <w:pPr>
              <w:spacing w:line="276" w:lineRule="auto"/>
              <w:rPr>
                <w:rFonts w:cs="Calibri"/>
                <w:color w:val="000000"/>
              </w:rPr>
            </w:pPr>
            <w:r>
              <w:rPr>
                <w:rFonts w:cs="Calibri"/>
                <w:color w:val="000000"/>
              </w:rPr>
              <w:t>[K]</w:t>
            </w:r>
            <w:r>
              <w:t xml:space="preserve"> </w:t>
            </w:r>
            <w:r>
              <w:rPr>
                <w:rFonts w:cs="Calibri"/>
                <w:color w:val="000000"/>
              </w:rPr>
              <w:t xml:space="preserve">Det er et krav, at DVR-Løsningen kan modtage recepter, bestillinger og udleveringer, jf. beskrivelserne i </w:t>
            </w:r>
            <w:r>
              <w:t xml:space="preserve">bilag 3A, Appendiks D.</w:t>
            </w:r>
          </w:p>
          <w:p w14:paraId="5FAE057A" w14:textId="77777777" w:rsidR="006B2F99" w:rsidRPr="006F1445" w:rsidRDefault="006B2F99" w:rsidP="0071594E">
            <w:pPr>
              <w:spacing w:line="276" w:lineRule="auto"/>
            </w:pPr>
          </w:p>
        </w:tc>
      </w:tr>
    </w:tbl>
    <w:p w14:paraId="197A75C5" w14:textId="77777777" w:rsidR="00540136" w:rsidRDefault="00540136" w:rsidP="00540136"/>
    <w:p w14:paraId="5970531F" w14:textId="77777777" w:rsidR="00FC1382" w:rsidRDefault="00FC1382" w:rsidP="00540136"/>
    <w:p w14:paraId="2CCC4F36" w14:textId="0C858E14" w:rsidR="009363E3" w:rsidRPr="006F1445" w:rsidRDefault="009363E3" w:rsidP="005D2AD5">
      <w:pPr>
        <w:pStyle w:val="Overskrift3"/>
      </w:pPr>
      <w:bookmarkStart w:id="60" w:name="_Toc240973860"/>
      <w:r>
        <w:lastRenderedPageBreak/>
        <w:t xml:space="preserve">Krav til DVR applikation - validering</w:t>
      </w:r>
      <w:bookmarkEnd w:id="59"/>
      <w:bookmarkEnd w:id="60"/>
    </w:p>
    <w:p w14:paraId="35079BC4" w14:textId="327B8293" w:rsidR="009363E3" w:rsidRPr="006F1445" w:rsidRDefault="009363E3" w:rsidP="009363E3">
      <w:pPr>
        <w:spacing w:line="276" w:lineRule="auto"/>
      </w:pPr>
    </w:p>
    <w:tbl>
      <w:tblPr>
        <w:tblW w:w="0" w:type="auto"/>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6E1E76" w:rsidRPr="006F1445" w14:paraId="64BA5D40" w14:textId="77777777" w:rsidTr="00A22429">
        <w:trPr>
          <w:trHeight w:val="300"/>
        </w:trPr>
        <w:tc>
          <w:tcPr>
            <w:tcW w:w="2098" w:type="dxa"/>
          </w:tcPr>
          <w:p w14:paraId="77B86E35" w14:textId="77777777" w:rsidR="006E1E76" w:rsidRPr="006F1445" w:rsidRDefault="006E1E76" w:rsidP="00A22429">
            <w:pPr>
              <w:pStyle w:val="Requirement"/>
              <w:spacing w:line="276" w:lineRule="auto"/>
              <w:ind w:left="360"/>
              <w:rPr>
                <w:lang w:val="da-DK"/>
              </w:rPr>
            </w:pPr>
          </w:p>
        </w:tc>
        <w:tc>
          <w:tcPr>
            <w:tcW w:w="6520" w:type="dxa"/>
            <w:vAlign w:val="center"/>
          </w:tcPr>
          <w:p w14:paraId="7968CFDA" w14:textId="00CF391B" w:rsidR="006E1E76" w:rsidRPr="006F1445" w:rsidRDefault="006E1E76" w:rsidP="00A22429">
            <w:pPr>
              <w:spacing w:line="276" w:lineRule="auto"/>
            </w:pPr>
            <w:r>
              <w:rPr>
                <w:rFonts w:cs="Calibri"/>
                <w:color w:val="000000"/>
              </w:rPr>
              <w:t>[K]</w:t>
            </w:r>
            <w:r>
              <w:t xml:space="preserve"> </w:t>
            </w:r>
            <w:r>
              <w:rPr>
                <w:rFonts w:cs="Calibri"/>
                <w:color w:val="000000"/>
              </w:rPr>
              <w:t xml:space="preserve">Det er et krav, at DVR-applikationen understøtter real-time validering af data i receptmodellen.</w:t>
            </w:r>
          </w:p>
          <w:p w14:paraId="44FACDEA" w14:textId="77777777" w:rsidR="006E1E76" w:rsidRPr="006F1445" w:rsidRDefault="006E1E76" w:rsidP="00A22429">
            <w:pPr>
              <w:spacing w:line="276" w:lineRule="auto"/>
              <w:rPr>
                <w:rFonts w:cs="Calibri"/>
                <w:color w:val="000000"/>
              </w:rPr>
            </w:pPr>
          </w:p>
        </w:tc>
      </w:tr>
      <w:tr w:rsidR="006E1E76" w:rsidRPr="006F1445" w14:paraId="2904A9B1" w14:textId="77777777" w:rsidTr="00A22429">
        <w:trPr>
          <w:trHeight w:val="300"/>
        </w:trPr>
        <w:tc>
          <w:tcPr>
            <w:tcW w:w="2098" w:type="dxa"/>
          </w:tcPr>
          <w:p w14:paraId="1294C123" w14:textId="77777777" w:rsidR="006E1E76" w:rsidRPr="006F1445" w:rsidRDefault="006E1E76" w:rsidP="00A22429">
            <w:pPr>
              <w:pStyle w:val="Requirement"/>
              <w:spacing w:line="276" w:lineRule="auto"/>
              <w:ind w:left="360"/>
              <w:rPr>
                <w:lang w:val="da-DK"/>
              </w:rPr>
            </w:pPr>
          </w:p>
        </w:tc>
        <w:tc>
          <w:tcPr>
            <w:tcW w:w="6520" w:type="dxa"/>
            <w:vAlign w:val="center"/>
          </w:tcPr>
          <w:p w14:paraId="668F3B00" w14:textId="62D58E96" w:rsidR="00E5694D" w:rsidRPr="006F1445" w:rsidRDefault="006E1E76" w:rsidP="00DC2EC8">
            <w:pPr>
              <w:spacing w:line="276" w:lineRule="auto"/>
              <w:rPr>
                <w:rFonts w:cs="Calibri"/>
                <w:color w:val="000000"/>
              </w:rPr>
            </w:pPr>
            <w:r>
              <w:rPr>
                <w:rFonts w:cs="Calibri"/>
                <w:color w:val="000000"/>
              </w:rPr>
              <w:t>[K]</w:t>
            </w:r>
            <w:r>
              <w:t xml:space="preserve"> </w:t>
            </w:r>
            <w:r>
              <w:rPr>
                <w:rFonts w:cs="Calibri"/>
                <w:color w:val="000000"/>
              </w:rPr>
              <w:t xml:space="preserve">Det er et krav, at DVR-applikationen ved oprettelse, annullering og genåbning af recept validerer at dyrlægen har en gyldig autorisation og ordinationsret, og at et evt. dyrlægepraksisnummer er gyldigt. </w:t>
            </w:r>
          </w:p>
          <w:p w14:paraId="0226E3FA" w14:textId="6DE9376A" w:rsidR="006E1E76" w:rsidRPr="006F1445" w:rsidRDefault="006E1E76" w:rsidP="00A22429">
            <w:pPr>
              <w:spacing w:line="276" w:lineRule="auto"/>
              <w:rPr>
                <w:rFonts w:cs="Calibri"/>
                <w:color w:val="000000"/>
              </w:rPr>
            </w:pPr>
          </w:p>
        </w:tc>
      </w:tr>
    </w:tbl>
    <w:p w14:paraId="323D2C87" w14:textId="1404A905" w:rsidR="00E54F6D" w:rsidRPr="006F1445" w:rsidRDefault="00E54F6D" w:rsidP="005D2AD5">
      <w:pPr>
        <w:pStyle w:val="Overskrift3"/>
      </w:pPr>
      <w:bookmarkStart w:id="61" w:name="_Toc224115892"/>
      <w:bookmarkStart w:id="62" w:name="_Toc224889749"/>
      <w:bookmarkStart w:id="63" w:name="_Toc240973861"/>
      <w:bookmarkEnd w:id="61"/>
      <w:r>
        <w:t xml:space="preserve">Krav til DVR applikation - receptudstedelse</w:t>
      </w:r>
      <w:bookmarkEnd w:id="62"/>
      <w:bookmarkEnd w:id="63"/>
    </w:p>
    <w:p w14:paraId="0591FC99" w14:textId="77777777" w:rsidR="00E54F6D" w:rsidRPr="006F1445" w:rsidRDefault="00E54F6D" w:rsidP="00E54F6D"/>
    <w:tbl>
      <w:tblPr>
        <w:tblW w:w="0" w:type="auto"/>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188"/>
        <w:gridCol w:w="6520"/>
      </w:tblGrid>
      <w:tr w:rsidR="00362CB0" w:rsidRPr="006F1445" w14:paraId="4FF571D4" w14:textId="77777777" w:rsidTr="002D7F57">
        <w:trPr>
          <w:trHeight w:val="300"/>
        </w:trPr>
        <w:tc>
          <w:tcPr>
            <w:tcW w:w="2188" w:type="dxa"/>
          </w:tcPr>
          <w:p w14:paraId="5EC74340" w14:textId="77777777" w:rsidR="00362CB0" w:rsidRPr="006F1445" w:rsidRDefault="00362CB0" w:rsidP="00B65237">
            <w:pPr>
              <w:pStyle w:val="Requirement"/>
              <w:spacing w:line="276" w:lineRule="auto"/>
              <w:ind w:left="360"/>
              <w:rPr>
                <w:lang w:val="da-DK"/>
              </w:rPr>
            </w:pPr>
          </w:p>
        </w:tc>
        <w:tc>
          <w:tcPr>
            <w:tcW w:w="6520" w:type="dxa"/>
            <w:vAlign w:val="center"/>
          </w:tcPr>
          <w:p w14:paraId="22BFE3D3" w14:textId="540745DD" w:rsidR="00362CB0" w:rsidRPr="006F1445" w:rsidRDefault="00362CB0" w:rsidP="005B5EB9">
            <w:pPr>
              <w:spacing w:line="276" w:lineRule="auto"/>
            </w:pPr>
            <w:r>
              <w:rPr>
                <w:rFonts w:cs="Calibri"/>
                <w:color w:val="000000"/>
              </w:rPr>
              <w:t xml:space="preserve">[K] Det er et krav, at DVR-løsningen</w:t>
            </w:r>
            <w:r>
              <w:t xml:space="preserve"> understøtter, at apoteker og §39 vet-forhandlere kan oprette en recept digitalt på vegne af en dyrlæge fra et andet EU-land end Danmark ud fra en fysisk udstedt papirrecept. Oprettelsen sker i Apoteker og §39 vet-forhandlerens eget anvendersystem.  </w:t>
            </w:r>
          </w:p>
          <w:p w14:paraId="1D6BE9CF" w14:textId="64E74B68" w:rsidR="00362CB0" w:rsidRPr="006F1445" w:rsidRDefault="00362CB0" w:rsidP="005B5EB9">
            <w:pPr>
              <w:spacing w:line="276" w:lineRule="auto"/>
              <w:rPr>
                <w:rFonts w:cs="Calibri"/>
                <w:color w:val="000000"/>
              </w:rPr>
            </w:pPr>
          </w:p>
        </w:tc>
      </w:tr>
      <w:tr w:rsidR="000F76CF" w:rsidRPr="000D03AB" w14:paraId="3D75D05F" w14:textId="77777777" w:rsidTr="002D7F57">
        <w:trPr>
          <w:trHeight w:val="300"/>
        </w:trPr>
        <w:tc>
          <w:tcPr>
            <w:tcW w:w="2188" w:type="dxa"/>
          </w:tcPr>
          <w:p w14:paraId="22494329" w14:textId="77777777" w:rsidR="000F76CF" w:rsidRPr="006F1445" w:rsidRDefault="000F76CF" w:rsidP="00B65237">
            <w:pPr>
              <w:pStyle w:val="Requirement"/>
              <w:spacing w:line="276" w:lineRule="auto"/>
              <w:ind w:left="360"/>
              <w:rPr>
                <w:lang w:val="da-DK"/>
              </w:rPr>
            </w:pPr>
          </w:p>
        </w:tc>
        <w:tc>
          <w:tcPr>
            <w:tcW w:w="6520" w:type="dxa"/>
            <w:vAlign w:val="center"/>
          </w:tcPr>
          <w:p w14:paraId="65D99260" w14:textId="0C0AEE01" w:rsidR="000F76CF" w:rsidRPr="000D03AB" w:rsidRDefault="000F76CF" w:rsidP="000F76CF">
            <w:pPr>
              <w:spacing w:line="276" w:lineRule="auto"/>
            </w:pPr>
            <w:r>
              <w:rPr>
                <w:rFonts w:cs="Calibri"/>
                <w:color w:val="000000"/>
              </w:rPr>
              <w:t>[K]</w:t>
            </w:r>
            <w:r>
              <w:t xml:space="preserve"> </w:t>
            </w:r>
            <w:r>
              <w:rPr>
                <w:rFonts w:cs="Calibri"/>
                <w:color w:val="000000"/>
              </w:rPr>
              <w:t xml:space="preserve">Det er et krav, at DVR-løsningen opretter </w:t>
            </w:r>
            <w:r>
              <w:t xml:space="preserve">Receptid når recepten oprettes, jf. bilag 3A, Appendiks D, afsnit 8. Receptid’et skal være menneskeligt læsbart.</w:t>
            </w:r>
          </w:p>
          <w:p w14:paraId="6FA2391C" w14:textId="77777777" w:rsidR="000F76CF" w:rsidRPr="000D03AB" w:rsidRDefault="000F76CF" w:rsidP="005B5EB9">
            <w:pPr>
              <w:spacing w:line="276" w:lineRule="auto"/>
              <w:rPr>
                <w:rFonts w:cs="Calibri"/>
                <w:color w:val="000000"/>
              </w:rPr>
            </w:pPr>
          </w:p>
        </w:tc>
      </w:tr>
      <w:tr w:rsidR="000B1942" w:rsidRPr="000D03AB" w14:paraId="7D7F46B1" w14:textId="77777777" w:rsidTr="7F63DB0C">
        <w:trPr>
          <w:trHeight w:val="300"/>
        </w:trPr>
        <w:tc>
          <w:tcPr>
            <w:tcW w:w="2188" w:type="dxa"/>
          </w:tcPr>
          <w:p w14:paraId="6652E364" w14:textId="77777777" w:rsidR="000B1942" w:rsidRPr="006F1445" w:rsidRDefault="000B1942" w:rsidP="00B65237">
            <w:pPr>
              <w:pStyle w:val="Requirement"/>
              <w:spacing w:line="276" w:lineRule="auto"/>
              <w:ind w:left="360"/>
              <w:rPr>
                <w:lang w:val="da-DK"/>
              </w:rPr>
            </w:pPr>
          </w:p>
        </w:tc>
        <w:tc>
          <w:tcPr>
            <w:tcW w:w="6520" w:type="dxa"/>
            <w:vAlign w:val="center"/>
          </w:tcPr>
          <w:p w14:paraId="32EAA265" w14:textId="77777777" w:rsidR="000B1942" w:rsidRDefault="499A54A1" w:rsidP="000F76CF">
            <w:pPr>
              <w:spacing w:line="276" w:lineRule="auto"/>
            </w:pPr>
            <w:r>
              <w:rPr>
                <w:rFonts w:cs="Calibri"/>
                <w:color w:val="000000"/>
              </w:rPr>
              <w:t>[K]</w:t>
            </w:r>
            <w:r>
              <w:t xml:space="preserve"> </w:t>
            </w:r>
            <w:r>
              <w:rPr>
                <w:rFonts w:cs="Calibri"/>
                <w:color w:val="000000"/>
              </w:rPr>
              <w:t xml:space="preserve">Det er et krav, at DVR-løsningen sætter oprettelsesdato </w:t>
            </w:r>
            <w:r>
              <w:t xml:space="preserve">når recepten oprettes, jf. bilag 3A, Appendiks D, afsnit 6.1.1.</w:t>
            </w:r>
          </w:p>
          <w:p w14:paraId="14EA59AF" w14:textId="6D5633ED" w:rsidR="009A79F7" w:rsidRPr="006F1445" w:rsidRDefault="009A79F7" w:rsidP="000F76CF">
            <w:pPr>
              <w:spacing w:line="276" w:lineRule="auto"/>
              <w:rPr>
                <w:rFonts w:cs="Calibri"/>
                <w:color w:val="000000"/>
              </w:rPr>
            </w:pPr>
          </w:p>
        </w:tc>
      </w:tr>
    </w:tbl>
    <w:p w14:paraId="20A61B69" w14:textId="65ADFB46" w:rsidR="00E54F6D" w:rsidRPr="000D03AB" w:rsidRDefault="00E54F6D" w:rsidP="005D2AD5">
      <w:pPr>
        <w:pStyle w:val="Overskrift3"/>
      </w:pPr>
      <w:bookmarkStart w:id="64" w:name="_Toc224889750"/>
      <w:bookmarkStart w:id="65" w:name="_Toc240973862"/>
      <w:r>
        <w:t xml:space="preserve">Krav til DVR applikation - bestilling</w:t>
      </w:r>
      <w:bookmarkEnd w:id="64"/>
      <w:bookmarkEnd w:id="65"/>
    </w:p>
    <w:p w14:paraId="1F764A50" w14:textId="77777777" w:rsidR="00E54F6D" w:rsidRPr="000D03AB" w:rsidRDefault="00E54F6D" w:rsidP="008B15B3">
      <w:pPr>
        <w:spacing w:line="276" w:lineRule="auto"/>
        <w:jc w:val="right"/>
      </w:pPr>
    </w:p>
    <w:tbl>
      <w:tblPr>
        <w:tblW w:w="0" w:type="auto"/>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D96097" w:rsidRPr="006F1445" w14:paraId="275CF2EC" w14:textId="77777777">
        <w:trPr>
          <w:trHeight w:val="300"/>
        </w:trPr>
        <w:tc>
          <w:tcPr>
            <w:tcW w:w="2098" w:type="dxa"/>
          </w:tcPr>
          <w:p w14:paraId="33054D8E" w14:textId="77777777" w:rsidR="00D96097" w:rsidRPr="000D03AB" w:rsidRDefault="00D96097">
            <w:pPr>
              <w:pStyle w:val="Requirement"/>
              <w:spacing w:line="276" w:lineRule="auto"/>
              <w:ind w:left="360"/>
              <w:rPr>
                <w:lang w:val="da-DK"/>
              </w:rPr>
            </w:pPr>
          </w:p>
        </w:tc>
        <w:tc>
          <w:tcPr>
            <w:tcW w:w="6520" w:type="dxa"/>
            <w:vAlign w:val="center"/>
          </w:tcPr>
          <w:p w14:paraId="622ED4EC" w14:textId="3424AEA8" w:rsidR="000F76CF" w:rsidRPr="006F1445" w:rsidRDefault="000F76CF" w:rsidP="000F76CF">
            <w:pPr>
              <w:spacing w:line="276" w:lineRule="auto"/>
            </w:pPr>
            <w:r>
              <w:rPr>
                <w:rFonts w:cs="Calibri"/>
                <w:color w:val="000000"/>
              </w:rPr>
              <w:t>[K]</w:t>
            </w:r>
            <w:r>
              <w:t xml:space="preserve"> </w:t>
            </w:r>
            <w:r>
              <w:rPr>
                <w:rFonts w:cs="Calibri"/>
                <w:color w:val="000000"/>
              </w:rPr>
              <w:t xml:space="preserve">Det er et krav, at DVR-løsningen opretter </w:t>
            </w:r>
            <w:r>
              <w:t xml:space="preserve">Bestillingsid når bestillingen oprettes, jf. bilag 3A, Appendiks D, afsnit 8.</w:t>
            </w:r>
          </w:p>
          <w:p w14:paraId="73127D47" w14:textId="77777777" w:rsidR="00D96097" w:rsidRPr="006F1445" w:rsidRDefault="00D96097">
            <w:pPr>
              <w:rPr>
                <w:rFonts w:cs="Calibri"/>
                <w:color w:val="000000"/>
              </w:rPr>
            </w:pPr>
          </w:p>
        </w:tc>
      </w:tr>
    </w:tbl>
    <w:p w14:paraId="04666DC3" w14:textId="2CF1257D" w:rsidR="00E54F6D" w:rsidRPr="006F1445" w:rsidRDefault="00E54F6D" w:rsidP="005D2AD5">
      <w:pPr>
        <w:pStyle w:val="Overskrift3"/>
      </w:pPr>
      <w:bookmarkStart w:id="66" w:name="_Toc224889751"/>
      <w:bookmarkStart w:id="67" w:name="_Toc240973863"/>
      <w:r>
        <w:t xml:space="preserve">Krav til DVR applikation - udlevering</w:t>
      </w:r>
      <w:bookmarkEnd w:id="66"/>
      <w:bookmarkEnd w:id="67"/>
    </w:p>
    <w:p w14:paraId="7F259CD7" w14:textId="13DA9E3E" w:rsidR="009103C0" w:rsidRPr="006F1445" w:rsidRDefault="009103C0" w:rsidP="009103C0"/>
    <w:tbl>
      <w:tblPr>
        <w:tblW w:w="0" w:type="auto"/>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D96097" w:rsidRPr="006F1445" w14:paraId="3B8E0FAD" w14:textId="77777777">
        <w:trPr>
          <w:trHeight w:val="300"/>
        </w:trPr>
        <w:tc>
          <w:tcPr>
            <w:tcW w:w="2098" w:type="dxa"/>
          </w:tcPr>
          <w:p w14:paraId="33E01164" w14:textId="77777777" w:rsidR="00D96097" w:rsidRPr="006F1445" w:rsidRDefault="00D96097">
            <w:pPr>
              <w:pStyle w:val="Requirement"/>
              <w:spacing w:line="276" w:lineRule="auto"/>
              <w:ind w:left="360"/>
              <w:rPr>
                <w:lang w:val="da-DK"/>
              </w:rPr>
            </w:pPr>
          </w:p>
        </w:tc>
        <w:tc>
          <w:tcPr>
            <w:tcW w:w="6520" w:type="dxa"/>
            <w:vAlign w:val="center"/>
          </w:tcPr>
          <w:p w14:paraId="3607F202" w14:textId="70DACE93" w:rsidR="00D96097" w:rsidRPr="006F1445" w:rsidRDefault="00D96097">
            <w:pPr>
              <w:spacing w:line="276" w:lineRule="auto"/>
            </w:pPr>
            <w:r>
              <w:rPr>
                <w:rFonts w:cs="Calibri"/>
                <w:color w:val="000000"/>
              </w:rPr>
              <w:t>[K]</w:t>
            </w:r>
            <w:r>
              <w:t xml:space="preserve"> </w:t>
            </w:r>
            <w:r>
              <w:rPr>
                <w:rFonts w:cs="Calibri"/>
                <w:color w:val="000000"/>
              </w:rPr>
              <w:t xml:space="preserve">Det er et krav, at DVR-løsningen opretter </w:t>
            </w:r>
            <w:r>
              <w:t xml:space="preserve">Udleveringsid når udleveringen effektueres, jf. bilag 3A, Appendiks D, afsnit 8.</w:t>
            </w:r>
          </w:p>
          <w:p w14:paraId="69DC17E8" w14:textId="77777777" w:rsidR="00D96097" w:rsidRPr="006F1445" w:rsidRDefault="00D96097">
            <w:pPr>
              <w:rPr>
                <w:rFonts w:cs="Calibri"/>
                <w:color w:val="000000"/>
              </w:rPr>
            </w:pPr>
          </w:p>
        </w:tc>
      </w:tr>
    </w:tbl>
    <w:p w14:paraId="70908CAA" w14:textId="03CF1000" w:rsidR="00D82947" w:rsidRPr="006F1445" w:rsidRDefault="00D82947" w:rsidP="005D2AD5">
      <w:pPr>
        <w:pStyle w:val="Overskrift3"/>
      </w:pPr>
      <w:bookmarkStart w:id="68" w:name="_Toc224889752"/>
      <w:bookmarkStart w:id="69" w:name="_Toc240973864"/>
      <w:r>
        <w:t>Krav til DVR services</w:t>
      </w:r>
      <w:bookmarkEnd w:id="68"/>
      <w:bookmarkEnd w:id="69"/>
    </w:p>
    <w:p w14:paraId="1F9BC594" w14:textId="77777777" w:rsidR="00D82947" w:rsidRPr="006F1445" w:rsidRDefault="00D82947" w:rsidP="00D82947">
      <w:pPr>
        <w:spacing w:line="276" w:lineRule="auto"/>
      </w:pPr>
    </w:p>
    <w:tbl>
      <w:tblPr>
        <w:tblW w:w="0" w:type="auto"/>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06772A" w:rsidRPr="006F1445" w14:paraId="7F3066B9" w14:textId="77777777" w:rsidTr="0071594E">
        <w:trPr>
          <w:trHeight w:val="300"/>
        </w:trPr>
        <w:tc>
          <w:tcPr>
            <w:tcW w:w="2098" w:type="dxa"/>
          </w:tcPr>
          <w:p w14:paraId="68AB553A" w14:textId="77777777" w:rsidR="0006772A" w:rsidRPr="006F1445" w:rsidRDefault="0006772A" w:rsidP="0071594E">
            <w:pPr>
              <w:pStyle w:val="Requirement"/>
              <w:spacing w:line="276" w:lineRule="auto"/>
              <w:ind w:left="360"/>
              <w:rPr>
                <w:lang w:val="da-DK"/>
              </w:rPr>
            </w:pPr>
          </w:p>
        </w:tc>
        <w:tc>
          <w:tcPr>
            <w:tcW w:w="6520" w:type="dxa"/>
            <w:vAlign w:val="center"/>
          </w:tcPr>
          <w:p w14:paraId="63BAB24C" w14:textId="7EB5B87D" w:rsidR="0006772A" w:rsidRPr="006F1445" w:rsidRDefault="0006772A" w:rsidP="0006772A">
            <w:pPr>
              <w:spacing w:line="276" w:lineRule="auto"/>
            </w:pPr>
            <w:r>
              <w:rPr>
                <w:rFonts w:cs="Calibri"/>
                <w:color w:val="000000"/>
              </w:rPr>
              <w:t>[K]</w:t>
            </w:r>
            <w:r>
              <w:t xml:space="preserve"> </w:t>
            </w:r>
            <w:r>
              <w:rPr>
                <w:rFonts w:cs="Calibri"/>
                <w:color w:val="000000"/>
              </w:rPr>
              <w:t xml:space="preserve">Det er et krav, at DVR-løsningen udvikler og </w:t>
            </w:r>
            <w:r>
              <w:t xml:space="preserve">implementerer DVR services, jf. bilag 3A, Appendiks D, afsnit 8.</w:t>
            </w:r>
          </w:p>
          <w:p w14:paraId="4D1A25FE" w14:textId="77777777" w:rsidR="0006772A" w:rsidRPr="006F1445" w:rsidRDefault="0006772A" w:rsidP="0071594E">
            <w:pPr>
              <w:rPr>
                <w:rFonts w:cs="Calibri"/>
                <w:color w:val="000000"/>
              </w:rPr>
            </w:pPr>
          </w:p>
        </w:tc>
      </w:tr>
      <w:tr w:rsidR="00253260" w:rsidRPr="006F1445" w14:paraId="1C1C87B7" w14:textId="77777777" w:rsidTr="0071594E">
        <w:trPr>
          <w:trHeight w:val="300"/>
        </w:trPr>
        <w:tc>
          <w:tcPr>
            <w:tcW w:w="2098" w:type="dxa"/>
          </w:tcPr>
          <w:p w14:paraId="16360642" w14:textId="77777777" w:rsidR="00253260" w:rsidRPr="006F1445" w:rsidRDefault="00253260" w:rsidP="0071594E">
            <w:pPr>
              <w:pStyle w:val="Requirement"/>
              <w:spacing w:line="276" w:lineRule="auto"/>
              <w:ind w:left="360"/>
              <w:rPr>
                <w:lang w:val="da-DK"/>
              </w:rPr>
            </w:pPr>
          </w:p>
        </w:tc>
        <w:tc>
          <w:tcPr>
            <w:tcW w:w="6520" w:type="dxa"/>
            <w:vAlign w:val="center"/>
          </w:tcPr>
          <w:p w14:paraId="2D13F641" w14:textId="77777777" w:rsidR="005427C6" w:rsidRDefault="00253260" w:rsidP="0006772A">
            <w:pPr>
              <w:spacing w:line="276" w:lineRule="auto"/>
              <w:rPr>
                <w:rFonts w:cs="Calibri"/>
                <w:i/>
                <w:iCs/>
                <w:color w:val="000000"/>
              </w:rPr>
            </w:pPr>
            <w:r>
              <w:rPr>
                <w:rFonts w:cs="Calibri"/>
                <w:color w:val="000000"/>
              </w:rPr>
              <w:t>[K]</w:t>
            </w:r>
            <w:r>
              <w:t xml:space="preserve"> </w:t>
            </w:r>
            <w:r>
              <w:rPr>
                <w:rFonts w:cs="Calibri"/>
                <w:color w:val="000000"/>
              </w:rPr>
              <w:t>Det er et krav, at det skal være muligt at foretage flere handlinger i samme kald. F.eks. at oprette mere end en enkelt recept, registrere flere udleveringer mm.</w:t>
            </w:r>
            <w:r>
              <w:rPr>
                <w:rFonts w:cs="Calibri"/>
                <w:i/>
                <w:iCs/>
                <w:color w:val="000000"/>
              </w:rPr>
              <w:t xml:space="preserve"> </w:t>
            </w:r>
          </w:p>
          <w:p w14:paraId="319AD650" w14:textId="726C55F5" w:rsidR="009A79F7" w:rsidRPr="009A79F7" w:rsidRDefault="009A79F7" w:rsidP="0006772A">
            <w:pPr>
              <w:spacing w:line="276" w:lineRule="auto"/>
              <w:rPr>
                <w:rFonts w:cs="Calibri"/>
                <w:color w:val="000000"/>
              </w:rPr>
            </w:pPr>
          </w:p>
        </w:tc>
      </w:tr>
    </w:tbl>
    <w:p w14:paraId="64428F18" w14:textId="77777777" w:rsidR="00D82947" w:rsidRDefault="00D82947" w:rsidP="00D82947"/>
    <w:p w14:paraId="0AD99D0E" w14:textId="77777777" w:rsidR="00545FB5" w:rsidRDefault="00545FB5" w:rsidP="00D82947"/>
    <w:p w14:paraId="06951AFA" w14:textId="77777777" w:rsidR="00545FB5" w:rsidRDefault="00545FB5" w:rsidP="00D82947"/>
    <w:p w14:paraId="353DEF3D" w14:textId="77777777" w:rsidR="00545FB5" w:rsidRDefault="00545FB5" w:rsidP="00D82947"/>
    <w:p w14:paraId="538A12ED" w14:textId="77777777" w:rsidR="0079428B" w:rsidRPr="006F1445" w:rsidRDefault="0079428B" w:rsidP="0079428B">
      <w:pPr>
        <w:pStyle w:val="Overskrift2"/>
      </w:pPr>
      <w:bookmarkStart w:id="70" w:name="_Toc224889753"/>
      <w:bookmarkStart w:id="71" w:name="_Toc240973865"/>
      <w:r>
        <w:lastRenderedPageBreak/>
        <w:t>Krav til roller og rettigheder</w:t>
      </w:r>
      <w:bookmarkEnd w:id="70"/>
      <w:bookmarkEnd w:id="71"/>
    </w:p>
    <w:p w14:paraId="7304F725" w14:textId="77777777" w:rsidR="0079428B" w:rsidRPr="006F1445" w:rsidRDefault="0079428B" w:rsidP="0079428B"/>
    <w:tbl>
      <w:tblPr>
        <w:tblW w:w="0" w:type="auto"/>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79428B" w:rsidRPr="006F1445" w14:paraId="3F397398" w14:textId="77777777" w:rsidTr="00D61BD1">
        <w:trPr>
          <w:trHeight w:val="300"/>
        </w:trPr>
        <w:tc>
          <w:tcPr>
            <w:tcW w:w="2098" w:type="dxa"/>
          </w:tcPr>
          <w:p w14:paraId="71D0D030" w14:textId="77777777" w:rsidR="0079428B" w:rsidRPr="006F1445" w:rsidRDefault="0079428B" w:rsidP="00D61BD1">
            <w:pPr>
              <w:pStyle w:val="Requirement"/>
              <w:spacing w:line="276" w:lineRule="auto"/>
              <w:ind w:left="360"/>
              <w:rPr>
                <w:lang w:val="da-DK"/>
              </w:rPr>
            </w:pPr>
          </w:p>
        </w:tc>
        <w:tc>
          <w:tcPr>
            <w:tcW w:w="6520" w:type="dxa"/>
            <w:vAlign w:val="center"/>
          </w:tcPr>
          <w:p w14:paraId="2EBD66D5" w14:textId="16AB39F7" w:rsidR="00A67665" w:rsidRPr="006F1445" w:rsidRDefault="4325E62A" w:rsidP="00A67665">
            <w:pPr>
              <w:rPr>
                <w:rFonts w:cs="Calibri"/>
                <w:color w:val="000000"/>
              </w:rPr>
            </w:pPr>
            <w:r>
              <w:rPr>
                <w:rFonts w:cs="Calibri"/>
                <w:color w:val="000000"/>
              </w:rPr>
              <w:t>[K]</w:t>
            </w:r>
            <w:r>
              <w:t xml:space="preserve"> </w:t>
            </w:r>
            <w:r>
              <w:rPr>
                <w:rFonts w:cs="Calibri"/>
                <w:color w:val="000000"/>
              </w:rPr>
              <w:t>Det er et k</w:t>
            </w:r>
            <w:r>
              <w:rPr>
                <w:rFonts w:cs="Calibri"/>
              </w:rPr>
              <w:t>rav, at</w:t>
            </w:r>
            <w:r>
              <w:t xml:space="preserve"> apotekssystemer og §39 vet-forhandlersystemer skal kunne kalde alle DVR services, </w:t>
            </w:r>
            <w:r>
              <w:rPr>
                <w:rFonts w:eastAsia="Calibri"/>
              </w:rPr>
              <w:t xml:space="preserve">jf. bilag 3A Appendiks D,</w:t>
            </w:r>
            <w:r>
              <w:rPr>
                <w:rFonts w:cs="Calibri"/>
                <w:color w:val="000000"/>
              </w:rPr>
              <w:t xml:space="preserve"> afsnit 8. Styring skal ske via en konfigurationsfil.</w:t>
            </w:r>
          </w:p>
          <w:p w14:paraId="7568595E" w14:textId="3534340B" w:rsidR="005427C6" w:rsidRPr="006F1445" w:rsidRDefault="0079428B" w:rsidP="00D61BD1">
            <w:pPr>
              <w:rPr>
                <w:rFonts w:cs="Calibri"/>
              </w:rPr>
            </w:pPr>
            <w:r>
              <w:t xml:space="preserve"> </w:t>
            </w:r>
          </w:p>
        </w:tc>
      </w:tr>
      <w:tr w:rsidR="00227AE4" w:rsidRPr="006F1445" w14:paraId="6792B992" w14:textId="77777777" w:rsidTr="00D61BD1">
        <w:trPr>
          <w:trHeight w:val="300"/>
        </w:trPr>
        <w:tc>
          <w:tcPr>
            <w:tcW w:w="2098" w:type="dxa"/>
          </w:tcPr>
          <w:p w14:paraId="25385568" w14:textId="77777777" w:rsidR="00227AE4" w:rsidRPr="006F1445" w:rsidRDefault="00227AE4" w:rsidP="00D61BD1">
            <w:pPr>
              <w:pStyle w:val="Requirement"/>
              <w:spacing w:line="276" w:lineRule="auto"/>
              <w:ind w:left="360"/>
              <w:rPr>
                <w:lang w:val="da-DK"/>
              </w:rPr>
            </w:pPr>
          </w:p>
        </w:tc>
        <w:tc>
          <w:tcPr>
            <w:tcW w:w="6520" w:type="dxa"/>
            <w:vAlign w:val="center"/>
          </w:tcPr>
          <w:p w14:paraId="18A3F84E" w14:textId="18A52C82" w:rsidR="00A67665" w:rsidRPr="006F1445" w:rsidRDefault="00A67665" w:rsidP="00A67665">
            <w:r>
              <w:rPr>
                <w:rFonts w:cs="Calibri"/>
                <w:color w:val="000000"/>
              </w:rPr>
              <w:t>[K]</w:t>
            </w:r>
            <w:r>
              <w:t xml:space="preserve"> </w:t>
            </w:r>
            <w:r>
              <w:rPr>
                <w:rFonts w:cs="Calibri"/>
                <w:color w:val="000000"/>
              </w:rPr>
              <w:t>Det er et k</w:t>
            </w:r>
            <w:r>
              <w:rPr>
                <w:rFonts w:cs="Calibri"/>
              </w:rPr>
              <w:t>rav, at</w:t>
            </w:r>
            <w:r>
              <w:rPr>
                <w:rFonts w:eastAsia="Calibri"/>
              </w:rPr>
              <w:t xml:space="preserve"> d</w:t>
            </w:r>
            <w:r>
              <w:t xml:space="preserve">yrelægesystemer og DVR online kan kalde alle services, </w:t>
            </w:r>
            <w:r>
              <w:rPr>
                <w:rFonts w:eastAsia="Calibri"/>
              </w:rPr>
              <w:t xml:space="preserve">jf. </w:t>
            </w:r>
            <w:r>
              <w:t xml:space="preserve">bilag 3A, Appendiks D, afsnit</w:t>
            </w:r>
            <w:r>
              <w:rPr>
                <w:rFonts w:cs="Calibri"/>
                <w:color w:val="000000"/>
              </w:rPr>
              <w:t xml:space="preserve"> 8,</w:t>
            </w:r>
            <w:r>
              <w:t xml:space="preserve"> bortset fra: </w:t>
              <w:br/>
            </w:r>
          </w:p>
          <w:p w14:paraId="02CE9260" w14:textId="51CD3F21" w:rsidR="00A67665" w:rsidRPr="006F1445" w:rsidRDefault="00A67665" w:rsidP="00BC5D55">
            <w:pPr>
              <w:numPr>
                <w:ilvl w:val="0"/>
                <w:numId w:val="30"/>
              </w:numPr>
            </w:pPr>
            <w:r>
              <w:t>Hent nye bestillinger</w:t>
            </w:r>
          </w:p>
          <w:p w14:paraId="49D20D52" w14:textId="5C9839C1" w:rsidR="00A67665" w:rsidRPr="006F1445" w:rsidRDefault="00A67665" w:rsidP="00A91389">
            <w:pPr>
              <w:pStyle w:val="Listeafsnit"/>
              <w:numPr>
                <w:ilvl w:val="0"/>
                <w:numId w:val="30"/>
              </w:numPr>
            </w:pPr>
            <w:r>
              <w:t>Kvitter for nye bestillinger</w:t>
            </w:r>
          </w:p>
          <w:p w14:paraId="1A55CF39" w14:textId="498282C9" w:rsidR="00A67665" w:rsidRPr="006F1445" w:rsidRDefault="00A67665" w:rsidP="00A91389">
            <w:pPr>
              <w:pStyle w:val="Listeafsnit"/>
              <w:numPr>
                <w:ilvl w:val="0"/>
                <w:numId w:val="30"/>
              </w:numPr>
            </w:pPr>
            <w:r>
              <w:t>Opret udlevering</w:t>
            </w:r>
          </w:p>
          <w:p w14:paraId="68FB6C4F" w14:textId="3F403B4B" w:rsidR="00A67665" w:rsidRPr="006F1445" w:rsidRDefault="00A67665" w:rsidP="00A91389">
            <w:pPr>
              <w:pStyle w:val="Listeafsnit"/>
              <w:numPr>
                <w:ilvl w:val="0"/>
                <w:numId w:val="30"/>
              </w:numPr>
              <w:spacing w:line="276" w:lineRule="auto"/>
            </w:pPr>
            <w:r>
              <w:t>Tilbagefør udlevering</w:t>
            </w:r>
          </w:p>
          <w:p w14:paraId="0B7849EF" w14:textId="658FA660" w:rsidR="00227AE4" w:rsidRPr="006F1445" w:rsidRDefault="00227AE4" w:rsidP="7F63DB0C">
            <w:pPr>
              <w:spacing w:line="276" w:lineRule="auto"/>
            </w:pPr>
          </w:p>
          <w:p w14:paraId="420C5B9C" w14:textId="77777777" w:rsidR="00227AE4" w:rsidRDefault="72CC734E" w:rsidP="00227AE4">
            <w:pPr>
              <w:rPr>
                <w:rFonts w:cs="Calibri"/>
                <w:color w:val="000000"/>
              </w:rPr>
            </w:pPr>
            <w:r>
              <w:rPr>
                <w:rFonts w:cs="Calibri"/>
                <w:color w:val="000000"/>
              </w:rPr>
              <w:t>Styring skal ske via en konfigurationsfil.</w:t>
            </w:r>
          </w:p>
          <w:p w14:paraId="7D314E38" w14:textId="26E21B58" w:rsidR="00FA3829" w:rsidRPr="006F1445" w:rsidRDefault="00FA3829" w:rsidP="00227AE4">
            <w:pPr>
              <w:rPr>
                <w:rFonts w:cs="Calibri"/>
                <w:color w:val="000000"/>
              </w:rPr>
            </w:pPr>
          </w:p>
        </w:tc>
      </w:tr>
    </w:tbl>
    <w:p w14:paraId="165E0D05" w14:textId="77777777" w:rsidR="0079428B" w:rsidRPr="006F1445" w:rsidRDefault="0079428B" w:rsidP="0079428B">
      <w:pPr>
        <w:pStyle w:val="Overskrift2"/>
      </w:pPr>
      <w:bookmarkStart w:id="72" w:name="_Toc224889754"/>
      <w:bookmarkStart w:id="73" w:name="_Toc240973866"/>
      <w:r>
        <w:t>Krav til rapportering og dataudtræk</w:t>
      </w:r>
      <w:bookmarkEnd w:id="72"/>
      <w:bookmarkEnd w:id="73"/>
      <w:r>
        <w:t xml:space="preserve"> </w:t>
      </w:r>
    </w:p>
    <w:p w14:paraId="31262E9E" w14:textId="77777777" w:rsidR="0079428B" w:rsidRPr="006F1445" w:rsidRDefault="0079428B" w:rsidP="0079428B"/>
    <w:p w14:paraId="20D726E9" w14:textId="76326B3A" w:rsidR="0079428B" w:rsidRPr="006F1445" w:rsidRDefault="0079428B" w:rsidP="0079428B">
      <w:r>
        <w:t xml:space="preserve">For at kunne understøtte både tilsyn, overvågning og ledelsesrapportering er der behov for rapportering.</w:t>
      </w:r>
    </w:p>
    <w:p w14:paraId="78FC855E" w14:textId="77777777" w:rsidR="0079428B" w:rsidRPr="006F1445" w:rsidRDefault="0079428B" w:rsidP="0079428B"/>
    <w:tbl>
      <w:tblPr>
        <w:tblW w:w="0" w:type="auto"/>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8C4BDC" w:rsidRPr="006F1445" w14:paraId="644F81AD" w14:textId="77777777" w:rsidTr="005E3B64">
        <w:trPr>
          <w:trHeight w:val="300"/>
        </w:trPr>
        <w:tc>
          <w:tcPr>
            <w:tcW w:w="2098" w:type="dxa"/>
            <w:tcBorders>
              <w:top w:val="single" w:sz="4" w:space="0" w:color="009DE0"/>
              <w:left w:val="single" w:sz="4" w:space="0" w:color="009DE0"/>
              <w:bottom w:val="single" w:sz="4" w:space="0" w:color="009DE0"/>
              <w:right w:val="single" w:sz="4" w:space="0" w:color="009DE0"/>
            </w:tcBorders>
          </w:tcPr>
          <w:p w14:paraId="790D4041" w14:textId="77777777" w:rsidR="008C4BDC" w:rsidRPr="006F1445" w:rsidRDefault="008C4BDC" w:rsidP="00D61BD1">
            <w:pPr>
              <w:pStyle w:val="Requirement"/>
              <w:spacing w:line="276" w:lineRule="auto"/>
              <w:ind w:left="360"/>
              <w:rPr>
                <w:lang w:val="da-DK"/>
              </w:rPr>
            </w:pPr>
          </w:p>
        </w:tc>
        <w:tc>
          <w:tcPr>
            <w:tcW w:w="6520" w:type="dxa"/>
            <w:tcBorders>
              <w:top w:val="single" w:sz="4" w:space="0" w:color="009DE0"/>
              <w:left w:val="single" w:sz="4" w:space="0" w:color="009DE0"/>
              <w:bottom w:val="single" w:sz="4" w:space="0" w:color="009DE0"/>
              <w:right w:val="single" w:sz="4" w:space="0" w:color="009DE0"/>
            </w:tcBorders>
          </w:tcPr>
          <w:p w14:paraId="5B20635E" w14:textId="78786E7C" w:rsidR="008C4BDC" w:rsidRPr="006F1445" w:rsidRDefault="008C4BDC" w:rsidP="008C4BDC">
            <w:pPr>
              <w:spacing w:line="276" w:lineRule="auto"/>
            </w:pPr>
            <w:r>
              <w:t xml:space="preserve">[K] Det er et krav, at rapportering skal kunne følge op på anvendelsen af Løsningen. Der skal kunne udtrækkes:</w:t>
            </w:r>
          </w:p>
          <w:p w14:paraId="0490F06F" w14:textId="77777777" w:rsidR="008C4BDC" w:rsidRPr="006F1445" w:rsidRDefault="008C4BDC" w:rsidP="008C4BDC">
            <w:pPr>
              <w:spacing w:line="276" w:lineRule="auto"/>
            </w:pPr>
          </w:p>
          <w:p w14:paraId="47647949" w14:textId="7D40495A" w:rsidR="008C4BDC" w:rsidRPr="006F1445" w:rsidRDefault="008C4BDC" w:rsidP="00BA2F9B">
            <w:pPr>
              <w:numPr>
                <w:ilvl w:val="0"/>
                <w:numId w:val="31"/>
              </w:numPr>
              <w:spacing w:line="276" w:lineRule="auto"/>
            </w:pPr>
            <w:r>
              <w:t xml:space="preserve">Antallet af oprettede recepter for det seneste døgn (fra kl. 00 – 24) og samlet antal recepter totalt i Løsningen.</w:t>
            </w:r>
          </w:p>
          <w:p w14:paraId="707B6060" w14:textId="51522430" w:rsidR="00F11985" w:rsidRPr="006F1445" w:rsidRDefault="008C4BDC" w:rsidP="00BA2F9B">
            <w:pPr>
              <w:pStyle w:val="Listeafsnit"/>
              <w:numPr>
                <w:ilvl w:val="0"/>
                <w:numId w:val="31"/>
              </w:numPr>
            </w:pPr>
            <w:r>
              <w:t xml:space="preserve">Antallet af recepter oprettet via DVR online for det seneste døgn (fra kl. 00 – 24) og samlet antal recepter oprettet via DVR online totalt i Løsningen. </w:t>
            </w:r>
          </w:p>
          <w:p w14:paraId="1EC267F0" w14:textId="77777777" w:rsidR="007D6EBA" w:rsidRPr="006F1445" w:rsidRDefault="007D6EBA" w:rsidP="00F11985"/>
          <w:p w14:paraId="53F70059" w14:textId="671E30F6" w:rsidR="00F11985" w:rsidRPr="006F1445" w:rsidRDefault="00F11985" w:rsidP="00F11985">
            <w:r>
              <w:t xml:space="preserve">Dataudtrækket sendes på e-mail en gang i døgnet til en postkasse hos Lægemiddelstyrelsen, som fastlægges i forbindelse med afklaringsfasen.</w:t>
            </w:r>
          </w:p>
          <w:p w14:paraId="0C66F19B" w14:textId="40F930D1" w:rsidR="00F11985" w:rsidRPr="006F1445" w:rsidRDefault="00F11985" w:rsidP="00A8548B"/>
        </w:tc>
      </w:tr>
      <w:tr w:rsidR="00A51033" w:rsidRPr="006F1445" w14:paraId="4E616A9F" w14:textId="77777777" w:rsidTr="005E3B64">
        <w:trPr>
          <w:trHeight w:val="300"/>
        </w:trPr>
        <w:tc>
          <w:tcPr>
            <w:tcW w:w="2098" w:type="dxa"/>
            <w:tcBorders>
              <w:top w:val="single" w:sz="4" w:space="0" w:color="009DE0"/>
              <w:left w:val="single" w:sz="4" w:space="0" w:color="009DE0"/>
              <w:bottom w:val="single" w:sz="4" w:space="0" w:color="009DE0"/>
              <w:right w:val="single" w:sz="4" w:space="0" w:color="009DE0"/>
            </w:tcBorders>
          </w:tcPr>
          <w:p w14:paraId="4391629A" w14:textId="77777777" w:rsidR="00A51033" w:rsidRPr="006F1445" w:rsidRDefault="00A51033" w:rsidP="00D61BD1">
            <w:pPr>
              <w:pStyle w:val="Requirement"/>
              <w:spacing w:line="276" w:lineRule="auto"/>
              <w:ind w:left="360"/>
              <w:rPr>
                <w:lang w:val="da-DK"/>
              </w:rPr>
            </w:pPr>
          </w:p>
        </w:tc>
        <w:tc>
          <w:tcPr>
            <w:tcW w:w="6520" w:type="dxa"/>
            <w:tcBorders>
              <w:top w:val="single" w:sz="4" w:space="0" w:color="009DE0"/>
              <w:left w:val="single" w:sz="4" w:space="0" w:color="009DE0"/>
              <w:bottom w:val="single" w:sz="4" w:space="0" w:color="009DE0"/>
              <w:right w:val="single" w:sz="4" w:space="0" w:color="009DE0"/>
            </w:tcBorders>
          </w:tcPr>
          <w:p w14:paraId="3A350123" w14:textId="77777777" w:rsidR="00A51033" w:rsidRPr="006F1445" w:rsidRDefault="00A51033" w:rsidP="00AE1B60">
            <w:pPr>
              <w:spacing w:line="276" w:lineRule="auto"/>
            </w:pPr>
            <w:r>
              <w:t xml:space="preserve">[K] Det er et krav, at DVR-løsningen skal etablere et API til brug for dataudtræk. Det skal være muligt at udtrække alle data til overførsel til Lægemiddelstyrelsens Dataplatform som anvendes til rapportering, analyse og distribution af data. </w:t>
            </w:r>
          </w:p>
          <w:p w14:paraId="3B8091AD" w14:textId="73065E37" w:rsidR="00AE1B60" w:rsidRPr="006F1445" w:rsidRDefault="00AE1B60" w:rsidP="00AE1B60">
            <w:pPr>
              <w:spacing w:line="276" w:lineRule="auto"/>
            </w:pPr>
          </w:p>
        </w:tc>
      </w:tr>
    </w:tbl>
    <w:p w14:paraId="59E9C0F4" w14:textId="295F7B6C" w:rsidR="00D7526B" w:rsidRPr="006F1445" w:rsidRDefault="00D7526B" w:rsidP="00D7526B">
      <w:pPr>
        <w:pStyle w:val="Overskrift2"/>
        <w:rPr>
          <w:rStyle w:val="Svagfremhvning"/>
          <w:i w:val="0"/>
          <w:color w:val="auto"/>
        </w:rPr>
      </w:pPr>
      <w:bookmarkStart w:id="74" w:name="_Toc224889756"/>
      <w:bookmarkStart w:id="75" w:name="_Toc240973867"/>
      <w:r>
        <w:t xml:space="preserve">Krav til DVR </w:t>
      </w:r>
      <w:bookmarkEnd w:id="74"/>
      <w:r>
        <w:t>online</w:t>
      </w:r>
      <w:bookmarkEnd w:id="75"/>
    </w:p>
    <w:p>
      <w:pPr>
        <w:spacing w:line="276" w:lineRule="auto"/>
        <w:rPr>
          <w:ins w:id="1112" w:author="Claude" w:date="2026-09-29T12:00:00Z"/>
        </w:rPr>
      </w:pPr>
      <w:ins w:id="1113" w:author="Claude" w:date="2026-09-29T12:00:00Z">
        <w:r>
          <w:t xml:space="preserve">Kravene i dette afsnit er omfattet af Optionen, jf. Kontraktens punkt 6.2 og 6.3, og prissættes særskilt i bilag 12, Appendiks A, punkt 8. Kravene besvares i Kravmatrixen på samme måde som Kravspecifikationens øvrige krav, uanset om Kunden udnytter Optionen.</w:t>
        </w:r>
      </w:ins>
    </w:p>
    <w:p w14:paraId="50C79159" w14:textId="77777777" w:rsidR="00D7526B" w:rsidRPr="006F1445" w:rsidRDefault="00D7526B" w:rsidP="00D7526B"/>
    <w:tbl>
      <w:tblPr>
        <w:tblW w:w="0" w:type="auto"/>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188"/>
        <w:gridCol w:w="6520"/>
      </w:tblGrid>
      <w:tr w:rsidR="00624ED4" w:rsidRPr="006F1445" w14:paraId="2661143D" w14:textId="77777777" w:rsidTr="104B63CC">
        <w:trPr>
          <w:trHeight w:val="300"/>
        </w:trPr>
        <w:tc>
          <w:tcPr>
            <w:tcW w:w="2188" w:type="dxa"/>
          </w:tcPr>
          <w:p w14:paraId="2E0BE8A8" w14:textId="77777777" w:rsidR="00624ED4" w:rsidRPr="006F1445" w:rsidRDefault="00624ED4" w:rsidP="00D61BD1">
            <w:pPr>
              <w:pStyle w:val="Requirement"/>
              <w:spacing w:line="276" w:lineRule="auto"/>
              <w:ind w:left="360"/>
              <w:rPr>
                <w:lang w:val="da-DK"/>
              </w:rPr>
            </w:pPr>
          </w:p>
        </w:tc>
        <w:tc>
          <w:tcPr>
            <w:tcW w:w="6520" w:type="dxa"/>
            <w:vAlign w:val="center"/>
          </w:tcPr>
          <w:p w14:paraId="68EC8EDB" w14:textId="2C4341D7" w:rsidR="00624ED4" w:rsidRPr="006F1445" w:rsidRDefault="00624ED4" w:rsidP="00D61BD1">
            <w:pPr>
              <w:spacing w:line="276" w:lineRule="auto"/>
            </w:pPr>
            <w:r>
              <w:rPr>
                <w:rFonts w:cs="Calibri"/>
                <w:color w:val="000000"/>
              </w:rPr>
              <w:t>[K]</w:t>
            </w:r>
            <w:r>
              <w:t xml:space="preserve"> </w:t>
            </w:r>
            <w:del w:id="1114" w:author="Claude" w:date="2026-09-29T12:00:00Z">
              <w:r>
                <w:rPr>
                  <w:rFonts w:cs="Calibri"/>
                  <w:color w:val="000000"/>
                </w:rPr>
                <w:delText xml:space="preserve">Det er et krav, at </w:delText>
              </w:r>
            </w:del>
            <w:ins w:id="1115" w:author="Claude" w:date="2026-09-29T12:00:00Z">
              <w:r>
                <w:rPr>
                  <w:rFonts w:cs="Calibri"/>
                  <w:color w:val="000000"/>
                </w:rPr>
                <w:t xml:space="preserve">Det er et krav, at Optionen omfatter, at </w:t>
              </w:r>
            </w:ins>
            <w:r>
              <w:rPr>
                <w:rFonts w:cs="Calibri"/>
                <w:color w:val="000000"/>
              </w:rPr>
              <w:t xml:space="preserve">der udvikles en DVR online,</w:t>
            </w:r>
            <w:r>
              <w:t xml:space="preserve"> som autoriserede dyrlæger med ordinationsret kan anvende til at udstede recepter fra.  </w:t>
            </w:r>
          </w:p>
          <w:p w14:paraId="19E94DF9" w14:textId="4BDFC6EE" w:rsidR="00856B54" w:rsidRPr="006F1445" w:rsidRDefault="00856B54" w:rsidP="00D61BD1">
            <w:pPr>
              <w:spacing w:line="276" w:lineRule="auto"/>
              <w:rPr>
                <w:rFonts w:cs="Calibri"/>
                <w:color w:val="000000"/>
              </w:rPr>
            </w:pPr>
          </w:p>
        </w:tc>
      </w:tr>
      <w:tr w:rsidR="00D7526B" w:rsidRPr="006F1445" w14:paraId="1EC0153D" w14:textId="77777777" w:rsidTr="104B63CC">
        <w:trPr>
          <w:trHeight w:val="300"/>
        </w:trPr>
        <w:tc>
          <w:tcPr>
            <w:tcW w:w="2188" w:type="dxa"/>
          </w:tcPr>
          <w:p w14:paraId="6F1890B1" w14:textId="77777777" w:rsidR="00D7526B" w:rsidRPr="006F1445" w:rsidRDefault="00D7526B" w:rsidP="00D61BD1">
            <w:pPr>
              <w:pStyle w:val="Requirement"/>
              <w:spacing w:line="276" w:lineRule="auto"/>
              <w:ind w:left="360"/>
              <w:rPr>
                <w:lang w:val="da-DK"/>
              </w:rPr>
            </w:pPr>
          </w:p>
        </w:tc>
        <w:tc>
          <w:tcPr>
            <w:tcW w:w="6520" w:type="dxa"/>
            <w:vAlign w:val="center"/>
          </w:tcPr>
          <w:p w14:paraId="2E93994A" w14:textId="2D92D371" w:rsidR="00D7526B" w:rsidRPr="006F1445" w:rsidRDefault="00D7526B" w:rsidP="00D61BD1">
            <w:pPr>
              <w:spacing w:line="276" w:lineRule="auto"/>
            </w:pPr>
            <w:r>
              <w:t xml:space="preserve">[K] </w:t>
            </w:r>
            <w:del w:id="1116" w:author="Claude" w:date="2026-09-29T12:00:00Z">
              <w:r>
                <w:delText xml:space="preserve">Det er et krav, at </w:delText>
              </w:r>
            </w:del>
            <w:ins w:id="1117" w:author="Claude" w:date="2026-09-29T12:00:00Z">
              <w:r>
                <w:t xml:space="preserve">Det er et krav, at Optionen omfatter, at </w:t>
              </w:r>
            </w:ins>
            <w:r>
              <w:rPr>
                <w:rFonts w:cs="Calibri"/>
                <w:color w:val="000000"/>
              </w:rPr>
              <w:t>DVR online</w:t>
            </w:r>
            <w:r>
              <w:t xml:space="preserve"> skal understøtte, at autoriserede dyrlæger kan oprette, fremsøge, vise, genordinere, genåbne og annullere recepter digitalt, jf. Bilag 3A, Appendiks C.</w:t>
            </w:r>
          </w:p>
          <w:p w14:paraId="1C73BA55" w14:textId="5EAD678B" w:rsidR="00D7526B" w:rsidRPr="006F1445" w:rsidRDefault="00D7526B" w:rsidP="00D61BD1">
            <w:pPr>
              <w:spacing w:line="276" w:lineRule="auto"/>
              <w:rPr>
                <w:rFonts w:cs="Calibri"/>
                <w:color w:val="000000"/>
              </w:rPr>
            </w:pPr>
          </w:p>
        </w:tc>
      </w:tr>
      <w:tr w:rsidR="00D7526B" w:rsidRPr="000D03AB" w14:paraId="033CD8FB" w14:textId="77777777" w:rsidTr="104B63CC">
        <w:trPr>
          <w:trHeight w:val="300"/>
        </w:trPr>
        <w:tc>
          <w:tcPr>
            <w:tcW w:w="2188" w:type="dxa"/>
          </w:tcPr>
          <w:p w14:paraId="49FB8E24" w14:textId="77777777" w:rsidR="00D7526B" w:rsidRPr="006F1445" w:rsidRDefault="00D7526B" w:rsidP="00D61BD1">
            <w:pPr>
              <w:pStyle w:val="Requirement"/>
              <w:spacing w:line="276" w:lineRule="auto"/>
              <w:ind w:left="360"/>
              <w:rPr>
                <w:lang w:val="da-DK"/>
              </w:rPr>
            </w:pPr>
          </w:p>
        </w:tc>
        <w:tc>
          <w:tcPr>
            <w:tcW w:w="6520" w:type="dxa"/>
            <w:vAlign w:val="center"/>
          </w:tcPr>
          <w:p w14:paraId="5288D1C5" w14:textId="6958BE0B" w:rsidR="00D7526B" w:rsidRPr="000D03AB" w:rsidRDefault="00D7526B" w:rsidP="00D61BD1">
            <w:pPr>
              <w:spacing w:line="276" w:lineRule="auto"/>
              <w:rPr>
                <w:rFonts w:eastAsia="Calibri"/>
              </w:rPr>
            </w:pPr>
            <w:r>
              <w:rPr>
                <w:rFonts w:eastAsia="Calibri"/>
              </w:rPr>
              <w:t xml:space="preserve">[K] </w:t>
            </w:r>
            <w:del w:id="1118" w:author="Claude" w:date="2026-09-29T12:00:00Z">
              <w:r>
                <w:rPr>
                  <w:rFonts w:eastAsia="Calibri"/>
                </w:rPr>
                <w:delText xml:space="preserve">Det er et krav, at </w:delText>
              </w:r>
            </w:del>
            <w:ins w:id="1119" w:author="Claude" w:date="2026-09-29T12:00:00Z">
              <w:r>
                <w:rPr>
                  <w:rFonts w:eastAsia="Calibri"/>
                </w:rPr>
                <w:t xml:space="preserve">Det er et krav, at Optionen omfatter, at </w:t>
              </w:r>
            </w:ins>
            <w:r>
              <w:rPr>
                <w:rFonts w:cs="Calibri"/>
                <w:color w:val="000000"/>
              </w:rPr>
              <w:t>DVR online</w:t>
            </w:r>
            <w:r>
              <w:t xml:space="preserve"> </w:t>
            </w:r>
            <w:r>
              <w:rPr>
                <w:rFonts w:eastAsia="Calibri"/>
              </w:rPr>
              <w:t xml:space="preserve">understøtter, at der kun kan foretages login via </w:t>
            </w:r>
            <w:r>
              <w:rPr>
                <w:rFonts w:cs="Calibri"/>
              </w:rPr>
              <w:t>MitID.</w:t>
            </w:r>
          </w:p>
          <w:p w14:paraId="65E45279" w14:textId="0FF068C9" w:rsidR="00D7526B" w:rsidRPr="000D03AB" w:rsidRDefault="00D7526B" w:rsidP="00961140">
            <w:pPr>
              <w:spacing w:line="276" w:lineRule="auto"/>
              <w:rPr>
                <w:rFonts w:cs="Calibri"/>
                <w:color w:val="000000"/>
              </w:rPr>
            </w:pPr>
          </w:p>
        </w:tc>
      </w:tr>
      <w:tr w:rsidR="00E925ED" w:rsidRPr="000D03AB" w14:paraId="7E44F8C9" w14:textId="77777777" w:rsidTr="104B63CC">
        <w:trPr>
          <w:trHeight w:val="300"/>
        </w:trPr>
        <w:tc>
          <w:tcPr>
            <w:tcW w:w="2188" w:type="dxa"/>
          </w:tcPr>
          <w:p w14:paraId="4062F059" w14:textId="77777777" w:rsidR="00E925ED" w:rsidRPr="006F1445" w:rsidRDefault="00E925ED" w:rsidP="00D61BD1">
            <w:pPr>
              <w:pStyle w:val="Requirement"/>
              <w:spacing w:line="276" w:lineRule="auto"/>
              <w:ind w:left="360"/>
              <w:rPr>
                <w:lang w:val="da-DK"/>
              </w:rPr>
            </w:pPr>
          </w:p>
        </w:tc>
        <w:tc>
          <w:tcPr>
            <w:tcW w:w="6520" w:type="dxa"/>
            <w:vAlign w:val="center"/>
          </w:tcPr>
          <w:p w14:paraId="37092637" w14:textId="4C8C8456" w:rsidR="00E925ED" w:rsidRPr="006F1445" w:rsidRDefault="00E925ED" w:rsidP="00E925ED">
            <w:pPr>
              <w:rPr>
                <w:rFonts w:asciiTheme="minorHAnsi" w:eastAsia="Verdana" w:hAnsiTheme="minorHAnsi" w:cs="Verdana"/>
              </w:rPr>
            </w:pPr>
            <w:r>
              <w:rPr>
                <w:rFonts w:asciiTheme="minorHAnsi" w:eastAsia="Verdana" w:hAnsiTheme="minorHAnsi" w:cs="Verdana"/>
              </w:rPr>
              <w:t xml:space="preserve">[K] </w:t>
            </w:r>
            <w:del w:id="1120" w:author="Claude" w:date="2026-09-29T12:00:00Z">
              <w:r>
                <w:rPr>
                  <w:rFonts w:asciiTheme="minorHAnsi" w:eastAsia="Verdana" w:hAnsiTheme="minorHAnsi" w:cs="Verdana"/>
                </w:rPr>
                <w:delText xml:space="preserve">Det er et krav, at </w:delText>
              </w:r>
            </w:del>
            <w:ins w:id="1121" w:author="Claude" w:date="2026-09-29T12:00:00Z">
              <w:r>
                <w:rPr>
                  <w:rFonts w:asciiTheme="minorHAnsi" w:eastAsia="Verdana" w:hAnsiTheme="minorHAnsi" w:cs="Verdana"/>
                </w:rPr>
                <w:t xml:space="preserve">Det er et krav, at Optionen omfatter, at </w:t>
              </w:r>
            </w:ins>
            <w:r>
              <w:rPr>
                <w:rFonts w:asciiTheme="minorHAnsi" w:eastAsia="Verdana" w:hAnsiTheme="minorHAnsi" w:cs="Verdana"/>
              </w:rPr>
              <w:t xml:space="preserve">autentifikationsdata fra MitID beriges med dyrlægens autorisationsnummer ved brug af Dyrlæger stamdataservice, som anvendes til at autorisere dyrlæger i Løsningen. </w:t>
            </w:r>
          </w:p>
          <w:p w14:paraId="2EAB5768" w14:textId="77777777" w:rsidR="00E925ED" w:rsidRPr="006F1445" w:rsidRDefault="00E925ED" w:rsidP="00D61BD1">
            <w:pPr>
              <w:spacing w:line="276" w:lineRule="auto"/>
              <w:rPr>
                <w:rFonts w:eastAsia="Calibri"/>
              </w:rPr>
            </w:pPr>
          </w:p>
        </w:tc>
      </w:tr>
      <w:tr w:rsidR="00D7526B" w:rsidRPr="000D03AB" w14:paraId="1C50B502" w14:textId="77777777" w:rsidTr="104B63CC">
        <w:trPr>
          <w:trHeight w:val="300"/>
        </w:trPr>
        <w:tc>
          <w:tcPr>
            <w:tcW w:w="2188" w:type="dxa"/>
          </w:tcPr>
          <w:p w14:paraId="505CD3AC" w14:textId="77777777" w:rsidR="00D7526B" w:rsidRPr="006F1445" w:rsidRDefault="00D7526B" w:rsidP="00D61BD1">
            <w:pPr>
              <w:pStyle w:val="Requirement"/>
              <w:spacing w:line="276" w:lineRule="auto"/>
              <w:ind w:left="360"/>
              <w:rPr>
                <w:lang w:val="da-DK"/>
              </w:rPr>
            </w:pPr>
          </w:p>
        </w:tc>
        <w:tc>
          <w:tcPr>
            <w:tcW w:w="6520" w:type="dxa"/>
            <w:vAlign w:val="center"/>
          </w:tcPr>
          <w:p w14:paraId="14315A10" w14:textId="2FF29DF0" w:rsidR="00D7526B" w:rsidRPr="006F1445" w:rsidRDefault="00D7526B" w:rsidP="00D61BD1">
            <w:pPr>
              <w:spacing w:line="276" w:lineRule="auto"/>
              <w:rPr>
                <w:rFonts w:eastAsia="Calibri"/>
              </w:rPr>
            </w:pPr>
            <w:r>
              <w:rPr>
                <w:rFonts w:eastAsia="Calibri"/>
              </w:rPr>
              <w:t xml:space="preserve">[K] </w:t>
            </w:r>
            <w:del w:id="1122" w:author="Claude" w:date="2026-09-29T12:00:00Z">
              <w:r>
                <w:rPr>
                  <w:rFonts w:eastAsia="Calibri"/>
                </w:rPr>
                <w:delText xml:space="preserve">Det er et krav, at </w:delText>
              </w:r>
            </w:del>
            <w:ins w:id="1123" w:author="Claude" w:date="2026-09-29T12:00:00Z">
              <w:r>
                <w:rPr>
                  <w:rFonts w:eastAsia="Calibri"/>
                </w:rPr>
                <w:t xml:space="preserve">Det er et krav, at Optionen omfatter, at </w:t>
              </w:r>
            </w:ins>
            <w:r>
              <w:rPr>
                <w:rFonts w:eastAsia="Calibri"/>
              </w:rPr>
              <w:t xml:space="preserve">DVR Online kan tilgås fra web-adresse anvist af lægemiddelstyrelsen.  </w:t>
            </w:r>
          </w:p>
          <w:p w14:paraId="4458C37F" w14:textId="77777777" w:rsidR="00D7526B" w:rsidRPr="006F1445" w:rsidRDefault="00D7526B" w:rsidP="00D61BD1">
            <w:pPr>
              <w:spacing w:line="276" w:lineRule="auto"/>
              <w:rPr>
                <w:rFonts w:eastAsia="Calibri"/>
              </w:rPr>
            </w:pPr>
          </w:p>
        </w:tc>
      </w:tr>
      <w:tr w:rsidR="00D7526B" w:rsidRPr="000D03AB" w14:paraId="16EF8FDE" w14:textId="77777777" w:rsidTr="104B63CC">
        <w:trPr>
          <w:trHeight w:val="300"/>
        </w:trPr>
        <w:tc>
          <w:tcPr>
            <w:tcW w:w="2188" w:type="dxa"/>
          </w:tcPr>
          <w:p w14:paraId="692916C5" w14:textId="77777777" w:rsidR="00D7526B" w:rsidRPr="006F1445" w:rsidRDefault="00D7526B" w:rsidP="00D61BD1">
            <w:pPr>
              <w:pStyle w:val="Requirement"/>
              <w:spacing w:line="276" w:lineRule="auto"/>
              <w:ind w:left="360"/>
              <w:rPr>
                <w:lang w:val="da-DK"/>
              </w:rPr>
            </w:pPr>
          </w:p>
        </w:tc>
        <w:tc>
          <w:tcPr>
            <w:tcW w:w="6520" w:type="dxa"/>
            <w:vAlign w:val="center"/>
          </w:tcPr>
          <w:p w14:paraId="31AB3AED" w14:textId="77777777" w:rsidR="00961140" w:rsidRDefault="00D7526B" w:rsidP="00D61BD1">
            <w:pPr>
              <w:spacing w:line="276" w:lineRule="auto"/>
            </w:pPr>
            <w:r>
              <w:rPr>
                <w:rFonts w:eastAsia="Calibri"/>
              </w:rPr>
              <w:t xml:space="preserve">[K] </w:t>
            </w:r>
            <w:del w:id="1124" w:author="Claude" w:date="2026-09-29T12:00:00Z">
              <w:r>
                <w:rPr>
                  <w:rFonts w:eastAsia="Calibri"/>
                </w:rPr>
                <w:delText xml:space="preserve">Det er et krav, at </w:delText>
              </w:r>
            </w:del>
            <w:ins w:id="1125" w:author="Claude" w:date="2026-09-29T12:00:00Z">
              <w:r>
                <w:rPr>
                  <w:rFonts w:eastAsia="Calibri"/>
                </w:rPr>
                <w:t xml:space="preserve">Det er et krav, at Optionen omfatter, at </w:t>
              </w:r>
            </w:ins>
            <w:r>
              <w:t xml:space="preserve">der udarbejdes UX design, således at de nødvendige handlinger kan udføres mest effektivt og målrettes dyrlægen. Et UX-design skal efterleve beskrivelsen i bilag 3A, Appendiks C.</w:t>
            </w:r>
          </w:p>
          <w:p w14:paraId="685B7049" w14:textId="74C66699" w:rsidR="00F4694B" w:rsidRPr="006F1445" w:rsidRDefault="00F4694B" w:rsidP="00D61BD1">
            <w:pPr>
              <w:spacing w:line="276" w:lineRule="auto"/>
            </w:pPr>
          </w:p>
        </w:tc>
      </w:tr>
      <w:tr w:rsidR="00D7526B" w:rsidRPr="000D03AB" w14:paraId="32EA77E2" w14:textId="77777777" w:rsidTr="104B63CC">
        <w:trPr>
          <w:trHeight w:val="300"/>
        </w:trPr>
        <w:tc>
          <w:tcPr>
            <w:tcW w:w="2188" w:type="dxa"/>
          </w:tcPr>
          <w:p w14:paraId="3BE3AAB6" w14:textId="77777777" w:rsidR="00D7526B" w:rsidRPr="006F1445" w:rsidRDefault="00D7526B" w:rsidP="00D61BD1">
            <w:pPr>
              <w:pStyle w:val="Requirement"/>
              <w:spacing w:line="276" w:lineRule="auto"/>
              <w:ind w:left="360"/>
              <w:rPr>
                <w:lang w:val="da-DK"/>
              </w:rPr>
            </w:pPr>
          </w:p>
        </w:tc>
        <w:tc>
          <w:tcPr>
            <w:tcW w:w="6520" w:type="dxa"/>
            <w:vAlign w:val="center"/>
          </w:tcPr>
          <w:p w14:paraId="2818CE54" w14:textId="7B98BDE6" w:rsidR="00D7526B" w:rsidRPr="006F1445" w:rsidRDefault="00D7526B" w:rsidP="00D61BD1">
            <w:pPr>
              <w:spacing w:line="276" w:lineRule="auto"/>
              <w:rPr>
                <w:rFonts w:eastAsia="Calibri"/>
              </w:rPr>
            </w:pPr>
            <w:r>
              <w:rPr>
                <w:rFonts w:eastAsia="Calibri"/>
              </w:rPr>
              <w:t xml:space="preserve">[K] </w:t>
            </w:r>
            <w:del w:id="1126" w:author="Claude" w:date="2026-09-29T12:00:00Z">
              <w:r>
                <w:rPr>
                  <w:rFonts w:eastAsia="Calibri"/>
                </w:rPr>
                <w:delText xml:space="preserve">Det er et krav, at </w:delText>
              </w:r>
            </w:del>
            <w:ins w:id="1127" w:author="Claude" w:date="2026-09-29T12:00:00Z">
              <w:r>
                <w:rPr>
                  <w:rFonts w:eastAsia="Calibri"/>
                </w:rPr>
                <w:t xml:space="preserve">Det er et krav, at Optionen omfatter, at </w:t>
              </w:r>
            </w:ins>
            <w:r>
              <w:rPr>
                <w:rFonts w:cs="Calibri"/>
                <w:color w:val="000000"/>
              </w:rPr>
              <w:t>DVR online</w:t>
            </w:r>
            <w:r>
              <w:t xml:space="preserve"> </w:t>
            </w:r>
            <w:r>
              <w:rPr>
                <w:rFonts w:eastAsia="Calibri"/>
              </w:rPr>
              <w:t xml:space="preserve">understøtter, at dyrlægen får mulighed for at fremsøge SPC i forbindelse med udstedelse af recepten.</w:t>
            </w:r>
          </w:p>
          <w:p w14:paraId="5AB0278F" w14:textId="77777777" w:rsidR="00D7526B" w:rsidRPr="006F1445" w:rsidRDefault="00D7526B" w:rsidP="00D61BD1">
            <w:pPr>
              <w:spacing w:line="276" w:lineRule="auto"/>
              <w:rPr>
                <w:rFonts w:eastAsia="Calibri"/>
              </w:rPr>
            </w:pPr>
          </w:p>
        </w:tc>
      </w:tr>
      <w:tr w:rsidR="00D7526B" w:rsidRPr="000D03AB" w14:paraId="73329755" w14:textId="77777777" w:rsidTr="104B63CC">
        <w:trPr>
          <w:trHeight w:val="300"/>
        </w:trPr>
        <w:tc>
          <w:tcPr>
            <w:tcW w:w="2188" w:type="dxa"/>
          </w:tcPr>
          <w:p w14:paraId="6805F842" w14:textId="77777777" w:rsidR="00D7526B" w:rsidRPr="006F1445" w:rsidRDefault="00D7526B" w:rsidP="00D61BD1">
            <w:pPr>
              <w:pStyle w:val="Requirement"/>
              <w:spacing w:line="276" w:lineRule="auto"/>
              <w:ind w:left="360"/>
              <w:rPr>
                <w:lang w:val="da-DK"/>
              </w:rPr>
            </w:pPr>
          </w:p>
        </w:tc>
        <w:tc>
          <w:tcPr>
            <w:tcW w:w="6520" w:type="dxa"/>
            <w:vAlign w:val="center"/>
          </w:tcPr>
          <w:p w14:paraId="4811F00A" w14:textId="2DBA0CD4" w:rsidR="00D7526B" w:rsidRPr="006F1445" w:rsidRDefault="00D7526B" w:rsidP="00D61BD1">
            <w:pPr>
              <w:spacing w:line="276" w:lineRule="auto"/>
              <w:rPr>
                <w:rFonts w:eastAsia="Calibri"/>
              </w:rPr>
            </w:pPr>
            <w:r>
              <w:rPr>
                <w:rFonts w:eastAsia="Calibri"/>
              </w:rPr>
              <w:t xml:space="preserve">[K] </w:t>
            </w:r>
            <w:del w:id="1128" w:author="Claude" w:date="2026-09-29T12:00:00Z">
              <w:r>
                <w:rPr>
                  <w:rFonts w:eastAsia="Calibri"/>
                </w:rPr>
                <w:delText xml:space="preserve">Det er et krav, at </w:delText>
              </w:r>
            </w:del>
            <w:ins w:id="1129" w:author="Claude" w:date="2026-09-29T12:00:00Z">
              <w:r>
                <w:rPr>
                  <w:rFonts w:eastAsia="Calibri"/>
                </w:rPr>
                <w:t xml:space="preserve">Det er et krav, at Optionen omfatter, at </w:t>
              </w:r>
            </w:ins>
            <w:r>
              <w:rPr>
                <w:rFonts w:eastAsia="Calibri"/>
              </w:rPr>
              <w:t xml:space="preserve">der indsættes et link </w:t>
            </w:r>
            <w:r>
              <w:t xml:space="preserve">til Vetstat, så dyrlægen hurtigt kan opdatere oplysningerne i Vetstat, hvis de ikke er tidssvarende.</w:t>
              <w:br/>
            </w:r>
          </w:p>
        </w:tc>
      </w:tr>
      <w:tr w:rsidR="00D7526B" w:rsidRPr="000D03AB" w14:paraId="6E74486B" w14:textId="77777777" w:rsidTr="104B63CC">
        <w:trPr>
          <w:trHeight w:val="300"/>
        </w:trPr>
        <w:tc>
          <w:tcPr>
            <w:tcW w:w="2188" w:type="dxa"/>
          </w:tcPr>
          <w:p w14:paraId="76E480B3" w14:textId="77777777" w:rsidR="00D7526B" w:rsidRPr="006F1445" w:rsidRDefault="00D7526B" w:rsidP="00D61BD1">
            <w:pPr>
              <w:pStyle w:val="Requirement"/>
              <w:spacing w:line="276" w:lineRule="auto"/>
              <w:ind w:left="360"/>
              <w:rPr>
                <w:lang w:val="da-DK"/>
              </w:rPr>
            </w:pPr>
          </w:p>
        </w:tc>
        <w:tc>
          <w:tcPr>
            <w:tcW w:w="6520" w:type="dxa"/>
            <w:vAlign w:val="center"/>
          </w:tcPr>
          <w:p w14:paraId="372A57BA" w14:textId="7A5ADF88" w:rsidR="00D7526B" w:rsidRPr="006F1445" w:rsidRDefault="00D7526B" w:rsidP="00D61BD1">
            <w:pPr>
              <w:spacing w:line="276" w:lineRule="auto"/>
              <w:rPr>
                <w:rFonts w:eastAsia="Calibri"/>
              </w:rPr>
            </w:pPr>
            <w:r>
              <w:rPr>
                <w:rFonts w:eastAsia="Calibri"/>
              </w:rPr>
              <w:t xml:space="preserve">[K] </w:t>
            </w:r>
            <w:del w:id="1130" w:author="Claude" w:date="2026-09-29T12:00:00Z">
              <w:r>
                <w:rPr>
                  <w:rFonts w:eastAsia="Calibri"/>
                </w:rPr>
                <w:delText xml:space="preserve">Det er et krav, at </w:delText>
              </w:r>
            </w:del>
            <w:ins w:id="1131" w:author="Claude" w:date="2026-09-29T12:00:00Z">
              <w:r>
                <w:rPr>
                  <w:rFonts w:eastAsia="Calibri"/>
                </w:rPr>
                <w:t xml:space="preserve">Det er et krav, at Optionen omfatter, at </w:t>
              </w:r>
            </w:ins>
            <w:r>
              <w:rPr>
                <w:rFonts w:cs="Calibri"/>
                <w:color w:val="000000"/>
              </w:rPr>
              <w:t>DVR online</w:t>
            </w:r>
            <w:r>
              <w:t xml:space="preserve"> </w:t>
            </w:r>
            <w:r>
              <w:rPr>
                <w:rFonts w:eastAsia="Calibri"/>
              </w:rPr>
              <w:t xml:space="preserve">skal lade flest mulige receptoplysninger baseres på valg ud fra stamdatalister for derved at reducere mængden af fritekst, </w:t>
            </w:r>
            <w:r>
              <w:t xml:space="preserve">jf. beskrivelsen i bilag 3A, Appendiks C.</w:t>
              <w:br/>
            </w:r>
          </w:p>
        </w:tc>
      </w:tr>
      <w:tr w:rsidR="008603F2" w:rsidRPr="000D03AB" w14:paraId="77FE1C7B" w14:textId="77777777" w:rsidTr="104B63CC">
        <w:trPr>
          <w:trHeight w:val="300"/>
        </w:trPr>
        <w:tc>
          <w:tcPr>
            <w:tcW w:w="2188" w:type="dxa"/>
          </w:tcPr>
          <w:p w14:paraId="25D23D4C" w14:textId="77777777" w:rsidR="008603F2" w:rsidRPr="000D03AB" w:rsidRDefault="008603F2" w:rsidP="00D61BD1">
            <w:pPr>
              <w:pStyle w:val="Requirement"/>
              <w:spacing w:line="276" w:lineRule="auto"/>
              <w:ind w:left="360"/>
              <w:rPr>
                <w:lang w:val="da-DK"/>
              </w:rPr>
            </w:pPr>
          </w:p>
        </w:tc>
        <w:tc>
          <w:tcPr>
            <w:tcW w:w="6520" w:type="dxa"/>
            <w:vAlign w:val="center"/>
          </w:tcPr>
          <w:p w14:paraId="7640063B" w14:textId="2A6680CB" w:rsidR="008603F2" w:rsidRPr="008603F2" w:rsidRDefault="008603F2" w:rsidP="008603F2">
            <w:pPr>
              <w:spacing w:line="276" w:lineRule="auto"/>
              <w:rPr>
                <w:rFonts w:eastAsia="Calibri"/>
              </w:rPr>
            </w:pPr>
            <w:r>
              <w:rPr>
                <w:rFonts w:eastAsia="Calibri"/>
              </w:rPr>
              <w:t xml:space="preserve">[K] </w:t>
            </w:r>
            <w:del w:id="1132" w:author="Claude" w:date="2026-09-29T12:00:00Z">
              <w:r>
                <w:rPr>
                  <w:rFonts w:eastAsia="Calibri"/>
                </w:rPr>
                <w:delText xml:space="preserve">Det er et krav, at </w:delText>
              </w:r>
            </w:del>
            <w:ins w:id="1133" w:author="Claude" w:date="2026-09-29T12:00:00Z">
              <w:r>
                <w:rPr>
                  <w:rFonts w:eastAsia="Calibri"/>
                </w:rPr>
                <w:t xml:space="preserve">Det er et krav, at Optionen omfatter, at </w:t>
              </w:r>
            </w:ins>
            <w:r>
              <w:rPr>
                <w:rFonts w:eastAsia="Calibri"/>
              </w:rPr>
              <w:t xml:space="preserve">så meget validering som muligt skal ske i brugergrænsefladen på feltniveau.</w:t>
            </w:r>
          </w:p>
          <w:p w14:paraId="0D8665DA" w14:textId="77777777" w:rsidR="008603F2" w:rsidRPr="000D03AB" w:rsidRDefault="008603F2" w:rsidP="00D61BD1">
            <w:pPr>
              <w:spacing w:line="276" w:lineRule="auto"/>
              <w:rPr>
                <w:rFonts w:eastAsia="Calibri"/>
              </w:rPr>
            </w:pPr>
          </w:p>
        </w:tc>
      </w:tr>
      <w:tr w:rsidR="00D7526B" w:rsidRPr="000D03AB" w14:paraId="0EB3FFEB" w14:textId="77777777" w:rsidTr="104B63CC">
        <w:trPr>
          <w:trHeight w:val="300"/>
        </w:trPr>
        <w:tc>
          <w:tcPr>
            <w:tcW w:w="2188" w:type="dxa"/>
          </w:tcPr>
          <w:p w14:paraId="4A5E6F7A" w14:textId="77777777" w:rsidR="00D7526B" w:rsidRPr="000D03AB" w:rsidRDefault="00D7526B" w:rsidP="00D61BD1">
            <w:pPr>
              <w:pStyle w:val="Requirement"/>
              <w:spacing w:line="276" w:lineRule="auto"/>
              <w:ind w:left="360"/>
              <w:rPr>
                <w:lang w:val="da-DK"/>
              </w:rPr>
            </w:pPr>
          </w:p>
        </w:tc>
        <w:tc>
          <w:tcPr>
            <w:tcW w:w="6520" w:type="dxa"/>
            <w:vAlign w:val="center"/>
          </w:tcPr>
          <w:p w14:paraId="23E77CCE" w14:textId="1678F4D8" w:rsidR="00D7526B" w:rsidRPr="000D03AB" w:rsidRDefault="00D7526B" w:rsidP="00D61BD1">
            <w:pPr>
              <w:spacing w:line="276" w:lineRule="auto"/>
              <w:rPr>
                <w:rFonts w:eastAsia="Calibri"/>
              </w:rPr>
            </w:pPr>
            <w:r>
              <w:rPr>
                <w:rFonts w:eastAsia="Calibri"/>
              </w:rPr>
              <w:t xml:space="preserve">[K] </w:t>
            </w:r>
            <w:del w:id="1134" w:author="Claude" w:date="2026-09-29T12:00:00Z">
              <w:r>
                <w:rPr>
                  <w:rFonts w:eastAsia="Calibri"/>
                </w:rPr>
                <w:delText xml:space="preserve">Det er et krav, at </w:delText>
              </w:r>
            </w:del>
            <w:ins w:id="1135" w:author="Claude" w:date="2026-09-29T12:00:00Z">
              <w:r>
                <w:rPr>
                  <w:rFonts w:eastAsia="Calibri"/>
                </w:rPr>
                <w:t xml:space="preserve">Det er et krav, at Optionen omfatter, at </w:t>
              </w:r>
            </w:ins>
            <w:r>
              <w:rPr>
                <w:rFonts w:cs="Calibri"/>
                <w:color w:val="000000"/>
              </w:rPr>
              <w:t>DVR online</w:t>
            </w:r>
            <w:r>
              <w:t xml:space="preserve"> </w:t>
            </w:r>
            <w:r>
              <w:rPr>
                <w:rFonts w:eastAsia="Calibri"/>
              </w:rPr>
              <w:t>understøtter responsive skærmbilleder (pc, tablet, mobil).</w:t>
            </w:r>
          </w:p>
          <w:p w14:paraId="02ABAA61" w14:textId="77777777" w:rsidR="00D7526B" w:rsidRPr="000D03AB" w:rsidRDefault="00D7526B" w:rsidP="00D61BD1">
            <w:pPr>
              <w:spacing w:line="276" w:lineRule="auto"/>
              <w:rPr>
                <w:rFonts w:cs="Calibri"/>
                <w:color w:val="000000"/>
              </w:rPr>
            </w:pPr>
          </w:p>
        </w:tc>
      </w:tr>
      <w:tr w:rsidR="00D7526B" w:rsidRPr="000D03AB" w14:paraId="0FA15571" w14:textId="77777777" w:rsidTr="104B63CC">
        <w:trPr>
          <w:trHeight w:val="300"/>
        </w:trPr>
        <w:tc>
          <w:tcPr>
            <w:tcW w:w="2188" w:type="dxa"/>
          </w:tcPr>
          <w:p w14:paraId="2A6D8216" w14:textId="77777777" w:rsidR="00D7526B" w:rsidRPr="000D03AB" w:rsidRDefault="00D7526B" w:rsidP="00D61BD1">
            <w:pPr>
              <w:pStyle w:val="Requirement"/>
              <w:spacing w:line="276" w:lineRule="auto"/>
              <w:ind w:left="360"/>
              <w:rPr>
                <w:lang w:val="da-DK"/>
              </w:rPr>
            </w:pPr>
          </w:p>
        </w:tc>
        <w:tc>
          <w:tcPr>
            <w:tcW w:w="6520" w:type="dxa"/>
            <w:vAlign w:val="center"/>
          </w:tcPr>
          <w:p w14:paraId="4458CF00" w14:textId="77777777" w:rsidR="00D7526B" w:rsidRPr="000D03AB" w:rsidRDefault="00D7526B" w:rsidP="00D61BD1">
            <w:pPr>
              <w:spacing w:line="276" w:lineRule="auto"/>
            </w:pPr>
            <w:r>
              <w:t>[K]</w:t>
            </w:r>
            <w:r>
              <w:rPr>
                <w:rFonts w:asciiTheme="minorHAnsi" w:eastAsia="Verdana" w:hAnsiTheme="minorHAnsi" w:cs="Verdana"/>
              </w:rPr>
              <w:t xml:space="preserve"> </w:t>
            </w:r>
            <w:del w:id="1136" w:author="Claude" w:date="2026-09-29T12:00:00Z">
              <w:r>
                <w:rPr>
                  <w:rFonts w:asciiTheme="minorHAnsi" w:eastAsia="Verdana" w:hAnsiTheme="minorHAnsi" w:cs="Verdana"/>
                </w:rPr>
                <w:delText xml:space="preserve">Det er et krav, at</w:delText>
              </w:r>
              <w:r>
                <w:delText xml:space="preserve"> </w:delText>
              </w:r>
            </w:del>
            <w:ins w:id="1137" w:author="Claude" w:date="2026-09-29T12:00:00Z">
              <w:r>
                <w:rPr>
                  <w:rFonts w:asciiTheme="minorHAnsi" w:eastAsia="Verdana" w:hAnsiTheme="minorHAnsi" w:cs="Verdana"/>
                </w:rPr>
                <w:t xml:space="preserve">Det er et krav, at Optionen omfatter, at </w:t>
              </w:r>
            </w:ins>
            <w:r>
              <w:t xml:space="preserve">samtlige dele af </w:t>
            </w:r>
            <w:r>
              <w:rPr>
                <w:rFonts w:cs="Calibri"/>
                <w:color w:val="000000"/>
              </w:rPr>
              <w:t>DVR online</w:t>
            </w:r>
            <w:r>
              <w:t xml:space="preserve"> brugergrænseflade skal være på dansk.</w:t>
            </w:r>
          </w:p>
          <w:p w14:paraId="7BBCA8B6" w14:textId="119AEA40" w:rsidR="00D7526B" w:rsidRPr="000D03AB" w:rsidRDefault="00D7526B" w:rsidP="00D61BD1">
            <w:pPr>
              <w:spacing w:line="276" w:lineRule="auto"/>
              <w:rPr>
                <w:rFonts w:eastAsia="Calibri"/>
              </w:rPr>
            </w:pPr>
          </w:p>
        </w:tc>
      </w:tr>
      <w:tr w:rsidR="00D7526B" w:rsidRPr="000D03AB" w14:paraId="05519424" w14:textId="77777777" w:rsidTr="104B63CC">
        <w:trPr>
          <w:trHeight w:val="300"/>
        </w:trPr>
        <w:tc>
          <w:tcPr>
            <w:tcW w:w="2188" w:type="dxa"/>
          </w:tcPr>
          <w:p w14:paraId="442631C5" w14:textId="77777777" w:rsidR="00D7526B" w:rsidRPr="000D03AB" w:rsidRDefault="00D7526B" w:rsidP="00D61BD1">
            <w:pPr>
              <w:pStyle w:val="Requirement"/>
              <w:spacing w:line="276" w:lineRule="auto"/>
              <w:ind w:left="360"/>
              <w:rPr>
                <w:lang w:val="da-DK"/>
              </w:rPr>
            </w:pPr>
          </w:p>
        </w:tc>
        <w:tc>
          <w:tcPr>
            <w:tcW w:w="6520" w:type="dxa"/>
            <w:vAlign w:val="center"/>
          </w:tcPr>
          <w:p w14:paraId="6A8AA050" w14:textId="77777777" w:rsidR="00372BAB" w:rsidRPr="000D03AB" w:rsidRDefault="00683602" w:rsidP="006735F2">
            <w:pPr>
              <w:spacing w:line="276" w:lineRule="auto"/>
              <w:rPr>
                <w:rFonts w:eastAsia="Times New Roman"/>
              </w:rPr>
            </w:pPr>
            <w:r>
              <w:rPr>
                <w:rFonts w:eastAsia="Calibri"/>
              </w:rPr>
              <w:t xml:space="preserve">[K] </w:t>
            </w:r>
            <w:del w:id="1138" w:author="Claude" w:date="2026-09-29T12:00:00Z">
              <w:r>
                <w:rPr>
                  <w:rFonts w:eastAsia="Calibri"/>
                </w:rPr>
                <w:delText xml:space="preserve">Det er et krav,</w:delText>
              </w:r>
              <w:r>
                <w:rPr>
                  <w:rFonts w:eastAsia="Times New Roman"/>
                </w:rPr>
                <w:delText xml:space="preserve"> at </w:delText>
              </w:r>
            </w:del>
            <w:ins w:id="1139" w:author="Claude" w:date="2026-09-29T12:00:00Z">
              <w:r>
                <w:rPr>
                  <w:rFonts w:eastAsia="Calibri"/>
                </w:rPr>
                <w:t xml:space="preserve">Det er et krav, at Optionen omfatter, at </w:t>
              </w:r>
            </w:ins>
            <w:r>
              <w:rPr>
                <w:rFonts w:eastAsia="Times New Roman"/>
              </w:rPr>
              <w:t xml:space="preserve">alle, der forsøger at logge på, som ikke har en dyrlægeautorisation og ordinationsret på tidspunktet, de logger på, skal afvises med besked om, at det kun er dyrlæger med en gyldig autorisation og ordinationsret, der kan logge på. </w:t>
            </w:r>
          </w:p>
          <w:p w14:paraId="085022BE" w14:textId="1B3E903E" w:rsidR="00372BAB" w:rsidRPr="000D03AB" w:rsidRDefault="00372BAB" w:rsidP="00D61BD1">
            <w:pPr>
              <w:spacing w:line="276" w:lineRule="auto"/>
              <w:rPr>
                <w:rFonts w:eastAsia="Calibri"/>
              </w:rPr>
            </w:pPr>
          </w:p>
        </w:tc>
      </w:tr>
      <w:tr w:rsidR="00D7526B" w:rsidRPr="000D03AB" w14:paraId="5599E101" w14:textId="77777777" w:rsidTr="104B63CC">
        <w:trPr>
          <w:trHeight w:val="300"/>
        </w:trPr>
        <w:tc>
          <w:tcPr>
            <w:tcW w:w="2188" w:type="dxa"/>
          </w:tcPr>
          <w:p w14:paraId="25ACD6A3" w14:textId="77777777" w:rsidR="00D7526B" w:rsidRPr="000D03AB" w:rsidRDefault="00D7526B" w:rsidP="00D61BD1">
            <w:pPr>
              <w:pStyle w:val="Requirement"/>
              <w:spacing w:line="276" w:lineRule="auto"/>
              <w:ind w:left="360"/>
              <w:rPr>
                <w:lang w:val="da-DK"/>
              </w:rPr>
            </w:pPr>
          </w:p>
        </w:tc>
        <w:tc>
          <w:tcPr>
            <w:tcW w:w="6520" w:type="dxa"/>
            <w:vAlign w:val="center"/>
          </w:tcPr>
          <w:p w14:paraId="4103D4AA" w14:textId="4B026169" w:rsidR="00D7526B" w:rsidRPr="000D03AB" w:rsidRDefault="00D7526B" w:rsidP="005228A0">
            <w:pPr>
              <w:spacing w:line="276" w:lineRule="auto"/>
              <w:rPr>
                <w:rFonts w:cs="Calibri"/>
                <w:color w:val="000000"/>
              </w:rPr>
            </w:pPr>
            <w:r>
              <w:rPr>
                <w:rFonts w:cs="Calibri"/>
                <w:color w:val="000000"/>
              </w:rPr>
              <w:t xml:space="preserve">[K] </w:t>
            </w:r>
            <w:del w:id="1140" w:author="Claude" w:date="2026-09-29T12:00:00Z">
              <w:r>
                <w:rPr>
                  <w:rFonts w:cs="Calibri"/>
                  <w:color w:val="000000"/>
                </w:rPr>
                <w:delText xml:space="preserve">Det er et krav, at </w:delText>
              </w:r>
            </w:del>
            <w:ins w:id="1141" w:author="Claude" w:date="2026-09-29T12:00:00Z">
              <w:r>
                <w:rPr>
                  <w:rFonts w:cs="Calibri"/>
                  <w:color w:val="000000"/>
                </w:rPr>
                <w:t xml:space="preserve">Det er et krav, at Optionen omfatter, at </w:t>
              </w:r>
            </w:ins>
            <w:r>
              <w:rPr>
                <w:rFonts w:cs="Calibri"/>
                <w:color w:val="000000"/>
              </w:rPr>
              <w:t xml:space="preserve">DVR online tilbyder indbygget hjælp, fx mouseover.</w:t>
            </w:r>
          </w:p>
          <w:p w14:paraId="72B2EF79" w14:textId="4F433091" w:rsidR="00D7526B" w:rsidRPr="000D03AB" w:rsidRDefault="00D7526B" w:rsidP="005228A0">
            <w:pPr>
              <w:spacing w:line="276" w:lineRule="auto"/>
              <w:rPr>
                <w:rFonts w:eastAsia="Calibri"/>
              </w:rPr>
            </w:pPr>
          </w:p>
        </w:tc>
      </w:tr>
    </w:tbl>
    <w:p w14:paraId="233DDD0E" w14:textId="77777777" w:rsidR="00091E4F" w:rsidRDefault="00091E4F" w:rsidP="00091E4F">
      <w:bookmarkStart w:id="76" w:name="_Toc224115888"/>
      <w:bookmarkEnd w:id="76"/>
    </w:p>
    <w:p w14:paraId="47FEE4A4" w14:textId="77777777" w:rsidR="00091E4F" w:rsidRDefault="00091E4F" w:rsidP="00091E4F"/>
    <w:p w14:paraId="560266EF" w14:textId="77777777" w:rsidR="00091E4F" w:rsidRDefault="00091E4F" w:rsidP="00091E4F"/>
    <w:p w14:paraId="1267F636" w14:textId="77777777" w:rsidR="00091E4F" w:rsidRDefault="00091E4F" w:rsidP="00091E4F"/>
    <w:p w14:paraId="72FE42DB" w14:textId="6CC38122" w:rsidR="00F360C3" w:rsidRPr="000D03AB" w:rsidRDefault="00F360C3" w:rsidP="00F360C3">
      <w:pPr>
        <w:pStyle w:val="Overskrift2"/>
      </w:pPr>
      <w:bookmarkStart w:id="77" w:name="_Toc240973868"/>
      <w:r>
        <w:lastRenderedPageBreak/>
        <w:t>Krav til oprydning og sletning af data</w:t>
      </w:r>
      <w:bookmarkEnd w:id="77"/>
      <w:r>
        <w:t xml:space="preserve"> </w:t>
      </w:r>
    </w:p>
    <w:p w14:paraId="1F57CED6" w14:textId="77777777" w:rsidR="00F360C3" w:rsidRPr="000D03AB" w:rsidRDefault="00F360C3" w:rsidP="00F360C3"/>
    <w:tbl>
      <w:tblPr>
        <w:tblW w:w="0" w:type="auto"/>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F360C3" w:rsidRPr="000D03AB" w14:paraId="3B9F9C07" w14:textId="77777777" w:rsidTr="000A3EEA">
        <w:trPr>
          <w:trHeight w:val="300"/>
        </w:trPr>
        <w:tc>
          <w:tcPr>
            <w:tcW w:w="2098" w:type="dxa"/>
          </w:tcPr>
          <w:p w14:paraId="41F6757F" w14:textId="77777777" w:rsidR="00F360C3" w:rsidRPr="000D03AB" w:rsidRDefault="00F360C3" w:rsidP="000A3EEA">
            <w:pPr>
              <w:pStyle w:val="Requirement"/>
              <w:spacing w:line="276" w:lineRule="auto"/>
              <w:ind w:left="360"/>
              <w:rPr>
                <w:lang w:val="da-DK"/>
              </w:rPr>
            </w:pPr>
          </w:p>
        </w:tc>
        <w:tc>
          <w:tcPr>
            <w:tcW w:w="6520" w:type="dxa"/>
            <w:vAlign w:val="center"/>
          </w:tcPr>
          <w:p w14:paraId="457FD515" w14:textId="77777777" w:rsidR="00091E4F" w:rsidRDefault="00F360C3" w:rsidP="000A3EEA">
            <w:pPr>
              <w:spacing w:line="276" w:lineRule="auto"/>
              <w:rPr>
                <w:rFonts w:cs="Calibri"/>
                <w:color w:val="000000"/>
              </w:rPr>
            </w:pPr>
            <w:r>
              <w:rPr>
                <w:rFonts w:cs="Calibri"/>
                <w:color w:val="000000"/>
              </w:rPr>
              <w:t>[K]</w:t>
            </w:r>
            <w:r>
              <w:t xml:space="preserve"> </w:t>
            </w:r>
            <w:r>
              <w:rPr>
                <w:rFonts w:cs="Calibri"/>
                <w:color w:val="000000"/>
              </w:rPr>
              <w:t xml:space="preserve">Det er et krav, at alle data på recepter, bestillinger og udleveringer slettes x antal år efter ’at en recept er oprettet’. </w:t>
            </w:r>
          </w:p>
          <w:p w14:paraId="2AC40026" w14:textId="77777777" w:rsidR="00091E4F" w:rsidRDefault="00091E4F" w:rsidP="000A3EEA">
            <w:pPr>
              <w:spacing w:line="276" w:lineRule="auto"/>
              <w:rPr>
                <w:rFonts w:cs="Calibri"/>
                <w:color w:val="000000"/>
              </w:rPr>
            </w:pPr>
          </w:p>
          <w:p w14:paraId="270666B9" w14:textId="541E5587" w:rsidR="00F360C3" w:rsidRPr="000D03AB" w:rsidRDefault="00A8548B" w:rsidP="000A3EEA">
            <w:pPr>
              <w:spacing w:line="276" w:lineRule="auto"/>
              <w:rPr>
                <w:rFonts w:cs="Calibri"/>
              </w:rPr>
            </w:pPr>
            <w:r>
              <w:rPr>
                <w:rFonts w:cs="Calibri"/>
                <w:color w:val="000000"/>
              </w:rPr>
              <w:t>Værdien antal år skal være konfigurerbar.</w:t>
              <w:br/>
            </w:r>
          </w:p>
        </w:tc>
      </w:tr>
    </w:tbl>
    <w:p w14:paraId="734FA01B" w14:textId="55E89E9E" w:rsidR="00A50425" w:rsidRDefault="00864AB4">
      <w:pPr>
        <w:pStyle w:val="Overskrift2"/>
      </w:pPr>
      <w:bookmarkStart w:id="78" w:name="_Toc224889757"/>
      <w:bookmarkStart w:id="79" w:name="_Toc240973869"/>
      <w:bookmarkStart w:id="80" w:name="_Toc124747606"/>
      <w:bookmarkStart w:id="81" w:name="_Toc125724162"/>
      <w:bookmarkStart w:id="82" w:name="_Toc125088355"/>
      <w:bookmarkStart w:id="83" w:name="_Toc125724173"/>
      <w:bookmarkStart w:id="84" w:name="_Toc125088359"/>
      <w:bookmarkStart w:id="85" w:name="_Toc125724177"/>
      <w:bookmarkEnd w:id="53"/>
      <w:bookmarkEnd w:id="54"/>
      <w:r>
        <w:t>Krav til udvikling af stamdataløsningen</w:t>
      </w:r>
      <w:bookmarkEnd w:id="78"/>
      <w:bookmarkEnd w:id="79"/>
      <w:r>
        <w:t xml:space="preserve"> </w:t>
      </w:r>
    </w:p>
    <w:p w14:paraId="3DD6E348" w14:textId="44D245EF" w:rsidR="009A45C2" w:rsidRDefault="0091501A" w:rsidP="0091501A">
      <w:pPr>
        <w:pStyle w:val="Overskrift3"/>
      </w:pPr>
      <w:bookmarkStart w:id="86" w:name="_Toc240973870"/>
      <w:r>
        <w:t>Generelle krav til Stamdataløsningen</w:t>
      </w:r>
      <w:bookmarkEnd w:id="86"/>
    </w:p>
    <w:p w14:paraId="6763E50C" w14:textId="77777777" w:rsidR="00BF624B" w:rsidRPr="00BF624B" w:rsidRDefault="00BF624B" w:rsidP="00BF624B"/>
    <w:tbl>
      <w:tblPr>
        <w:tblW w:w="8618" w:type="dxa"/>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BF624B" w:rsidRPr="000D03AB" w14:paraId="1B7DE656" w14:textId="77777777">
        <w:trPr>
          <w:cantSplit/>
          <w:trHeight w:val="300"/>
        </w:trPr>
        <w:tc>
          <w:tcPr>
            <w:tcW w:w="2098" w:type="dxa"/>
          </w:tcPr>
          <w:p w14:paraId="4F2FD10C" w14:textId="77777777" w:rsidR="00BF624B" w:rsidRPr="004F70D3" w:rsidRDefault="00BF624B" w:rsidP="004F70D3">
            <w:pPr>
              <w:pStyle w:val="Requirement"/>
              <w:spacing w:line="276" w:lineRule="auto"/>
              <w:ind w:left="360"/>
              <w:rPr>
                <w:lang w:val="da-DK"/>
              </w:rPr>
            </w:pPr>
          </w:p>
        </w:tc>
        <w:tc>
          <w:tcPr>
            <w:tcW w:w="6520" w:type="dxa"/>
            <w:vAlign w:val="center"/>
          </w:tcPr>
          <w:p w14:paraId="7873AAF3" w14:textId="77777777" w:rsidR="00BF624B" w:rsidRDefault="00BF624B">
            <w:r>
              <w:rPr>
                <w:rFonts w:cs="Calibri"/>
                <w:color w:val="000000"/>
              </w:rPr>
              <w:t>[K]</w:t>
            </w:r>
            <w:r>
              <w:t xml:space="preserve"> </w:t>
            </w:r>
            <w:r>
              <w:rPr>
                <w:rFonts w:eastAsia="Calibri"/>
              </w:rPr>
              <w:t xml:space="preserve">Det er et krav, at Stamdataløsningen designes v</w:t>
            </w:r>
            <w:r>
              <w:t xml:space="preserve">ed at opsplitte i stamdataindlæsere, stamdatadatabase og udstilling af stamdata via stamdata services, så der sker en afkobling mellem en generel udstilling af stamdata og komponenterne, som skal forstå forretningsdata. </w:t>
            </w:r>
          </w:p>
          <w:p w14:paraId="08721435" w14:textId="77777777" w:rsidR="00BF624B" w:rsidRPr="000D03AB" w:rsidRDefault="00BF624B"/>
        </w:tc>
      </w:tr>
    </w:tbl>
    <w:p w14:paraId="6EEE1E7C" w14:textId="0AC4B655" w:rsidR="009A45C2" w:rsidRPr="009A45C2" w:rsidRDefault="00A50425">
      <w:pPr>
        <w:pStyle w:val="Overskrift3"/>
      </w:pPr>
      <w:bookmarkStart w:id="87" w:name="_Toc224889759"/>
      <w:bookmarkStart w:id="88" w:name="_Toc240973871"/>
      <w:r>
        <w:t>Krav til stamdataindlæsere</w:t>
      </w:r>
      <w:bookmarkEnd w:id="87"/>
      <w:bookmarkEnd w:id="88"/>
    </w:p>
    <w:p w14:paraId="33EA6AC5" w14:textId="77777777" w:rsidR="00A50425" w:rsidRPr="000D03AB" w:rsidRDefault="00A50425" w:rsidP="00F51912"/>
    <w:tbl>
      <w:tblPr>
        <w:tblW w:w="8618" w:type="dxa"/>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3C7156" w:rsidRPr="006F1445" w14:paraId="3288B664" w14:textId="77777777" w:rsidTr="1A67B046">
        <w:trPr>
          <w:cantSplit/>
          <w:trHeight w:val="300"/>
        </w:trPr>
        <w:tc>
          <w:tcPr>
            <w:tcW w:w="2098" w:type="dxa"/>
          </w:tcPr>
          <w:p w14:paraId="23716220" w14:textId="77777777" w:rsidR="003C7156" w:rsidRPr="000D03AB" w:rsidRDefault="003C7156" w:rsidP="00F51912">
            <w:pPr>
              <w:pStyle w:val="Requirement"/>
              <w:spacing w:line="276" w:lineRule="auto"/>
              <w:ind w:left="360"/>
              <w:rPr>
                <w:lang w:val="da-DK"/>
              </w:rPr>
            </w:pPr>
          </w:p>
        </w:tc>
        <w:tc>
          <w:tcPr>
            <w:tcW w:w="6520" w:type="dxa"/>
            <w:vAlign w:val="center"/>
          </w:tcPr>
          <w:p w14:paraId="1629DDF8" w14:textId="03894D94" w:rsidR="003C7156" w:rsidRPr="006F1445" w:rsidRDefault="3CD7E44F" w:rsidP="00DB32FF">
            <w:r>
              <w:t xml:space="preserve">[K] Det er et krav, at Leverandøren implementerer den endelige løsning til stamdataindlæsere, der besluttes i forbindelse med afklaringsfasen, og som tager udgangspunkt i bilag 3A, Appendiks B.</w:t>
            </w:r>
          </w:p>
          <w:p w14:paraId="4FCE25B0" w14:textId="0C5588C7" w:rsidR="003C7156" w:rsidRPr="006F1445" w:rsidRDefault="003C7156" w:rsidP="00F51912"/>
        </w:tc>
      </w:tr>
      <w:tr w:rsidR="004D3C89" w:rsidRPr="006F1445" w14:paraId="58E25219" w14:textId="77777777" w:rsidTr="1A67B046">
        <w:trPr>
          <w:cantSplit/>
          <w:trHeight w:val="300"/>
        </w:trPr>
        <w:tc>
          <w:tcPr>
            <w:tcW w:w="2098" w:type="dxa"/>
          </w:tcPr>
          <w:p w14:paraId="1AB8692F" w14:textId="77777777" w:rsidR="004D3C89" w:rsidRPr="006F1445" w:rsidRDefault="004D3C89" w:rsidP="00F51912">
            <w:pPr>
              <w:pStyle w:val="Requirement"/>
              <w:spacing w:line="276" w:lineRule="auto"/>
              <w:ind w:left="360"/>
              <w:rPr>
                <w:lang w:val="da-DK"/>
              </w:rPr>
            </w:pPr>
          </w:p>
        </w:tc>
        <w:tc>
          <w:tcPr>
            <w:tcW w:w="6520" w:type="dxa"/>
            <w:vAlign w:val="center"/>
          </w:tcPr>
          <w:p w14:paraId="0EC9739C" w14:textId="3D8ED104" w:rsidR="004D3C89" w:rsidRPr="006F1445" w:rsidRDefault="004D3C89" w:rsidP="004D3C89">
            <w:r>
              <w:t xml:space="preserve">[K] Det er et krav, at indlæsning af stamdata fra stamdatakilder til stamdatadatabasen, implementeres i overensstemmelse med Referencearkitekturen for indlæsning af stamdata på den Nationale Service Platform (NSP), jf. bilag 3A, Appendiks E.</w:t>
            </w:r>
          </w:p>
          <w:p w14:paraId="2FA7F157" w14:textId="77777777" w:rsidR="004D3C89" w:rsidRPr="006F1445" w:rsidRDefault="004D3C89" w:rsidP="00F51912"/>
        </w:tc>
      </w:tr>
      <w:tr w:rsidR="003C7156" w:rsidRPr="006F1445" w14:paraId="67272782" w14:textId="77777777" w:rsidTr="1A67B046">
        <w:trPr>
          <w:cantSplit/>
          <w:trHeight w:val="300"/>
        </w:trPr>
        <w:tc>
          <w:tcPr>
            <w:tcW w:w="2098" w:type="dxa"/>
          </w:tcPr>
          <w:p w14:paraId="4660326F" w14:textId="77777777" w:rsidR="003C7156" w:rsidRPr="006F1445" w:rsidRDefault="003C7156" w:rsidP="00F51912">
            <w:pPr>
              <w:pStyle w:val="Requirement"/>
              <w:spacing w:line="276" w:lineRule="auto"/>
              <w:ind w:left="360"/>
              <w:rPr>
                <w:lang w:val="da-DK"/>
              </w:rPr>
            </w:pPr>
          </w:p>
        </w:tc>
        <w:tc>
          <w:tcPr>
            <w:tcW w:w="6520" w:type="dxa"/>
            <w:vAlign w:val="center"/>
          </w:tcPr>
          <w:p w14:paraId="7B715794" w14:textId="5D61DB58" w:rsidR="003C7156" w:rsidRPr="006F1445" w:rsidRDefault="3CD7E44F" w:rsidP="003C7156">
            <w:r>
              <w:t xml:space="preserve">[K] Det er et krav, at stamdataindlæsere henter eller modtager stamdata fra datakilden. Stamdataindlæsere skal tjekke, at data er korrekte i det omfang, det er muligt, lave eventuelle transformationer (til fx korrekte datatyper) og placere data i et stamdatasæt jf. bilag 3A, Appendiks B, afsnit 2.</w:t>
            </w:r>
          </w:p>
          <w:p w14:paraId="737B959A" w14:textId="77777777" w:rsidR="003C7156" w:rsidRPr="006F1445" w:rsidRDefault="003C7156" w:rsidP="00F51912"/>
        </w:tc>
      </w:tr>
      <w:tr w:rsidR="00AD56EC" w:rsidRPr="006F1445" w14:paraId="5F1A552F" w14:textId="77777777" w:rsidTr="1A67B046">
        <w:trPr>
          <w:cantSplit/>
          <w:trHeight w:val="300"/>
        </w:trPr>
        <w:tc>
          <w:tcPr>
            <w:tcW w:w="2098" w:type="dxa"/>
          </w:tcPr>
          <w:p w14:paraId="5454B563" w14:textId="77777777" w:rsidR="00AD56EC" w:rsidRPr="006F1445" w:rsidRDefault="00AD56EC" w:rsidP="00F51912">
            <w:pPr>
              <w:pStyle w:val="Requirement"/>
              <w:spacing w:line="276" w:lineRule="auto"/>
              <w:ind w:left="360"/>
              <w:rPr>
                <w:lang w:val="da-DK"/>
              </w:rPr>
            </w:pPr>
          </w:p>
        </w:tc>
        <w:tc>
          <w:tcPr>
            <w:tcW w:w="6520" w:type="dxa"/>
            <w:vAlign w:val="center"/>
          </w:tcPr>
          <w:p w14:paraId="05CDDF70" w14:textId="77777777" w:rsidR="00AD56EC" w:rsidRPr="006F1445" w:rsidRDefault="00AD56EC" w:rsidP="003C7156">
            <w:r>
              <w:t>[K]</w:t>
            </w:r>
            <w:r>
              <w:rPr>
                <w:rFonts w:asciiTheme="minorHAnsi" w:eastAsia="Verdana" w:hAnsiTheme="minorHAnsi" w:cs="Verdana"/>
              </w:rPr>
              <w:t xml:space="preserve"> Det er et krav, at Løsningen k</w:t>
            </w:r>
            <w:r>
              <w:t>an udvides til at indeholde nye stamdataindlæsere.</w:t>
            </w:r>
          </w:p>
          <w:p w14:paraId="50BF89E7" w14:textId="6834A732" w:rsidR="00872386" w:rsidRPr="006F1445" w:rsidRDefault="00872386" w:rsidP="003C7156"/>
        </w:tc>
      </w:tr>
    </w:tbl>
    <w:p w14:paraId="484200E0" w14:textId="31330310" w:rsidR="00A50425" w:rsidRPr="003C51EF" w:rsidRDefault="00A50425" w:rsidP="003C51EF">
      <w:pPr>
        <w:pStyle w:val="Overskrift3"/>
      </w:pPr>
      <w:bookmarkStart w:id="89" w:name="_Toc224889760"/>
      <w:bookmarkStart w:id="90" w:name="_Toc240973872"/>
      <w:bookmarkEnd w:id="80"/>
      <w:bookmarkEnd w:id="81"/>
      <w:r>
        <w:t>Krav til stamdata</w:t>
      </w:r>
      <w:bookmarkEnd w:id="89"/>
      <w:r>
        <w:t>database</w:t>
      </w:r>
      <w:bookmarkEnd w:id="90"/>
    </w:p>
    <w:p w14:paraId="764667DD" w14:textId="77777777" w:rsidR="003C51EF" w:rsidRPr="003C51EF" w:rsidRDefault="003C51EF" w:rsidP="003C51EF"/>
    <w:p w14:paraId="27287AF3" w14:textId="77777777" w:rsidR="00A50425" w:rsidRPr="006F1445" w:rsidRDefault="00A50425" w:rsidP="00F51912">
      <w:pPr>
        <w:spacing w:line="276" w:lineRule="auto"/>
      </w:pPr>
    </w:p>
    <w:tbl>
      <w:tblPr>
        <w:tblW w:w="0" w:type="auto"/>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AD56EC" w:rsidRPr="000D03AB" w14:paraId="2B04FC04" w14:textId="77777777" w:rsidTr="104B63CC">
        <w:trPr>
          <w:trHeight w:val="300"/>
        </w:trPr>
        <w:tc>
          <w:tcPr>
            <w:tcW w:w="2098" w:type="dxa"/>
          </w:tcPr>
          <w:p w14:paraId="48E51593" w14:textId="77777777" w:rsidR="00AD56EC" w:rsidRPr="006F1445" w:rsidRDefault="00AD56EC" w:rsidP="00F51912">
            <w:pPr>
              <w:pStyle w:val="Requirement"/>
              <w:spacing w:line="276" w:lineRule="auto"/>
              <w:ind w:left="360"/>
              <w:rPr>
                <w:lang w:val="da-DK"/>
              </w:rPr>
            </w:pPr>
          </w:p>
        </w:tc>
        <w:tc>
          <w:tcPr>
            <w:tcW w:w="6520" w:type="dxa"/>
          </w:tcPr>
          <w:p w14:paraId="7944F878" w14:textId="480A9CE5" w:rsidR="00AD56EC" w:rsidRPr="000D03AB" w:rsidRDefault="490222C1" w:rsidP="00AD56EC">
            <w:r>
              <w:t xml:space="preserve">Det er et krav, at Leverandøren implementerer den endelige løsning til stamdatamodellen, som tager udgangspunkt i bilag 3A Appendiks D, afsnit 3.</w:t>
            </w:r>
          </w:p>
          <w:p w14:paraId="17797EDF" w14:textId="77777777" w:rsidR="00AD56EC" w:rsidRPr="000D03AB" w:rsidRDefault="00AD56EC" w:rsidP="00F51912">
            <w:pPr>
              <w:spacing w:line="276" w:lineRule="auto"/>
            </w:pPr>
          </w:p>
        </w:tc>
      </w:tr>
      <w:tr w:rsidR="00A50425" w:rsidRPr="000D03AB" w14:paraId="05A672BE" w14:textId="77777777" w:rsidTr="104B63CC">
        <w:trPr>
          <w:trHeight w:val="300"/>
        </w:trPr>
        <w:tc>
          <w:tcPr>
            <w:tcW w:w="2098" w:type="dxa"/>
          </w:tcPr>
          <w:p w14:paraId="063A39C0" w14:textId="77777777" w:rsidR="00A50425" w:rsidRPr="000D03AB" w:rsidRDefault="00A50425" w:rsidP="00F51912">
            <w:pPr>
              <w:pStyle w:val="Requirement"/>
              <w:spacing w:line="276" w:lineRule="auto"/>
              <w:ind w:left="360"/>
              <w:rPr>
                <w:lang w:val="da-DK"/>
              </w:rPr>
            </w:pPr>
          </w:p>
        </w:tc>
        <w:tc>
          <w:tcPr>
            <w:tcW w:w="6520" w:type="dxa"/>
          </w:tcPr>
          <w:p w14:paraId="02C61F2B" w14:textId="5D4AB536" w:rsidR="00A50425" w:rsidRPr="000D03AB" w:rsidRDefault="00A50425" w:rsidP="00F51912">
            <w:pPr>
              <w:spacing w:after="240" w:line="276" w:lineRule="auto"/>
            </w:pPr>
            <w:r>
              <w:t>[K]</w:t>
            </w:r>
            <w:r>
              <w:rPr>
                <w:rFonts w:asciiTheme="minorHAnsi" w:eastAsia="Verdana" w:hAnsiTheme="minorHAnsi" w:cs="Verdana"/>
              </w:rPr>
              <w:t xml:space="preserve"> Det er et krav, at Løsningen k</w:t>
            </w:r>
            <w:r>
              <w:t xml:space="preserve">an udvides til at indeholde nye stamdatasæt.</w:t>
            </w:r>
          </w:p>
        </w:tc>
      </w:tr>
    </w:tbl>
    <w:p w14:paraId="5D8C8664" w14:textId="3D523F0F" w:rsidR="00A50425" w:rsidRPr="003C51EF" w:rsidRDefault="00A50425" w:rsidP="003C51EF">
      <w:pPr>
        <w:pStyle w:val="Overskrift3"/>
      </w:pPr>
      <w:bookmarkStart w:id="91" w:name="_Toc224889761"/>
      <w:bookmarkStart w:id="92" w:name="_Toc240973873"/>
      <w:r>
        <w:lastRenderedPageBreak/>
        <w:t>Krav til stamdataservices</w:t>
      </w:r>
      <w:bookmarkEnd w:id="91"/>
      <w:bookmarkEnd w:id="92"/>
    </w:p>
    <w:p w14:paraId="730C90F8" w14:textId="77777777" w:rsidR="00A50425" w:rsidRPr="000D03AB" w:rsidRDefault="00A50425" w:rsidP="00A50425">
      <w:pPr>
        <w:spacing w:line="276" w:lineRule="auto"/>
      </w:pPr>
    </w:p>
    <w:tbl>
      <w:tblPr>
        <w:tblW w:w="0" w:type="auto"/>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3C7156" w:rsidRPr="000D03AB" w14:paraId="060578CB" w14:textId="77777777" w:rsidTr="104B63CC">
        <w:trPr>
          <w:trHeight w:val="300"/>
        </w:trPr>
        <w:tc>
          <w:tcPr>
            <w:tcW w:w="2098" w:type="dxa"/>
          </w:tcPr>
          <w:p w14:paraId="54C2C710" w14:textId="77777777" w:rsidR="003C7156" w:rsidRPr="000D03AB" w:rsidRDefault="003C7156" w:rsidP="00D61BD1">
            <w:pPr>
              <w:pStyle w:val="Requirement"/>
              <w:spacing w:line="276" w:lineRule="auto"/>
              <w:ind w:left="360"/>
              <w:rPr>
                <w:lang w:val="da-DK"/>
              </w:rPr>
            </w:pPr>
          </w:p>
        </w:tc>
        <w:tc>
          <w:tcPr>
            <w:tcW w:w="6520" w:type="dxa"/>
            <w:vAlign w:val="center"/>
          </w:tcPr>
          <w:p w14:paraId="13E487BA" w14:textId="041D02DE" w:rsidR="003C7156" w:rsidRPr="000D03AB" w:rsidRDefault="360E841E" w:rsidP="00D61BD1">
            <w:pPr>
              <w:spacing w:line="276" w:lineRule="auto"/>
            </w:pPr>
            <w:r>
              <w:t xml:space="preserve">[K] Det er et krav, at Leverandøren designer og dokumenterer en snitflade til stamdataservices. </w:t>
            </w:r>
          </w:p>
          <w:p w14:paraId="4F5B8B8D" w14:textId="2196A108" w:rsidR="003C7156" w:rsidRPr="000D03AB" w:rsidRDefault="003C7156" w:rsidP="00D61BD1">
            <w:pPr>
              <w:spacing w:line="276" w:lineRule="auto"/>
              <w:rPr>
                <w:rFonts w:cs="Calibri"/>
                <w:color w:val="000000"/>
              </w:rPr>
            </w:pPr>
          </w:p>
        </w:tc>
      </w:tr>
      <w:tr w:rsidR="003C7156" w:rsidRPr="000D03AB" w14:paraId="2E274469" w14:textId="77777777" w:rsidTr="104B63CC">
        <w:trPr>
          <w:trHeight w:val="300"/>
        </w:trPr>
        <w:tc>
          <w:tcPr>
            <w:tcW w:w="2098" w:type="dxa"/>
          </w:tcPr>
          <w:p w14:paraId="5EC3CA77" w14:textId="77777777" w:rsidR="003C7156" w:rsidRPr="000D03AB" w:rsidRDefault="003C7156" w:rsidP="00D61BD1">
            <w:pPr>
              <w:pStyle w:val="Requirement"/>
              <w:spacing w:line="276" w:lineRule="auto"/>
              <w:ind w:left="360"/>
              <w:rPr>
                <w:lang w:val="da-DK"/>
              </w:rPr>
            </w:pPr>
          </w:p>
        </w:tc>
        <w:tc>
          <w:tcPr>
            <w:tcW w:w="6520" w:type="dxa"/>
            <w:vAlign w:val="center"/>
          </w:tcPr>
          <w:p w14:paraId="6DD20776" w14:textId="45667BD4" w:rsidR="0006437A" w:rsidRPr="000D03AB" w:rsidRDefault="68ABD507" w:rsidP="0006437A">
            <w:r>
              <w:t xml:space="preserve">[K] Det er et krav, at Leverandøren implementerer den endelige løsning til stamdataservices, som tager udgangspunkt bilag 3A, Appendiks D, afsnit 5.</w:t>
            </w:r>
          </w:p>
          <w:p w14:paraId="183B187D" w14:textId="77777777" w:rsidR="003C7156" w:rsidRPr="000D03AB" w:rsidRDefault="003C7156" w:rsidP="00D61BD1">
            <w:pPr>
              <w:spacing w:line="276" w:lineRule="auto"/>
              <w:rPr>
                <w:rFonts w:cs="Calibri"/>
                <w:color w:val="000000"/>
              </w:rPr>
            </w:pPr>
          </w:p>
        </w:tc>
      </w:tr>
    </w:tbl>
    <w:p w14:paraId="6374A5BF" w14:textId="77777777" w:rsidR="0021078B" w:rsidRPr="000D03AB" w:rsidRDefault="0021078B" w:rsidP="0021078B">
      <w:bookmarkStart w:id="93" w:name="_Toc224889762"/>
    </w:p>
    <w:p w14:paraId="169D2E12" w14:textId="77777777" w:rsidR="00275EFF" w:rsidRPr="000D03AB" w:rsidRDefault="00275EFF" w:rsidP="0021078B"/>
    <w:p w14:paraId="2D158CD7" w14:textId="77777777" w:rsidR="00570B6E" w:rsidRPr="000D03AB" w:rsidRDefault="00570B6E" w:rsidP="0021078B">
      <w:pPr>
        <w:pStyle w:val="Overskrift1"/>
        <w:pageBreakBefore w:val="0"/>
      </w:pPr>
      <w:bookmarkStart w:id="94" w:name="_Toc240973874"/>
      <w:r>
        <w:t>Generelle krav til integrationer</w:t>
      </w:r>
      <w:bookmarkEnd w:id="93"/>
      <w:bookmarkEnd w:id="94"/>
    </w:p>
    <w:tbl>
      <w:tblPr>
        <w:tblW w:w="8618" w:type="dxa"/>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098"/>
        <w:gridCol w:w="6520"/>
      </w:tblGrid>
      <w:tr w:rsidR="003E67BE" w:rsidRPr="000D03AB" w14:paraId="1261EE74" w14:textId="77777777" w:rsidTr="104B63CC">
        <w:trPr>
          <w:cantSplit/>
        </w:trPr>
        <w:tc>
          <w:tcPr>
            <w:tcW w:w="2098" w:type="dxa"/>
          </w:tcPr>
          <w:p w14:paraId="4325AD05" w14:textId="77777777" w:rsidR="003E67BE" w:rsidRPr="000D03AB" w:rsidRDefault="003E67BE" w:rsidP="00D61BD1">
            <w:pPr>
              <w:pStyle w:val="Requirement"/>
              <w:spacing w:line="276" w:lineRule="auto"/>
              <w:ind w:left="360"/>
              <w:rPr>
                <w:lang w:val="da-DK"/>
              </w:rPr>
            </w:pPr>
          </w:p>
        </w:tc>
        <w:tc>
          <w:tcPr>
            <w:tcW w:w="6520" w:type="dxa"/>
            <w:vAlign w:val="center"/>
          </w:tcPr>
          <w:p w14:paraId="23B1F0EA" w14:textId="793B3D6D" w:rsidR="003E67BE" w:rsidRPr="000D03AB" w:rsidRDefault="4D0438C6" w:rsidP="003E67BE">
            <w:pPr>
              <w:spacing w:line="276" w:lineRule="auto"/>
              <w:rPr>
                <w:rFonts w:cs="Calibri"/>
                <w:color w:val="000000"/>
              </w:rPr>
            </w:pPr>
            <w:r>
              <w:rPr>
                <w:rFonts w:cs="Calibri"/>
                <w:color w:val="000000"/>
              </w:rPr>
              <w:t xml:space="preserve">[K] Det er et krav, at følgende services, som udstilles til brug for Dyrlægesystemer og §39-vetforhandler systemer, implementeres baseret på HL7 FIHR standarden eller tilsvarende: </w:t>
            </w:r>
          </w:p>
          <w:p w14:paraId="7FB1491C" w14:textId="77777777" w:rsidR="00ED3A08" w:rsidRPr="000D03AB" w:rsidRDefault="00ED3A08" w:rsidP="003E67BE">
            <w:pPr>
              <w:spacing w:line="276" w:lineRule="auto"/>
              <w:rPr>
                <w:rFonts w:cs="Calibri"/>
                <w:color w:val="000000"/>
              </w:rPr>
            </w:pPr>
          </w:p>
          <w:p w14:paraId="0E1B0990" w14:textId="560A3C1E" w:rsidR="003E67BE" w:rsidRPr="000D03AB" w:rsidRDefault="00C54950" w:rsidP="00ED3A08">
            <w:pPr>
              <w:pStyle w:val="Listeafsnit"/>
              <w:numPr>
                <w:ilvl w:val="0"/>
                <w:numId w:val="35"/>
              </w:numPr>
              <w:spacing w:line="276" w:lineRule="auto"/>
              <w:rPr>
                <w:rFonts w:cs="Calibri"/>
                <w:color w:val="000000"/>
              </w:rPr>
            </w:pPr>
            <w:r>
              <w:rPr>
                <w:rFonts w:cs="Calibri"/>
                <w:color w:val="000000"/>
              </w:rPr>
              <w:t>DVR services</w:t>
            </w:r>
          </w:p>
          <w:p w14:paraId="19E64F50" w14:textId="1BB6A657" w:rsidR="00C54950" w:rsidRPr="000D03AB" w:rsidRDefault="003B473B" w:rsidP="00ED3A08">
            <w:pPr>
              <w:pStyle w:val="Listeafsnit"/>
              <w:numPr>
                <w:ilvl w:val="0"/>
                <w:numId w:val="35"/>
              </w:numPr>
              <w:spacing w:line="276" w:lineRule="auto"/>
              <w:rPr>
                <w:rFonts w:cs="Calibri"/>
                <w:color w:val="000000"/>
              </w:rPr>
            </w:pPr>
            <w:r>
              <w:rPr>
                <w:rFonts w:cs="Calibri"/>
                <w:color w:val="000000"/>
              </w:rPr>
              <w:t xml:space="preserve">Medicinpriser stamdataservice </w:t>
            </w:r>
          </w:p>
          <w:p w14:paraId="176B81DE" w14:textId="0D61B5C2" w:rsidR="00C54950" w:rsidRPr="000D03AB" w:rsidRDefault="00C54950" w:rsidP="003E67BE">
            <w:pPr>
              <w:spacing w:line="276" w:lineRule="auto"/>
              <w:rPr>
                <w:rFonts w:cs="Calibri"/>
                <w:color w:val="000000"/>
              </w:rPr>
            </w:pPr>
          </w:p>
        </w:tc>
      </w:tr>
      <w:tr w:rsidR="003B473B" w:rsidRPr="000D03AB" w14:paraId="6C81D99B" w14:textId="77777777" w:rsidTr="104B63CC">
        <w:trPr>
          <w:cantSplit/>
        </w:trPr>
        <w:tc>
          <w:tcPr>
            <w:tcW w:w="2098" w:type="dxa"/>
          </w:tcPr>
          <w:p w14:paraId="64302843" w14:textId="77777777" w:rsidR="003B473B" w:rsidRPr="000D03AB" w:rsidRDefault="003B473B" w:rsidP="00D61BD1">
            <w:pPr>
              <w:pStyle w:val="Requirement"/>
              <w:spacing w:line="276" w:lineRule="auto"/>
              <w:ind w:left="360"/>
              <w:rPr>
                <w:lang w:val="da-DK"/>
              </w:rPr>
            </w:pPr>
          </w:p>
        </w:tc>
        <w:tc>
          <w:tcPr>
            <w:tcW w:w="6520" w:type="dxa"/>
            <w:vAlign w:val="center"/>
          </w:tcPr>
          <w:p w14:paraId="393EC312" w14:textId="374C8926" w:rsidR="003B473B" w:rsidRPr="000D03AB" w:rsidRDefault="003B473B" w:rsidP="003B473B">
            <w:pPr>
              <w:spacing w:line="276" w:lineRule="auto"/>
              <w:rPr>
                <w:rFonts w:cs="Calibri"/>
                <w:color w:val="000000"/>
              </w:rPr>
            </w:pPr>
            <w:r>
              <w:rPr>
                <w:rFonts w:cs="Calibri"/>
                <w:color w:val="000000"/>
              </w:rPr>
              <w:t xml:space="preserve">[K] Det er et krav, at DVR services og stamdata services, som udstilles til brug for Dyrlægesystemer og §39-vetforhandler systemer, implementeres som RESTful webservices, og at alle request</w:t>
              <w:noBreakHyphen/>
              <w:t xml:space="preserve"> og response</w:t>
              <w:noBreakHyphen/>
              <w:t>payloads leveres i JSON</w:t>
              <w:noBreakHyphen/>
              <w:t>format.</w:t>
            </w:r>
          </w:p>
          <w:p w14:paraId="26858D13" w14:textId="77777777" w:rsidR="003B473B" w:rsidRPr="000D03AB" w:rsidRDefault="003B473B" w:rsidP="003E67BE">
            <w:pPr>
              <w:spacing w:line="276" w:lineRule="auto"/>
              <w:rPr>
                <w:rFonts w:cs="Calibri"/>
                <w:color w:val="000000"/>
              </w:rPr>
            </w:pPr>
          </w:p>
        </w:tc>
      </w:tr>
      <w:tr w:rsidR="000639BA" w:rsidRPr="000D03AB" w14:paraId="502814F8" w14:textId="77777777" w:rsidTr="104B63CC">
        <w:trPr>
          <w:cantSplit/>
        </w:trPr>
        <w:tc>
          <w:tcPr>
            <w:tcW w:w="2098" w:type="dxa"/>
          </w:tcPr>
          <w:p w14:paraId="620B39E6" w14:textId="77777777" w:rsidR="000639BA" w:rsidRPr="000D03AB" w:rsidRDefault="000639BA" w:rsidP="00D61BD1">
            <w:pPr>
              <w:pStyle w:val="Requirement"/>
              <w:spacing w:line="276" w:lineRule="auto"/>
              <w:ind w:left="360"/>
              <w:rPr>
                <w:lang w:val="da-DK"/>
              </w:rPr>
            </w:pPr>
          </w:p>
        </w:tc>
        <w:tc>
          <w:tcPr>
            <w:tcW w:w="6520" w:type="dxa"/>
            <w:vAlign w:val="center"/>
          </w:tcPr>
          <w:p w14:paraId="55533504" w14:textId="77777777" w:rsidR="000639BA" w:rsidRPr="000D03AB" w:rsidRDefault="000639BA" w:rsidP="002C2EBF">
            <w:pPr>
              <w:spacing w:line="276" w:lineRule="auto"/>
            </w:pPr>
            <w:r>
              <w:rPr>
                <w:rFonts w:eastAsia="Calibri"/>
              </w:rPr>
              <w:t xml:space="preserve">[K] Det er et krav, at, DVR s</w:t>
            </w:r>
            <w:r>
              <w:t xml:space="preserve">ervices og stamdata services til dyrlægesystemer og §39 vet-forhandlersystemer udstilles på internettet.</w:t>
            </w:r>
          </w:p>
          <w:p w14:paraId="63B920B1" w14:textId="44D848C5" w:rsidR="009D0C4F" w:rsidRPr="000D03AB" w:rsidRDefault="009D0C4F" w:rsidP="002C2EBF">
            <w:pPr>
              <w:spacing w:line="276" w:lineRule="auto"/>
              <w:rPr>
                <w:rFonts w:cs="Calibri"/>
                <w:color w:val="000000"/>
              </w:rPr>
            </w:pPr>
          </w:p>
        </w:tc>
      </w:tr>
      <w:tr w:rsidR="002C2EBF" w:rsidRPr="000D03AB" w14:paraId="37BFC326" w14:textId="77777777" w:rsidTr="104B63CC">
        <w:trPr>
          <w:cantSplit/>
        </w:trPr>
        <w:tc>
          <w:tcPr>
            <w:tcW w:w="2098" w:type="dxa"/>
          </w:tcPr>
          <w:p w14:paraId="73994CBC" w14:textId="77777777" w:rsidR="002C2EBF" w:rsidRPr="000D03AB" w:rsidRDefault="002C2EBF" w:rsidP="00D61BD1">
            <w:pPr>
              <w:pStyle w:val="Requirement"/>
              <w:spacing w:line="276" w:lineRule="auto"/>
              <w:ind w:left="360"/>
              <w:rPr>
                <w:lang w:val="da-DK"/>
              </w:rPr>
            </w:pPr>
          </w:p>
        </w:tc>
        <w:tc>
          <w:tcPr>
            <w:tcW w:w="6520" w:type="dxa"/>
            <w:vAlign w:val="center"/>
          </w:tcPr>
          <w:p w14:paraId="33C15C61" w14:textId="355327B9" w:rsidR="00C53804" w:rsidRPr="000D03AB" w:rsidRDefault="00C53804" w:rsidP="002C2EBF">
            <w:pPr>
              <w:spacing w:line="276" w:lineRule="auto"/>
              <w:rPr>
                <w:rFonts w:cs="Calibri"/>
                <w:color w:val="000000"/>
                <w:highlight w:val="yellow"/>
              </w:rPr>
            </w:pPr>
            <w:r>
              <w:rPr>
                <w:rFonts w:cs="Calibri"/>
                <w:color w:val="000000"/>
              </w:rPr>
              <w:t xml:space="preserve">[K] Det er et krav, at</w:t>
            </w:r>
            <w:r>
              <w:rPr>
                <w:rFonts w:ascii="Segoe UI" w:hAnsi="Segoe UI" w:cs="Segoe UI"/>
              </w:rPr>
              <w:t xml:space="preserve"> DVR </w:t>
            </w:r>
            <w:r>
              <w:rPr>
                <w:rFonts w:cs="Calibri"/>
                <w:color w:val="000000"/>
              </w:rPr>
              <w:t xml:space="preserve">services, som udstilles til brug for apotekssystemer, både teknisk og funktionelt skal svare til den receptfunktionalitet, som disse systemer anvender på FMK. Det vil sige. at services udstilles på Sundhedsdatanettet via Den Gode Webservice-standarden baseret på HL7 version3.</w:t>
            </w:r>
          </w:p>
          <w:p w14:paraId="5B21B8EA" w14:textId="455DF63D" w:rsidR="002C2EBF" w:rsidRPr="000D03AB" w:rsidDel="002C2EBF" w:rsidRDefault="002C2EBF" w:rsidP="002C2EBF">
            <w:pPr>
              <w:spacing w:line="276" w:lineRule="auto"/>
              <w:rPr>
                <w:rFonts w:cs="Calibri"/>
                <w:color w:val="000000"/>
                <w:highlight w:val="yellow"/>
              </w:rPr>
            </w:pPr>
          </w:p>
        </w:tc>
      </w:tr>
      <w:tr w:rsidR="000828AC" w:rsidRPr="000D03AB" w14:paraId="154DBEE8" w14:textId="77777777" w:rsidTr="104B63CC">
        <w:trPr>
          <w:cantSplit/>
        </w:trPr>
        <w:tc>
          <w:tcPr>
            <w:tcW w:w="2098" w:type="dxa"/>
          </w:tcPr>
          <w:p w14:paraId="1DC6ED8E" w14:textId="77777777" w:rsidR="000828AC" w:rsidRPr="000D03AB" w:rsidRDefault="000828AC" w:rsidP="00D61BD1">
            <w:pPr>
              <w:pStyle w:val="Requirement"/>
              <w:spacing w:line="276" w:lineRule="auto"/>
              <w:ind w:left="360"/>
              <w:rPr>
                <w:lang w:val="da-DK"/>
              </w:rPr>
            </w:pPr>
          </w:p>
        </w:tc>
        <w:tc>
          <w:tcPr>
            <w:tcW w:w="6520" w:type="dxa"/>
            <w:vAlign w:val="center"/>
          </w:tcPr>
          <w:p w14:paraId="62A18759" w14:textId="715BB38E" w:rsidR="000828AC" w:rsidRPr="000D03AB" w:rsidRDefault="000828AC" w:rsidP="000828AC">
            <w:pPr>
              <w:spacing w:line="276" w:lineRule="auto"/>
              <w:rPr>
                <w:rFonts w:cs="Calibri"/>
                <w:color w:val="000000"/>
              </w:rPr>
            </w:pPr>
            <w:r>
              <w:rPr>
                <w:rFonts w:cs="Calibri"/>
                <w:color w:val="000000"/>
              </w:rPr>
              <w:t xml:space="preserve">[K] Det er et krav, at følgende stamdata services målrettet apotekssystemerne implementeres som RESTful webservices baseret på https standardmetoder, og alle request</w:t>
              <w:noBreakHyphen/>
              <w:t xml:space="preserve"> og response</w:t>
              <w:noBreakHyphen/>
              <w:t>payloads skal leveres i JSON</w:t>
              <w:noBreakHyphen/>
              <w:t>format:</w:t>
            </w:r>
          </w:p>
          <w:p w14:paraId="79E0364B" w14:textId="77777777" w:rsidR="009D0C4F" w:rsidRPr="000D03AB" w:rsidRDefault="009D0C4F" w:rsidP="000828AC">
            <w:pPr>
              <w:spacing w:line="276" w:lineRule="auto"/>
              <w:rPr>
                <w:rFonts w:cs="Calibri"/>
                <w:color w:val="000000"/>
              </w:rPr>
            </w:pPr>
          </w:p>
          <w:p w14:paraId="0687F1CE" w14:textId="5D4DAF1E" w:rsidR="00C54950" w:rsidRPr="000D03AB" w:rsidRDefault="00C54950" w:rsidP="009D0C4F">
            <w:pPr>
              <w:pStyle w:val="Listeafsnit"/>
              <w:numPr>
                <w:ilvl w:val="0"/>
                <w:numId w:val="36"/>
              </w:numPr>
              <w:spacing w:line="276" w:lineRule="auto"/>
              <w:rPr>
                <w:rFonts w:cs="Calibri"/>
                <w:color w:val="000000"/>
              </w:rPr>
            </w:pPr>
            <w:r>
              <w:rPr>
                <w:rFonts w:cs="Calibri"/>
                <w:color w:val="000000"/>
              </w:rPr>
              <w:t>Dyrlæge</w:t>
            </w:r>
          </w:p>
          <w:p w14:paraId="7CDC1BDC" w14:textId="0A5D0629" w:rsidR="00C54950" w:rsidRPr="000D03AB" w:rsidRDefault="00C54950" w:rsidP="009D0C4F">
            <w:pPr>
              <w:pStyle w:val="Listeafsnit"/>
              <w:numPr>
                <w:ilvl w:val="0"/>
                <w:numId w:val="36"/>
              </w:numPr>
              <w:spacing w:line="276" w:lineRule="auto"/>
              <w:rPr>
                <w:rFonts w:cs="Calibri"/>
                <w:color w:val="000000"/>
              </w:rPr>
            </w:pPr>
            <w:r>
              <w:rPr>
                <w:rFonts w:cs="Calibri"/>
                <w:color w:val="000000"/>
              </w:rPr>
              <w:t>Besætninger</w:t>
            </w:r>
          </w:p>
          <w:p w14:paraId="71BBA934" w14:textId="51C50681" w:rsidR="00C54950" w:rsidRPr="000D03AB" w:rsidRDefault="00C54950" w:rsidP="009D0C4F">
            <w:pPr>
              <w:pStyle w:val="Listeafsnit"/>
              <w:numPr>
                <w:ilvl w:val="0"/>
                <w:numId w:val="36"/>
              </w:numPr>
              <w:spacing w:line="276" w:lineRule="auto"/>
              <w:rPr>
                <w:rFonts w:cs="Calibri"/>
                <w:color w:val="000000"/>
              </w:rPr>
            </w:pPr>
            <w:r>
              <w:rPr>
                <w:rFonts w:cs="Calibri"/>
                <w:color w:val="000000"/>
              </w:rPr>
              <w:t xml:space="preserve">Dyrearter mm. </w:t>
            </w:r>
          </w:p>
          <w:p w14:paraId="7394249E" w14:textId="77777777" w:rsidR="000828AC" w:rsidRPr="000D03AB" w:rsidRDefault="000828AC" w:rsidP="002C2EBF">
            <w:pPr>
              <w:spacing w:line="276" w:lineRule="auto"/>
              <w:rPr>
                <w:rFonts w:cs="Calibri"/>
                <w:color w:val="000000"/>
              </w:rPr>
            </w:pPr>
          </w:p>
        </w:tc>
      </w:tr>
      <w:tr w:rsidR="00624ED4" w:rsidRPr="000D03AB" w14:paraId="45BD01C8" w14:textId="77777777" w:rsidTr="104B63CC">
        <w:trPr>
          <w:cantSplit/>
        </w:trPr>
        <w:tc>
          <w:tcPr>
            <w:tcW w:w="2098" w:type="dxa"/>
          </w:tcPr>
          <w:p w14:paraId="0651B66A" w14:textId="77777777" w:rsidR="00624ED4" w:rsidRPr="000D03AB" w:rsidRDefault="00624ED4" w:rsidP="00D61BD1">
            <w:pPr>
              <w:pStyle w:val="Requirement"/>
              <w:spacing w:line="276" w:lineRule="auto"/>
              <w:ind w:left="360"/>
              <w:rPr>
                <w:lang w:val="da-DK"/>
              </w:rPr>
            </w:pPr>
          </w:p>
        </w:tc>
        <w:tc>
          <w:tcPr>
            <w:tcW w:w="6520" w:type="dxa"/>
            <w:vAlign w:val="center"/>
          </w:tcPr>
          <w:p w14:paraId="797BDE23" w14:textId="30A12DD5" w:rsidR="002C2EBF" w:rsidRPr="000D03AB" w:rsidRDefault="002C2EBF" w:rsidP="002C2EBF">
            <w:pPr>
              <w:spacing w:line="276" w:lineRule="auto"/>
              <w:rPr>
                <w:rFonts w:cs="Calibri"/>
                <w:color w:val="000000"/>
              </w:rPr>
            </w:pPr>
            <w:r>
              <w:rPr>
                <w:rFonts w:cs="Calibri"/>
                <w:color w:val="000000"/>
              </w:rPr>
              <w:t xml:space="preserve">[K] Det er et krav, at alle REST snitflader udvikles i overensstemmelse med standarden OpenAPI 3.0+ eller tilsvarende.</w:t>
            </w:r>
          </w:p>
          <w:p w14:paraId="58FA0DCA" w14:textId="77777777" w:rsidR="00E063F3" w:rsidRPr="000D03AB" w:rsidRDefault="00E063F3" w:rsidP="002C2EBF">
            <w:pPr>
              <w:spacing w:line="276" w:lineRule="auto"/>
              <w:rPr>
                <w:rFonts w:cs="Calibri"/>
                <w:color w:val="000000"/>
              </w:rPr>
            </w:pPr>
          </w:p>
          <w:p w14:paraId="7D6CA3EB" w14:textId="77777777" w:rsidR="002C2EBF" w:rsidRPr="000D03AB" w:rsidRDefault="002C2EBF" w:rsidP="002C2EBF">
            <w:pPr>
              <w:spacing w:line="276" w:lineRule="auto"/>
              <w:rPr>
                <w:rFonts w:cs="Calibri"/>
                <w:color w:val="000000"/>
              </w:rPr>
            </w:pPr>
            <w:r>
              <w:rPr>
                <w:rFonts w:cs="Calibri"/>
                <w:color w:val="000000"/>
              </w:rPr>
              <w:t>Specifikationen skal inkludere mulige fejlkoder og brugseksempler.</w:t>
            </w:r>
          </w:p>
          <w:p w14:paraId="07CFB0C4" w14:textId="2005CD2B" w:rsidR="002C2EBF" w:rsidRPr="000D03AB" w:rsidRDefault="002C2EBF" w:rsidP="002C2EBF">
            <w:pPr>
              <w:spacing w:line="276" w:lineRule="auto"/>
              <w:rPr>
                <w:rFonts w:cs="Calibri"/>
                <w:color w:val="000000"/>
              </w:rPr>
            </w:pPr>
          </w:p>
        </w:tc>
      </w:tr>
      <w:tr w:rsidR="00570B6E" w:rsidRPr="000D03AB" w14:paraId="7EEA7190" w14:textId="77777777" w:rsidTr="104B63CC">
        <w:trPr>
          <w:cantSplit/>
        </w:trPr>
        <w:tc>
          <w:tcPr>
            <w:tcW w:w="2098" w:type="dxa"/>
          </w:tcPr>
          <w:p w14:paraId="6034052B" w14:textId="77777777" w:rsidR="00570B6E" w:rsidRPr="000D03AB" w:rsidRDefault="00570B6E" w:rsidP="00D61BD1">
            <w:pPr>
              <w:pStyle w:val="Requirement"/>
              <w:spacing w:line="276" w:lineRule="auto"/>
              <w:ind w:left="360"/>
              <w:rPr>
                <w:lang w:val="da-DK"/>
              </w:rPr>
            </w:pPr>
          </w:p>
        </w:tc>
        <w:tc>
          <w:tcPr>
            <w:tcW w:w="6520" w:type="dxa"/>
            <w:vAlign w:val="center"/>
          </w:tcPr>
          <w:p w14:paraId="46B73EA1" w14:textId="0350EFAC" w:rsidR="00570B6E" w:rsidRPr="000D03AB" w:rsidRDefault="00570B6E" w:rsidP="00D61BD1">
            <w:pPr>
              <w:spacing w:line="276" w:lineRule="auto"/>
            </w:pPr>
            <w:r>
              <w:rPr>
                <w:rFonts w:cs="Calibri"/>
                <w:color w:val="000000"/>
              </w:rPr>
              <w:t xml:space="preserve">[K] Det er et krav, at alle REST snitflader beskyttes mod uautoriseret adgang ved anvendelse af OpenID Connect (OIDC) eller tilsvarende.</w:t>
            </w:r>
            <w:r>
              <w:br/>
            </w:r>
          </w:p>
        </w:tc>
      </w:tr>
      <w:tr w:rsidR="003E298A" w:rsidRPr="000D03AB" w14:paraId="27D6B20E" w14:textId="77777777" w:rsidTr="104B63CC">
        <w:trPr>
          <w:cantSplit/>
        </w:trPr>
        <w:tc>
          <w:tcPr>
            <w:tcW w:w="2098" w:type="dxa"/>
          </w:tcPr>
          <w:p w14:paraId="5E598834" w14:textId="77777777" w:rsidR="003E298A" w:rsidRPr="000D03AB" w:rsidRDefault="003E298A" w:rsidP="00D61BD1">
            <w:pPr>
              <w:pStyle w:val="Requirement"/>
              <w:spacing w:line="276" w:lineRule="auto"/>
              <w:ind w:left="360"/>
              <w:rPr>
                <w:lang w:val="da-DK"/>
              </w:rPr>
            </w:pPr>
          </w:p>
        </w:tc>
        <w:tc>
          <w:tcPr>
            <w:tcW w:w="6520" w:type="dxa"/>
            <w:vAlign w:val="center"/>
          </w:tcPr>
          <w:p w14:paraId="72799162" w14:textId="77777777" w:rsidR="003E298A" w:rsidRPr="000D03AB" w:rsidRDefault="003E298A" w:rsidP="003E298A">
            <w:pPr>
              <w:spacing w:line="276" w:lineRule="auto"/>
              <w:rPr>
                <w:rFonts w:cs="Calibri"/>
                <w:color w:val="000000"/>
              </w:rPr>
            </w:pPr>
            <w:r>
              <w:rPr>
                <w:rFonts w:cs="Calibri"/>
                <w:color w:val="000000"/>
              </w:rPr>
              <w:t xml:space="preserve">[K] Det er et krav, at </w:t>
            </w:r>
            <w:r>
              <w:t xml:space="preserve">Løsningen </w:t>
            </w:r>
            <w:r>
              <w:rPr>
                <w:rFonts w:cs="Calibri"/>
                <w:color w:val="000000"/>
              </w:rPr>
              <w:t>understøtter kommunikationen mellem Løsningen og de eksterne anvendersystemer og DVR online i realtid.</w:t>
            </w:r>
          </w:p>
          <w:p w14:paraId="2BCB0DA1" w14:textId="77777777" w:rsidR="003E298A" w:rsidRPr="000D03AB" w:rsidRDefault="003E298A" w:rsidP="00D61BD1">
            <w:pPr>
              <w:spacing w:line="276" w:lineRule="auto"/>
              <w:rPr>
                <w:rFonts w:cs="Calibri"/>
                <w:color w:val="000000"/>
              </w:rPr>
            </w:pPr>
          </w:p>
        </w:tc>
      </w:tr>
    </w:tbl>
    <w:p w14:paraId="27C30BF3" w14:textId="77777777" w:rsidR="00614A95" w:rsidRPr="000D03AB" w:rsidRDefault="00614A95" w:rsidP="00BC1DC2">
      <w:pPr>
        <w:rPr>
          <w:highlight w:val="green"/>
        </w:rPr>
      </w:pPr>
    </w:p>
    <w:p w14:paraId="1F27517F" w14:textId="77777777" w:rsidR="00570B6E" w:rsidRPr="000D03AB" w:rsidRDefault="00570B6E" w:rsidP="00570B6E">
      <w:pPr>
        <w:rPr>
          <w:highlight w:val="green"/>
        </w:rPr>
      </w:pPr>
    </w:p>
    <w:p w14:paraId="2412C77D" w14:textId="4011D88C" w:rsidR="00EA40E8" w:rsidRPr="000D03AB" w:rsidRDefault="382C2D2E" w:rsidP="00971714">
      <w:pPr>
        <w:pStyle w:val="Overskrift1"/>
        <w:pageBreakBefore w:val="0"/>
        <w:spacing w:line="276" w:lineRule="auto"/>
      </w:pPr>
      <w:bookmarkStart w:id="95" w:name="_Toc224889766"/>
      <w:bookmarkStart w:id="96" w:name="_Toc240973875"/>
      <w:r>
        <w:t xml:space="preserve">Generelle tekniske og sikkerhedsmæssige krav</w:t>
      </w:r>
      <w:bookmarkEnd w:id="82"/>
      <w:bookmarkEnd w:id="83"/>
      <w:bookmarkEnd w:id="95"/>
      <w:bookmarkEnd w:id="96"/>
      <w:r>
        <w:t xml:space="preserve"> </w:t>
      </w:r>
    </w:p>
    <w:p w14:paraId="42B2C652" w14:textId="2951D5D4" w:rsidR="00953501" w:rsidRPr="000D03AB" w:rsidRDefault="00953501" w:rsidP="00953501">
      <w:pPr>
        <w:pStyle w:val="Overskrift2"/>
        <w:spacing w:line="276" w:lineRule="auto"/>
      </w:pPr>
      <w:bookmarkStart w:id="97" w:name="_Toc224889767"/>
      <w:bookmarkStart w:id="98" w:name="_Toc240973876"/>
      <w:r>
        <w:t xml:space="preserve">Sikkerhed og </w:t>
      </w:r>
      <w:bookmarkEnd w:id="97"/>
      <w:r>
        <w:t>auditlogning</w:t>
      </w:r>
      <w:bookmarkEnd w:id="98"/>
    </w:p>
    <w:p w14:paraId="5F6EFE38" w14:textId="77777777" w:rsidR="00953501" w:rsidRPr="000D03AB" w:rsidRDefault="00953501" w:rsidP="00953501">
      <w:pPr>
        <w:spacing w:line="276" w:lineRule="auto"/>
      </w:pPr>
    </w:p>
    <w:tbl>
      <w:tblPr>
        <w:tblW w:w="8618" w:type="dxa"/>
        <w:tblInd w:w="-5" w:type="dxa"/>
        <w:tblBorders>
          <w:top w:val="single" w:sz="4" w:space="0" w:color="009DE0"/>
          <w:left w:val="single" w:sz="4" w:space="0" w:color="009DE0"/>
          <w:bottom w:val="single" w:sz="4" w:space="0" w:color="009DE0"/>
          <w:right w:val="single" w:sz="4" w:space="0" w:color="009DE0"/>
          <w:insideH w:val="single" w:sz="4" w:space="0" w:color="009DE0"/>
          <w:insideV w:val="single" w:sz="4" w:space="0" w:color="009DE0"/>
        </w:tblBorders>
        <w:tblLook w:val="04A0" w:firstRow="1" w:lastRow="0" w:firstColumn="1" w:lastColumn="0" w:noHBand="0" w:noVBand="1"/>
      </w:tblPr>
      <w:tblGrid>
        <w:gridCol w:w="2200"/>
        <w:gridCol w:w="6418"/>
      </w:tblGrid>
      <w:tr w:rsidR="005C4DF4" w:rsidRPr="000D03AB" w14:paraId="0C876C78" w14:textId="77777777">
        <w:trPr>
          <w:cantSplit/>
        </w:trPr>
        <w:tc>
          <w:tcPr>
            <w:tcW w:w="2200" w:type="dxa"/>
            <w:tcBorders>
              <w:top w:val="single" w:sz="4" w:space="0" w:color="009DE0"/>
              <w:left w:val="single" w:sz="4" w:space="0" w:color="009DE0"/>
              <w:bottom w:val="single" w:sz="4" w:space="0" w:color="009DE0"/>
              <w:right w:val="single" w:sz="4" w:space="0" w:color="009DE0"/>
            </w:tcBorders>
          </w:tcPr>
          <w:p w14:paraId="75E481BA" w14:textId="77777777" w:rsidR="005C4DF4" w:rsidRPr="000D03AB" w:rsidRDefault="005C4DF4">
            <w:pPr>
              <w:pStyle w:val="Requirement"/>
              <w:spacing w:line="276" w:lineRule="auto"/>
              <w:ind w:left="360"/>
              <w:rPr>
                <w:lang w:val="da-DK"/>
              </w:rPr>
            </w:pPr>
          </w:p>
        </w:tc>
        <w:tc>
          <w:tcPr>
            <w:tcW w:w="6418" w:type="dxa"/>
            <w:tcBorders>
              <w:top w:val="single" w:sz="4" w:space="0" w:color="009DE0"/>
              <w:left w:val="single" w:sz="4" w:space="0" w:color="009DE0"/>
              <w:bottom w:val="single" w:sz="4" w:space="0" w:color="009DE0"/>
              <w:right w:val="single" w:sz="4" w:space="0" w:color="009DE0"/>
            </w:tcBorders>
            <w:vAlign w:val="center"/>
          </w:tcPr>
          <w:p w14:paraId="2061B0AE" w14:textId="0A554C18" w:rsidR="005C4DF4" w:rsidRPr="000D03AB" w:rsidRDefault="005C4DF4">
            <w:pPr>
              <w:spacing w:line="276" w:lineRule="auto"/>
              <w:rPr>
                <w:rFonts w:cs="Calibri"/>
                <w:color w:val="000000"/>
              </w:rPr>
            </w:pPr>
            <w:r>
              <w:rPr>
                <w:rFonts w:cs="Calibri"/>
                <w:color w:val="000000"/>
              </w:rPr>
              <w:t xml:space="preserve">[K] Det er et krav, at Løsningen implementeres og konfigureres, så al kommunikation er krypteret via TLS version 1.2 eller nyere eller tilsvarende.</w:t>
            </w:r>
          </w:p>
          <w:p w14:paraId="5A51BB33" w14:textId="2F79B4D9" w:rsidR="005C4DF4" w:rsidRPr="000D03AB" w:rsidRDefault="005C4DF4">
            <w:pPr>
              <w:spacing w:line="276" w:lineRule="auto"/>
              <w:rPr>
                <w:rFonts w:cs="Calibri"/>
                <w:color w:val="000000"/>
              </w:rPr>
            </w:pPr>
          </w:p>
        </w:tc>
      </w:tr>
      <w:tr w:rsidR="00A637FC" w:rsidRPr="000D03AB" w14:paraId="596F4450" w14:textId="77777777">
        <w:trPr>
          <w:cantSplit/>
        </w:trPr>
        <w:tc>
          <w:tcPr>
            <w:tcW w:w="2200" w:type="dxa"/>
            <w:tcBorders>
              <w:top w:val="single" w:sz="4" w:space="0" w:color="009DE0"/>
              <w:left w:val="single" w:sz="4" w:space="0" w:color="009DE0"/>
              <w:bottom w:val="single" w:sz="4" w:space="0" w:color="009DE0"/>
              <w:right w:val="single" w:sz="4" w:space="0" w:color="009DE0"/>
            </w:tcBorders>
          </w:tcPr>
          <w:p w14:paraId="3B36F4F1" w14:textId="77777777" w:rsidR="00A637FC" w:rsidRPr="000D03AB" w:rsidRDefault="00A637FC">
            <w:pPr>
              <w:pStyle w:val="Requirement"/>
              <w:spacing w:line="276" w:lineRule="auto"/>
              <w:ind w:left="360"/>
              <w:rPr>
                <w:lang w:val="da-DK"/>
              </w:rPr>
            </w:pPr>
          </w:p>
        </w:tc>
        <w:tc>
          <w:tcPr>
            <w:tcW w:w="6418" w:type="dxa"/>
            <w:tcBorders>
              <w:top w:val="single" w:sz="4" w:space="0" w:color="009DE0"/>
              <w:left w:val="single" w:sz="4" w:space="0" w:color="009DE0"/>
              <w:bottom w:val="single" w:sz="4" w:space="0" w:color="009DE0"/>
              <w:right w:val="single" w:sz="4" w:space="0" w:color="009DE0"/>
            </w:tcBorders>
            <w:vAlign w:val="center"/>
          </w:tcPr>
          <w:p w14:paraId="34CC11BA" w14:textId="52ED4362" w:rsidR="00A637FC" w:rsidRPr="000D03AB" w:rsidRDefault="00A637FC" w:rsidP="00A637FC">
            <w:pPr>
              <w:spacing w:line="276" w:lineRule="auto"/>
            </w:pPr>
            <w:r>
              <w:rPr>
                <w:rFonts w:cs="Calibri"/>
                <w:color w:val="000000"/>
              </w:rPr>
              <w:t xml:space="preserve">[K] Det er et krav, at </w:t>
            </w:r>
            <w:r>
              <w:t xml:space="preserve">Løsningen logger alle transaktioner mellem Løsningen og eksterne anvendersystemer og DVR online med revisionsspor.</w:t>
            </w:r>
          </w:p>
          <w:p w14:paraId="465F849D" w14:textId="77777777" w:rsidR="00A637FC" w:rsidRPr="000D03AB" w:rsidRDefault="00A637FC">
            <w:pPr>
              <w:spacing w:line="276" w:lineRule="auto"/>
              <w:rPr>
                <w:rFonts w:cs="Calibri"/>
                <w:color w:val="000000"/>
              </w:rPr>
            </w:pPr>
          </w:p>
        </w:tc>
      </w:tr>
      <w:tr w:rsidR="007A5C46" w:rsidRPr="000D03AB" w14:paraId="7609143E" w14:textId="77777777">
        <w:trPr>
          <w:cantSplit/>
        </w:trPr>
        <w:tc>
          <w:tcPr>
            <w:tcW w:w="2200" w:type="dxa"/>
            <w:tcBorders>
              <w:top w:val="single" w:sz="4" w:space="0" w:color="009DE0"/>
              <w:left w:val="single" w:sz="4" w:space="0" w:color="009DE0"/>
              <w:bottom w:val="single" w:sz="4" w:space="0" w:color="009DE0"/>
              <w:right w:val="single" w:sz="4" w:space="0" w:color="009DE0"/>
            </w:tcBorders>
          </w:tcPr>
          <w:p w14:paraId="555447C5" w14:textId="183647BF" w:rsidR="007A5C46" w:rsidRPr="000D03AB" w:rsidRDefault="007A5C46">
            <w:pPr>
              <w:pStyle w:val="Requirement"/>
              <w:spacing w:line="276" w:lineRule="auto"/>
              <w:ind w:left="360"/>
              <w:rPr>
                <w:lang w:val="da-DK"/>
              </w:rPr>
            </w:pPr>
          </w:p>
        </w:tc>
        <w:tc>
          <w:tcPr>
            <w:tcW w:w="6418" w:type="dxa"/>
            <w:tcBorders>
              <w:top w:val="single" w:sz="4" w:space="0" w:color="009DE0"/>
              <w:left w:val="single" w:sz="4" w:space="0" w:color="009DE0"/>
              <w:bottom w:val="single" w:sz="4" w:space="0" w:color="009DE0"/>
              <w:right w:val="single" w:sz="4" w:space="0" w:color="009DE0"/>
            </w:tcBorders>
            <w:vAlign w:val="center"/>
          </w:tcPr>
          <w:p w14:paraId="7C2ED5B4" w14:textId="77777777" w:rsidR="00073DC6" w:rsidRPr="000D03AB" w:rsidRDefault="007A5C46" w:rsidP="00292B12">
            <w:pPr>
              <w:rPr>
                <w:rFonts w:asciiTheme="minorHAnsi" w:eastAsia="Verdana" w:hAnsiTheme="minorHAnsi" w:cs="Verdana"/>
              </w:rPr>
            </w:pPr>
            <w:r>
              <w:rPr>
                <w:rFonts w:asciiTheme="minorHAnsi" w:eastAsia="Verdana" w:hAnsiTheme="minorHAnsi" w:cs="Verdana"/>
              </w:rPr>
              <w:t xml:space="preserve">[K] Det er et krav, at autentifikation af de eksterne anvendersystemers og DVR onlines kald til de services, Løsningen udstiller, skal ske som system</w:t>
              <w:noBreakHyphen/>
              <w:t>til</w:t>
              <w:noBreakHyphen/>
              <w:t>system</w:t>
              <w:noBreakHyphen/>
              <w:t xml:space="preserve">autentifikation i overensstemmelse med fællesoffentlige arkitektur- og sikkerhedsprincipper. </w:t>
            </w:r>
          </w:p>
          <w:p w14:paraId="65C2351B" w14:textId="77777777" w:rsidR="00073DC6" w:rsidRPr="000D03AB" w:rsidRDefault="00073DC6" w:rsidP="00292B12">
            <w:pPr>
              <w:rPr>
                <w:rFonts w:asciiTheme="minorHAnsi" w:eastAsia="Verdana" w:hAnsiTheme="minorHAnsi" w:cs="Verdana"/>
              </w:rPr>
            </w:pPr>
          </w:p>
          <w:p w14:paraId="0CFB2D74" w14:textId="791AC92A" w:rsidR="00292B12" w:rsidRPr="000D03AB" w:rsidRDefault="00292B12" w:rsidP="00292B12">
            <w:pPr>
              <w:rPr>
                <w:rFonts w:asciiTheme="minorHAnsi" w:eastAsia="Verdana" w:hAnsiTheme="minorHAnsi" w:cs="Verdana"/>
              </w:rPr>
            </w:pPr>
            <w:r>
              <w:rPr>
                <w:rFonts w:asciiTheme="minorHAnsi" w:eastAsia="Verdana" w:hAnsiTheme="minorHAnsi" w:cs="Verdana"/>
              </w:rPr>
              <w:t>Autentifikation og adgang skal baseres på en entydig kombination af virksomhed (identificeret ved CVR</w:t>
              <w:noBreakHyphen/>
              <w:t xml:space="preserve">nummer), system og systemversion. Denne kombination udgør den autentifikationsmæssige identitet. Autentifikationen skal være certifikatbaseret. </w:t>
            </w:r>
          </w:p>
          <w:p w14:paraId="1D5236B2" w14:textId="1B0B60AF" w:rsidR="00930E1A" w:rsidRPr="000D03AB" w:rsidRDefault="00930E1A" w:rsidP="00930E1A">
            <w:pPr>
              <w:rPr>
                <w:rFonts w:cs="Calibri"/>
                <w:color w:val="000000"/>
              </w:rPr>
            </w:pPr>
          </w:p>
        </w:tc>
      </w:tr>
      <w:tr w:rsidR="005F6EC2" w:rsidRPr="000D03AB" w14:paraId="607409A4" w14:textId="77777777">
        <w:trPr>
          <w:cantSplit/>
        </w:trPr>
        <w:tc>
          <w:tcPr>
            <w:tcW w:w="2200" w:type="dxa"/>
            <w:tcBorders>
              <w:top w:val="single" w:sz="4" w:space="0" w:color="009DE0"/>
              <w:left w:val="single" w:sz="4" w:space="0" w:color="009DE0"/>
              <w:bottom w:val="single" w:sz="4" w:space="0" w:color="009DE0"/>
              <w:right w:val="single" w:sz="4" w:space="0" w:color="009DE0"/>
            </w:tcBorders>
          </w:tcPr>
          <w:p w14:paraId="6CEB20B4" w14:textId="77777777" w:rsidR="005F6EC2" w:rsidRPr="000D03AB" w:rsidRDefault="005F6EC2">
            <w:pPr>
              <w:pStyle w:val="Requirement"/>
              <w:spacing w:line="276" w:lineRule="auto"/>
              <w:ind w:left="360"/>
              <w:rPr>
                <w:lang w:val="da-DK"/>
              </w:rPr>
            </w:pPr>
          </w:p>
        </w:tc>
        <w:tc>
          <w:tcPr>
            <w:tcW w:w="6418" w:type="dxa"/>
            <w:tcBorders>
              <w:top w:val="single" w:sz="4" w:space="0" w:color="009DE0"/>
              <w:left w:val="single" w:sz="4" w:space="0" w:color="009DE0"/>
              <w:bottom w:val="single" w:sz="4" w:space="0" w:color="009DE0"/>
              <w:right w:val="single" w:sz="4" w:space="0" w:color="009DE0"/>
            </w:tcBorders>
            <w:vAlign w:val="center"/>
          </w:tcPr>
          <w:p w14:paraId="6B0485B8" w14:textId="4A866F7C" w:rsidR="0048441B" w:rsidRPr="000D03AB" w:rsidRDefault="00BE0620" w:rsidP="00BE0620">
            <w:pPr>
              <w:rPr>
                <w:rFonts w:asciiTheme="minorHAnsi" w:eastAsia="Verdana" w:hAnsiTheme="minorHAnsi" w:cs="Verdana"/>
              </w:rPr>
            </w:pPr>
            <w:r>
              <w:rPr>
                <w:rFonts w:asciiTheme="minorHAnsi" w:eastAsia="Verdana" w:hAnsiTheme="minorHAnsi" w:cs="Verdana"/>
              </w:rPr>
              <w:t xml:space="preserve">[K] Det er et krav, at en bruger kun autoriseres til at tilgå Løsningen, når vedkommende både kommer fra et anvendersystem, der er autentificeret og whitelistet, og når vedkommende har en gyldig dyrlægeautorisation og har ordinationsret. </w:t>
            </w:r>
          </w:p>
          <w:p w14:paraId="176E1F45" w14:textId="5A0776E9" w:rsidR="00BE0620" w:rsidRPr="000D03AB" w:rsidRDefault="00BE0620" w:rsidP="00BE0620">
            <w:pPr>
              <w:rPr>
                <w:rFonts w:asciiTheme="minorHAnsi" w:eastAsia="Verdana" w:hAnsiTheme="minorHAnsi" w:cs="Verdana"/>
              </w:rPr>
            </w:pPr>
            <w:r>
              <w:rPr>
                <w:rFonts w:asciiTheme="minorHAnsi" w:eastAsia="Verdana" w:hAnsiTheme="minorHAnsi" w:cs="Verdana"/>
              </w:rPr>
              <w:br/>
              <w:t xml:space="preserve">En bruger med gyldig dyrlægeautorisation og ordinationsret skal kun autoriseres til at tilgå Løsningen, når det system, vedkommende er logget på ved kald til Løsningen, er whitelistet.</w:t>
            </w:r>
          </w:p>
          <w:p w14:paraId="13528990" w14:textId="6736E68C" w:rsidR="005C4DF4" w:rsidRPr="000D03AB" w:rsidRDefault="005C4DF4" w:rsidP="005C4DF4">
            <w:pPr>
              <w:rPr>
                <w:rFonts w:asciiTheme="minorHAnsi" w:eastAsia="Verdana" w:hAnsiTheme="minorHAnsi" w:cs="Verdana"/>
              </w:rPr>
            </w:pPr>
          </w:p>
        </w:tc>
      </w:tr>
      <w:tr w:rsidR="00BE0620" w:rsidRPr="000D03AB" w14:paraId="005F8563" w14:textId="77777777">
        <w:trPr>
          <w:cantSplit/>
        </w:trPr>
        <w:tc>
          <w:tcPr>
            <w:tcW w:w="2200" w:type="dxa"/>
            <w:tcBorders>
              <w:top w:val="single" w:sz="4" w:space="0" w:color="009DE0"/>
              <w:left w:val="single" w:sz="4" w:space="0" w:color="009DE0"/>
              <w:bottom w:val="single" w:sz="4" w:space="0" w:color="009DE0"/>
              <w:right w:val="single" w:sz="4" w:space="0" w:color="009DE0"/>
            </w:tcBorders>
          </w:tcPr>
          <w:p w14:paraId="30339BF8" w14:textId="77777777" w:rsidR="00BE0620" w:rsidRPr="000D03AB" w:rsidRDefault="00BE0620" w:rsidP="00BE0620">
            <w:pPr>
              <w:pStyle w:val="Requirement"/>
              <w:spacing w:line="276" w:lineRule="auto"/>
              <w:ind w:left="360"/>
              <w:rPr>
                <w:lang w:val="da-DK"/>
              </w:rPr>
            </w:pPr>
          </w:p>
        </w:tc>
        <w:tc>
          <w:tcPr>
            <w:tcW w:w="6418" w:type="dxa"/>
            <w:tcBorders>
              <w:top w:val="single" w:sz="4" w:space="0" w:color="009DE0"/>
              <w:left w:val="single" w:sz="4" w:space="0" w:color="009DE0"/>
              <w:bottom w:val="single" w:sz="4" w:space="0" w:color="009DE0"/>
              <w:right w:val="single" w:sz="4" w:space="0" w:color="009DE0"/>
            </w:tcBorders>
            <w:vAlign w:val="center"/>
          </w:tcPr>
          <w:p w14:paraId="542B0F01" w14:textId="2D32650F" w:rsidR="001A6568" w:rsidRPr="000D03AB" w:rsidRDefault="001A6568" w:rsidP="001A6568">
            <w:pPr>
              <w:rPr>
                <w:rFonts w:asciiTheme="minorHAnsi" w:eastAsia="Verdana" w:hAnsiTheme="minorHAnsi" w:cs="Verdana"/>
              </w:rPr>
            </w:pPr>
            <w:r>
              <w:rPr>
                <w:rFonts w:asciiTheme="minorHAnsi" w:eastAsia="Verdana" w:hAnsiTheme="minorHAnsi" w:cs="Verdana"/>
              </w:rPr>
              <w:t xml:space="preserve">[K] Det er et krav, at Løsningen ved oprettelse af en recept på et apotek sikrer, at apoteket har en gældende apoteksbevilling via Apotek stamdatasættet. </w:t>
            </w:r>
          </w:p>
          <w:p w14:paraId="46F3570E" w14:textId="319AD219" w:rsidR="00BE0620" w:rsidRPr="000D03AB" w:rsidRDefault="00BE0620" w:rsidP="001A6568">
            <w:pPr>
              <w:rPr>
                <w:rFonts w:asciiTheme="minorHAnsi" w:eastAsia="Verdana" w:hAnsiTheme="minorHAnsi" w:cs="Verdana"/>
                <w:highlight w:val="yellow"/>
              </w:rPr>
            </w:pPr>
          </w:p>
        </w:tc>
      </w:tr>
      <w:tr w:rsidR="00D21458" w:rsidRPr="000D03AB" w14:paraId="1982D930" w14:textId="77777777">
        <w:trPr>
          <w:cantSplit/>
        </w:trPr>
        <w:tc>
          <w:tcPr>
            <w:tcW w:w="2200" w:type="dxa"/>
            <w:tcBorders>
              <w:top w:val="single" w:sz="4" w:space="0" w:color="009DE0"/>
              <w:left w:val="single" w:sz="4" w:space="0" w:color="009DE0"/>
              <w:bottom w:val="single" w:sz="4" w:space="0" w:color="009DE0"/>
              <w:right w:val="single" w:sz="4" w:space="0" w:color="009DE0"/>
            </w:tcBorders>
          </w:tcPr>
          <w:p w14:paraId="0C160D0E" w14:textId="77777777" w:rsidR="00D21458" w:rsidRPr="000D03AB" w:rsidRDefault="00D21458" w:rsidP="00BE0620">
            <w:pPr>
              <w:pStyle w:val="Requirement"/>
              <w:spacing w:line="276" w:lineRule="auto"/>
              <w:ind w:left="360"/>
              <w:rPr>
                <w:lang w:val="da-DK"/>
              </w:rPr>
            </w:pPr>
          </w:p>
        </w:tc>
        <w:tc>
          <w:tcPr>
            <w:tcW w:w="6418" w:type="dxa"/>
            <w:tcBorders>
              <w:top w:val="single" w:sz="4" w:space="0" w:color="009DE0"/>
              <w:left w:val="single" w:sz="4" w:space="0" w:color="009DE0"/>
              <w:bottom w:val="single" w:sz="4" w:space="0" w:color="009DE0"/>
              <w:right w:val="single" w:sz="4" w:space="0" w:color="009DE0"/>
            </w:tcBorders>
            <w:vAlign w:val="center"/>
          </w:tcPr>
          <w:p w14:paraId="02FAD2A8" w14:textId="7EC77405" w:rsidR="001A6568" w:rsidRPr="000D03AB" w:rsidRDefault="001A6568" w:rsidP="001A6568">
            <w:pPr>
              <w:rPr>
                <w:rFonts w:asciiTheme="minorHAnsi" w:eastAsia="Verdana" w:hAnsiTheme="minorHAnsi" w:cs="Verdana"/>
              </w:rPr>
            </w:pPr>
            <w:r>
              <w:rPr>
                <w:rFonts w:asciiTheme="minorHAnsi" w:eastAsia="Verdana" w:hAnsiTheme="minorHAnsi" w:cs="Verdana"/>
              </w:rPr>
              <w:t xml:space="preserve">[K] Det er et krav, at Løsningen ved oprettelse af en recept hos en §39 vet-forhandler sikrer, at §39 vet-forhandleren har en gældende §39 vet-forhandlertilladelse via §39 vet-forhandlere stamdatasættet. </w:t>
            </w:r>
          </w:p>
          <w:p w14:paraId="44FF844A" w14:textId="77777777" w:rsidR="00D21458" w:rsidRPr="000D03AB" w:rsidRDefault="00D21458" w:rsidP="001A6568">
            <w:pPr>
              <w:rPr>
                <w:rFonts w:asciiTheme="minorHAnsi" w:eastAsia="Verdana" w:hAnsiTheme="minorHAnsi" w:cs="Verdana"/>
                <w:highlight w:val="yellow"/>
              </w:rPr>
            </w:pPr>
          </w:p>
        </w:tc>
      </w:tr>
      <w:tr w:rsidR="007A5C46" w:rsidRPr="000D03AB" w14:paraId="12E6C373" w14:textId="77777777">
        <w:trPr>
          <w:cantSplit/>
        </w:trPr>
        <w:tc>
          <w:tcPr>
            <w:tcW w:w="2200" w:type="dxa"/>
            <w:tcBorders>
              <w:top w:val="single" w:sz="4" w:space="0" w:color="009DE0"/>
              <w:left w:val="single" w:sz="4" w:space="0" w:color="009DE0"/>
              <w:bottom w:val="single" w:sz="4" w:space="0" w:color="009DE0"/>
              <w:right w:val="single" w:sz="4" w:space="0" w:color="009DE0"/>
            </w:tcBorders>
          </w:tcPr>
          <w:p w14:paraId="2521B9BA" w14:textId="77777777" w:rsidR="007A5C46" w:rsidRPr="000D03AB" w:rsidRDefault="007A5C46">
            <w:pPr>
              <w:pStyle w:val="Requirement"/>
              <w:spacing w:line="276" w:lineRule="auto"/>
              <w:ind w:left="360"/>
              <w:rPr>
                <w:lang w:val="da-DK"/>
              </w:rPr>
            </w:pPr>
            <w:bookmarkStart w:id="99" w:name="_Hlk222828986"/>
          </w:p>
        </w:tc>
        <w:tc>
          <w:tcPr>
            <w:tcW w:w="6418" w:type="dxa"/>
            <w:tcBorders>
              <w:top w:val="single" w:sz="4" w:space="0" w:color="009DE0"/>
              <w:left w:val="single" w:sz="4" w:space="0" w:color="009DE0"/>
              <w:bottom w:val="single" w:sz="4" w:space="0" w:color="009DE0"/>
              <w:right w:val="single" w:sz="4" w:space="0" w:color="009DE0"/>
            </w:tcBorders>
            <w:vAlign w:val="center"/>
          </w:tcPr>
          <w:p w14:paraId="2AD96FFA" w14:textId="41886B47" w:rsidR="00BE0620" w:rsidRPr="000D03AB" w:rsidRDefault="00BE0620" w:rsidP="00BE0620">
            <w:r>
              <w:rPr>
                <w:rFonts w:asciiTheme="minorHAnsi" w:eastAsia="Verdana" w:hAnsiTheme="minorHAnsi" w:cs="Verdana"/>
              </w:rPr>
              <w:t>[K] Det er et krav, at d</w:t>
            </w:r>
            <w:r>
              <w:t xml:space="preserve">er sikres mod “denial of service”. </w:t>
            </w:r>
          </w:p>
          <w:p w14:paraId="19DEC98C" w14:textId="5CEC8170" w:rsidR="007A5C46" w:rsidRPr="000D03AB" w:rsidRDefault="007A5C46" w:rsidP="00BE0620">
            <w:pPr>
              <w:rPr>
                <w:rFonts w:asciiTheme="minorHAnsi" w:eastAsia="Verdana" w:hAnsiTheme="minorHAnsi" w:cs="Verdana"/>
              </w:rPr>
            </w:pPr>
          </w:p>
        </w:tc>
      </w:tr>
      <w:bookmarkEnd w:id="99"/>
      <w:tr w:rsidR="00735602" w:rsidRPr="000D03AB" w14:paraId="5C0343A1" w14:textId="77777777">
        <w:trPr>
          <w:cantSplit/>
        </w:trPr>
        <w:tc>
          <w:tcPr>
            <w:tcW w:w="2200" w:type="dxa"/>
            <w:tcBorders>
              <w:top w:val="single" w:sz="4" w:space="0" w:color="009DE0"/>
              <w:left w:val="single" w:sz="4" w:space="0" w:color="009DE0"/>
              <w:bottom w:val="single" w:sz="4" w:space="0" w:color="009DE0"/>
              <w:right w:val="single" w:sz="4" w:space="0" w:color="009DE0"/>
            </w:tcBorders>
          </w:tcPr>
          <w:p w14:paraId="2827492E" w14:textId="77777777" w:rsidR="00735602" w:rsidRPr="000D03AB" w:rsidRDefault="00735602">
            <w:pPr>
              <w:pStyle w:val="Requirement"/>
              <w:spacing w:line="276" w:lineRule="auto"/>
              <w:ind w:left="360"/>
              <w:rPr>
                <w:lang w:val="da-DK"/>
              </w:rPr>
            </w:pPr>
          </w:p>
        </w:tc>
        <w:tc>
          <w:tcPr>
            <w:tcW w:w="6418" w:type="dxa"/>
            <w:tcBorders>
              <w:top w:val="single" w:sz="4" w:space="0" w:color="009DE0"/>
              <w:left w:val="single" w:sz="4" w:space="0" w:color="009DE0"/>
              <w:bottom w:val="single" w:sz="4" w:space="0" w:color="009DE0"/>
              <w:right w:val="single" w:sz="4" w:space="0" w:color="009DE0"/>
            </w:tcBorders>
            <w:vAlign w:val="center"/>
          </w:tcPr>
          <w:p w14:paraId="16025C1B" w14:textId="05F477D7" w:rsidR="00735602" w:rsidRPr="000D03AB" w:rsidRDefault="00735602" w:rsidP="00735602">
            <w:pPr>
              <w:spacing w:line="276" w:lineRule="auto"/>
            </w:pPr>
            <w:r>
              <w:rPr>
                <w:rFonts w:cs="Calibri"/>
                <w:color w:val="000000"/>
              </w:rPr>
              <w:t xml:space="preserve">[K] Det er et krav, at </w:t>
            </w:r>
            <w:r>
              <w:t xml:space="preserve">Løsningen garanterer sikker transmission af data (TLS, kryptering, certifikater). Der skal anvendes HTTPS protokollen eller tilsvarende.</w:t>
            </w:r>
          </w:p>
          <w:p w14:paraId="062F34A5" w14:textId="77777777" w:rsidR="00735602" w:rsidRPr="000D03AB" w:rsidRDefault="00735602">
            <w:pPr>
              <w:spacing w:line="276" w:lineRule="auto"/>
              <w:rPr>
                <w:rFonts w:asciiTheme="minorHAnsi" w:eastAsia="Verdana" w:hAnsiTheme="minorHAnsi" w:cs="Verdana"/>
              </w:rPr>
            </w:pPr>
          </w:p>
        </w:tc>
      </w:tr>
      <w:tr w:rsidR="00A73CAB" w:rsidRPr="000D03AB" w14:paraId="6BD882D9" w14:textId="77777777">
        <w:trPr>
          <w:cantSplit/>
        </w:trPr>
        <w:tc>
          <w:tcPr>
            <w:tcW w:w="2200" w:type="dxa"/>
            <w:tcBorders>
              <w:top w:val="single" w:sz="4" w:space="0" w:color="009DE0"/>
              <w:left w:val="single" w:sz="4" w:space="0" w:color="009DE0"/>
              <w:bottom w:val="single" w:sz="4" w:space="0" w:color="009DE0"/>
              <w:right w:val="single" w:sz="4" w:space="0" w:color="009DE0"/>
            </w:tcBorders>
          </w:tcPr>
          <w:p w14:paraId="117740E3" w14:textId="77777777" w:rsidR="00A73CAB" w:rsidRPr="000D03AB" w:rsidRDefault="00A73CAB" w:rsidP="00306FF5">
            <w:pPr>
              <w:pStyle w:val="Requirement"/>
              <w:spacing w:line="276" w:lineRule="auto"/>
              <w:ind w:left="360"/>
              <w:rPr>
                <w:lang w:val="da-DK"/>
              </w:rPr>
            </w:pPr>
          </w:p>
        </w:tc>
        <w:tc>
          <w:tcPr>
            <w:tcW w:w="6418" w:type="dxa"/>
            <w:tcBorders>
              <w:top w:val="single" w:sz="4" w:space="0" w:color="009DE0"/>
              <w:left w:val="single" w:sz="4" w:space="0" w:color="009DE0"/>
              <w:bottom w:val="single" w:sz="4" w:space="0" w:color="009DE0"/>
              <w:right w:val="single" w:sz="4" w:space="0" w:color="009DE0"/>
            </w:tcBorders>
            <w:vAlign w:val="center"/>
          </w:tcPr>
          <w:p w14:paraId="0FCE41A3" w14:textId="508DC492" w:rsidR="00A73CAB" w:rsidRPr="000D03AB" w:rsidRDefault="005D052B" w:rsidP="00306FF5">
            <w:pPr>
              <w:spacing w:line="276" w:lineRule="auto"/>
              <w:rPr>
                <w:rFonts w:eastAsia="Calibri"/>
              </w:rPr>
            </w:pPr>
            <w:r>
              <w:rPr>
                <w:rFonts w:cs="Calibri"/>
                <w:color w:val="000000"/>
              </w:rPr>
              <w:t>[K]</w:t>
            </w:r>
            <w:r>
              <w:t xml:space="preserve"> </w:t>
            </w:r>
            <w:r>
              <w:rPr>
                <w:rFonts w:eastAsia="Calibri"/>
              </w:rPr>
              <w:t xml:space="preserve">Det er et krav, at brugere, services og systemkomponenter kun tildeles den minimale adgang (least privilege), de behøver for at udføre deres opgaver. </w:t>
            </w:r>
          </w:p>
          <w:p w14:paraId="2700FC37" w14:textId="2644BDBB" w:rsidR="009C5ED2" w:rsidRPr="000D03AB" w:rsidRDefault="009C5ED2" w:rsidP="00306FF5">
            <w:pPr>
              <w:spacing w:line="276" w:lineRule="auto"/>
              <w:rPr>
                <w:rFonts w:eastAsia="Calibri"/>
              </w:rPr>
            </w:pPr>
          </w:p>
        </w:tc>
      </w:tr>
      <w:tr w:rsidR="00FA3289" w:rsidRPr="000D03AB" w14:paraId="67BFE05B" w14:textId="77777777">
        <w:trPr>
          <w:cantSplit/>
        </w:trPr>
        <w:tc>
          <w:tcPr>
            <w:tcW w:w="2200" w:type="dxa"/>
            <w:tcBorders>
              <w:top w:val="single" w:sz="4" w:space="0" w:color="009DE0"/>
              <w:left w:val="single" w:sz="4" w:space="0" w:color="009DE0"/>
              <w:bottom w:val="single" w:sz="4" w:space="0" w:color="009DE0"/>
              <w:right w:val="single" w:sz="4" w:space="0" w:color="009DE0"/>
            </w:tcBorders>
          </w:tcPr>
          <w:p w14:paraId="0B0FCC02" w14:textId="77777777" w:rsidR="00FA3289" w:rsidRPr="000D03AB" w:rsidRDefault="00FA3289" w:rsidP="00BE0620">
            <w:pPr>
              <w:pStyle w:val="Requirement"/>
              <w:spacing w:line="276" w:lineRule="auto"/>
              <w:ind w:left="360"/>
              <w:rPr>
                <w:lang w:val="da-DK"/>
              </w:rPr>
            </w:pPr>
          </w:p>
        </w:tc>
        <w:tc>
          <w:tcPr>
            <w:tcW w:w="6418" w:type="dxa"/>
            <w:tcBorders>
              <w:top w:val="single" w:sz="4" w:space="0" w:color="009DE0"/>
              <w:left w:val="single" w:sz="4" w:space="0" w:color="009DE0"/>
              <w:bottom w:val="single" w:sz="4" w:space="0" w:color="009DE0"/>
              <w:right w:val="single" w:sz="4" w:space="0" w:color="009DE0"/>
            </w:tcBorders>
            <w:vAlign w:val="center"/>
          </w:tcPr>
          <w:p w14:paraId="485833F5" w14:textId="158E25B5" w:rsidR="00FA3289" w:rsidRPr="000D03AB" w:rsidRDefault="00FA3289" w:rsidP="00FA3289">
            <w:pPr>
              <w:spacing w:line="276" w:lineRule="auto"/>
              <w:rPr>
                <w:rFonts w:cs="Calibri"/>
                <w:color w:val="000000"/>
              </w:rPr>
            </w:pPr>
            <w:r>
              <w:rPr>
                <w:rFonts w:cs="Calibri"/>
                <w:color w:val="000000"/>
              </w:rPr>
              <w:t>[K]</w:t>
            </w:r>
            <w:r>
              <w:t xml:space="preserve"> </w:t>
            </w:r>
            <w:r>
              <w:rPr>
                <w:rFonts w:cs="Calibri"/>
                <w:color w:val="000000"/>
              </w:rPr>
              <w:t>Det er et krav, at der føres uforanderlig auditlog over sikkerheds</w:t>
              <w:noBreakHyphen/>
              <w:t xml:space="preserve"> og forvaltningsrelevante hændelser. Auditlogs skal sikre fuld sporbarhed af autentifikation, autorisation, dataadgang, konfigurationsændringer og administrative handlinger. Loggene skal beskyttes mod manipulation, understøtte revision og tilsyn og leve op til krav om dataminimering og opbevaring.</w:t>
            </w:r>
          </w:p>
          <w:p w14:paraId="78120E6A" w14:textId="77777777" w:rsidR="00FA3289" w:rsidRPr="000D03AB" w:rsidRDefault="00FA3289" w:rsidP="00BE0620">
            <w:pPr>
              <w:spacing w:line="276" w:lineRule="auto"/>
              <w:rPr>
                <w:rFonts w:cs="Calibri"/>
                <w:color w:val="000000"/>
              </w:rPr>
            </w:pPr>
          </w:p>
        </w:tc>
      </w:tr>
      <w:tr w:rsidR="00D128AE" w:rsidRPr="000D03AB" w14:paraId="08ED8A67" w14:textId="77777777">
        <w:trPr>
          <w:cantSplit/>
        </w:trPr>
        <w:tc>
          <w:tcPr>
            <w:tcW w:w="2200" w:type="dxa"/>
            <w:tcBorders>
              <w:top w:val="single" w:sz="4" w:space="0" w:color="009DE0"/>
              <w:left w:val="single" w:sz="4" w:space="0" w:color="009DE0"/>
              <w:bottom w:val="single" w:sz="4" w:space="0" w:color="009DE0"/>
              <w:right w:val="single" w:sz="4" w:space="0" w:color="009DE0"/>
            </w:tcBorders>
          </w:tcPr>
          <w:p w14:paraId="575C260A" w14:textId="77777777" w:rsidR="00D128AE" w:rsidRPr="000D03AB" w:rsidRDefault="00D128AE" w:rsidP="00306FF5">
            <w:pPr>
              <w:pStyle w:val="Requirement"/>
              <w:spacing w:line="276" w:lineRule="auto"/>
              <w:ind w:left="360"/>
              <w:rPr>
                <w:lang w:val="da-DK"/>
              </w:rPr>
            </w:pPr>
          </w:p>
        </w:tc>
        <w:tc>
          <w:tcPr>
            <w:tcW w:w="6418" w:type="dxa"/>
            <w:tcBorders>
              <w:top w:val="single" w:sz="4" w:space="0" w:color="009DE0"/>
              <w:left w:val="single" w:sz="4" w:space="0" w:color="009DE0"/>
              <w:bottom w:val="single" w:sz="4" w:space="0" w:color="009DE0"/>
              <w:right w:val="single" w:sz="4" w:space="0" w:color="009DE0"/>
            </w:tcBorders>
            <w:vAlign w:val="center"/>
          </w:tcPr>
          <w:p w14:paraId="4F7A2BE1" w14:textId="29C8F403" w:rsidR="00CA2BDE" w:rsidRPr="000D03AB" w:rsidRDefault="00CA2BDE" w:rsidP="00CA2BDE">
            <w:pPr>
              <w:spacing w:line="276" w:lineRule="auto"/>
              <w:rPr>
                <w:rFonts w:eastAsia="Calibri"/>
              </w:rPr>
            </w:pPr>
            <w:r>
              <w:rPr>
                <w:rFonts w:cs="Calibri"/>
                <w:color w:val="000000"/>
              </w:rPr>
              <w:t>[K]</w:t>
            </w:r>
            <w:r>
              <w:t xml:space="preserve"> </w:t>
            </w:r>
            <w:r>
              <w:rPr>
                <w:rFonts w:eastAsia="Calibri"/>
              </w:rPr>
              <w:t xml:space="preserve">Det er et krav, at der ved logning af transaktioner fra apotekssystemer logges følgende i auditloggen:</w:t>
            </w:r>
          </w:p>
          <w:p w14:paraId="164D4AEC" w14:textId="77777777" w:rsidR="00CA2BDE" w:rsidRPr="000D03AB" w:rsidRDefault="00CA2BDE" w:rsidP="00CA2BDE">
            <w:pPr>
              <w:spacing w:line="276" w:lineRule="auto"/>
              <w:rPr>
                <w:rFonts w:cs="Calibri"/>
                <w:color w:val="000000"/>
              </w:rPr>
            </w:pPr>
          </w:p>
          <w:p w14:paraId="4CD29304" w14:textId="77777777" w:rsidR="00CA2BDE" w:rsidRPr="000D03AB" w:rsidRDefault="00CA2BDE" w:rsidP="00997F0E">
            <w:pPr>
              <w:pStyle w:val="Listeafsnit"/>
              <w:numPr>
                <w:ilvl w:val="0"/>
                <w:numId w:val="37"/>
              </w:numPr>
              <w:spacing w:line="276" w:lineRule="auto"/>
              <w:rPr>
                <w:rFonts w:cs="Calibri"/>
                <w:color w:val="000000"/>
              </w:rPr>
            </w:pPr>
            <w:r>
              <w:rPr>
                <w:rFonts w:cs="Calibri"/>
                <w:color w:val="000000"/>
              </w:rPr>
              <w:t>Apoteksnummer</w:t>
            </w:r>
          </w:p>
          <w:p w14:paraId="0C756512" w14:textId="77777777" w:rsidR="00CA2BDE" w:rsidRPr="000D03AB" w:rsidRDefault="00CA2BDE" w:rsidP="00997F0E">
            <w:pPr>
              <w:pStyle w:val="Listeafsnit"/>
              <w:numPr>
                <w:ilvl w:val="0"/>
                <w:numId w:val="37"/>
              </w:numPr>
              <w:spacing w:line="276" w:lineRule="auto"/>
              <w:rPr>
                <w:rFonts w:cs="Calibri"/>
                <w:color w:val="000000"/>
              </w:rPr>
            </w:pPr>
            <w:r>
              <w:rPr>
                <w:rFonts w:cs="Calibri"/>
                <w:color w:val="000000"/>
              </w:rPr>
              <w:t>Filialnummer</w:t>
            </w:r>
          </w:p>
          <w:p w14:paraId="5F60AE5E" w14:textId="4C391A46" w:rsidR="000E1CE1" w:rsidRPr="000D03AB" w:rsidRDefault="000E1CE1" w:rsidP="00997F0E">
            <w:pPr>
              <w:pStyle w:val="Listeafsnit"/>
              <w:numPr>
                <w:ilvl w:val="0"/>
                <w:numId w:val="37"/>
              </w:numPr>
              <w:spacing w:line="276" w:lineRule="auto"/>
              <w:rPr>
                <w:rFonts w:cs="Calibri"/>
                <w:color w:val="000000"/>
              </w:rPr>
            </w:pPr>
            <w:r>
              <w:rPr>
                <w:rFonts w:cs="Calibri"/>
                <w:color w:val="000000"/>
              </w:rPr>
              <w:t>CVR</w:t>
            </w:r>
          </w:p>
          <w:p w14:paraId="29440333" w14:textId="258083A1" w:rsidR="00CA2BDE" w:rsidRPr="000D03AB" w:rsidRDefault="00CA2BDE" w:rsidP="00997F0E">
            <w:pPr>
              <w:pStyle w:val="Listeafsnit"/>
              <w:numPr>
                <w:ilvl w:val="0"/>
                <w:numId w:val="37"/>
              </w:numPr>
              <w:spacing w:line="276" w:lineRule="auto"/>
              <w:rPr>
                <w:rFonts w:cs="Calibri"/>
                <w:color w:val="000000"/>
              </w:rPr>
            </w:pPr>
            <w:r>
              <w:rPr>
                <w:rFonts w:cs="Calibri"/>
                <w:color w:val="000000"/>
              </w:rPr>
              <w:t xml:space="preserve">Apotekets navn</w:t>
            </w:r>
          </w:p>
          <w:p w14:paraId="052C20A8" w14:textId="12E2A0CC" w:rsidR="00CA2BDE" w:rsidRPr="000D03AB" w:rsidRDefault="00CA2BDE" w:rsidP="00997F0E">
            <w:pPr>
              <w:pStyle w:val="Listeafsnit"/>
              <w:numPr>
                <w:ilvl w:val="0"/>
                <w:numId w:val="37"/>
              </w:numPr>
              <w:spacing w:line="276" w:lineRule="auto"/>
              <w:rPr>
                <w:rFonts w:cs="Calibri"/>
                <w:color w:val="000000"/>
              </w:rPr>
            </w:pPr>
            <w:r>
              <w:rPr>
                <w:rFonts w:cs="Calibri"/>
                <w:color w:val="000000"/>
              </w:rPr>
              <w:t>Medarbejder navn (apotekere)</w:t>
            </w:r>
            <w:r>
              <w:br/>
            </w:r>
          </w:p>
        </w:tc>
      </w:tr>
      <w:tr w:rsidR="00CA2BDE" w:rsidRPr="000D03AB" w14:paraId="7533288E" w14:textId="77777777">
        <w:trPr>
          <w:cantSplit/>
        </w:trPr>
        <w:tc>
          <w:tcPr>
            <w:tcW w:w="2200" w:type="dxa"/>
            <w:tcBorders>
              <w:top w:val="single" w:sz="4" w:space="0" w:color="009DE0"/>
              <w:left w:val="single" w:sz="4" w:space="0" w:color="009DE0"/>
              <w:bottom w:val="single" w:sz="4" w:space="0" w:color="009DE0"/>
              <w:right w:val="single" w:sz="4" w:space="0" w:color="009DE0"/>
            </w:tcBorders>
          </w:tcPr>
          <w:p w14:paraId="5C9FD76E" w14:textId="77777777" w:rsidR="00CA2BDE" w:rsidRPr="000D03AB" w:rsidRDefault="00CA2BDE" w:rsidP="00306FF5">
            <w:pPr>
              <w:pStyle w:val="Requirement"/>
              <w:spacing w:line="276" w:lineRule="auto"/>
              <w:ind w:left="360"/>
              <w:rPr>
                <w:lang w:val="da-DK"/>
              </w:rPr>
            </w:pPr>
          </w:p>
        </w:tc>
        <w:tc>
          <w:tcPr>
            <w:tcW w:w="6418" w:type="dxa"/>
            <w:tcBorders>
              <w:top w:val="single" w:sz="4" w:space="0" w:color="009DE0"/>
              <w:left w:val="single" w:sz="4" w:space="0" w:color="009DE0"/>
              <w:bottom w:val="single" w:sz="4" w:space="0" w:color="009DE0"/>
              <w:right w:val="single" w:sz="4" w:space="0" w:color="009DE0"/>
            </w:tcBorders>
            <w:vAlign w:val="center"/>
          </w:tcPr>
          <w:p w14:paraId="32B359C4" w14:textId="1D9ABEC2" w:rsidR="00CA2BDE" w:rsidRPr="000D03AB" w:rsidRDefault="00CA2BDE" w:rsidP="00CA2BDE">
            <w:pPr>
              <w:spacing w:line="276" w:lineRule="auto"/>
              <w:rPr>
                <w:rFonts w:eastAsia="Calibri"/>
              </w:rPr>
            </w:pPr>
            <w:r>
              <w:rPr>
                <w:rFonts w:cs="Calibri"/>
                <w:color w:val="000000"/>
              </w:rPr>
              <w:t>[K]</w:t>
            </w:r>
            <w:r>
              <w:t xml:space="preserve"> </w:t>
            </w:r>
            <w:r>
              <w:rPr>
                <w:rFonts w:eastAsia="Calibri"/>
              </w:rPr>
              <w:t xml:space="preserve">Det er et krav, at der ved logning af transaktioner fra §39 vet-forhandlersystemer logges følgende i auditloggen:</w:t>
            </w:r>
          </w:p>
          <w:p w14:paraId="258786C7" w14:textId="77777777" w:rsidR="00CA2BDE" w:rsidRPr="000D03AB" w:rsidRDefault="00CA2BDE" w:rsidP="00CA2BDE">
            <w:pPr>
              <w:spacing w:line="276" w:lineRule="auto"/>
              <w:rPr>
                <w:rFonts w:cs="Calibri"/>
                <w:color w:val="000000"/>
              </w:rPr>
            </w:pPr>
          </w:p>
          <w:p w14:paraId="15338D27" w14:textId="77777777" w:rsidR="00CA2BDE" w:rsidRPr="000D03AB" w:rsidRDefault="00CA2BDE" w:rsidP="00997F0E">
            <w:pPr>
              <w:pStyle w:val="Listeafsnit"/>
              <w:numPr>
                <w:ilvl w:val="0"/>
                <w:numId w:val="38"/>
              </w:numPr>
              <w:spacing w:line="276" w:lineRule="auto"/>
              <w:rPr>
                <w:rFonts w:cs="Calibri"/>
                <w:color w:val="000000"/>
              </w:rPr>
            </w:pPr>
            <w:r>
              <w:rPr>
                <w:rFonts w:cs="Calibri"/>
                <w:color w:val="000000"/>
              </w:rPr>
              <w:t>Autorisationsnummer</w:t>
            </w:r>
          </w:p>
          <w:p w14:paraId="37B01575" w14:textId="771549D1" w:rsidR="000E1CE1" w:rsidRPr="000D03AB" w:rsidRDefault="000E1CE1" w:rsidP="00997F0E">
            <w:pPr>
              <w:pStyle w:val="Listeafsnit"/>
              <w:numPr>
                <w:ilvl w:val="0"/>
                <w:numId w:val="38"/>
              </w:numPr>
              <w:spacing w:line="276" w:lineRule="auto"/>
              <w:rPr>
                <w:rFonts w:cs="Calibri"/>
                <w:color w:val="000000"/>
              </w:rPr>
            </w:pPr>
            <w:r>
              <w:rPr>
                <w:rFonts w:cs="Calibri"/>
                <w:color w:val="000000"/>
              </w:rPr>
              <w:t>CVR</w:t>
            </w:r>
          </w:p>
          <w:p w14:paraId="0D7756B2" w14:textId="77777777" w:rsidR="00CA2BDE" w:rsidRPr="000D03AB" w:rsidRDefault="00CA2BDE" w:rsidP="00997F0E">
            <w:pPr>
              <w:pStyle w:val="Listeafsnit"/>
              <w:numPr>
                <w:ilvl w:val="0"/>
                <w:numId w:val="38"/>
              </w:numPr>
              <w:spacing w:line="276" w:lineRule="auto"/>
              <w:rPr>
                <w:rFonts w:cs="Calibri"/>
                <w:color w:val="000000"/>
              </w:rPr>
            </w:pPr>
            <w:r>
              <w:rPr>
                <w:rFonts w:eastAsia="Calibri"/>
              </w:rPr>
              <w:t>Vet-forhandler navn</w:t>
            </w:r>
          </w:p>
          <w:p w14:paraId="5D260805" w14:textId="77777777" w:rsidR="006E7719" w:rsidRPr="000D03AB" w:rsidRDefault="006E7719" w:rsidP="00997F0E">
            <w:pPr>
              <w:pStyle w:val="Listeafsnit"/>
              <w:numPr>
                <w:ilvl w:val="0"/>
                <w:numId w:val="38"/>
              </w:numPr>
              <w:spacing w:line="276" w:lineRule="auto"/>
              <w:rPr>
                <w:rFonts w:cs="Calibri"/>
                <w:color w:val="000000"/>
              </w:rPr>
            </w:pPr>
            <w:r>
              <w:rPr>
                <w:rFonts w:cs="Calibri"/>
                <w:color w:val="000000"/>
              </w:rPr>
              <w:t>Vet-forhandlermedarbejdere navn</w:t>
            </w:r>
          </w:p>
          <w:p w14:paraId="7B187AFD" w14:textId="3F0292FE" w:rsidR="000E1CE1" w:rsidRPr="000D03AB" w:rsidRDefault="000E1CE1" w:rsidP="00691164">
            <w:pPr>
              <w:spacing w:line="276" w:lineRule="auto"/>
              <w:ind w:left="360"/>
              <w:rPr>
                <w:rFonts w:cs="Calibri"/>
                <w:color w:val="000000"/>
              </w:rPr>
            </w:pPr>
          </w:p>
        </w:tc>
      </w:tr>
      <w:tr w:rsidR="00CA2BDE" w:rsidRPr="000D03AB" w14:paraId="544443F7" w14:textId="77777777">
        <w:trPr>
          <w:cantSplit/>
        </w:trPr>
        <w:tc>
          <w:tcPr>
            <w:tcW w:w="2200" w:type="dxa"/>
            <w:tcBorders>
              <w:top w:val="single" w:sz="4" w:space="0" w:color="009DE0"/>
              <w:left w:val="single" w:sz="4" w:space="0" w:color="009DE0"/>
              <w:bottom w:val="single" w:sz="4" w:space="0" w:color="009DE0"/>
              <w:right w:val="single" w:sz="4" w:space="0" w:color="009DE0"/>
            </w:tcBorders>
          </w:tcPr>
          <w:p w14:paraId="1DF9A467" w14:textId="77777777" w:rsidR="00CA2BDE" w:rsidRPr="000D03AB" w:rsidRDefault="00CA2BDE" w:rsidP="00306FF5">
            <w:pPr>
              <w:pStyle w:val="Requirement"/>
              <w:spacing w:line="276" w:lineRule="auto"/>
              <w:ind w:left="360"/>
              <w:rPr>
                <w:lang w:val="da-DK"/>
              </w:rPr>
            </w:pPr>
          </w:p>
        </w:tc>
        <w:tc>
          <w:tcPr>
            <w:tcW w:w="6418" w:type="dxa"/>
            <w:tcBorders>
              <w:top w:val="single" w:sz="4" w:space="0" w:color="009DE0"/>
              <w:left w:val="single" w:sz="4" w:space="0" w:color="009DE0"/>
              <w:bottom w:val="single" w:sz="4" w:space="0" w:color="009DE0"/>
              <w:right w:val="single" w:sz="4" w:space="0" w:color="009DE0"/>
            </w:tcBorders>
            <w:vAlign w:val="center"/>
          </w:tcPr>
          <w:p w14:paraId="4A34597B" w14:textId="6BA01D6C" w:rsidR="00CA2BDE" w:rsidRPr="000D03AB" w:rsidRDefault="00CA2BDE" w:rsidP="00CA2BDE">
            <w:pPr>
              <w:spacing w:line="276" w:lineRule="auto"/>
              <w:rPr>
                <w:rFonts w:eastAsia="Calibri"/>
              </w:rPr>
            </w:pPr>
            <w:r>
              <w:rPr>
                <w:rFonts w:cs="Calibri"/>
                <w:color w:val="000000"/>
              </w:rPr>
              <w:t>[K]</w:t>
            </w:r>
            <w:r>
              <w:t xml:space="preserve"> </w:t>
            </w:r>
            <w:r>
              <w:rPr>
                <w:rFonts w:eastAsia="Calibri"/>
              </w:rPr>
              <w:t xml:space="preserve">Det er et krav, at der ved logning af transaktioner fra dyrlægesystemer og DVR online logges følgende i auditloggen:</w:t>
            </w:r>
          </w:p>
          <w:p w14:paraId="5559AC48" w14:textId="77777777" w:rsidR="00CA2BDE" w:rsidRPr="000D03AB" w:rsidRDefault="00CA2BDE" w:rsidP="00CA2BDE">
            <w:pPr>
              <w:spacing w:line="276" w:lineRule="auto"/>
              <w:rPr>
                <w:rFonts w:cs="Calibri"/>
                <w:color w:val="000000"/>
              </w:rPr>
            </w:pPr>
          </w:p>
          <w:p w14:paraId="54E2ED89" w14:textId="30EA7998" w:rsidR="00CA2BDE" w:rsidRPr="000D03AB" w:rsidRDefault="00CA2BDE" w:rsidP="00997F0E">
            <w:pPr>
              <w:pStyle w:val="Listeafsnit"/>
              <w:numPr>
                <w:ilvl w:val="0"/>
                <w:numId w:val="39"/>
              </w:numPr>
              <w:spacing w:line="276" w:lineRule="auto"/>
              <w:rPr>
                <w:rFonts w:cs="Calibri"/>
                <w:color w:val="000000"/>
              </w:rPr>
            </w:pPr>
            <w:r>
              <w:rPr>
                <w:rFonts w:cs="Calibri"/>
                <w:color w:val="000000"/>
              </w:rPr>
              <w:t>Praksis Id</w:t>
            </w:r>
          </w:p>
          <w:p w14:paraId="35D31E4E" w14:textId="77777777" w:rsidR="00CA2BDE" w:rsidRPr="000D03AB" w:rsidRDefault="00CA2BDE" w:rsidP="00997F0E">
            <w:pPr>
              <w:pStyle w:val="Listeafsnit"/>
              <w:numPr>
                <w:ilvl w:val="0"/>
                <w:numId w:val="39"/>
              </w:numPr>
              <w:spacing w:line="276" w:lineRule="auto"/>
              <w:rPr>
                <w:rFonts w:cs="Calibri"/>
                <w:color w:val="000000"/>
              </w:rPr>
            </w:pPr>
            <w:r>
              <w:rPr>
                <w:rFonts w:cs="Calibri"/>
                <w:color w:val="000000"/>
              </w:rPr>
              <w:t>Praksis navn</w:t>
            </w:r>
          </w:p>
          <w:p w14:paraId="533B4FD5" w14:textId="72CD625D" w:rsidR="000E1CE1" w:rsidRPr="000D03AB" w:rsidRDefault="000E1CE1" w:rsidP="00997F0E">
            <w:pPr>
              <w:pStyle w:val="Listeafsnit"/>
              <w:numPr>
                <w:ilvl w:val="0"/>
                <w:numId w:val="39"/>
              </w:numPr>
              <w:spacing w:line="276" w:lineRule="auto"/>
              <w:rPr>
                <w:rFonts w:cs="Calibri"/>
                <w:color w:val="000000"/>
              </w:rPr>
            </w:pPr>
            <w:r>
              <w:rPr>
                <w:rFonts w:cs="Calibri"/>
                <w:color w:val="000000"/>
              </w:rPr>
              <w:t>CVR</w:t>
            </w:r>
          </w:p>
          <w:p w14:paraId="650C2FC6" w14:textId="77777777" w:rsidR="00CA2BDE" w:rsidRPr="000D03AB" w:rsidRDefault="006E7719" w:rsidP="00997F0E">
            <w:pPr>
              <w:pStyle w:val="Listeafsnit"/>
              <w:numPr>
                <w:ilvl w:val="0"/>
                <w:numId w:val="39"/>
              </w:numPr>
              <w:spacing w:line="276" w:lineRule="auto"/>
              <w:rPr>
                <w:rFonts w:cs="Calibri"/>
                <w:color w:val="000000"/>
              </w:rPr>
            </w:pPr>
            <w:r>
              <w:rPr>
                <w:rFonts w:cs="Calibri"/>
                <w:color w:val="000000"/>
              </w:rPr>
              <w:t>Dyrlægens autorisationsnummer</w:t>
            </w:r>
          </w:p>
          <w:p w14:paraId="0D24B519" w14:textId="3605EAF7" w:rsidR="006E7719" w:rsidRPr="000D03AB" w:rsidRDefault="006E7719" w:rsidP="00997F0E">
            <w:pPr>
              <w:pStyle w:val="Listeafsnit"/>
              <w:numPr>
                <w:ilvl w:val="0"/>
                <w:numId w:val="39"/>
              </w:numPr>
              <w:spacing w:line="276" w:lineRule="auto"/>
              <w:rPr>
                <w:rFonts w:cs="Calibri"/>
                <w:color w:val="000000"/>
              </w:rPr>
            </w:pPr>
            <w:r>
              <w:rPr>
                <w:rFonts w:cs="Calibri"/>
                <w:color w:val="000000"/>
              </w:rPr>
              <w:t>Dyrlægens navn</w:t>
            </w:r>
            <w:r>
              <w:br/>
            </w:r>
          </w:p>
        </w:tc>
      </w:tr>
    </w:tbl>
    <w:p w14:paraId="4D7954B0" w14:textId="77777777" w:rsidR="00953501" w:rsidRPr="000D03AB" w:rsidRDefault="00953501" w:rsidP="00971714">
      <w:pPr>
        <w:spacing w:line="276" w:lineRule="auto"/>
      </w:pPr>
    </w:p>
    <w:p w14:paraId="068FAC06" w14:textId="77777777" w:rsidR="00EA40E8" w:rsidRPr="000D03AB" w:rsidRDefault="00EA40E8" w:rsidP="00971714">
      <w:pPr>
        <w:spacing w:line="276" w:lineRule="auto"/>
      </w:pPr>
    </w:p>
    <w:p w14:paraId="6A678148" w14:textId="1142A6EA" w:rsidR="009C658B" w:rsidRPr="000D03AB" w:rsidRDefault="3B0E6A16" w:rsidP="00971714">
      <w:pPr>
        <w:pStyle w:val="Overskrift1"/>
        <w:spacing w:line="276" w:lineRule="auto"/>
      </w:pPr>
      <w:bookmarkStart w:id="100" w:name="_Toc224115909"/>
      <w:bookmarkStart w:id="101" w:name="_Appendiks_A_-"/>
      <w:bookmarkStart w:id="102" w:name="_Toc124747630"/>
      <w:bookmarkStart w:id="103" w:name="_Toc125088370"/>
      <w:bookmarkStart w:id="104" w:name="_Toc240973877"/>
      <w:bookmarkStart w:id="105" w:name="_Toc224889769"/>
      <w:bookmarkEnd w:id="84"/>
      <w:bookmarkEnd w:id="85"/>
      <w:bookmarkEnd w:id="100"/>
      <w:bookmarkEnd w:id="101"/>
      <w:r>
        <w:lastRenderedPageBreak/>
        <w:t>Appendiks A - Anvendte begreber</w:t>
      </w:r>
      <w:bookmarkEnd w:id="102"/>
      <w:bookmarkEnd w:id="103"/>
      <w:bookmarkEnd w:id="104"/>
      <w:r>
        <w:t xml:space="preserve"> </w:t>
      </w:r>
      <w:bookmarkEnd w:id="105"/>
    </w:p>
    <w:p w14:paraId="1FD7A111" w14:textId="77777777" w:rsidR="009C658B" w:rsidRPr="000D03AB" w:rsidRDefault="009C658B" w:rsidP="00971714">
      <w:pPr>
        <w:spacing w:line="276" w:lineRule="auto"/>
      </w:pPr>
      <w:r>
        <w:t xml:space="preserve">Dette afsnit indeholder en liste over anvendte ord og begreber i kravspecifikationen. </w:t>
      </w:r>
    </w:p>
    <w:p w14:paraId="2E4AD0F5" w14:textId="77777777" w:rsidR="009C658B" w:rsidRPr="000D03AB" w:rsidRDefault="009C658B" w:rsidP="00971714">
      <w:pPr>
        <w:spacing w:line="276" w:lineRule="auto"/>
      </w:pPr>
    </w:p>
    <w:tbl>
      <w:tblPr>
        <w:tblW w:w="889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2"/>
        <w:gridCol w:w="6167"/>
      </w:tblGrid>
      <w:tr w:rsidR="009C658B" w:rsidRPr="000D03AB" w14:paraId="707349CF" w14:textId="77777777" w:rsidTr="7F63DB0C">
        <w:trPr>
          <w:trHeight w:val="300"/>
          <w:tblHeader/>
        </w:trPr>
        <w:tc>
          <w:tcPr>
            <w:tcW w:w="2732" w:type="dxa"/>
            <w:shd w:val="clear" w:color="auto" w:fill="BFBFBF" w:themeFill="background1" w:themeFillShade="BF"/>
          </w:tcPr>
          <w:p w14:paraId="073F214C" w14:textId="77777777" w:rsidR="009C658B" w:rsidRPr="000D03AB" w:rsidRDefault="009C658B" w:rsidP="005A5332">
            <w:pPr>
              <w:spacing w:line="276" w:lineRule="auto"/>
              <w:rPr>
                <w:b/>
              </w:rPr>
            </w:pPr>
            <w:r>
              <w:rPr>
                <w:b/>
              </w:rPr>
              <w:t>Ord/begreb</w:t>
            </w:r>
          </w:p>
        </w:tc>
        <w:tc>
          <w:tcPr>
            <w:tcW w:w="0" w:type="auto"/>
            <w:shd w:val="clear" w:color="auto" w:fill="BFBFBF" w:themeFill="background1" w:themeFillShade="BF"/>
          </w:tcPr>
          <w:p w14:paraId="1BED0F5E" w14:textId="77777777" w:rsidR="009C658B" w:rsidRPr="000D03AB" w:rsidRDefault="009C658B" w:rsidP="005A5332">
            <w:pPr>
              <w:spacing w:line="276" w:lineRule="auto"/>
              <w:rPr>
                <w:b/>
              </w:rPr>
            </w:pPr>
            <w:r>
              <w:rPr>
                <w:b/>
              </w:rPr>
              <w:t>Forklaring</w:t>
            </w:r>
          </w:p>
        </w:tc>
      </w:tr>
      <w:tr w:rsidR="009C658B" w:rsidRPr="000D03AB" w14:paraId="537FEC7C" w14:textId="77777777" w:rsidTr="7F63DB0C">
        <w:trPr>
          <w:trHeight w:val="300"/>
        </w:trPr>
        <w:tc>
          <w:tcPr>
            <w:tcW w:w="2732" w:type="dxa"/>
          </w:tcPr>
          <w:p w14:paraId="38CF6510" w14:textId="0E7CFB95" w:rsidR="009C658B" w:rsidRPr="000D03AB" w:rsidRDefault="008648D3" w:rsidP="005A5332">
            <w:pPr>
              <w:spacing w:line="276" w:lineRule="auto"/>
              <w:rPr>
                <w:b/>
                <w:bCs/>
              </w:rPr>
            </w:pPr>
            <w:r>
              <w:rPr>
                <w:b/>
                <w:bCs/>
              </w:rPr>
              <w:t>Adresseret recept</w:t>
            </w:r>
          </w:p>
        </w:tc>
        <w:tc>
          <w:tcPr>
            <w:tcW w:w="0" w:type="auto"/>
          </w:tcPr>
          <w:p w14:paraId="43348598" w14:textId="77777777" w:rsidR="009C658B" w:rsidRPr="000D03AB" w:rsidRDefault="008648D3" w:rsidP="005A5332">
            <w:pPr>
              <w:spacing w:line="276" w:lineRule="auto"/>
            </w:pPr>
            <w:r>
              <w:t>En recept, der sendes til et bestemt apotek eller en vet-forhandler.</w:t>
            </w:r>
          </w:p>
          <w:p w14:paraId="71DD57D8" w14:textId="1E06208D" w:rsidR="006C488D" w:rsidRPr="000D03AB" w:rsidRDefault="006C488D" w:rsidP="005A5332">
            <w:pPr>
              <w:spacing w:line="276" w:lineRule="auto"/>
            </w:pPr>
          </w:p>
        </w:tc>
      </w:tr>
      <w:tr w:rsidR="00F34AFF" w:rsidRPr="000D03AB" w14:paraId="64DB3198" w14:textId="77777777" w:rsidTr="7F63DB0C">
        <w:trPr>
          <w:trHeight w:val="300"/>
        </w:trPr>
        <w:tc>
          <w:tcPr>
            <w:tcW w:w="2732" w:type="dxa"/>
          </w:tcPr>
          <w:p w14:paraId="3D64F55A" w14:textId="4DF78AEF" w:rsidR="00F34AFF" w:rsidRPr="000D03AB" w:rsidRDefault="662411CA" w:rsidP="005A5332">
            <w:pPr>
              <w:spacing w:line="276" w:lineRule="auto"/>
              <w:rPr>
                <w:b/>
                <w:bCs/>
              </w:rPr>
            </w:pPr>
            <w:r>
              <w:rPr>
                <w:b/>
                <w:bCs/>
              </w:rPr>
              <w:t>Apoteker</w:t>
            </w:r>
          </w:p>
        </w:tc>
        <w:tc>
          <w:tcPr>
            <w:tcW w:w="0" w:type="auto"/>
          </w:tcPr>
          <w:p w14:paraId="6525592E" w14:textId="7CF300A4" w:rsidR="00F34AFF" w:rsidRPr="000D03AB" w:rsidRDefault="662411CA" w:rsidP="005A5332">
            <w:pPr>
              <w:spacing w:line="276" w:lineRule="auto"/>
            </w:pPr>
            <w:r>
              <w:t xml:space="preserve">En privatperson der har fået apoteksbevilling fra Lægemiddelstyrelsen til at drive apotek et bestemt sted</w:t>
            </w:r>
          </w:p>
        </w:tc>
      </w:tr>
      <w:tr w:rsidR="009C658B" w:rsidRPr="000D03AB" w14:paraId="1624B76E" w14:textId="77777777" w:rsidTr="7F63DB0C">
        <w:trPr>
          <w:trHeight w:val="300"/>
        </w:trPr>
        <w:tc>
          <w:tcPr>
            <w:tcW w:w="2732" w:type="dxa"/>
          </w:tcPr>
          <w:p w14:paraId="61761486" w14:textId="7B2ECFC8" w:rsidR="009C658B" w:rsidRPr="000D03AB" w:rsidRDefault="008648D3" w:rsidP="005A5332">
            <w:pPr>
              <w:spacing w:line="276" w:lineRule="auto"/>
              <w:rPr>
                <w:b/>
                <w:bCs/>
              </w:rPr>
            </w:pPr>
            <w:r>
              <w:rPr>
                <w:b/>
                <w:bCs/>
              </w:rPr>
              <w:t>ATC-kode</w:t>
            </w:r>
          </w:p>
        </w:tc>
        <w:tc>
          <w:tcPr>
            <w:tcW w:w="0" w:type="auto"/>
          </w:tcPr>
          <w:p w14:paraId="1F54EAB5" w14:textId="77777777" w:rsidR="009C658B" w:rsidRPr="000D03AB" w:rsidRDefault="008648D3" w:rsidP="005A5332">
            <w:pPr>
              <w:spacing w:line="276" w:lineRule="auto"/>
            </w:pPr>
            <w:hyperlink r:id="rId22">
              <w:r>
                <w:t>Identifikationskod</w:t>
              </w:r>
            </w:hyperlink>
            <w:r>
              <w:rPr>
                <w:highlight w:val="white"/>
              </w:rPr>
              <w:t xml:space="preserve">e, der identificerer et lægemiddel i ATC-klassifikationen ved hjælp af lægemidlets aktive stof og terapeutiske virkning</w:t>
            </w:r>
            <w:r>
              <w:t>.</w:t>
            </w:r>
          </w:p>
          <w:p w14:paraId="77FBE8F3" w14:textId="08CF3E8B" w:rsidR="006C488D" w:rsidRPr="000D03AB" w:rsidRDefault="006C488D" w:rsidP="005A5332">
            <w:pPr>
              <w:spacing w:line="276" w:lineRule="auto"/>
            </w:pPr>
          </w:p>
        </w:tc>
      </w:tr>
      <w:tr w:rsidR="009C658B" w:rsidRPr="000D03AB" w14:paraId="17A8E747" w14:textId="77777777" w:rsidTr="7F63DB0C">
        <w:trPr>
          <w:trHeight w:val="300"/>
        </w:trPr>
        <w:tc>
          <w:tcPr>
            <w:tcW w:w="2732" w:type="dxa"/>
          </w:tcPr>
          <w:p w14:paraId="199DA1E6" w14:textId="00793ADF" w:rsidR="009C658B" w:rsidRPr="000D03AB" w:rsidRDefault="008648D3" w:rsidP="005A5332">
            <w:pPr>
              <w:tabs>
                <w:tab w:val="left" w:pos="2805"/>
              </w:tabs>
              <w:spacing w:line="276" w:lineRule="auto"/>
              <w:rPr>
                <w:b/>
                <w:bCs/>
              </w:rPr>
            </w:pPr>
            <w:r>
              <w:rPr>
                <w:b/>
                <w:bCs/>
              </w:rPr>
              <w:t>Dyrlæge autorisationsnummer</w:t>
            </w:r>
          </w:p>
        </w:tc>
        <w:tc>
          <w:tcPr>
            <w:tcW w:w="0" w:type="auto"/>
          </w:tcPr>
          <w:p w14:paraId="168A4816" w14:textId="77777777" w:rsidR="008648D3" w:rsidRPr="000D03AB" w:rsidRDefault="008648D3" w:rsidP="005A5332">
            <w:pPr>
              <w:spacing w:line="276" w:lineRule="auto"/>
              <w:rPr>
                <w:rFonts w:ascii="Calibri" w:hAnsi="Calibri"/>
              </w:rPr>
            </w:pPr>
            <w:r>
              <w:rPr>
                <w:iCs/>
                <w:lang w:eastAsia="da-DK"/>
              </w:rPr>
              <w:t xml:space="preserve">Et unikt 4-cifret nummer, som enhver dyrlæge tildeles i forbindelse med, at denne autoriseres som dyrlæge i Danmark. </w:t>
            </w:r>
          </w:p>
          <w:p w14:paraId="4F58AB1A" w14:textId="5528660B" w:rsidR="009C658B" w:rsidRPr="000D03AB" w:rsidRDefault="009C658B" w:rsidP="005A5332">
            <w:pPr>
              <w:spacing w:line="276" w:lineRule="auto"/>
            </w:pPr>
          </w:p>
        </w:tc>
      </w:tr>
      <w:tr w:rsidR="009C658B" w:rsidRPr="000D03AB" w14:paraId="567CB75C" w14:textId="77777777" w:rsidTr="7F63DB0C">
        <w:trPr>
          <w:trHeight w:val="300"/>
        </w:trPr>
        <w:tc>
          <w:tcPr>
            <w:tcW w:w="2732" w:type="dxa"/>
          </w:tcPr>
          <w:p w14:paraId="0BFF9C13" w14:textId="1B0AE888" w:rsidR="009C658B" w:rsidRPr="000D03AB" w:rsidRDefault="008648D3" w:rsidP="005A5332">
            <w:pPr>
              <w:spacing w:line="276" w:lineRule="auto"/>
              <w:rPr>
                <w:b/>
                <w:bCs/>
              </w:rPr>
            </w:pPr>
            <w:r>
              <w:rPr>
                <w:b/>
                <w:bCs/>
              </w:rPr>
              <w:t>Begrænset ordinationsret</w:t>
            </w:r>
          </w:p>
        </w:tc>
        <w:tc>
          <w:tcPr>
            <w:tcW w:w="6167" w:type="dxa"/>
          </w:tcPr>
          <w:p w14:paraId="4449D337" w14:textId="77777777" w:rsidR="009C658B" w:rsidRPr="000D03AB" w:rsidRDefault="0024428F" w:rsidP="005A5332">
            <w:pPr>
              <w:spacing w:line="276" w:lineRule="auto"/>
            </w:pPr>
            <w:r>
              <w:t xml:space="preserve">Når en dyrlæge af en eller flere årsager er frakendt retten til fx at må udstede bestemte lægemidler på recept.  </w:t>
            </w:r>
          </w:p>
          <w:p w14:paraId="43A61B93" w14:textId="0E055491" w:rsidR="006C488D" w:rsidRPr="000D03AB" w:rsidRDefault="006C488D" w:rsidP="005A5332">
            <w:pPr>
              <w:spacing w:line="276" w:lineRule="auto"/>
            </w:pPr>
          </w:p>
        </w:tc>
      </w:tr>
      <w:tr w:rsidR="009C658B" w:rsidRPr="000D03AB" w14:paraId="66525A62" w14:textId="77777777" w:rsidTr="7F63DB0C">
        <w:trPr>
          <w:trHeight w:val="300"/>
        </w:trPr>
        <w:tc>
          <w:tcPr>
            <w:tcW w:w="2732" w:type="dxa"/>
          </w:tcPr>
          <w:p w14:paraId="6C3BFF2A" w14:textId="4463593D" w:rsidR="009C658B" w:rsidRPr="000D03AB" w:rsidRDefault="008648D3" w:rsidP="005A5332">
            <w:pPr>
              <w:spacing w:line="276" w:lineRule="auto"/>
              <w:rPr>
                <w:b/>
                <w:bCs/>
              </w:rPr>
            </w:pPr>
            <w:r>
              <w:rPr>
                <w:b/>
                <w:bCs/>
              </w:rPr>
              <w:t>Bemyndigelse</w:t>
            </w:r>
          </w:p>
        </w:tc>
        <w:tc>
          <w:tcPr>
            <w:tcW w:w="6167" w:type="dxa"/>
          </w:tcPr>
          <w:p w14:paraId="137860EC" w14:textId="5F38BDD8" w:rsidR="008648D3" w:rsidRPr="000D03AB" w:rsidRDefault="008648D3" w:rsidP="005A5332">
            <w:pPr>
              <w:spacing w:line="276" w:lineRule="auto"/>
            </w:pPr>
            <w:r>
              <w:t>Formel tilladelse eller fuldmagt til at udføre visse handlinger.</w:t>
            </w:r>
          </w:p>
          <w:p w14:paraId="5B2464C2" w14:textId="77777777" w:rsidR="009C658B" w:rsidRPr="000D03AB" w:rsidRDefault="008648D3" w:rsidP="005A5332">
            <w:pPr>
              <w:spacing w:line="276" w:lineRule="auto"/>
            </w:pPr>
            <w:r>
              <w:t>Autoriserede sundhedspersoner kan ifølge vejledning nr. 115 af 11/12/2009 fra Sundhedsstyrelsen, uddelegere forbeholdt sundhedsfaglig virksomhed.</w:t>
            </w:r>
          </w:p>
          <w:p w14:paraId="53790F72" w14:textId="0C2AF170" w:rsidR="00AB4CDE" w:rsidRPr="000D03AB" w:rsidRDefault="00AB4CDE" w:rsidP="005A5332">
            <w:pPr>
              <w:spacing w:line="276" w:lineRule="auto"/>
            </w:pPr>
          </w:p>
        </w:tc>
      </w:tr>
      <w:tr w:rsidR="009C658B" w:rsidRPr="000D03AB" w14:paraId="17C66569" w14:textId="77777777" w:rsidTr="7F63DB0C">
        <w:trPr>
          <w:trHeight w:val="300"/>
        </w:trPr>
        <w:tc>
          <w:tcPr>
            <w:tcW w:w="2732" w:type="dxa"/>
          </w:tcPr>
          <w:p w14:paraId="006256DE" w14:textId="443A1D76" w:rsidR="009C658B" w:rsidRPr="000D03AB" w:rsidRDefault="008648D3" w:rsidP="005A5332">
            <w:pPr>
              <w:spacing w:line="276" w:lineRule="auto"/>
              <w:rPr>
                <w:b/>
                <w:bCs/>
              </w:rPr>
            </w:pPr>
            <w:r>
              <w:rPr>
                <w:b/>
                <w:bCs/>
              </w:rPr>
              <w:t>Bemyndigelsesregisteret</w:t>
            </w:r>
          </w:p>
        </w:tc>
        <w:tc>
          <w:tcPr>
            <w:tcW w:w="0" w:type="auto"/>
          </w:tcPr>
          <w:p w14:paraId="5D5E092D" w14:textId="77777777" w:rsidR="009C658B" w:rsidRPr="000D03AB" w:rsidRDefault="008648D3" w:rsidP="005A5332">
            <w:pPr>
              <w:spacing w:line="276" w:lineRule="auto"/>
            </w:pPr>
            <w:r>
              <w:t>Stamdataregister der udstilles på NSP og som indeholder bemyndigelser fra en autoriseret sundhedsperson til en anden person, som skal arbejde som bemyndiget medhjælp i forbindelse med FMK, DVV og TAS.</w:t>
            </w:r>
          </w:p>
          <w:p w14:paraId="5FD20994" w14:textId="58966BDC" w:rsidR="006C488D" w:rsidRPr="000D03AB" w:rsidRDefault="006C488D" w:rsidP="005A5332">
            <w:pPr>
              <w:spacing w:line="276" w:lineRule="auto"/>
              <w:rPr>
                <w:b/>
              </w:rPr>
            </w:pPr>
          </w:p>
        </w:tc>
      </w:tr>
      <w:tr w:rsidR="009C658B" w:rsidRPr="000D03AB" w14:paraId="4CE1AD61" w14:textId="77777777" w:rsidTr="7F63DB0C">
        <w:trPr>
          <w:trHeight w:val="300"/>
        </w:trPr>
        <w:tc>
          <w:tcPr>
            <w:tcW w:w="2732" w:type="dxa"/>
          </w:tcPr>
          <w:p w14:paraId="312D1D2D" w14:textId="4862721C" w:rsidR="009C658B" w:rsidRPr="000D03AB" w:rsidRDefault="00303773" w:rsidP="005A5332">
            <w:pPr>
              <w:spacing w:line="276" w:lineRule="auto"/>
              <w:rPr>
                <w:b/>
                <w:bCs/>
              </w:rPr>
            </w:pPr>
            <w:r>
              <w:rPr>
                <w:b/>
                <w:bCs/>
              </w:rPr>
              <w:t>Besætning</w:t>
            </w:r>
          </w:p>
        </w:tc>
        <w:tc>
          <w:tcPr>
            <w:tcW w:w="0" w:type="auto"/>
          </w:tcPr>
          <w:p w14:paraId="4F83A658" w14:textId="310A77A4" w:rsidR="009C658B" w:rsidRPr="000D03AB" w:rsidRDefault="00303773" w:rsidP="005A5332">
            <w:pPr>
              <w:spacing w:line="276" w:lineRule="auto"/>
              <w:rPr>
                <w:iCs/>
                <w:lang w:eastAsia="da-DK"/>
              </w:rPr>
            </w:pPr>
            <w:r>
              <w:rPr>
                <w:iCs/>
                <w:lang w:eastAsia="da-DK"/>
              </w:rPr>
              <w:t>Dyr på en virksomhed, som er af samme dyreart, som anvendes til samme formål, og som har samme besætningsejer.</w:t>
            </w:r>
          </w:p>
          <w:p w14:paraId="645285BE" w14:textId="2E9EA26B" w:rsidR="006C488D" w:rsidRPr="000D03AB" w:rsidRDefault="006C488D" w:rsidP="005A5332">
            <w:pPr>
              <w:spacing w:line="276" w:lineRule="auto"/>
              <w:rPr>
                <w:b/>
              </w:rPr>
            </w:pPr>
          </w:p>
        </w:tc>
      </w:tr>
      <w:tr w:rsidR="009C658B" w:rsidRPr="000D03AB" w14:paraId="1963D8FD" w14:textId="77777777" w:rsidTr="7F63DB0C">
        <w:trPr>
          <w:trHeight w:val="300"/>
        </w:trPr>
        <w:tc>
          <w:tcPr>
            <w:tcW w:w="2732" w:type="dxa"/>
          </w:tcPr>
          <w:p w14:paraId="08C53689" w14:textId="4B07F749" w:rsidR="009C658B" w:rsidRPr="000D03AB" w:rsidRDefault="00303773" w:rsidP="005A5332">
            <w:pPr>
              <w:spacing w:line="276" w:lineRule="auto"/>
              <w:rPr>
                <w:b/>
                <w:bCs/>
              </w:rPr>
            </w:pPr>
            <w:r>
              <w:rPr>
                <w:b/>
                <w:bCs/>
              </w:rPr>
              <w:t>Besætningsejer</w:t>
            </w:r>
          </w:p>
        </w:tc>
        <w:tc>
          <w:tcPr>
            <w:tcW w:w="0" w:type="auto"/>
          </w:tcPr>
          <w:p w14:paraId="4E7A487C" w14:textId="77777777" w:rsidR="009C658B" w:rsidRPr="000D03AB" w:rsidRDefault="00303773" w:rsidP="005A5332">
            <w:pPr>
              <w:spacing w:line="276" w:lineRule="auto"/>
              <w:rPr>
                <w:iCs/>
                <w:lang w:eastAsia="da-DK"/>
              </w:rPr>
            </w:pPr>
            <w:r>
              <w:rPr>
                <w:iCs/>
                <w:lang w:eastAsia="da-DK"/>
              </w:rPr>
              <w:t>Ejeren af en besætning.</w:t>
            </w:r>
          </w:p>
          <w:p w14:paraId="2C9CE0AB" w14:textId="4A4D6890" w:rsidR="006C488D" w:rsidRPr="000D03AB" w:rsidRDefault="006C488D" w:rsidP="005A5332">
            <w:pPr>
              <w:spacing w:line="276" w:lineRule="auto"/>
              <w:rPr>
                <w:b/>
              </w:rPr>
            </w:pPr>
          </w:p>
        </w:tc>
      </w:tr>
      <w:tr w:rsidR="009C658B" w:rsidRPr="000D03AB" w14:paraId="67D326A7" w14:textId="60E0C7E5" w:rsidTr="7F63DB0C">
        <w:trPr>
          <w:trHeight w:val="300"/>
        </w:trPr>
        <w:tc>
          <w:tcPr>
            <w:tcW w:w="2732" w:type="dxa"/>
          </w:tcPr>
          <w:p w14:paraId="20DFFFF7" w14:textId="19367998" w:rsidR="009C658B" w:rsidRPr="00BC5D55" w:rsidRDefault="45DD8DFD" w:rsidP="005A5332">
            <w:pPr>
              <w:spacing w:line="276" w:lineRule="auto"/>
              <w:rPr>
                <w:b/>
                <w:highlight w:val="yellow"/>
              </w:rPr>
            </w:pPr>
            <w:r>
              <w:rPr>
                <w:b/>
                <w:bCs/>
              </w:rPr>
              <w:t>Apoteksbevilling</w:t>
            </w:r>
          </w:p>
        </w:tc>
        <w:tc>
          <w:tcPr>
            <w:tcW w:w="6167" w:type="dxa"/>
          </w:tcPr>
          <w:p w14:paraId="409EEB87" w14:textId="7EBF4608" w:rsidR="006C488D" w:rsidRPr="000D03AB" w:rsidRDefault="1427339B" w:rsidP="005A5332">
            <w:pPr>
              <w:spacing w:line="276" w:lineRule="auto"/>
              <w:rPr>
                <w:highlight w:val="yellow"/>
              </w:rPr>
            </w:pPr>
            <w:r>
              <w:t xml:space="preserve">En apoteksbevilling er en personlig tilladelse fra Lægemiddelstyrelsen til at drive et apotek. </w:t>
            </w:r>
          </w:p>
          <w:p w14:paraId="509B1075" w14:textId="443BAE6A" w:rsidR="009C658B" w:rsidRPr="000D03AB" w:rsidRDefault="00662B72" w:rsidP="005A5332">
            <w:pPr>
              <w:spacing w:line="276" w:lineRule="auto"/>
            </w:pPr>
            <w:r>
              <w:t xml:space="preserve"> </w:t>
            </w:r>
          </w:p>
        </w:tc>
      </w:tr>
      <w:tr w:rsidR="009C658B" w:rsidRPr="000D03AB" w14:paraId="06596B26" w14:textId="77777777" w:rsidTr="7F63DB0C">
        <w:trPr>
          <w:trHeight w:val="300"/>
        </w:trPr>
        <w:tc>
          <w:tcPr>
            <w:tcW w:w="2732" w:type="dxa"/>
          </w:tcPr>
          <w:p w14:paraId="5B918506" w14:textId="5594391B" w:rsidR="009C658B" w:rsidRPr="000D03AB" w:rsidRDefault="00303773" w:rsidP="005A5332">
            <w:pPr>
              <w:tabs>
                <w:tab w:val="left" w:pos="1755"/>
              </w:tabs>
              <w:spacing w:line="276" w:lineRule="auto"/>
              <w:rPr>
                <w:b/>
                <w:bCs/>
              </w:rPr>
            </w:pPr>
            <w:r>
              <w:rPr>
                <w:b/>
                <w:bCs/>
              </w:rPr>
              <w:t>CHR-nummer</w:t>
            </w:r>
          </w:p>
        </w:tc>
        <w:tc>
          <w:tcPr>
            <w:tcW w:w="6167" w:type="dxa"/>
          </w:tcPr>
          <w:p w14:paraId="188B34F7" w14:textId="4CC05E6B" w:rsidR="00303773" w:rsidRPr="000D03AB" w:rsidRDefault="00303773" w:rsidP="005A5332">
            <w:pPr>
              <w:spacing w:line="276" w:lineRule="auto"/>
              <w:textAlignment w:val="center"/>
              <w:rPr>
                <w:iCs/>
                <w:lang w:eastAsia="da-DK"/>
              </w:rPr>
            </w:pPr>
            <w:r>
              <w:rPr>
                <w:iCs/>
                <w:lang w:eastAsia="da-DK"/>
              </w:rPr>
              <w:t xml:space="preserve">Et unikt registreringsnummer en virksomhed er tildelt i CHR. </w:t>
            </w:r>
          </w:p>
          <w:p w14:paraId="09FE92FB" w14:textId="77777777" w:rsidR="009C658B" w:rsidRPr="000D03AB" w:rsidRDefault="009C658B" w:rsidP="005A5332">
            <w:pPr>
              <w:spacing w:line="276" w:lineRule="auto"/>
            </w:pPr>
          </w:p>
        </w:tc>
      </w:tr>
      <w:tr w:rsidR="009C658B" w:rsidRPr="000D03AB" w14:paraId="593D1F18" w14:textId="77777777" w:rsidTr="7F63DB0C">
        <w:trPr>
          <w:trHeight w:val="300"/>
        </w:trPr>
        <w:tc>
          <w:tcPr>
            <w:tcW w:w="2732" w:type="dxa"/>
          </w:tcPr>
          <w:p w14:paraId="7F858082" w14:textId="325FA24B" w:rsidR="009C658B" w:rsidRPr="000D03AB" w:rsidRDefault="00303773" w:rsidP="005A5332">
            <w:pPr>
              <w:tabs>
                <w:tab w:val="left" w:pos="1500"/>
              </w:tabs>
              <w:spacing w:line="276" w:lineRule="auto"/>
              <w:rPr>
                <w:b/>
                <w:bCs/>
              </w:rPr>
            </w:pPr>
            <w:r>
              <w:rPr>
                <w:b/>
                <w:bCs/>
              </w:rPr>
              <w:t>Den veterinære receptløsning (DVR)</w:t>
            </w:r>
          </w:p>
        </w:tc>
        <w:tc>
          <w:tcPr>
            <w:tcW w:w="6167" w:type="dxa"/>
          </w:tcPr>
          <w:p w14:paraId="4E3A49F5" w14:textId="452ACF21" w:rsidR="009C658B" w:rsidRPr="000D03AB" w:rsidRDefault="00303773" w:rsidP="005A5332">
            <w:pPr>
              <w:spacing w:line="276" w:lineRule="auto"/>
            </w:pPr>
            <w:r>
              <w:t xml:space="preserve">Det system, der er omfattet af nærværende kontrakt. Her kaldet Løsningen.</w:t>
            </w:r>
          </w:p>
          <w:p w14:paraId="6FD854E1" w14:textId="37608D2B" w:rsidR="005B37A0" w:rsidRPr="000D03AB" w:rsidRDefault="005B37A0" w:rsidP="005A5332">
            <w:pPr>
              <w:spacing w:line="276" w:lineRule="auto"/>
            </w:pPr>
          </w:p>
        </w:tc>
      </w:tr>
      <w:tr w:rsidR="006A732D" w:rsidRPr="000D03AB" w14:paraId="4EE7D5FE" w14:textId="77777777" w:rsidTr="7F63DB0C">
        <w:trPr>
          <w:trHeight w:val="300"/>
        </w:trPr>
        <w:tc>
          <w:tcPr>
            <w:tcW w:w="2732" w:type="dxa"/>
          </w:tcPr>
          <w:p w14:paraId="40BBD1E1" w14:textId="4F73BFC9" w:rsidR="006A732D" w:rsidRPr="000D03AB" w:rsidRDefault="006A732D" w:rsidP="005A5332">
            <w:pPr>
              <w:tabs>
                <w:tab w:val="left" w:pos="1500"/>
              </w:tabs>
              <w:spacing w:line="276" w:lineRule="auto"/>
              <w:rPr>
                <w:b/>
                <w:bCs/>
              </w:rPr>
            </w:pPr>
            <w:r>
              <w:rPr>
                <w:b/>
                <w:bCs/>
              </w:rPr>
              <w:t>Den Gode Webservice</w:t>
            </w:r>
          </w:p>
        </w:tc>
        <w:tc>
          <w:tcPr>
            <w:tcW w:w="6167" w:type="dxa"/>
          </w:tcPr>
          <w:p w14:paraId="513895B5" w14:textId="3F2B6723" w:rsidR="006A732D" w:rsidRPr="000D03AB" w:rsidRDefault="006A732D" w:rsidP="005A5332">
            <w:pPr>
              <w:spacing w:line="276" w:lineRule="auto"/>
            </w:pPr>
            <w:r>
              <w:t xml:space="preserve">Den Gode Webservice (DGWS) er MedComs standard, udviklet af MedCom for Sundhedsdatastyrelsen til en serviceorienteret IT-arkitektur. Standarden er baseret på webservices via SOAP og XML, og definerer en webserviceprofil for sundhedsvæsenet, inklusiv håndtering af sikkerhed. </w:t>
            </w:r>
          </w:p>
          <w:p w14:paraId="32E14E17" w14:textId="77777777" w:rsidR="005B37A0" w:rsidRPr="000D03AB" w:rsidRDefault="005B37A0" w:rsidP="005A5332">
            <w:pPr>
              <w:spacing w:line="276" w:lineRule="auto"/>
            </w:pPr>
          </w:p>
          <w:p w14:paraId="02D42D67" w14:textId="4072A558" w:rsidR="006A732D" w:rsidRDefault="006A732D" w:rsidP="005A5332">
            <w:pPr>
              <w:spacing w:line="276" w:lineRule="auto"/>
            </w:pPr>
            <w:r>
              <w:t xml:space="preserve">Services specificeres via WSDL, og ud over de grundlæggende principper og best practices for webservices, er det Løsningens </w:t>
              <w:lastRenderedPageBreak/>
              <w:t xml:space="preserve">WSDL, der definerer servicekald og indhold i XML’en, som anvendes af Apotekssystemerne. </w:t>
            </w:r>
          </w:p>
          <w:p w14:paraId="43DA823D" w14:textId="77777777" w:rsidR="007C775C" w:rsidRPr="000D03AB" w:rsidRDefault="007C775C" w:rsidP="005A5332">
            <w:pPr>
              <w:spacing w:line="276" w:lineRule="auto"/>
            </w:pPr>
          </w:p>
          <w:p w14:paraId="20DE8A6F" w14:textId="7BDDFEEA" w:rsidR="006A732D" w:rsidRPr="000D03AB" w:rsidRDefault="006A732D" w:rsidP="005A5332">
            <w:pPr>
              <w:spacing w:line="276" w:lineRule="auto"/>
            </w:pPr>
            <w:r>
              <w:t xml:space="preserve">De fleste nationale services, der udstilles på sundhedsdatanettet, er baseret på DGWS, f.eks. Fælles Medicinkort, Det Danske Vaccinationsregister, Det Centrale Tilskudsregister (CTR) m.v. Services på den Nationale Serviceplatform (NSP) udstilles via DGWS, og NSP’en stiller sikkerhedskomponenter og stamdata til rådighed på sundhedsdatanettet. </w:t>
            </w:r>
          </w:p>
          <w:p w14:paraId="423D4E78" w14:textId="77777777" w:rsidR="005B37A0" w:rsidRPr="000D03AB" w:rsidRDefault="005B37A0" w:rsidP="005A5332">
            <w:pPr>
              <w:spacing w:line="276" w:lineRule="auto"/>
            </w:pPr>
          </w:p>
          <w:p w14:paraId="012B218B" w14:textId="13B8B8D2" w:rsidR="006A732D" w:rsidRPr="000D03AB" w:rsidRDefault="006A732D" w:rsidP="005A5332">
            <w:pPr>
              <w:spacing w:line="276" w:lineRule="auto"/>
            </w:pPr>
            <w:r>
              <w:t xml:space="preserve">Se også: </w:t>
            </w:r>
            <w:hyperlink r:id="rId23" w:history="1">
              <w:r>
                <w:rPr>
                  <w:rStyle w:val="Hyperlink"/>
                </w:rPr>
                <w:t>https://medcom.dk/standarder/webservicestandarder/den-gode-webservice/</w:t>
              </w:r>
            </w:hyperlink>
            <w:r>
              <w:t xml:space="preserve"> </w:t>
            </w:r>
          </w:p>
          <w:p w14:paraId="006F74FE" w14:textId="147178C8" w:rsidR="005B37A0" w:rsidRPr="000D03AB" w:rsidRDefault="005B37A0" w:rsidP="005A5332">
            <w:pPr>
              <w:spacing w:line="276" w:lineRule="auto"/>
            </w:pPr>
          </w:p>
        </w:tc>
      </w:tr>
      <w:tr w:rsidR="00303773" w:rsidRPr="000D03AB" w14:paraId="07157374" w14:textId="77777777" w:rsidTr="7F63DB0C">
        <w:trPr>
          <w:trHeight w:val="300"/>
        </w:trPr>
        <w:tc>
          <w:tcPr>
            <w:tcW w:w="2732" w:type="dxa"/>
          </w:tcPr>
          <w:p w14:paraId="7D9C0532" w14:textId="64446195" w:rsidR="00303773" w:rsidRPr="000D03AB" w:rsidRDefault="00303773" w:rsidP="005A5332">
            <w:pPr>
              <w:spacing w:line="276" w:lineRule="auto"/>
              <w:rPr>
                <w:b/>
                <w:bCs/>
              </w:rPr>
            </w:pPr>
            <w:r>
              <w:rPr>
                <w:b/>
                <w:bCs/>
              </w:rPr>
              <w:lastRenderedPageBreak/>
              <w:t>Dyrlægeregister</w:t>
            </w:r>
          </w:p>
        </w:tc>
        <w:tc>
          <w:tcPr>
            <w:tcW w:w="6167" w:type="dxa"/>
          </w:tcPr>
          <w:p w14:paraId="07090534" w14:textId="27ACA1E0" w:rsidR="00303773" w:rsidRPr="000D03AB" w:rsidRDefault="00303773" w:rsidP="005A5332">
            <w:pPr>
              <w:spacing w:line="276" w:lineRule="auto"/>
              <w:rPr>
                <w:rFonts w:ascii="Calibri" w:hAnsi="Calibri"/>
              </w:rPr>
            </w:pPr>
            <w:r>
              <w:rPr>
                <w:lang w:eastAsia="da-DK"/>
              </w:rPr>
              <w:t xml:space="preserve">Register, hvori alle autoriserede dyrlæger og dyrlægepraksisser skal være registreret.</w:t>
            </w:r>
          </w:p>
          <w:p w14:paraId="658053A3" w14:textId="001951B2" w:rsidR="00303773" w:rsidRPr="000D03AB" w:rsidRDefault="00303773" w:rsidP="005A5332">
            <w:pPr>
              <w:tabs>
                <w:tab w:val="left" w:pos="3135"/>
              </w:tabs>
              <w:spacing w:line="276" w:lineRule="auto"/>
              <w:rPr>
                <w:iCs/>
                <w:lang w:eastAsia="da-DK"/>
              </w:rPr>
            </w:pPr>
          </w:p>
        </w:tc>
      </w:tr>
      <w:tr w:rsidR="00303773" w:rsidRPr="000D03AB" w14:paraId="5E283A41" w14:textId="77777777" w:rsidTr="7F63DB0C">
        <w:trPr>
          <w:trHeight w:val="300"/>
        </w:trPr>
        <w:tc>
          <w:tcPr>
            <w:tcW w:w="2732" w:type="dxa"/>
          </w:tcPr>
          <w:p w14:paraId="44C720A2" w14:textId="3404CEBA" w:rsidR="00303773" w:rsidRPr="000D03AB" w:rsidRDefault="00303773" w:rsidP="005A5332">
            <w:pPr>
              <w:spacing w:line="276" w:lineRule="auto"/>
              <w:rPr>
                <w:b/>
                <w:bCs/>
              </w:rPr>
            </w:pPr>
            <w:r>
              <w:rPr>
                <w:b/>
                <w:bCs/>
              </w:rPr>
              <w:t>Ekspedition</w:t>
            </w:r>
          </w:p>
        </w:tc>
        <w:tc>
          <w:tcPr>
            <w:tcW w:w="6167" w:type="dxa"/>
          </w:tcPr>
          <w:p w14:paraId="36835F7F" w14:textId="6A7D881C" w:rsidR="00303773" w:rsidRPr="000D03AB" w:rsidRDefault="00303773" w:rsidP="005A5332">
            <w:pPr>
              <w:spacing w:line="276" w:lineRule="auto"/>
            </w:pPr>
            <w:r>
              <w:t xml:space="preserve">Den aktivitet, hvor en medarbejder på et apotek eller hos en §39 vet-forhandler, foretager ekspedition på baggrund af en recept.</w:t>
            </w:r>
          </w:p>
          <w:p w14:paraId="263BC603" w14:textId="16808010" w:rsidR="005B37A0" w:rsidRPr="000D03AB" w:rsidRDefault="005B37A0" w:rsidP="005A5332">
            <w:pPr>
              <w:spacing w:line="276" w:lineRule="auto"/>
              <w:rPr>
                <w:iCs/>
                <w:lang w:eastAsia="da-DK"/>
              </w:rPr>
            </w:pPr>
          </w:p>
        </w:tc>
      </w:tr>
      <w:tr w:rsidR="00D27645" w:rsidRPr="000D03AB" w14:paraId="1C41FBDC" w14:textId="77777777" w:rsidTr="7F63DB0C">
        <w:trPr>
          <w:trHeight w:val="300"/>
        </w:trPr>
        <w:tc>
          <w:tcPr>
            <w:tcW w:w="2732" w:type="dxa"/>
          </w:tcPr>
          <w:p w14:paraId="2ECD487B" w14:textId="179DB4E0" w:rsidR="00D27645" w:rsidRPr="000D03AB" w:rsidRDefault="000D5147" w:rsidP="005A5332">
            <w:pPr>
              <w:spacing w:line="276" w:lineRule="auto"/>
              <w:rPr>
                <w:b/>
                <w:bCs/>
              </w:rPr>
            </w:pPr>
            <w:r>
              <w:rPr>
                <w:b/>
                <w:bCs/>
              </w:rPr>
              <w:t>Eksternt anvendersystem</w:t>
            </w:r>
          </w:p>
        </w:tc>
        <w:tc>
          <w:tcPr>
            <w:tcW w:w="6167" w:type="dxa"/>
          </w:tcPr>
          <w:p w14:paraId="731E12D5" w14:textId="77777777" w:rsidR="00D27645" w:rsidRPr="000D03AB" w:rsidRDefault="00D27645" w:rsidP="005A5332">
            <w:pPr>
              <w:spacing w:line="276" w:lineRule="auto"/>
            </w:pPr>
            <w:r>
              <w:t>Et it-system, der anvendes af en specifik aktørgruppe (fx dyrlæger, apoteker eller Vet-apoteker) til at understøtte deres daglige arbejdsprocesser og faglige opgaver.</w:t>
            </w:r>
          </w:p>
          <w:p w14:paraId="14625ACC" w14:textId="70AEE603" w:rsidR="005B37A0" w:rsidRPr="000D03AB" w:rsidRDefault="005B37A0" w:rsidP="005A5332">
            <w:pPr>
              <w:spacing w:line="276" w:lineRule="auto"/>
            </w:pPr>
          </w:p>
        </w:tc>
      </w:tr>
      <w:tr w:rsidR="00D27645" w:rsidRPr="000D03AB" w14:paraId="05951B12" w14:textId="77777777" w:rsidTr="7F63DB0C">
        <w:trPr>
          <w:trHeight w:val="300"/>
        </w:trPr>
        <w:tc>
          <w:tcPr>
            <w:tcW w:w="2732" w:type="dxa"/>
          </w:tcPr>
          <w:p w14:paraId="0CE6EB7B" w14:textId="7ABF5C1A" w:rsidR="00D27645" w:rsidRPr="000D03AB" w:rsidRDefault="00D27645" w:rsidP="005A5332">
            <w:pPr>
              <w:spacing w:line="276" w:lineRule="auto"/>
              <w:rPr>
                <w:b/>
                <w:bCs/>
              </w:rPr>
            </w:pPr>
            <w:r>
              <w:rPr>
                <w:b/>
                <w:bCs/>
              </w:rPr>
              <w:t>Farmaceut</w:t>
            </w:r>
          </w:p>
        </w:tc>
        <w:tc>
          <w:tcPr>
            <w:tcW w:w="6167" w:type="dxa"/>
          </w:tcPr>
          <w:p w14:paraId="26A1C4E2" w14:textId="77777777" w:rsidR="00D27645" w:rsidRPr="000D03AB" w:rsidRDefault="00D27645" w:rsidP="005A5332">
            <w:pPr>
              <w:tabs>
                <w:tab w:val="left" w:pos="4080"/>
              </w:tabs>
              <w:spacing w:line="276" w:lineRule="auto"/>
              <w:jc w:val="both"/>
            </w:pPr>
            <w:r>
              <w:t>Person med en uddannelse som farmaceut.</w:t>
            </w:r>
          </w:p>
          <w:p w14:paraId="11E47CD1" w14:textId="4DD0D347" w:rsidR="005B37A0" w:rsidRPr="000D03AB" w:rsidRDefault="005B37A0" w:rsidP="005A5332">
            <w:pPr>
              <w:tabs>
                <w:tab w:val="left" w:pos="4080"/>
              </w:tabs>
              <w:spacing w:line="276" w:lineRule="auto"/>
              <w:jc w:val="both"/>
            </w:pPr>
          </w:p>
        </w:tc>
      </w:tr>
      <w:tr w:rsidR="00D27645" w:rsidRPr="000D03AB" w14:paraId="74FC1868" w14:textId="77777777" w:rsidTr="7F63DB0C">
        <w:trPr>
          <w:trHeight w:val="300"/>
        </w:trPr>
        <w:tc>
          <w:tcPr>
            <w:tcW w:w="2732" w:type="dxa"/>
          </w:tcPr>
          <w:p w14:paraId="41841D16" w14:textId="62A8EFA2" w:rsidR="00D27645" w:rsidRPr="000D03AB" w:rsidRDefault="00D27645" w:rsidP="005A5332">
            <w:pPr>
              <w:spacing w:line="276" w:lineRule="auto"/>
              <w:rPr>
                <w:b/>
                <w:bCs/>
              </w:rPr>
            </w:pPr>
            <w:r>
              <w:rPr>
                <w:b/>
                <w:bCs/>
              </w:rPr>
              <w:t>Farmakonom</w:t>
            </w:r>
          </w:p>
        </w:tc>
        <w:tc>
          <w:tcPr>
            <w:tcW w:w="6167" w:type="dxa"/>
          </w:tcPr>
          <w:p w14:paraId="63D1AA5B" w14:textId="77777777" w:rsidR="00D27645" w:rsidRPr="000D03AB" w:rsidRDefault="00D27645" w:rsidP="005A5332">
            <w:pPr>
              <w:spacing w:line="276" w:lineRule="auto"/>
            </w:pPr>
            <w:r>
              <w:t>Person med en uddannelse som farmakonom.</w:t>
            </w:r>
          </w:p>
          <w:p w14:paraId="045CBE45" w14:textId="4041DB66" w:rsidR="005B37A0" w:rsidRPr="000D03AB" w:rsidRDefault="005B37A0" w:rsidP="005A5332">
            <w:pPr>
              <w:spacing w:line="276" w:lineRule="auto"/>
            </w:pPr>
          </w:p>
        </w:tc>
      </w:tr>
      <w:tr w:rsidR="00D27645" w:rsidRPr="000D03AB" w14:paraId="74D71E30" w14:textId="77777777" w:rsidTr="7F63DB0C">
        <w:trPr>
          <w:trHeight w:val="300"/>
        </w:trPr>
        <w:tc>
          <w:tcPr>
            <w:tcW w:w="2732" w:type="dxa"/>
          </w:tcPr>
          <w:p w14:paraId="0203F6E3" w14:textId="574AE085" w:rsidR="00D27645" w:rsidRPr="000D03AB" w:rsidRDefault="00D27645" w:rsidP="005A5332">
            <w:pPr>
              <w:spacing w:line="276" w:lineRule="auto"/>
              <w:rPr>
                <w:b/>
                <w:bCs/>
              </w:rPr>
            </w:pPr>
            <w:r>
              <w:rPr>
                <w:b/>
                <w:bCs/>
              </w:rPr>
              <w:t>Fælles Medicinkort (FMK)</w:t>
            </w:r>
          </w:p>
        </w:tc>
        <w:tc>
          <w:tcPr>
            <w:tcW w:w="6167" w:type="dxa"/>
          </w:tcPr>
          <w:p w14:paraId="67BD7105" w14:textId="77777777" w:rsidR="00D27645" w:rsidRPr="000D03AB" w:rsidRDefault="00D27645" w:rsidP="005A5332">
            <w:pPr>
              <w:spacing w:line="276" w:lineRule="auto"/>
            </w:pPr>
            <w:r>
              <w:t>National it-løsning, der sikrer overblik over borgerens aktuelle medicinering.</w:t>
            </w:r>
          </w:p>
          <w:p w14:paraId="6D230DD9" w14:textId="3350C535" w:rsidR="005B37A0" w:rsidRPr="000D03AB" w:rsidRDefault="005B37A0" w:rsidP="005A5332">
            <w:pPr>
              <w:spacing w:line="276" w:lineRule="auto"/>
            </w:pPr>
          </w:p>
        </w:tc>
      </w:tr>
      <w:tr w:rsidR="00D27645" w:rsidRPr="000D03AB" w14:paraId="50C61910" w14:textId="77777777" w:rsidTr="7F63DB0C">
        <w:trPr>
          <w:trHeight w:val="300"/>
        </w:trPr>
        <w:tc>
          <w:tcPr>
            <w:tcW w:w="2732" w:type="dxa"/>
          </w:tcPr>
          <w:p w14:paraId="4DFEEF62" w14:textId="62CFD2E8" w:rsidR="00D27645" w:rsidRPr="000D03AB" w:rsidRDefault="00625F5F" w:rsidP="005A5332">
            <w:pPr>
              <w:spacing w:line="276" w:lineRule="auto"/>
              <w:rPr>
                <w:b/>
                <w:bCs/>
              </w:rPr>
            </w:pPr>
            <w:r>
              <w:rPr>
                <w:b/>
                <w:bCs/>
              </w:rPr>
              <w:t>Hobbydyr</w:t>
            </w:r>
          </w:p>
        </w:tc>
        <w:tc>
          <w:tcPr>
            <w:tcW w:w="6167" w:type="dxa"/>
          </w:tcPr>
          <w:p w14:paraId="7E37A330" w14:textId="69A5B2F1" w:rsidR="00625F5F" w:rsidRPr="000D03AB" w:rsidRDefault="00625F5F" w:rsidP="005A5332">
            <w:pPr>
              <w:spacing w:line="276" w:lineRule="auto"/>
              <w:rPr>
                <w:lang w:eastAsia="da-DK"/>
              </w:rPr>
            </w:pPr>
            <w:r>
              <w:rPr>
                <w:lang w:eastAsia="da-DK"/>
              </w:rPr>
              <w:t xml:space="preserve">Dyr, der ikke holdes som produktionsdyr.</w:t>
            </w:r>
          </w:p>
          <w:p w14:paraId="483267D4" w14:textId="77777777" w:rsidR="00D27645" w:rsidRPr="000D03AB" w:rsidRDefault="00D27645" w:rsidP="005A5332">
            <w:pPr>
              <w:spacing w:line="276" w:lineRule="auto"/>
              <w:ind w:firstLine="1304"/>
            </w:pPr>
          </w:p>
        </w:tc>
      </w:tr>
      <w:tr w:rsidR="00D27645" w:rsidRPr="000D03AB" w14:paraId="4AE0F6C2" w14:textId="77777777" w:rsidTr="7F63DB0C">
        <w:trPr>
          <w:trHeight w:val="300"/>
        </w:trPr>
        <w:tc>
          <w:tcPr>
            <w:tcW w:w="2732" w:type="dxa"/>
          </w:tcPr>
          <w:p w14:paraId="22C31E0B" w14:textId="35DC0820" w:rsidR="00D27645" w:rsidRPr="000D03AB" w:rsidRDefault="00625F5F" w:rsidP="005A5332">
            <w:pPr>
              <w:spacing w:line="276" w:lineRule="auto"/>
              <w:rPr>
                <w:b/>
                <w:bCs/>
              </w:rPr>
            </w:pPr>
            <w:r>
              <w:rPr>
                <w:b/>
                <w:bCs/>
              </w:rPr>
              <w:t>Hobbydyrsejer</w:t>
            </w:r>
          </w:p>
        </w:tc>
        <w:tc>
          <w:tcPr>
            <w:tcW w:w="6167" w:type="dxa"/>
          </w:tcPr>
          <w:p w14:paraId="2C17798F" w14:textId="77777777" w:rsidR="00625F5F" w:rsidRPr="000D03AB" w:rsidRDefault="00625F5F" w:rsidP="005A5332">
            <w:pPr>
              <w:spacing w:line="276" w:lineRule="auto"/>
              <w:rPr>
                <w:rFonts w:ascii="Calibri" w:hAnsi="Calibri"/>
                <w:sz w:val="22"/>
              </w:rPr>
            </w:pPr>
            <w:r>
              <w:rPr>
                <w:lang w:eastAsia="da-DK"/>
              </w:rPr>
              <w:t xml:space="preserve">Ejer af hobbydyr. </w:t>
            </w:r>
          </w:p>
          <w:p w14:paraId="32643F66" w14:textId="77777777" w:rsidR="00D27645" w:rsidRPr="000D03AB" w:rsidRDefault="00D27645" w:rsidP="005A5332">
            <w:pPr>
              <w:spacing w:line="276" w:lineRule="auto"/>
              <w:ind w:firstLine="1304"/>
            </w:pPr>
          </w:p>
        </w:tc>
      </w:tr>
      <w:tr w:rsidR="00D27645" w:rsidRPr="000D03AB" w14:paraId="75F7CAE8" w14:textId="77777777" w:rsidTr="7F63DB0C">
        <w:trPr>
          <w:trHeight w:val="300"/>
        </w:trPr>
        <w:tc>
          <w:tcPr>
            <w:tcW w:w="2732" w:type="dxa"/>
          </w:tcPr>
          <w:p w14:paraId="16B4F81E" w14:textId="490239CC" w:rsidR="00D27645" w:rsidRPr="000D03AB" w:rsidRDefault="00625F5F" w:rsidP="005A5332">
            <w:pPr>
              <w:spacing w:line="276" w:lineRule="auto"/>
              <w:rPr>
                <w:b/>
                <w:bCs/>
              </w:rPr>
            </w:pPr>
            <w:r>
              <w:rPr>
                <w:b/>
                <w:bCs/>
              </w:rPr>
              <w:t>Indikation</w:t>
            </w:r>
          </w:p>
        </w:tc>
        <w:tc>
          <w:tcPr>
            <w:tcW w:w="6167" w:type="dxa"/>
          </w:tcPr>
          <w:p w14:paraId="61627DE3" w14:textId="77777777" w:rsidR="00D27645" w:rsidRPr="000D03AB" w:rsidRDefault="00625F5F" w:rsidP="005A5332">
            <w:pPr>
              <w:spacing w:line="276" w:lineRule="auto"/>
            </w:pPr>
            <w:r>
              <w:t>Den definerede sygdom eller medicinske tilstand samt eventuelt population, som lægemidlet er godkendt til.</w:t>
            </w:r>
          </w:p>
          <w:p w14:paraId="379F511E" w14:textId="3691EAC3" w:rsidR="00703F29" w:rsidRPr="000D03AB" w:rsidRDefault="00703F29" w:rsidP="005A5332">
            <w:pPr>
              <w:spacing w:line="276" w:lineRule="auto"/>
            </w:pPr>
          </w:p>
        </w:tc>
      </w:tr>
      <w:tr w:rsidR="00D27645" w:rsidRPr="000D03AB" w14:paraId="734729CC" w14:textId="77777777" w:rsidTr="7F63DB0C">
        <w:trPr>
          <w:trHeight w:val="300"/>
        </w:trPr>
        <w:tc>
          <w:tcPr>
            <w:tcW w:w="2732" w:type="dxa"/>
          </w:tcPr>
          <w:p w14:paraId="70DB3E27" w14:textId="389EA07E" w:rsidR="00D27645" w:rsidRPr="000D03AB" w:rsidRDefault="00625F5F" w:rsidP="005A5332">
            <w:pPr>
              <w:spacing w:after="240" w:line="276" w:lineRule="auto"/>
              <w:rPr>
                <w:b/>
                <w:bCs/>
              </w:rPr>
            </w:pPr>
            <w:r>
              <w:rPr>
                <w:b/>
                <w:bCs/>
              </w:rPr>
              <w:t>Kaskaderegel</w:t>
            </w:r>
          </w:p>
        </w:tc>
        <w:tc>
          <w:tcPr>
            <w:tcW w:w="6167" w:type="dxa"/>
          </w:tcPr>
          <w:p w14:paraId="3C017994" w14:textId="77777777" w:rsidR="00D27645" w:rsidRPr="000D03AB" w:rsidRDefault="00625F5F" w:rsidP="005A5332">
            <w:pPr>
              <w:spacing w:line="276" w:lineRule="auto"/>
            </w:pPr>
            <w:r>
              <w:t>Regel for ordinering af lægemidler, der ikke er godkendt til en specifik art, hvis ingen egnede præparater findes på markedet.</w:t>
            </w:r>
          </w:p>
          <w:p w14:paraId="25EC3F5A" w14:textId="2446B51F" w:rsidR="00BC217A" w:rsidRPr="000D03AB" w:rsidRDefault="00BC217A" w:rsidP="005A5332">
            <w:pPr>
              <w:spacing w:line="276" w:lineRule="auto"/>
            </w:pPr>
          </w:p>
        </w:tc>
      </w:tr>
      <w:tr w:rsidR="00D27645" w:rsidRPr="000D03AB" w14:paraId="64C7F27B" w14:textId="77777777" w:rsidTr="7F63DB0C">
        <w:trPr>
          <w:trHeight w:val="300"/>
        </w:trPr>
        <w:tc>
          <w:tcPr>
            <w:tcW w:w="2732" w:type="dxa"/>
          </w:tcPr>
          <w:p w14:paraId="5ED598B2" w14:textId="07F9B810" w:rsidR="00D27645" w:rsidRPr="000D03AB" w:rsidRDefault="00625F5F" w:rsidP="005A5332">
            <w:pPr>
              <w:spacing w:line="276" w:lineRule="auto"/>
              <w:rPr>
                <w:b/>
                <w:bCs/>
              </w:rPr>
            </w:pPr>
            <w:r>
              <w:rPr>
                <w:b/>
                <w:bCs/>
              </w:rPr>
              <w:t>Lægemiddel</w:t>
            </w:r>
          </w:p>
        </w:tc>
        <w:tc>
          <w:tcPr>
            <w:tcW w:w="6167" w:type="dxa"/>
          </w:tcPr>
          <w:p w14:paraId="2F638523" w14:textId="22EA6457" w:rsidR="00625F5F" w:rsidRPr="000D03AB" w:rsidRDefault="00625F5F" w:rsidP="005A5332">
            <w:pPr>
              <w:spacing w:after="200" w:line="276" w:lineRule="auto"/>
            </w:pPr>
            <w:r>
              <w:t xml:space="preserve">Stof af biologisk eller kemisk oprindelse, der anvendes til: </w:t>
            </w:r>
          </w:p>
          <w:p w14:paraId="17F74F2F" w14:textId="77777777" w:rsidR="00625F5F" w:rsidRPr="000D03AB" w:rsidRDefault="00625F5F" w:rsidP="005A5332">
            <w:pPr>
              <w:pStyle w:val="Listeafsnit"/>
              <w:numPr>
                <w:ilvl w:val="0"/>
                <w:numId w:val="40"/>
              </w:numPr>
              <w:spacing w:line="276" w:lineRule="auto"/>
            </w:pPr>
            <w:r>
              <w:t xml:space="preserve">behandling eller forebyggelse af sygdom hos dyr, </w:t>
            </w:r>
          </w:p>
          <w:p w14:paraId="05A56BC9" w14:textId="77777777" w:rsidR="00625F5F" w:rsidRPr="000D03AB" w:rsidRDefault="00625F5F" w:rsidP="005A5332">
            <w:pPr>
              <w:pStyle w:val="Listeafsnit"/>
              <w:numPr>
                <w:ilvl w:val="0"/>
                <w:numId w:val="40"/>
              </w:numPr>
              <w:spacing w:line="276" w:lineRule="auto"/>
            </w:pPr>
            <w:r>
              <w:t>at genoprette, påvirke eller ændre dyrs fysiologiske funktioner gennem farmakologisk, immunologisk eller metabolisk effekt</w:t>
            </w:r>
          </w:p>
          <w:p w14:paraId="01A9FEDC" w14:textId="77777777" w:rsidR="00625F5F" w:rsidRPr="000D03AB" w:rsidRDefault="00625F5F" w:rsidP="005A5332">
            <w:pPr>
              <w:pStyle w:val="Listeafsnit"/>
              <w:numPr>
                <w:ilvl w:val="0"/>
                <w:numId w:val="40"/>
              </w:numPr>
              <w:spacing w:line="276" w:lineRule="auto"/>
            </w:pPr>
            <w:r>
              <w:t>at stille diagnose hos dyr</w:t>
            </w:r>
          </w:p>
          <w:p w14:paraId="31338E42" w14:textId="77777777" w:rsidR="00D27645" w:rsidRPr="000D03AB" w:rsidRDefault="00625F5F" w:rsidP="005A5332">
            <w:pPr>
              <w:pStyle w:val="Listeafsnit"/>
              <w:numPr>
                <w:ilvl w:val="0"/>
                <w:numId w:val="40"/>
              </w:numPr>
              <w:spacing w:line="276" w:lineRule="auto"/>
            </w:pPr>
            <w:r>
              <w:t>aflivning af dyr</w:t>
            </w:r>
          </w:p>
          <w:p w14:paraId="434FBB0E" w14:textId="487ED7D9" w:rsidR="005F7C7A" w:rsidRPr="000D03AB" w:rsidRDefault="005F7C7A" w:rsidP="005A5332">
            <w:pPr>
              <w:spacing w:line="276" w:lineRule="auto"/>
              <w:ind w:left="360"/>
            </w:pPr>
          </w:p>
        </w:tc>
      </w:tr>
      <w:tr w:rsidR="00D27645" w:rsidRPr="000D03AB" w14:paraId="30B2CB9C" w14:textId="77777777" w:rsidTr="7F63DB0C">
        <w:trPr>
          <w:trHeight w:val="300"/>
        </w:trPr>
        <w:tc>
          <w:tcPr>
            <w:tcW w:w="2732" w:type="dxa"/>
          </w:tcPr>
          <w:p w14:paraId="21CE0A0B" w14:textId="1216E587" w:rsidR="00D27645" w:rsidRPr="000D03AB" w:rsidRDefault="00625F5F" w:rsidP="005A5332">
            <w:pPr>
              <w:tabs>
                <w:tab w:val="left" w:pos="1740"/>
              </w:tabs>
              <w:spacing w:line="276" w:lineRule="auto"/>
              <w:rPr>
                <w:b/>
                <w:bCs/>
              </w:rPr>
            </w:pPr>
            <w:r>
              <w:rPr>
                <w:b/>
                <w:bCs/>
              </w:rPr>
              <w:lastRenderedPageBreak/>
              <w:t>Magistrelle lægemidler</w:t>
            </w:r>
          </w:p>
        </w:tc>
        <w:tc>
          <w:tcPr>
            <w:tcW w:w="6167" w:type="dxa"/>
          </w:tcPr>
          <w:p w14:paraId="25C8EA67" w14:textId="77777777" w:rsidR="00D27645" w:rsidRPr="000D03AB" w:rsidRDefault="00625F5F" w:rsidP="005A5332">
            <w:pPr>
              <w:spacing w:line="276" w:lineRule="auto"/>
            </w:pPr>
            <w:r>
              <w:t>Lægemidler, der tilberedes på et apotek til det det enkelte dyr eller besætning efter recept fra eller en dyrlæge.</w:t>
            </w:r>
          </w:p>
          <w:p w14:paraId="786408CE" w14:textId="5254E996" w:rsidR="002E4FA7" w:rsidRPr="000D03AB" w:rsidRDefault="002E4FA7" w:rsidP="005A5332">
            <w:pPr>
              <w:spacing w:line="276" w:lineRule="auto"/>
            </w:pPr>
          </w:p>
        </w:tc>
      </w:tr>
      <w:tr w:rsidR="00D27645" w:rsidRPr="000D03AB" w14:paraId="5033828E" w14:textId="77777777" w:rsidTr="7F63DB0C">
        <w:trPr>
          <w:trHeight w:val="300"/>
        </w:trPr>
        <w:tc>
          <w:tcPr>
            <w:tcW w:w="2732" w:type="dxa"/>
          </w:tcPr>
          <w:p w14:paraId="43980B2A" w14:textId="7125279F" w:rsidR="00D27645" w:rsidRPr="000D03AB" w:rsidRDefault="00625F5F" w:rsidP="005A5332">
            <w:pPr>
              <w:spacing w:line="276" w:lineRule="auto"/>
              <w:rPr>
                <w:b/>
                <w:bCs/>
              </w:rPr>
            </w:pPr>
            <w:r>
              <w:rPr>
                <w:b/>
                <w:bCs/>
              </w:rPr>
              <w:t>MitID</w:t>
            </w:r>
          </w:p>
        </w:tc>
        <w:tc>
          <w:tcPr>
            <w:tcW w:w="6167" w:type="dxa"/>
          </w:tcPr>
          <w:p w14:paraId="2C5E690A" w14:textId="77777777" w:rsidR="00D27645" w:rsidRPr="000D03AB" w:rsidRDefault="00625F5F" w:rsidP="005A5332">
            <w:pPr>
              <w:spacing w:line="276" w:lineRule="auto"/>
            </w:pPr>
            <w:r>
              <w:t>Omfatter både MitID til privat og erhvervsmæssig brug.</w:t>
            </w:r>
          </w:p>
          <w:p w14:paraId="3AF1255F" w14:textId="1C5B31DA" w:rsidR="004A524F" w:rsidRPr="000D03AB" w:rsidRDefault="004A524F" w:rsidP="005A5332">
            <w:pPr>
              <w:spacing w:line="276" w:lineRule="auto"/>
            </w:pPr>
          </w:p>
        </w:tc>
      </w:tr>
      <w:tr w:rsidR="00D27645" w:rsidRPr="000D03AB" w14:paraId="3411A150" w14:textId="77777777" w:rsidTr="7F63DB0C">
        <w:trPr>
          <w:trHeight w:val="300"/>
        </w:trPr>
        <w:tc>
          <w:tcPr>
            <w:tcW w:w="2732" w:type="dxa"/>
          </w:tcPr>
          <w:p w14:paraId="1D072362" w14:textId="46BF9F6E" w:rsidR="00D27645" w:rsidRPr="000D03AB" w:rsidRDefault="00625F5F" w:rsidP="005A5332">
            <w:pPr>
              <w:spacing w:line="276" w:lineRule="auto"/>
              <w:rPr>
                <w:b/>
                <w:bCs/>
              </w:rPr>
            </w:pPr>
            <w:r>
              <w:rPr>
                <w:b/>
                <w:bCs/>
              </w:rPr>
              <w:t>National Serviceplatform (NSP)</w:t>
            </w:r>
          </w:p>
        </w:tc>
        <w:tc>
          <w:tcPr>
            <w:tcW w:w="6167" w:type="dxa"/>
          </w:tcPr>
          <w:p w14:paraId="0B89B888" w14:textId="77777777" w:rsidR="00D27645" w:rsidRPr="000D03AB" w:rsidRDefault="00625F5F" w:rsidP="005A5332">
            <w:pPr>
              <w:spacing w:line="276" w:lineRule="auto"/>
            </w:pPr>
            <w:r>
              <w:t>En platform, som udbyder forretningsservices og datasamlinger til brug for systemer inden for sundheds domænet.</w:t>
            </w:r>
          </w:p>
          <w:p w14:paraId="35E52D8F" w14:textId="27D53621" w:rsidR="002E4FA7" w:rsidRPr="000D03AB" w:rsidRDefault="002E4FA7" w:rsidP="005A5332">
            <w:pPr>
              <w:spacing w:line="276" w:lineRule="auto"/>
            </w:pPr>
          </w:p>
        </w:tc>
      </w:tr>
      <w:tr w:rsidR="00D27645" w:rsidRPr="000D03AB" w14:paraId="11D9FC5C" w14:textId="77777777" w:rsidTr="7F63DB0C">
        <w:trPr>
          <w:trHeight w:val="300"/>
        </w:trPr>
        <w:tc>
          <w:tcPr>
            <w:tcW w:w="2732" w:type="dxa"/>
          </w:tcPr>
          <w:p w14:paraId="35B760F7" w14:textId="27C7B86A" w:rsidR="00D27645" w:rsidRPr="000D03AB" w:rsidRDefault="00625F5F" w:rsidP="005A5332">
            <w:pPr>
              <w:spacing w:line="276" w:lineRule="auto"/>
              <w:rPr>
                <w:b/>
                <w:bCs/>
              </w:rPr>
            </w:pPr>
            <w:r>
              <w:rPr>
                <w:b/>
                <w:bCs/>
              </w:rPr>
              <w:t>Ordination</w:t>
            </w:r>
          </w:p>
        </w:tc>
        <w:tc>
          <w:tcPr>
            <w:tcW w:w="6167" w:type="dxa"/>
          </w:tcPr>
          <w:p w14:paraId="094D657E" w14:textId="77777777" w:rsidR="00D27645" w:rsidRPr="000D03AB" w:rsidRDefault="00625F5F" w:rsidP="005A5332">
            <w:pPr>
              <w:spacing w:line="276" w:lineRule="auto"/>
            </w:pPr>
            <w:r>
              <w:rPr>
                <w:highlight w:val="white"/>
              </w:rPr>
              <w:t>Anvisning af specificeret undersøgelse eller behandling til en patient fra en dertil autoriseret person</w:t>
            </w:r>
            <w:r>
              <w:t>.</w:t>
            </w:r>
          </w:p>
          <w:p w14:paraId="570FBD32" w14:textId="3D78EAB6" w:rsidR="002E4FA7" w:rsidRPr="000D03AB" w:rsidRDefault="002E4FA7" w:rsidP="005A5332">
            <w:pPr>
              <w:spacing w:line="276" w:lineRule="auto"/>
            </w:pPr>
          </w:p>
        </w:tc>
      </w:tr>
      <w:tr w:rsidR="00D27645" w:rsidRPr="000D03AB" w14:paraId="521BD49F" w14:textId="77777777" w:rsidTr="7F63DB0C">
        <w:trPr>
          <w:trHeight w:val="300"/>
        </w:trPr>
        <w:tc>
          <w:tcPr>
            <w:tcW w:w="2732" w:type="dxa"/>
          </w:tcPr>
          <w:p w14:paraId="138F9C20" w14:textId="26054992" w:rsidR="00D27645" w:rsidRPr="000D03AB" w:rsidRDefault="00625F5F" w:rsidP="005A5332">
            <w:pPr>
              <w:spacing w:line="276" w:lineRule="auto"/>
              <w:rPr>
                <w:b/>
                <w:bCs/>
              </w:rPr>
            </w:pPr>
            <w:r>
              <w:rPr>
                <w:b/>
                <w:bCs/>
              </w:rPr>
              <w:t>Ordinationsgruppe</w:t>
            </w:r>
          </w:p>
        </w:tc>
        <w:tc>
          <w:tcPr>
            <w:tcW w:w="6167" w:type="dxa"/>
          </w:tcPr>
          <w:p w14:paraId="48B95721" w14:textId="5BB58EF5" w:rsidR="00625F5F" w:rsidRPr="000D03AB" w:rsidRDefault="00625F5F" w:rsidP="005A5332">
            <w:pPr>
              <w:pStyle w:val="NormalWeb"/>
              <w:spacing w:line="276" w:lineRule="auto"/>
              <w:rPr>
                <w:rFonts w:asciiTheme="minorHAnsi" w:hAnsiTheme="minorHAnsi" w:cstheme="minorHAnsi"/>
                <w:sz w:val="18"/>
                <w:szCs w:val="18"/>
              </w:rPr>
            </w:pPr>
            <w:r>
              <w:rPr>
                <w:rFonts w:asciiTheme="minorHAnsi" w:hAnsiTheme="minorHAnsi" w:cstheme="minorHAnsi"/>
                <w:bCs/>
                <w:sz w:val="18"/>
                <w:szCs w:val="18"/>
              </w:rPr>
              <w:t xml:space="preserve">En artsafhængig, 2-cifret kode, der for visse dyrearter angiver formålet eller typen af en veterinær ordination. Koden anvendes som obligatorisk indberetningsoplysning i veterinær lægemiddelstatistik (VetStat) for at klassificere ordinationens karakter.</w:t>
            </w:r>
          </w:p>
          <w:p w14:paraId="07653E83" w14:textId="77777777" w:rsidR="00D27645" w:rsidRPr="000D03AB" w:rsidRDefault="00D27645" w:rsidP="005A5332">
            <w:pPr>
              <w:spacing w:line="276" w:lineRule="auto"/>
              <w:ind w:firstLine="1304"/>
            </w:pPr>
          </w:p>
        </w:tc>
      </w:tr>
      <w:tr w:rsidR="00D27645" w:rsidRPr="000D03AB" w:rsidTr="7F63DB0C">
        <w:trPr>
          <w:trHeight w:val="300"/>
          <w:ins w:id="1142" w:author="Claude" w:date="2026-09-29T12:00:00Z"/>
        </w:trPr>
        <w:tc>
          <w:tcPr>
            <w:tcW w:w="2732" w:type="dxa"/>
          </w:tcPr>
          <w:p w:rsidR="00D27645" w:rsidRPr="000D03AB" w:rsidRDefault="00625F5F" w:rsidP="005A5332">
            <w:pPr>
              <w:spacing w:line="276" w:lineRule="auto"/>
              <w:rPr>
                <w:ins w:id="1143" w:author="Claude" w:date="2026-09-29T12:00:00Z"/>
                <w:b/>
                <w:bCs/>
              </w:rPr>
            </w:pPr>
            <w:ins w:id="1144" w:author="Claude" w:date="2026-09-29T12:00:00Z">
              <w:r>
                <w:rPr>
                  <w:b/>
                  <w:bCs/>
                </w:rPr>
                <w:t xml:space="preserve">Option</w:t>
              </w:r>
            </w:ins>
          </w:p>
        </w:tc>
        <w:tc>
          <w:tcPr>
            <w:tcW w:w="6167" w:type="dxa"/>
          </w:tcPr>
          <w:p w:rsidR="00625F5F" w:rsidRPr="000D03AB" w:rsidRDefault="00625F5F" w:rsidP="005A5332">
            <w:pPr>
              <w:pStyle w:val="NormalWeb"/>
              <w:spacing w:line="276" w:lineRule="auto"/>
              <w:rPr>
                <w:ins w:id="1145" w:author="Claude" w:date="2026-09-29T12:00:00Z"/>
                <w:rFonts w:asciiTheme="minorHAnsi" w:hAnsiTheme="minorHAnsi" w:cstheme="minorHAnsi"/>
                <w:sz w:val="18"/>
                <w:szCs w:val="18"/>
              </w:rPr>
            </w:pPr>
            <w:ins w:id="1146" w:author="Claude" w:date="2026-09-29T12:00:00Z">
              <w:r>
                <w:rPr>
                  <w:rFonts w:asciiTheme="minorHAnsi" w:hAnsiTheme="minorHAnsi" w:cstheme="minorHAnsi"/>
                  <w:bCs/>
                  <w:sz w:val="18"/>
                  <w:szCs w:val="18"/>
                </w:rPr>
                <w:t xml:space="preserve">Kundens ret, men ikke pligt, til at bestille udvikling og levering af DVR online, jf. Kontraktens punkt 6.2 og 6.3 samt afsnit 3.5 i denne kravspecifikation.</w:t>
              </w:r>
            </w:ins>
          </w:p>
        </w:tc>
      </w:tr>
      <w:tr w:rsidR="00D27645" w:rsidRPr="000D03AB" w14:paraId="3A39C5DD" w14:textId="77777777" w:rsidTr="7F63DB0C">
        <w:trPr>
          <w:trHeight w:val="300"/>
        </w:trPr>
        <w:tc>
          <w:tcPr>
            <w:tcW w:w="2732" w:type="dxa"/>
          </w:tcPr>
          <w:p w14:paraId="733DD97E" w14:textId="0254371A" w:rsidR="00D27645" w:rsidRPr="000D03AB" w:rsidRDefault="00625F5F" w:rsidP="005A5332">
            <w:pPr>
              <w:spacing w:line="276" w:lineRule="auto"/>
              <w:rPr>
                <w:rFonts w:asciiTheme="minorHAnsi" w:hAnsiTheme="minorHAnsi"/>
                <w:b/>
                <w:bCs/>
              </w:rPr>
            </w:pPr>
            <w:r>
              <w:rPr>
                <w:rFonts w:asciiTheme="minorHAnsi" w:hAnsiTheme="minorHAnsi"/>
                <w:b/>
                <w:bCs/>
              </w:rPr>
              <w:t>Pakning</w:t>
            </w:r>
          </w:p>
        </w:tc>
        <w:tc>
          <w:tcPr>
            <w:tcW w:w="6167" w:type="dxa"/>
          </w:tcPr>
          <w:p w14:paraId="444BA618" w14:textId="252FC5A8" w:rsidR="00D27645" w:rsidRPr="000D03AB" w:rsidRDefault="00625F5F" w:rsidP="005A5332">
            <w:pPr>
              <w:spacing w:line="276" w:lineRule="auto"/>
              <w:rPr>
                <w:rFonts w:asciiTheme="minorHAnsi" w:hAnsiTheme="minorHAnsi"/>
                <w:bCs/>
              </w:rPr>
            </w:pPr>
            <w:r>
              <w:rPr>
                <w:rFonts w:asciiTheme="minorHAnsi" w:hAnsiTheme="minorHAnsi"/>
                <w:bCs/>
              </w:rPr>
              <w:t xml:space="preserve">En specifik pakningsstørrelse af et givet lægemiddel, angivet med et unikt 6 cifret varenummer.</w:t>
            </w:r>
          </w:p>
          <w:p w14:paraId="26CDA4D8" w14:textId="793B5621" w:rsidR="002E4FA7" w:rsidRPr="000D03AB" w:rsidRDefault="002E4FA7" w:rsidP="005A5332">
            <w:pPr>
              <w:spacing w:line="276" w:lineRule="auto"/>
              <w:rPr>
                <w:rFonts w:asciiTheme="minorHAnsi" w:hAnsiTheme="minorHAnsi"/>
              </w:rPr>
            </w:pPr>
          </w:p>
        </w:tc>
      </w:tr>
      <w:tr w:rsidR="00D27645" w:rsidRPr="000D03AB" w14:paraId="513FA430" w14:textId="77777777" w:rsidTr="7F63DB0C">
        <w:trPr>
          <w:trHeight w:val="300"/>
        </w:trPr>
        <w:tc>
          <w:tcPr>
            <w:tcW w:w="2732" w:type="dxa"/>
          </w:tcPr>
          <w:p w14:paraId="1E65FFB5" w14:textId="701192BF" w:rsidR="00D27645" w:rsidRPr="000D03AB" w:rsidRDefault="00625F5F" w:rsidP="005A5332">
            <w:pPr>
              <w:spacing w:line="276" w:lineRule="auto"/>
              <w:rPr>
                <w:rFonts w:asciiTheme="minorHAnsi" w:hAnsiTheme="minorHAnsi"/>
                <w:b/>
                <w:bCs/>
              </w:rPr>
            </w:pPr>
            <w:r>
              <w:rPr>
                <w:rFonts w:asciiTheme="minorHAnsi" w:hAnsiTheme="minorHAnsi"/>
                <w:b/>
                <w:bCs/>
              </w:rPr>
              <w:t>Praksisnummer</w:t>
            </w:r>
          </w:p>
        </w:tc>
        <w:tc>
          <w:tcPr>
            <w:tcW w:w="6167" w:type="dxa"/>
          </w:tcPr>
          <w:p w14:paraId="41BFAEAF" w14:textId="34BE76D4" w:rsidR="00625F5F" w:rsidRPr="000D03AB" w:rsidRDefault="00625F5F" w:rsidP="005A5332">
            <w:pPr>
              <w:spacing w:line="276" w:lineRule="auto"/>
              <w:rPr>
                <w:rFonts w:asciiTheme="minorHAnsi" w:hAnsiTheme="minorHAnsi"/>
              </w:rPr>
            </w:pPr>
            <w:r>
              <w:rPr>
                <w:rFonts w:asciiTheme="minorHAnsi" w:hAnsiTheme="minorHAnsi"/>
                <w:lang w:eastAsia="da-DK"/>
              </w:rPr>
              <w:t>Et unikt 4-cifret nummer, som en praksis tildeles, når denne registreres i VetStat.</w:t>
            </w:r>
          </w:p>
          <w:p w14:paraId="4A0F8A76" w14:textId="77777777" w:rsidR="00D27645" w:rsidRPr="000D03AB" w:rsidRDefault="00D27645" w:rsidP="005A5332">
            <w:pPr>
              <w:spacing w:line="276" w:lineRule="auto"/>
              <w:ind w:firstLine="1304"/>
              <w:rPr>
                <w:rFonts w:asciiTheme="minorHAnsi" w:hAnsiTheme="minorHAnsi"/>
              </w:rPr>
            </w:pPr>
          </w:p>
        </w:tc>
      </w:tr>
      <w:tr w:rsidR="00D27645" w:rsidRPr="000D03AB" w14:paraId="37EF2DB6" w14:textId="77777777" w:rsidTr="7F63DB0C">
        <w:trPr>
          <w:trHeight w:val="300"/>
        </w:trPr>
        <w:tc>
          <w:tcPr>
            <w:tcW w:w="2732" w:type="dxa"/>
          </w:tcPr>
          <w:p w14:paraId="3A08B77F" w14:textId="34B2C2F6" w:rsidR="00D27645" w:rsidRPr="000D03AB" w:rsidRDefault="00625F5F" w:rsidP="005A5332">
            <w:pPr>
              <w:spacing w:line="276" w:lineRule="auto"/>
              <w:rPr>
                <w:rFonts w:asciiTheme="minorHAnsi" w:hAnsiTheme="minorHAnsi"/>
                <w:b/>
                <w:bCs/>
              </w:rPr>
            </w:pPr>
            <w:r>
              <w:rPr>
                <w:rFonts w:asciiTheme="minorHAnsi" w:hAnsiTheme="minorHAnsi"/>
                <w:b/>
                <w:bCs/>
              </w:rPr>
              <w:t>Produktresume (SPC)</w:t>
            </w:r>
          </w:p>
        </w:tc>
        <w:tc>
          <w:tcPr>
            <w:tcW w:w="6167" w:type="dxa"/>
          </w:tcPr>
          <w:p w14:paraId="36E34189" w14:textId="77777777" w:rsidR="00D27645" w:rsidRPr="000D03AB" w:rsidRDefault="00625F5F" w:rsidP="005A5332">
            <w:pPr>
              <w:tabs>
                <w:tab w:val="left" w:pos="1905"/>
              </w:tabs>
              <w:spacing w:line="276" w:lineRule="auto"/>
              <w:rPr>
                <w:rFonts w:asciiTheme="minorHAnsi" w:hAnsiTheme="minorHAnsi"/>
              </w:rPr>
            </w:pPr>
            <w:r>
              <w:rPr>
                <w:rFonts w:asciiTheme="minorHAnsi" w:hAnsiTheme="minorHAnsi"/>
              </w:rPr>
              <w:t xml:space="preserve">Dokument. der beskriver et bestemt lægemiddels egenskaber og de betingelser, der knytter sig til brugen af det. Det er godkendt af Lægemiddelstyrelsen og danner grundlaget for information til sundhedspersonale om, hvordan lægemidlet bruges sikkert og effektivt.</w:t>
            </w:r>
          </w:p>
          <w:p w14:paraId="7B744E5D" w14:textId="09E170B8" w:rsidR="002E4FA7" w:rsidRPr="000D03AB" w:rsidRDefault="002E4FA7" w:rsidP="005A5332">
            <w:pPr>
              <w:tabs>
                <w:tab w:val="left" w:pos="1905"/>
              </w:tabs>
              <w:spacing w:line="276" w:lineRule="auto"/>
              <w:rPr>
                <w:rFonts w:asciiTheme="minorHAnsi" w:hAnsiTheme="minorHAnsi"/>
              </w:rPr>
            </w:pPr>
          </w:p>
        </w:tc>
      </w:tr>
      <w:tr w:rsidR="00D27645" w:rsidRPr="000D03AB" w14:paraId="6DFF698F" w14:textId="77777777" w:rsidTr="7F63DB0C">
        <w:trPr>
          <w:trHeight w:val="300"/>
        </w:trPr>
        <w:tc>
          <w:tcPr>
            <w:tcW w:w="2732" w:type="dxa"/>
          </w:tcPr>
          <w:p w14:paraId="29BF29E3" w14:textId="76E9D895" w:rsidR="00D27645" w:rsidRPr="000D03AB" w:rsidRDefault="00625F5F" w:rsidP="005A5332">
            <w:pPr>
              <w:spacing w:line="276" w:lineRule="auto"/>
              <w:rPr>
                <w:rFonts w:asciiTheme="minorHAnsi" w:hAnsiTheme="minorHAnsi"/>
                <w:b/>
                <w:bCs/>
              </w:rPr>
            </w:pPr>
            <w:r>
              <w:rPr>
                <w:rFonts w:asciiTheme="minorHAnsi" w:hAnsiTheme="minorHAnsi"/>
                <w:b/>
                <w:bCs/>
              </w:rPr>
              <w:t>Produktionsdyr</w:t>
            </w:r>
          </w:p>
        </w:tc>
        <w:tc>
          <w:tcPr>
            <w:tcW w:w="6167" w:type="dxa"/>
          </w:tcPr>
          <w:p w14:paraId="41F108E8" w14:textId="688CA6E8" w:rsidR="00D27645" w:rsidRPr="000D03AB" w:rsidRDefault="00625F5F" w:rsidP="005A5332">
            <w:pPr>
              <w:spacing w:line="276" w:lineRule="auto"/>
              <w:rPr>
                <w:rFonts w:asciiTheme="minorHAnsi" w:hAnsiTheme="minorHAnsi"/>
              </w:rPr>
            </w:pPr>
            <w:r>
              <w:rPr>
                <w:rFonts w:asciiTheme="minorHAnsi" w:hAnsiTheme="minorHAnsi"/>
              </w:rPr>
              <w:t xml:space="preserve">Et produktionsdyr er et dyr, der </w:t>
            </w:r>
            <w:r>
              <w:rPr>
                <w:rStyle w:val="Strk"/>
                <w:rFonts w:asciiTheme="minorHAnsi" w:hAnsiTheme="minorHAnsi"/>
                <w:b w:val="0"/>
                <w:bCs w:val="0"/>
              </w:rPr>
              <w:t>holdes for at levere salgbare produkter</w:t>
            </w:r>
            <w:r>
              <w:rPr>
                <w:rFonts w:asciiTheme="minorHAnsi" w:hAnsiTheme="minorHAnsi"/>
                <w:b/>
                <w:bCs/>
              </w:rPr>
              <w:t xml:space="preserve"> </w:t>
            </w:r>
            <w:r>
              <w:rPr>
                <w:rFonts w:asciiTheme="minorHAnsi" w:hAnsiTheme="minorHAnsi"/>
              </w:rPr>
              <w:t xml:space="preserve">som kød, mælk, æg, skind, uld eller pels, og som derfor typisk indgår i større besætninger. Det er FVST, der definerer, hvilke dyr der er produktionsdyr og som er omfattet af regler for landbrugsproduktion, dyrevelfærd og fødevaresikkerhed. Krav om CHR-nummer.</w:t>
            </w:r>
          </w:p>
          <w:p w14:paraId="25B6B9B7" w14:textId="47560307" w:rsidR="002E4FA7" w:rsidRPr="000D03AB" w:rsidRDefault="002E4FA7" w:rsidP="005A5332">
            <w:pPr>
              <w:spacing w:line="276" w:lineRule="auto"/>
              <w:rPr>
                <w:rFonts w:asciiTheme="minorHAnsi" w:hAnsiTheme="minorHAnsi"/>
              </w:rPr>
            </w:pPr>
          </w:p>
        </w:tc>
      </w:tr>
      <w:tr w:rsidR="00D27645" w:rsidRPr="000D03AB" w14:paraId="6014212F" w14:textId="77777777" w:rsidTr="7F63DB0C">
        <w:trPr>
          <w:trHeight w:val="300"/>
        </w:trPr>
        <w:tc>
          <w:tcPr>
            <w:tcW w:w="2732" w:type="dxa"/>
          </w:tcPr>
          <w:p w14:paraId="03755418" w14:textId="32EA8600" w:rsidR="00D27645" w:rsidRPr="000D03AB" w:rsidRDefault="00625F5F" w:rsidP="005A5332">
            <w:pPr>
              <w:spacing w:line="276" w:lineRule="auto"/>
              <w:rPr>
                <w:rFonts w:asciiTheme="minorHAnsi" w:hAnsiTheme="minorHAnsi"/>
                <w:b/>
                <w:bCs/>
              </w:rPr>
            </w:pPr>
            <w:r>
              <w:rPr>
                <w:rFonts w:asciiTheme="minorHAnsi" w:hAnsiTheme="minorHAnsi"/>
                <w:b/>
                <w:bCs/>
              </w:rPr>
              <w:t>Recept</w:t>
            </w:r>
          </w:p>
        </w:tc>
        <w:tc>
          <w:tcPr>
            <w:tcW w:w="6167" w:type="dxa"/>
          </w:tcPr>
          <w:p w14:paraId="542D0EAA" w14:textId="5F987AAE" w:rsidR="00D27645" w:rsidRPr="000D03AB" w:rsidRDefault="00625F5F" w:rsidP="005A5332">
            <w:pPr>
              <w:spacing w:line="276" w:lineRule="auto"/>
              <w:rPr>
                <w:rFonts w:asciiTheme="minorHAnsi" w:hAnsiTheme="minorHAnsi"/>
              </w:rPr>
            </w:pPr>
            <w:r>
              <w:rPr>
                <w:rFonts w:asciiTheme="minorHAnsi" w:hAnsiTheme="minorHAnsi"/>
                <w:highlight w:val="white"/>
              </w:rPr>
              <w:t xml:space="preserve">Anvisning fra hertil autoriseret person til apotek eller §39 Vet forhandler af liberaliserede lægemidler om udlevering af et eller flere lægemidler</w:t>
            </w:r>
            <w:r>
              <w:rPr>
                <w:rFonts w:asciiTheme="minorHAnsi" w:hAnsiTheme="minorHAnsi"/>
              </w:rPr>
              <w:t>.</w:t>
            </w:r>
          </w:p>
          <w:p w14:paraId="4727E1F4" w14:textId="66C9F233" w:rsidR="002E4FA7" w:rsidRPr="000D03AB" w:rsidRDefault="002E4FA7" w:rsidP="005A5332">
            <w:pPr>
              <w:spacing w:line="276" w:lineRule="auto"/>
              <w:rPr>
                <w:rFonts w:asciiTheme="minorHAnsi" w:hAnsiTheme="minorHAnsi"/>
              </w:rPr>
            </w:pPr>
          </w:p>
        </w:tc>
      </w:tr>
      <w:tr w:rsidR="00D27645" w:rsidRPr="000D03AB" w14:paraId="329FB5B2" w14:textId="77777777" w:rsidTr="7F63DB0C">
        <w:trPr>
          <w:trHeight w:val="300"/>
        </w:trPr>
        <w:tc>
          <w:tcPr>
            <w:tcW w:w="2732" w:type="dxa"/>
          </w:tcPr>
          <w:p w14:paraId="44B53CAB" w14:textId="7454D6BE" w:rsidR="00D27645" w:rsidRPr="000D03AB" w:rsidRDefault="00625F5F" w:rsidP="005A5332">
            <w:pPr>
              <w:spacing w:line="276" w:lineRule="auto"/>
              <w:rPr>
                <w:rFonts w:asciiTheme="minorHAnsi" w:hAnsiTheme="minorHAnsi"/>
                <w:b/>
                <w:bCs/>
              </w:rPr>
            </w:pPr>
            <w:r>
              <w:rPr>
                <w:rFonts w:asciiTheme="minorHAnsi" w:hAnsiTheme="minorHAnsi"/>
                <w:b/>
                <w:bCs/>
              </w:rPr>
              <w:t>Stamdata</w:t>
            </w:r>
          </w:p>
        </w:tc>
        <w:tc>
          <w:tcPr>
            <w:tcW w:w="6167" w:type="dxa"/>
          </w:tcPr>
          <w:p w14:paraId="6752BA12" w14:textId="77777777" w:rsidR="00D27645" w:rsidRPr="000D03AB" w:rsidRDefault="00625F5F" w:rsidP="005A5332">
            <w:pPr>
              <w:spacing w:line="276" w:lineRule="auto"/>
              <w:rPr>
                <w:rFonts w:asciiTheme="minorHAnsi" w:hAnsiTheme="minorHAnsi"/>
              </w:rPr>
            </w:pPr>
            <w:r>
              <w:rPr>
                <w:rFonts w:asciiTheme="minorHAnsi" w:hAnsiTheme="minorHAnsi"/>
                <w:highlight w:val="white"/>
              </w:rPr>
              <w:t>Stamdata er specifikke og meningsfulde for en specifik organisation uden anden data til at støtte det.</w:t>
            </w:r>
          </w:p>
          <w:p w14:paraId="77E54BF4" w14:textId="518AD2DD" w:rsidR="002E4FA7" w:rsidRPr="000D03AB" w:rsidRDefault="002E4FA7" w:rsidP="005A5332">
            <w:pPr>
              <w:spacing w:line="276" w:lineRule="auto"/>
              <w:rPr>
                <w:rFonts w:asciiTheme="minorHAnsi" w:hAnsiTheme="minorHAnsi"/>
              </w:rPr>
            </w:pPr>
          </w:p>
        </w:tc>
      </w:tr>
      <w:tr w:rsidR="00D27645" w:rsidRPr="000D03AB" w14:paraId="0E9A785E" w14:textId="77777777" w:rsidTr="7F63DB0C">
        <w:trPr>
          <w:trHeight w:val="300"/>
        </w:trPr>
        <w:tc>
          <w:tcPr>
            <w:tcW w:w="2732" w:type="dxa"/>
          </w:tcPr>
          <w:p w14:paraId="7A3887D5" w14:textId="0140D272" w:rsidR="00D27645" w:rsidRPr="000D03AB" w:rsidRDefault="00625F5F" w:rsidP="005A5332">
            <w:pPr>
              <w:spacing w:line="276" w:lineRule="auto"/>
              <w:rPr>
                <w:rFonts w:asciiTheme="minorHAnsi" w:hAnsiTheme="minorHAnsi"/>
                <w:b/>
                <w:bCs/>
              </w:rPr>
            </w:pPr>
            <w:r>
              <w:rPr>
                <w:rFonts w:asciiTheme="minorHAnsi" w:hAnsiTheme="minorHAnsi"/>
                <w:b/>
                <w:bCs/>
              </w:rPr>
              <w:t>Tilbageholdelsestid</w:t>
            </w:r>
          </w:p>
        </w:tc>
        <w:tc>
          <w:tcPr>
            <w:tcW w:w="6167" w:type="dxa"/>
          </w:tcPr>
          <w:p w14:paraId="2F019ACA" w14:textId="6BB941E4" w:rsidR="00625F5F" w:rsidRPr="000D03AB" w:rsidRDefault="00625F5F" w:rsidP="005A5332">
            <w:pPr>
              <w:spacing w:line="276" w:lineRule="auto"/>
              <w:rPr>
                <w:rFonts w:asciiTheme="minorHAnsi" w:hAnsiTheme="minorHAnsi"/>
              </w:rPr>
            </w:pPr>
            <w:r>
              <w:rPr>
                <w:rFonts w:asciiTheme="minorHAnsi" w:hAnsiTheme="minorHAnsi"/>
              </w:rPr>
              <w:t>Den tid, som mindst skal forløbe mellem den sidste behandling af et dyr med et veterinærlægemiddel, indtil dette dyr må anvendes til fremstilling af fødevarer, og som ved normal forskriftsmæssig brug er nødvendig for at sikre, at sådanne fødevarer ikke indeholder restkoncentrationer i mængder, som er skadelige for folkesundheden.</w:t>
            </w:r>
          </w:p>
          <w:p w14:paraId="65BFEAAA" w14:textId="77777777" w:rsidR="00D27645" w:rsidRPr="000D03AB" w:rsidRDefault="00D27645" w:rsidP="005A5332">
            <w:pPr>
              <w:spacing w:line="276" w:lineRule="auto"/>
              <w:ind w:firstLine="1304"/>
              <w:rPr>
                <w:rFonts w:asciiTheme="minorHAnsi" w:hAnsiTheme="minorHAnsi"/>
              </w:rPr>
            </w:pPr>
          </w:p>
        </w:tc>
      </w:tr>
      <w:tr w:rsidR="00625F5F" w:rsidRPr="000D03AB" w14:paraId="5E5BBB97" w14:textId="77777777" w:rsidTr="7F63DB0C">
        <w:trPr>
          <w:trHeight w:val="300"/>
        </w:trPr>
        <w:tc>
          <w:tcPr>
            <w:tcW w:w="2732" w:type="dxa"/>
          </w:tcPr>
          <w:p w14:paraId="217D2C00" w14:textId="7A8CFEF0" w:rsidR="00625F5F" w:rsidRPr="000D03AB" w:rsidRDefault="00625F5F" w:rsidP="005A5332">
            <w:pPr>
              <w:spacing w:line="276" w:lineRule="auto"/>
              <w:rPr>
                <w:rFonts w:asciiTheme="minorHAnsi" w:hAnsiTheme="minorHAnsi"/>
                <w:b/>
                <w:bCs/>
              </w:rPr>
            </w:pPr>
            <w:r>
              <w:rPr>
                <w:rFonts w:asciiTheme="minorHAnsi" w:hAnsiTheme="minorHAnsi"/>
                <w:b/>
                <w:bCs/>
              </w:rPr>
              <w:lastRenderedPageBreak/>
              <w:t>Tillægsbevilling</w:t>
            </w:r>
          </w:p>
        </w:tc>
        <w:tc>
          <w:tcPr>
            <w:tcW w:w="6167" w:type="dxa"/>
          </w:tcPr>
          <w:p w14:paraId="535A1435" w14:textId="77777777" w:rsidR="00625F5F" w:rsidRPr="000D03AB" w:rsidRDefault="00662B72" w:rsidP="005A5332">
            <w:pPr>
              <w:spacing w:line="276" w:lineRule="auto"/>
              <w:rPr>
                <w:rFonts w:asciiTheme="minorHAnsi" w:hAnsiTheme="minorHAnsi"/>
              </w:rPr>
            </w:pPr>
            <w:r>
              <w:rPr>
                <w:rFonts w:asciiTheme="minorHAnsi" w:hAnsiTheme="minorHAnsi"/>
              </w:rPr>
              <w:t xml:space="preserve">Når apotekeren tildeles en supplerende enhed til sin Apoteksbevilling. </w:t>
            </w:r>
          </w:p>
          <w:p w14:paraId="5A0DCC19" w14:textId="744DD0BB" w:rsidR="002E4FA7" w:rsidRPr="000D03AB" w:rsidRDefault="002E4FA7" w:rsidP="005A5332">
            <w:pPr>
              <w:spacing w:line="276" w:lineRule="auto"/>
              <w:rPr>
                <w:rFonts w:asciiTheme="minorHAnsi" w:hAnsiTheme="minorHAnsi"/>
              </w:rPr>
            </w:pPr>
          </w:p>
        </w:tc>
      </w:tr>
      <w:tr w:rsidR="00625F5F" w:rsidRPr="000D03AB" w14:paraId="233C3563" w14:textId="77777777" w:rsidTr="7F63DB0C">
        <w:trPr>
          <w:trHeight w:val="300"/>
        </w:trPr>
        <w:tc>
          <w:tcPr>
            <w:tcW w:w="2732" w:type="dxa"/>
          </w:tcPr>
          <w:p w14:paraId="275C0642" w14:textId="70D408F7" w:rsidR="00625F5F" w:rsidRPr="000D03AB" w:rsidRDefault="00625F5F" w:rsidP="005A5332">
            <w:pPr>
              <w:spacing w:line="276" w:lineRule="auto"/>
              <w:rPr>
                <w:rFonts w:asciiTheme="minorHAnsi" w:hAnsiTheme="minorHAnsi"/>
                <w:b/>
                <w:bCs/>
              </w:rPr>
            </w:pPr>
            <w:r>
              <w:rPr>
                <w:rFonts w:asciiTheme="minorHAnsi" w:hAnsiTheme="minorHAnsi"/>
                <w:b/>
                <w:bCs/>
              </w:rPr>
              <w:t>Udlevering</w:t>
            </w:r>
          </w:p>
        </w:tc>
        <w:tc>
          <w:tcPr>
            <w:tcW w:w="6167" w:type="dxa"/>
          </w:tcPr>
          <w:p w14:paraId="5E523275" w14:textId="43A271F9" w:rsidR="00625F5F" w:rsidRPr="000D03AB" w:rsidRDefault="005A653E" w:rsidP="005A5332">
            <w:pPr>
              <w:spacing w:line="276" w:lineRule="auto"/>
              <w:rPr>
                <w:rFonts w:asciiTheme="minorHAnsi" w:hAnsiTheme="minorHAnsi"/>
              </w:rPr>
            </w:pPr>
            <w:r>
              <w:rPr>
                <w:rFonts w:asciiTheme="minorHAnsi" w:hAnsiTheme="minorHAnsi"/>
              </w:rPr>
              <w:t xml:space="preserve">Den aktivitet, hvor en medarbejder på et apotek eller hos §39 vet-forhandler udleverer et eller flere lægemidler i forlængelse af en ekspedition af en recept.</w:t>
            </w:r>
          </w:p>
          <w:p w14:paraId="1068E595" w14:textId="41C61B9B" w:rsidR="002E4FA7" w:rsidRPr="000D03AB" w:rsidRDefault="002E4FA7" w:rsidP="005A5332">
            <w:pPr>
              <w:spacing w:line="276" w:lineRule="auto"/>
              <w:rPr>
                <w:rFonts w:asciiTheme="minorHAnsi" w:hAnsiTheme="minorHAnsi"/>
              </w:rPr>
            </w:pPr>
          </w:p>
        </w:tc>
      </w:tr>
      <w:tr w:rsidR="00625F5F" w:rsidRPr="000D03AB" w14:paraId="541A8784" w14:textId="77777777" w:rsidTr="7F63DB0C">
        <w:trPr>
          <w:trHeight w:val="300"/>
        </w:trPr>
        <w:tc>
          <w:tcPr>
            <w:tcW w:w="2732" w:type="dxa"/>
          </w:tcPr>
          <w:p w14:paraId="303BF67D" w14:textId="1ECA140A" w:rsidR="00625F5F" w:rsidRPr="000D03AB" w:rsidRDefault="005A653E" w:rsidP="005A5332">
            <w:pPr>
              <w:spacing w:line="276" w:lineRule="auto"/>
              <w:rPr>
                <w:rFonts w:asciiTheme="minorHAnsi" w:hAnsiTheme="minorHAnsi"/>
                <w:b/>
                <w:bCs/>
              </w:rPr>
            </w:pPr>
            <w:r>
              <w:rPr>
                <w:rFonts w:asciiTheme="minorHAnsi" w:hAnsiTheme="minorHAnsi"/>
                <w:b/>
                <w:bCs/>
              </w:rPr>
              <w:t>VetStat</w:t>
            </w:r>
          </w:p>
        </w:tc>
        <w:tc>
          <w:tcPr>
            <w:tcW w:w="6167" w:type="dxa"/>
          </w:tcPr>
          <w:p w14:paraId="0505C7EB" w14:textId="77777777" w:rsidR="00625F5F" w:rsidRPr="000D03AB" w:rsidRDefault="005A653E" w:rsidP="005A5332">
            <w:pPr>
              <w:spacing w:line="276" w:lineRule="auto"/>
              <w:rPr>
                <w:rFonts w:asciiTheme="minorHAnsi" w:hAnsiTheme="minorHAnsi"/>
                <w:lang w:eastAsia="da-DK"/>
              </w:rPr>
            </w:pPr>
            <w:r>
              <w:rPr>
                <w:rFonts w:asciiTheme="minorHAnsi" w:hAnsiTheme="minorHAnsi"/>
                <w:lang w:eastAsia="da-DK"/>
              </w:rPr>
              <w:t xml:space="preserve">VetStat er det danske veterinære lægemiddel- og dyrlægeregister, som samler databasen over alle receptpligtige lægemidler solgt til dyr i Danmark, det danske dyrlægeregister og registeret over dyrlægepraksis og sundhedsrådgivningsaftaler. </w:t>
            </w:r>
          </w:p>
          <w:p w14:paraId="076BF820" w14:textId="7F7E6971" w:rsidR="002E4FA7" w:rsidRPr="000D03AB" w:rsidRDefault="002E4FA7" w:rsidP="005A5332">
            <w:pPr>
              <w:spacing w:line="276" w:lineRule="auto"/>
              <w:rPr>
                <w:rFonts w:asciiTheme="minorHAnsi" w:hAnsiTheme="minorHAnsi"/>
              </w:rPr>
            </w:pPr>
          </w:p>
        </w:tc>
      </w:tr>
      <w:tr w:rsidR="00625F5F" w:rsidRPr="000D03AB" w14:paraId="3B869389" w14:textId="77777777" w:rsidTr="7F63DB0C">
        <w:trPr>
          <w:trHeight w:val="300"/>
        </w:trPr>
        <w:tc>
          <w:tcPr>
            <w:tcW w:w="2732" w:type="dxa"/>
          </w:tcPr>
          <w:p w14:paraId="552B54EE" w14:textId="260EF290" w:rsidR="00625F5F" w:rsidRPr="000D03AB" w:rsidRDefault="005A653E" w:rsidP="005A5332">
            <w:pPr>
              <w:spacing w:line="276" w:lineRule="auto"/>
              <w:rPr>
                <w:b/>
                <w:bCs/>
              </w:rPr>
            </w:pPr>
            <w:r>
              <w:rPr>
                <w:b/>
                <w:bCs/>
              </w:rPr>
              <w:t>§39 vet-forhandler</w:t>
            </w:r>
          </w:p>
        </w:tc>
        <w:tc>
          <w:tcPr>
            <w:tcW w:w="6167" w:type="dxa"/>
          </w:tcPr>
          <w:p w14:paraId="74486AC1" w14:textId="77777777" w:rsidR="00625F5F" w:rsidRPr="000D03AB" w:rsidRDefault="005A653E" w:rsidP="005A5332">
            <w:pPr>
              <w:spacing w:line="276" w:lineRule="auto"/>
            </w:pPr>
            <w:r>
              <w:t xml:space="preserve">Virksomheder, der har en §39-tilladelse til at sælge og distribuere lægemidler til produktionsdyr.</w:t>
            </w:r>
          </w:p>
          <w:p w14:paraId="7A66242C" w14:textId="466F5B62" w:rsidR="002E4FA7" w:rsidRPr="000D03AB" w:rsidRDefault="002E4FA7" w:rsidP="005A5332">
            <w:pPr>
              <w:spacing w:line="276" w:lineRule="auto"/>
            </w:pPr>
          </w:p>
        </w:tc>
      </w:tr>
    </w:tbl>
    <w:p w14:paraId="6EA6041E" w14:textId="77777777" w:rsidR="009C658B" w:rsidRPr="000D03AB" w:rsidRDefault="009C658B" w:rsidP="00971714">
      <w:pPr>
        <w:spacing w:line="276" w:lineRule="auto"/>
        <w:rPr>
          <w:highlight w:val="yellow"/>
        </w:rPr>
      </w:pPr>
    </w:p>
    <w:p w14:paraId="71F8F75E" w14:textId="25D490E9" w:rsidR="009C658B" w:rsidRPr="000D03AB" w:rsidRDefault="009C658B" w:rsidP="00971714">
      <w:pPr>
        <w:spacing w:line="276" w:lineRule="auto"/>
        <w:rPr>
          <w:rFonts w:ascii="Arial" w:eastAsia="Arial" w:hAnsi="Arial" w:cs="Arial"/>
          <w:color w:val="000000"/>
          <w:sz w:val="22"/>
          <w:szCs w:val="22"/>
        </w:rPr>
      </w:pPr>
    </w:p>
    <w:sectPr w:rsidR="009C658B" w:rsidRPr="000D03AB" w:rsidSect="003D32A2">
      <w:footerReference w:type="even" r:id="rId24"/>
      <w:footerReference w:type="default" r:id="rId25"/>
      <w:footerReference w:type="first" r:id="rId26"/>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23F51" w14:textId="77777777" w:rsidR="00885B8D" w:rsidRDefault="00885B8D" w:rsidP="009E4B94">
      <w:pPr>
        <w:spacing w:line="240" w:lineRule="auto"/>
      </w:pPr>
      <w:r>
        <w:separator/>
      </w:r>
    </w:p>
  </w:endnote>
  <w:endnote w:type="continuationSeparator" w:id="0">
    <w:p w14:paraId="262A149D" w14:textId="77777777" w:rsidR="00885B8D" w:rsidRDefault="00885B8D" w:rsidP="009E4B94">
      <w:pPr>
        <w:spacing w:line="240" w:lineRule="auto"/>
      </w:pPr>
      <w:r>
        <w:continuationSeparator/>
      </w:r>
    </w:p>
  </w:endnote>
  <w:endnote w:type="continuationNotice" w:id="1">
    <w:p w14:paraId="4C799056" w14:textId="77777777" w:rsidR="00885B8D" w:rsidRDefault="00885B8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5FE4E0B2" w:rsidR="00E3601A" w:rsidRDefault="00E3601A" w:rsidP="008D2FBD">
    <w:pPr>
      <w:pStyle w:val="Sidefod"/>
    </w:pPr>
    <w:r>
      <w:rPr>
        <w:noProof/>
        <w:color w:val="2B579A"/>
        <w:shd w:val="clear" w:color="auto" w:fill="E6E6E6"/>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5854DB5B" w:rsidR="00E3601A" w:rsidRDefault="00E3601A" w:rsidP="008D2FBD">
                          <w:pPr>
                            <w:pStyle w:val="Sidefod"/>
                          </w:pPr>
                          <w:r>
                            <w:rPr>
                              <w:color w:val="2B579A"/>
                              <w:shd w:val="clear" w:color="auto" w:fill="E6E6E6"/>
                            </w:rPr>
                            <w:fldChar w:fldCharType="begin"/>
                          </w:r>
                          <w:r>
                            <w:instrText xml:space="preserve"> PAGE  </w:instrText>
                          </w:r>
                          <w:r>
                            <w:rPr>
                              <w:color w:val="2B579A"/>
                              <w:shd w:val="clear" w:color="auto" w:fill="E6E6E6"/>
                            </w:rPr>
                            <w:fldChar w:fldCharType="separate"/>
                          </w:r>
                          <w:r>
                            <w:rPr>
                              <w:noProof/>
                            </w:rPr>
                            <w:t>2</w:t>
                          </w:r>
                          <w:r>
                            <w:rPr>
                              <w:color w:val="2B579A"/>
                              <w:shd w:val="clear" w:color="auto" w:fill="E6E6E6"/>
                            </w:rPr>
                            <w:fldChar w:fldCharType="end"/>
                          </w:r>
                          <w:r>
                            <w:t>/</w:t>
                          </w:r>
                          <w:r>
                            <w:fldChar w:fldCharType="begin"/>
                          </w:r>
                          <w:r>
                            <w:instrText>SECTIONPAGES</w:instrText>
                          </w:r>
                          <w:r>
                            <w:fldChar w:fldCharType="separate"/>
                          </w:r>
                          <w:r>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B8B69C" id="_x0000_t202" coordsize="21600,21600" o:spt="202" path="m,l,21600r21600,l21600,xe">
              <v:stroke joinstyle="miter"/>
              <v:path gradientshapeok="t" o:connecttype="rect"/>
            </v:shapetype>
            <v:shape id="Text Box 1" o:spid="_x0000_s1029"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" filled="f" fillcolor="white [3201]" stroked="f" strokeweight=".5pt">
              <v:textbox inset="0,0,0,0">
                <w:txbxContent>
                  <w:p w14:paraId="43A059C0" w14:textId="5854DB5B" w:rsidR="00E3601A" w:rsidRDefault="00E3601A" w:rsidP="008D2FBD">
                    <w:pPr>
                      <w:pStyle w:val="Sidefod"/>
                    </w:pPr>
                    <w:r>
                      <w:rPr>
                        <w:color w:val="2B579A"/>
                        <w:shd w:val="clear" w:color="auto" w:fill="E6E6E6"/>
                      </w:rPr>
                      <w:fldChar w:fldCharType="begin"/>
                    </w:r>
                    <w:r>
                      <w:instrText xml:space="preserve"> PAGE  </w:instrText>
                    </w:r>
                    <w:r>
                      <w:rPr>
                        <w:color w:val="2B579A"/>
                        <w:shd w:val="clear" w:color="auto" w:fill="E6E6E6"/>
                      </w:rPr>
                      <w:fldChar w:fldCharType="separate"/>
                    </w:r>
                    <w:r>
                      <w:rPr>
                        <w:noProof/>
                      </w:rPr>
                      <w:t>2</w:t>
                    </w:r>
                    <w:r>
                      <w:rPr>
                        <w:color w:val="2B579A"/>
                        <w:shd w:val="clear" w:color="auto" w:fill="E6E6E6"/>
                      </w:rPr>
                      <w:fldChar w:fldCharType="end"/>
                    </w:r>
                    <w:r>
                      <w:t>/</w:t>
                    </w:r>
                    <w:r>
                      <w:fldChar w:fldCharType="begin"/>
                    </w:r>
                    <w:r>
                      <w:instrText>SECTIONPAGES</w:instrText>
                    </w:r>
                    <w:r>
                      <w:fldChar w:fldCharType="separate"/>
                    </w:r>
                    <w:r>
                      <w:rPr>
                        <w:noProof/>
                      </w:rPr>
                      <w:t>1</w:t>
                    </w:r>
                    <w:r>
                      <w:fldChar w:fldCharType="end"/>
                    </w:r>
                  </w:p>
                </w:txbxContent>
              </v:textbox>
              <w10:wrap anchorx="margin" anchory="page"/>
            </v:shape>
          </w:pict>
        </mc:Fallback>
      </mc:AlternateContent>
    </w:r>
    <w:r>
      <w:rPr>
        <w:noProof/>
        <w:color w:val="2B579A"/>
        <w:shd w:val="clear" w:color="auto" w:fill="E6E6E6"/>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Text Box 5"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W w:w="6804" w:type="dxa"/>
                            <w:jc w:val="right"/>
                            <w:tblLayout w:type="fixed"/>
                            <w:tblCellMar>
                              <w:left w:w="0" w:type="dxa"/>
                              <w:right w:w="0" w:type="dxa"/>
                            </w:tblCellMar>
                            <w:tblLook w:val="04A0" w:firstRow="1" w:lastRow="0" w:firstColumn="1" w:lastColumn="0" w:noHBand="0" w:noVBand="1"/>
                          </w:tblPr>
                          <w:tblGrid>
                            <w:gridCol w:w="6804"/>
                          </w:tblGrid>
                          <w:tr w:rsidR="00E3601A" w:rsidRPr="00926D1C" w14:paraId="63DF344C" w14:textId="77777777" w:rsidTr="008D2FBD">
                            <w:trPr>
                              <w:trHeight w:val="482"/>
                              <w:jc w:val="right"/>
                            </w:trPr>
                            <w:tc>
                              <w:tcPr>
                                <w:tcW w:w="6804" w:type="dxa"/>
                                <w:vAlign w:val="bottom"/>
                              </w:tcPr>
                              <w:p w14:paraId="066ECDF0" w14:textId="08D0640D" w:rsidR="00E3601A" w:rsidRPr="00926D1C" w:rsidRDefault="00E3601A" w:rsidP="008D2FBD">
                                <w:pPr>
                                  <w:pStyle w:val="Template-FilePath"/>
                                  <w:jc w:val="right"/>
                                </w:pPr>
                                <w:r>
                                  <w:rPr>
                                    <w:color w:val="2B579A"/>
                                    <w:shd w:val="clear" w:color="auto" w:fill="E6E6E6"/>
                                  </w:rPr>
                                  <w:fldChar w:fldCharType="begin"/>
                                </w:r>
                                <w:r w:rsidRPr="00BF03ED">
                                  <w:instrText xml:space="preserve"> FILENAME  \p </w:instrText>
                                </w:r>
                                <w:r>
                                  <w:rPr>
                                    <w:color w:val="2B579A"/>
                                    <w:shd w:val="clear" w:color="auto" w:fill="E6E6E6"/>
                                  </w:rPr>
                                  <w:fldChar w:fldCharType="separate"/>
                                </w:r>
                                <w:r w:rsidR="0042148C">
                                  <w:t>https://projektrum2.dkma.dk/FORIT/leopard/LEOPARD  Dokumenter/Digital Veterinær Receptserver/3. Gennemførelsesfase/Udbud/Dokumenter/Udbudsbilag/xx. Bilag 03A_Kravspecifikation - LMST arbejdsversion v.17-03-26.docx</w:t>
                                </w:r>
                                <w:r>
                                  <w:rPr>
                                    <w:color w:val="2B579A"/>
                                    <w:shd w:val="clear" w:color="auto" w:fill="E6E6E6"/>
                                  </w:rPr>
                                  <w:fldChar w:fldCharType="end"/>
                                </w:r>
                              </w:p>
                            </w:tc>
                          </w:tr>
                        </w:tbl>
                        <w:p w14:paraId="04E625B9" w14:textId="77777777" w:rsidR="00E3601A" w:rsidRPr="00926D1C" w:rsidRDefault="00E3601A" w:rsidP="008D2FBD">
                          <w:pPr>
                            <w:pStyle w:val="Sidefod"/>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Text Box 5" o:spid="_x0000_s1030"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" filled="f" fillcolor="white [3201]" stroked="f" strokeweight=".5pt">
              <v:textbox inset="0,0,0,0">
                <w:txbxContent>
                  <w:tbl>
                    <w:tblPr>
                      <w:tblW w:w="6804" w:type="dxa"/>
                      <w:jc w:val="right"/>
                      <w:tblLayout w:type="fixed"/>
                      <w:tblCellMar>
                        <w:left w:w="0" w:type="dxa"/>
                        <w:right w:w="0" w:type="dxa"/>
                      </w:tblCellMar>
                      <w:tblLook w:val="04A0" w:firstRow="1" w:lastRow="0" w:firstColumn="1" w:lastColumn="0" w:noHBand="0" w:noVBand="1"/>
                    </w:tblPr>
                    <w:tblGrid>
                      <w:gridCol w:w="6804"/>
                    </w:tblGrid>
                    <w:tr w:rsidR="00E3601A" w:rsidRPr="00926D1C" w14:paraId="63DF344C" w14:textId="77777777" w:rsidTr="008D2FBD">
                      <w:trPr>
                        <w:trHeight w:val="482"/>
                        <w:jc w:val="right"/>
                      </w:trPr>
                      <w:tc>
                        <w:tcPr>
                          <w:tcW w:w="6804" w:type="dxa"/>
                          <w:vAlign w:val="bottom"/>
                        </w:tcPr>
                        <w:p w14:paraId="066ECDF0" w14:textId="08D0640D" w:rsidR="00E3601A" w:rsidRPr="00926D1C" w:rsidRDefault="00E3601A" w:rsidP="008D2FBD">
                          <w:pPr>
                            <w:pStyle w:val="Template-FilePath"/>
                            <w:jc w:val="right"/>
                          </w:pPr>
                          <w:r>
                            <w:rPr>
                              <w:color w:val="2B579A"/>
                              <w:shd w:val="clear" w:color="auto" w:fill="E6E6E6"/>
                            </w:rPr>
                            <w:fldChar w:fldCharType="begin"/>
                          </w:r>
                          <w:r w:rsidRPr="00BF03ED">
                            <w:instrText xml:space="preserve"> FILENAME  \p </w:instrText>
                          </w:r>
                          <w:r>
                            <w:rPr>
                              <w:color w:val="2B579A"/>
                              <w:shd w:val="clear" w:color="auto" w:fill="E6E6E6"/>
                            </w:rPr>
                            <w:fldChar w:fldCharType="separate"/>
                          </w:r>
                          <w:r w:rsidR="0042148C">
                            <w:t>https://projektrum2.dkma.dk/FORIT/leopard/LEOPARD  Dokumenter/Digital Veterinær Receptserver/3. Gennemførelsesfase/Udbud/Dokumenter/Udbudsbilag/xx. Bilag 03A_Kravspecifikation - LMST arbejdsversion v.17-03-26.docx</w:t>
                          </w:r>
                          <w:r>
                            <w:rPr>
                              <w:color w:val="2B579A"/>
                              <w:shd w:val="clear" w:color="auto" w:fill="E6E6E6"/>
                            </w:rPr>
                            <w:fldChar w:fldCharType="end"/>
                          </w:r>
                        </w:p>
                      </w:tc>
                    </w:tr>
                  </w:tbl>
                  <w:p w14:paraId="04E625B9" w14:textId="77777777" w:rsidR="00E3601A" w:rsidRPr="00926D1C" w:rsidRDefault="00E3601A" w:rsidP="008D2FBD">
                    <w:pPr>
                      <w:pStyle w:val="Sidefod"/>
                      <w:spacing w:line="14" w:lineRule="exact"/>
                    </w:pPr>
                  </w:p>
                </w:txbxContent>
              </v:textbox>
              <w10:wrap type="square" anchorx="margin" anchory="page"/>
              <w10:anchorlock/>
            </v:shape>
          </w:pict>
        </mc:Fallback>
      </mc:AlternateContent>
    </w:r>
  </w:p>
  <w:tbl>
    <w:tblPr>
      <w:tblW w:w="6824" w:type="dxa"/>
      <w:jc w:val="right"/>
      <w:tblLayout w:type="fixed"/>
      <w:tblCellMar>
        <w:left w:w="0" w:type="dxa"/>
        <w:right w:w="0" w:type="dxa"/>
      </w:tblCellMar>
      <w:tblLook w:val="04A0" w:firstRow="1" w:lastRow="0" w:firstColumn="1" w:lastColumn="0" w:noHBand="0" w:noVBand="1"/>
    </w:tblPr>
    <w:tblGrid>
      <w:gridCol w:w="6824"/>
    </w:tblGrid>
    <w:tr w:rsidR="00E3601A" w14:paraId="19E86F2E" w14:textId="77777777" w:rsidTr="008D2FBD">
      <w:trPr>
        <w:trHeight w:hRule="exact" w:val="284"/>
        <w:jc w:val="right"/>
      </w:trPr>
      <w:tc>
        <w:tcPr>
          <w:tcW w:w="6824" w:type="dxa"/>
          <w:vAlign w:val="bottom"/>
        </w:tcPr>
        <w:p w14:paraId="44C6CE62" w14:textId="77777777" w:rsidR="00E3601A" w:rsidRDefault="00E3601A" w:rsidP="008D2FBD">
          <w:pPr>
            <w:pStyle w:val="Template-DocId"/>
            <w:jc w:val="right"/>
          </w:pPr>
          <w:r>
            <w:t>Doc id</w:t>
          </w:r>
        </w:p>
      </w:tc>
    </w:tr>
  </w:tbl>
  <w:p w14:paraId="04FDE891" w14:textId="77777777" w:rsidR="00E3601A" w:rsidRDefault="00E3601A">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4399BBAC" w:rsidR="00E3601A" w:rsidRPr="00320824" w:rsidRDefault="00E3601A">
    <w:pPr>
      <w:pStyle w:val="Sidefod"/>
    </w:pPr>
    <w:bookmarkStart w:id="28" w:name="ReportLogo"/>
    <w:r>
      <w:rPr>
        <w:noProof/>
        <w:color w:val="2B579A"/>
        <w:shd w:val="clear" w:color="auto" w:fill="E6E6E6"/>
      </w:rPr>
      <w:drawing>
        <wp:anchor distT="0" distB="0" distL="0" distR="0" simplePos="0" relativeHeight="251658242" behindDoc="0" locked="0" layoutInCell="1" allowOverlap="1" wp14:anchorId="6C40D912" wp14:editId="0ED4747D">
          <wp:simplePos x="0" y="0"/>
          <wp:positionH relativeFrom="margin">
            <wp:posOffset>-360000</wp:posOffset>
          </wp:positionH>
          <wp:positionV relativeFrom="page">
            <wp:align>bottom</wp:align>
          </wp:positionV>
          <wp:extent cx="4838684" cy="810000"/>
          <wp:effectExtent l="0" t="0" r="0" b="0"/>
          <wp:wrapNone/>
          <wp:docPr id="18" name="Picture 18"/>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C221" w14:textId="79683DD0" w:rsidR="00E3601A" w:rsidRDefault="00E3601A">
    <w:pPr>
      <w:pStyle w:val="Sidefo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C616" w14:textId="3D776D0D" w:rsidR="00E3601A" w:rsidRDefault="00E3601A">
    <w:pPr>
      <w:pStyle w:val="Sidefo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26CC" w14:textId="25A68E2B" w:rsidR="00E3601A" w:rsidRDefault="00E3601A">
    <w:pPr>
      <w:pStyle w:val="Sidefo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85A6" w14:textId="702D6186" w:rsidR="00E3601A" w:rsidRDefault="00E3601A">
    <w:pPr>
      <w:pStyle w:val="Sidefod"/>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0FE1" w14:textId="3DBE9F90" w:rsidR="00E3601A" w:rsidRDefault="00E3601A" w:rsidP="0084211B">
    <w:pPr>
      <w:pStyle w:val="Sidefod"/>
      <w:tabs>
        <w:tab w:val="clear" w:pos="4819"/>
        <w:tab w:val="center" w:pos="4536"/>
      </w:tabs>
    </w:pPr>
    <w:r w:rsidRPr="00F97A77">
      <w:t xml:space="preserve">Bilag </w:t>
    </w:r>
    <w:r>
      <w:t>3A</w:t>
    </w:r>
    <w:r w:rsidRPr="00F97A77">
      <w:tab/>
    </w:r>
    <w:r>
      <w:t>Kravspecifikation</w:t>
    </w:r>
    <w:r w:rsidRPr="00F97A77">
      <w:t xml:space="preserve"> </w:t>
    </w:r>
    <w:r w:rsidRPr="00F97A77">
      <w:tab/>
      <w:t xml:space="preserve">Side </w:t>
    </w:r>
    <w:r w:rsidRPr="00F97A77">
      <w:rPr>
        <w:color w:val="2B579A"/>
        <w:shd w:val="clear" w:color="auto" w:fill="E6E6E6"/>
      </w:rPr>
      <w:fldChar w:fldCharType="begin"/>
    </w:r>
    <w:r w:rsidRPr="00F97A77">
      <w:instrText>PAGE   \* MERGEFORMAT</w:instrText>
    </w:r>
    <w:r w:rsidRPr="00F97A77">
      <w:rPr>
        <w:color w:val="2B579A"/>
        <w:shd w:val="clear" w:color="auto" w:fill="E6E6E6"/>
      </w:rPr>
      <w:fldChar w:fldCharType="separate"/>
    </w:r>
    <w:r w:rsidRPr="00F97A77">
      <w:t>1</w:t>
    </w:r>
    <w:r w:rsidRPr="00F97A77">
      <w:rPr>
        <w:color w:val="2B579A"/>
        <w:shd w:val="clear" w:color="auto" w:fill="E6E6E6"/>
      </w:rPr>
      <w:fldChar w:fldCharType="end"/>
    </w:r>
  </w:p>
  <w:p w14:paraId="51BF3581" w14:textId="77777777" w:rsidR="00E3601A" w:rsidRDefault="00E3601A">
    <w:pPr>
      <w:pStyle w:val="Sidefod"/>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F836" w14:textId="5F09DA2C" w:rsidR="00E3601A" w:rsidRDefault="00E3601A">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0F9C9" w14:textId="77777777" w:rsidR="00885B8D" w:rsidRDefault="00885B8D" w:rsidP="009E4B94">
      <w:pPr>
        <w:spacing w:line="240" w:lineRule="auto"/>
      </w:pPr>
    </w:p>
  </w:footnote>
  <w:footnote w:type="continuationSeparator" w:id="0">
    <w:p w14:paraId="591D5538" w14:textId="77777777" w:rsidR="00885B8D" w:rsidRDefault="00885B8D" w:rsidP="009E4B94">
      <w:pPr>
        <w:spacing w:line="240" w:lineRule="auto"/>
      </w:pPr>
    </w:p>
  </w:footnote>
  <w:footnote w:type="continuationNotice" w:id="1">
    <w:p w14:paraId="23C53FE1" w14:textId="77777777" w:rsidR="00885B8D" w:rsidRDefault="00885B8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50A46F92" w:rsidR="00E3601A" w:rsidRDefault="00E3601A" w:rsidP="008D2FBD">
    <w:pPr>
      <w:pStyle w:val="Sidehoved"/>
      <w:jc w:val="right"/>
    </w:pPr>
    <w:r w:rsidRPr="0012534C">
      <w:t xml:space="preserve">Ramboll - </w:t>
    </w:r>
    <w:r>
      <w:t>Bilag 3a</w:t>
    </w:r>
  </w:p>
</w:hdr>
</file>

<file path=word/intelligence2.xml><?xml version="1.0" encoding="utf-8"?>
<int2:intelligence xmlns:int2="http://schemas.microsoft.com/office/intelligence/2020/intelligence" xmlns:oel="http://schemas.microsoft.com/office/2019/extlst">
  <int2:observations>
    <int2:textHash int2:hashCode="gFp8YP30vT6KQ5" int2:id="pLh0dYU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9" w15:restartNumberingAfterBreak="0">
    <w:nsid w:val="0DAC1F04"/>
    <w:multiLevelType w:val="hybridMultilevel"/>
    <w:tmpl w:val="0A282392"/>
    <w:lvl w:ilvl="0" w:tplc="2000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13F41C92"/>
    <w:multiLevelType w:val="multilevel"/>
    <w:tmpl w:val="22A0CF04"/>
    <w:lvl w:ilvl="0">
      <w:start w:val="1"/>
      <w:numFmt w:val="decimal"/>
      <w:pStyle w:val="Overskrift1"/>
      <w:lvlText w:val="%1."/>
      <w:lvlJc w:val="right"/>
      <w:pPr>
        <w:ind w:left="0" w:hanging="284"/>
      </w:pPr>
    </w:lvl>
    <w:lvl w:ilvl="1">
      <w:start w:val="1"/>
      <w:numFmt w:val="decimal"/>
      <w:pStyle w:val="Overskrift2"/>
      <w:lvlText w:val="%1.%2"/>
      <w:lvlJc w:val="right"/>
      <w:pPr>
        <w:ind w:left="0" w:hanging="284"/>
      </w:pPr>
      <w:rPr>
        <w:b/>
        <w:bCs/>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verskrift3"/>
      <w:lvlText w:val="%1.%2.%3"/>
      <w:lvlJc w:val="right"/>
      <w:pPr>
        <w:ind w:left="0" w:hanging="284"/>
      </w:pPr>
    </w:lvl>
    <w:lvl w:ilvl="3">
      <w:start w:val="1"/>
      <w:numFmt w:val="decimal"/>
      <w:pStyle w:val="Overskrift4"/>
      <w:lvlText w:val="%1.%2.%3.%4"/>
      <w:lvlJc w:val="right"/>
      <w:pPr>
        <w:ind w:left="0" w:hanging="284"/>
      </w:pPr>
    </w:lvl>
    <w:lvl w:ilvl="4">
      <w:start w:val="1"/>
      <w:numFmt w:val="decimal"/>
      <w:pStyle w:val="Overskrift5"/>
      <w:lvlText w:val="%1.%2.%3.%4.%5"/>
      <w:lvlJc w:val="right"/>
      <w:pPr>
        <w:ind w:left="0" w:hanging="284"/>
      </w:pPr>
    </w:lvl>
    <w:lvl w:ilvl="5">
      <w:start w:val="1"/>
      <w:numFmt w:val="decimal"/>
      <w:pStyle w:val="Overskrift6"/>
      <w:lvlText w:val="%1.%2.%3.%4.%5.%6"/>
      <w:lvlJc w:val="right"/>
      <w:pPr>
        <w:ind w:left="0" w:hanging="284"/>
      </w:pPr>
    </w:lvl>
    <w:lvl w:ilvl="6">
      <w:start w:val="1"/>
      <w:numFmt w:val="decimal"/>
      <w:pStyle w:val="Overskrift7"/>
      <w:lvlText w:val="%1.%2.%3.%4.%5.%6.%7"/>
      <w:lvlJc w:val="right"/>
      <w:pPr>
        <w:ind w:left="0" w:hanging="284"/>
      </w:pPr>
    </w:lvl>
    <w:lvl w:ilvl="7">
      <w:start w:val="1"/>
      <w:numFmt w:val="decimal"/>
      <w:pStyle w:val="Overskrift8"/>
      <w:lvlText w:val="%1.%2.%3.%4.%5.%6.%7.%8"/>
      <w:lvlJc w:val="right"/>
      <w:pPr>
        <w:ind w:left="0" w:hanging="284"/>
      </w:pPr>
    </w:lvl>
    <w:lvl w:ilvl="8">
      <w:start w:val="1"/>
      <w:numFmt w:val="decimal"/>
      <w:pStyle w:val="Overskrift9"/>
      <w:lvlText w:val="%1.%2.%3.%4.%5.%6.%7.%8.%9"/>
      <w:lvlJc w:val="right"/>
      <w:pPr>
        <w:ind w:left="0" w:hanging="284"/>
      </w:pPr>
    </w:lvl>
  </w:abstractNum>
  <w:abstractNum w:abstractNumId="11" w15:restartNumberingAfterBreak="0">
    <w:nsid w:val="1A5F6990"/>
    <w:multiLevelType w:val="hybridMultilevel"/>
    <w:tmpl w:val="08A63622"/>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F95463E"/>
    <w:multiLevelType w:val="hybridMultilevel"/>
    <w:tmpl w:val="ECECCD26"/>
    <w:lvl w:ilvl="0" w:tplc="B596E1E0">
      <w:start w:val="5"/>
      <w:numFmt w:val="bullet"/>
      <w:lvlText w:val="-"/>
      <w:lvlJc w:val="left"/>
      <w:pPr>
        <w:ind w:left="720" w:hanging="360"/>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212A0E3C"/>
    <w:multiLevelType w:val="hybridMultilevel"/>
    <w:tmpl w:val="8286F3C4"/>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4FC0BA8"/>
    <w:multiLevelType w:val="hybridMultilevel"/>
    <w:tmpl w:val="B4A81C7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8C66C11"/>
    <w:multiLevelType w:val="hybridMultilevel"/>
    <w:tmpl w:val="41B4F8E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D1E224F"/>
    <w:multiLevelType w:val="hybridMultilevel"/>
    <w:tmpl w:val="26B08E50"/>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DB24B11"/>
    <w:multiLevelType w:val="hybridMultilevel"/>
    <w:tmpl w:val="E6F0128C"/>
    <w:lvl w:ilvl="0" w:tplc="6CA6BB5A">
      <w:numFmt w:val="bullet"/>
      <w:lvlText w:val="-"/>
      <w:lvlJc w:val="left"/>
      <w:pPr>
        <w:ind w:left="720" w:hanging="360"/>
      </w:pPr>
      <w:rPr>
        <w:rFonts w:ascii="Verdana" w:eastAsiaTheme="minorHAnsi" w:hAnsi="Verdana"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2DF95C8B"/>
    <w:multiLevelType w:val="hybridMultilevel"/>
    <w:tmpl w:val="2CCE273C"/>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3197D3A"/>
    <w:multiLevelType w:val="hybridMultilevel"/>
    <w:tmpl w:val="BF5A59D6"/>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BCF25DA"/>
    <w:multiLevelType w:val="hybridMultilevel"/>
    <w:tmpl w:val="C2FE01D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BCF3715"/>
    <w:multiLevelType w:val="hybridMultilevel"/>
    <w:tmpl w:val="095A3B1C"/>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EE5222D"/>
    <w:multiLevelType w:val="hybridMultilevel"/>
    <w:tmpl w:val="B2748DF2"/>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79F66F7"/>
    <w:multiLevelType w:val="hybridMultilevel"/>
    <w:tmpl w:val="7A7C8194"/>
    <w:lvl w:ilvl="0" w:tplc="613480FA">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49F16E80"/>
    <w:multiLevelType w:val="multilevel"/>
    <w:tmpl w:val="6A14E5D2"/>
    <w:lvl w:ilvl="0">
      <w:start w:val="1"/>
      <w:numFmt w:val="decimal"/>
      <w:pStyle w:val="Requirement"/>
      <w:lvlText w:val="Krav %1"/>
      <w:lvlJc w:val="left"/>
      <w:pPr>
        <w:ind w:left="1919" w:hanging="360"/>
      </w:pPr>
      <w:rPr>
        <w:rFonts w:hint="default"/>
        <w:specVanish w:val="0"/>
      </w:rPr>
    </w:lvl>
    <w:lvl w:ilvl="1">
      <w:start w:val="1"/>
      <w:numFmt w:val="lowerLetter"/>
      <w:lvlText w:val="%2)"/>
      <w:lvlJc w:val="left"/>
      <w:pPr>
        <w:ind w:left="2422" w:hanging="2422"/>
      </w:pPr>
      <w:rPr>
        <w:rFonts w:hint="default"/>
      </w:rPr>
    </w:lvl>
    <w:lvl w:ilvl="2">
      <w:start w:val="1"/>
      <w:numFmt w:val="lowerRoman"/>
      <w:lvlText w:val="%3)"/>
      <w:lvlJc w:val="left"/>
      <w:pPr>
        <w:ind w:left="2782" w:hanging="360"/>
      </w:pPr>
      <w:rPr>
        <w:rFonts w:hint="default"/>
      </w:rPr>
    </w:lvl>
    <w:lvl w:ilvl="3">
      <w:start w:val="1"/>
      <w:numFmt w:val="decimal"/>
      <w:lvlText w:val="(%4)"/>
      <w:lvlJc w:val="left"/>
      <w:pPr>
        <w:ind w:left="3142" w:hanging="360"/>
      </w:pPr>
      <w:rPr>
        <w:rFonts w:hint="default"/>
      </w:rPr>
    </w:lvl>
    <w:lvl w:ilvl="4">
      <w:start w:val="1"/>
      <w:numFmt w:val="lowerLetter"/>
      <w:lvlText w:val="(%5)"/>
      <w:lvlJc w:val="left"/>
      <w:pPr>
        <w:ind w:left="3502" w:hanging="360"/>
      </w:pPr>
      <w:rPr>
        <w:rFonts w:hint="default"/>
      </w:rPr>
    </w:lvl>
    <w:lvl w:ilvl="5">
      <w:start w:val="1"/>
      <w:numFmt w:val="lowerRoman"/>
      <w:lvlText w:val="(%6)"/>
      <w:lvlJc w:val="left"/>
      <w:pPr>
        <w:ind w:left="3862" w:hanging="360"/>
      </w:pPr>
      <w:rPr>
        <w:rFonts w:hint="default"/>
      </w:rPr>
    </w:lvl>
    <w:lvl w:ilvl="6">
      <w:start w:val="1"/>
      <w:numFmt w:val="decimal"/>
      <w:lvlText w:val="%7."/>
      <w:lvlJc w:val="left"/>
      <w:pPr>
        <w:ind w:left="4222" w:hanging="360"/>
      </w:pPr>
      <w:rPr>
        <w:rFonts w:hint="default"/>
      </w:rPr>
    </w:lvl>
    <w:lvl w:ilvl="7">
      <w:start w:val="1"/>
      <w:numFmt w:val="lowerLetter"/>
      <w:lvlText w:val="%8."/>
      <w:lvlJc w:val="left"/>
      <w:pPr>
        <w:ind w:left="4582" w:hanging="360"/>
      </w:pPr>
      <w:rPr>
        <w:rFonts w:hint="default"/>
      </w:rPr>
    </w:lvl>
    <w:lvl w:ilvl="8">
      <w:start w:val="1"/>
      <w:numFmt w:val="lowerRoman"/>
      <w:lvlText w:val="%9."/>
      <w:lvlJc w:val="left"/>
      <w:pPr>
        <w:ind w:left="4942" w:hanging="360"/>
      </w:pPr>
      <w:rPr>
        <w:rFonts w:hint="default"/>
      </w:rPr>
    </w:lvl>
  </w:abstractNum>
  <w:abstractNum w:abstractNumId="25" w15:restartNumberingAfterBreak="0">
    <w:nsid w:val="4BC74FE1"/>
    <w:multiLevelType w:val="hybridMultilevel"/>
    <w:tmpl w:val="9B105758"/>
    <w:lvl w:ilvl="0" w:tplc="2000000F">
      <w:start w:val="1"/>
      <w:numFmt w:val="decimal"/>
      <w:lvlText w:val="%1."/>
      <w:lvlJc w:val="left"/>
      <w:pPr>
        <w:ind w:left="720" w:hanging="360"/>
      </w:pPr>
      <w:rPr>
        <w:rFonts w:hint="default"/>
      </w:rPr>
    </w:lvl>
    <w:lvl w:ilvl="1" w:tplc="317E1964">
      <w:numFmt w:val="bullet"/>
      <w:lvlText w:val="-"/>
      <w:lvlJc w:val="left"/>
      <w:pPr>
        <w:ind w:left="1440" w:hanging="360"/>
      </w:pPr>
      <w:rPr>
        <w:rFonts w:ascii="Verdana" w:eastAsiaTheme="minorHAnsi" w:hAnsi="Verdan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F87275E"/>
    <w:multiLevelType w:val="hybridMultilevel"/>
    <w:tmpl w:val="01C2E89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00C210A"/>
    <w:multiLevelType w:val="hybridMultilevel"/>
    <w:tmpl w:val="4860E6C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28"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29" w15:restartNumberingAfterBreak="0">
    <w:nsid w:val="540E6C20"/>
    <w:multiLevelType w:val="hybridMultilevel"/>
    <w:tmpl w:val="AE9C3A22"/>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47B4028"/>
    <w:multiLevelType w:val="hybridMultilevel"/>
    <w:tmpl w:val="F6A605B6"/>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7983A33"/>
    <w:multiLevelType w:val="hybridMultilevel"/>
    <w:tmpl w:val="5E9E6256"/>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F7F4E2E"/>
    <w:multiLevelType w:val="hybridMultilevel"/>
    <w:tmpl w:val="841A4A1E"/>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34" w15:restartNumberingAfterBreak="0">
    <w:nsid w:val="66075EC3"/>
    <w:multiLevelType w:val="hybridMultilevel"/>
    <w:tmpl w:val="46D007B2"/>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FAC7B6C"/>
    <w:multiLevelType w:val="hybridMultilevel"/>
    <w:tmpl w:val="7E28612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747E577E"/>
    <w:multiLevelType w:val="multilevel"/>
    <w:tmpl w:val="73F4BCA2"/>
    <w:name w:val="Not Used 6"/>
    <w:lvl w:ilvl="0">
      <w:start w:val="1"/>
      <w:numFmt w:val="bullet"/>
      <w:pStyle w:val="RamBullet1"/>
      <w:lvlText w:val=""/>
      <w:lvlJc w:val="left"/>
      <w:pPr>
        <w:tabs>
          <w:tab w:val="num" w:pos="425"/>
        </w:tabs>
        <w:ind w:left="425" w:hanging="425"/>
      </w:pPr>
      <w:rPr>
        <w:rFonts w:ascii="Symbol" w:hAnsi="Symbol" w:hint="default"/>
      </w:rPr>
    </w:lvl>
    <w:lvl w:ilvl="1">
      <w:start w:val="1"/>
      <w:numFmt w:val="bullet"/>
      <w:pStyle w:val="RamBullet2"/>
      <w:lvlText w:val=""/>
      <w:lvlJc w:val="left"/>
      <w:pPr>
        <w:tabs>
          <w:tab w:val="num" w:pos="850"/>
        </w:tabs>
        <w:ind w:left="850" w:hanging="425"/>
      </w:pPr>
      <w:rPr>
        <w:rFonts w:ascii="Symbol" w:hAnsi="Symbol" w:hint="default"/>
      </w:rPr>
    </w:lvl>
    <w:lvl w:ilvl="2">
      <w:start w:val="1"/>
      <w:numFmt w:val="bullet"/>
      <w:pStyle w:val="RamBullet3"/>
      <w:lvlText w:val=""/>
      <w:lvlJc w:val="left"/>
      <w:pPr>
        <w:tabs>
          <w:tab w:val="num" w:pos="1276"/>
        </w:tabs>
        <w:ind w:left="1276" w:hanging="426"/>
      </w:pPr>
      <w:rPr>
        <w:rFonts w:ascii="Symbol" w:hAnsi="Symbol" w:hint="default"/>
      </w:rPr>
    </w:lvl>
    <w:lvl w:ilvl="3">
      <w:start w:val="1"/>
      <w:numFmt w:val="bullet"/>
      <w:pStyle w:val="RamBullet4"/>
      <w:lvlText w:val=""/>
      <w:lvlJc w:val="left"/>
      <w:pPr>
        <w:tabs>
          <w:tab w:val="num" w:pos="1701"/>
        </w:tabs>
        <w:ind w:left="1701" w:hanging="425"/>
      </w:pPr>
      <w:rPr>
        <w:rFonts w:ascii="Symbol" w:hAnsi="Symbol" w:hint="default"/>
      </w:rPr>
    </w:lvl>
    <w:lvl w:ilvl="4">
      <w:start w:val="1"/>
      <w:numFmt w:val="bullet"/>
      <w:pStyle w:val="RamBullet5"/>
      <w:lvlText w:val=""/>
      <w:lvlJc w:val="left"/>
      <w:pPr>
        <w:tabs>
          <w:tab w:val="num" w:pos="2126"/>
        </w:tabs>
        <w:ind w:left="2126" w:hanging="425"/>
      </w:pPr>
      <w:rPr>
        <w:rFonts w:ascii="Symbol" w:hAnsi="Symbol" w:hint="default"/>
      </w:rPr>
    </w:lvl>
    <w:lvl w:ilvl="5">
      <w:start w:val="1"/>
      <w:numFmt w:val="bullet"/>
      <w:pStyle w:val="RamBullet6"/>
      <w:lvlText w:val=""/>
      <w:lvlJc w:val="left"/>
      <w:pPr>
        <w:tabs>
          <w:tab w:val="num" w:pos="2551"/>
        </w:tabs>
        <w:ind w:left="2551" w:hanging="425"/>
      </w:pPr>
      <w:rPr>
        <w:rFonts w:ascii="Symbol" w:hAnsi="Symbol" w:hint="default"/>
      </w:rPr>
    </w:lvl>
    <w:lvl w:ilvl="6">
      <w:start w:val="1"/>
      <w:numFmt w:val="bullet"/>
      <w:pStyle w:val="RamBullet7"/>
      <w:lvlText w:val=""/>
      <w:lvlJc w:val="left"/>
      <w:pPr>
        <w:tabs>
          <w:tab w:val="num" w:pos="2976"/>
        </w:tabs>
        <w:ind w:left="2976" w:hanging="425"/>
      </w:pPr>
      <w:rPr>
        <w:rFonts w:ascii="Symbol" w:hAnsi="Symbol" w:hint="default"/>
      </w:rPr>
    </w:lvl>
    <w:lvl w:ilvl="7">
      <w:start w:val="1"/>
      <w:numFmt w:val="bullet"/>
      <w:pStyle w:val="RamBullet8"/>
      <w:lvlText w:val=""/>
      <w:lvlJc w:val="left"/>
      <w:pPr>
        <w:tabs>
          <w:tab w:val="num" w:pos="3402"/>
        </w:tabs>
        <w:ind w:left="3402" w:hanging="426"/>
      </w:pPr>
      <w:rPr>
        <w:rFonts w:ascii="Symbol" w:hAnsi="Symbol" w:hint="default"/>
      </w:rPr>
    </w:lvl>
    <w:lvl w:ilvl="8">
      <w:start w:val="1"/>
      <w:numFmt w:val="bullet"/>
      <w:pStyle w:val="RamBullet9"/>
      <w:lvlText w:val=""/>
      <w:lvlJc w:val="left"/>
      <w:pPr>
        <w:tabs>
          <w:tab w:val="num" w:pos="3827"/>
        </w:tabs>
        <w:ind w:left="3827" w:hanging="425"/>
      </w:pPr>
      <w:rPr>
        <w:rFonts w:ascii="Symbol" w:hAnsi="Symbol" w:hint="default"/>
      </w:rPr>
    </w:lvl>
  </w:abstractNum>
  <w:abstractNum w:abstractNumId="37" w15:restartNumberingAfterBreak="0">
    <w:nsid w:val="753A7652"/>
    <w:multiLevelType w:val="multilevel"/>
    <w:tmpl w:val="09E03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2D1DBE"/>
    <w:multiLevelType w:val="hybridMultilevel"/>
    <w:tmpl w:val="63CE527C"/>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E20588C"/>
    <w:multiLevelType w:val="multilevel"/>
    <w:tmpl w:val="6FB043B0"/>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40"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311298237">
    <w:abstractNumId w:val="40"/>
  </w:num>
  <w:num w:numId="2" w16cid:durableId="1468819120">
    <w:abstractNumId w:val="7"/>
  </w:num>
  <w:num w:numId="3" w16cid:durableId="1717242106">
    <w:abstractNumId w:val="6"/>
  </w:num>
  <w:num w:numId="4" w16cid:durableId="427430495">
    <w:abstractNumId w:val="5"/>
  </w:num>
  <w:num w:numId="5" w16cid:durableId="1297107057">
    <w:abstractNumId w:val="4"/>
  </w:num>
  <w:num w:numId="6" w16cid:durableId="880824168">
    <w:abstractNumId w:val="39"/>
  </w:num>
  <w:num w:numId="7" w16cid:durableId="1243639188">
    <w:abstractNumId w:val="3"/>
  </w:num>
  <w:num w:numId="8" w16cid:durableId="1262645532">
    <w:abstractNumId w:val="2"/>
  </w:num>
  <w:num w:numId="9" w16cid:durableId="2039819974">
    <w:abstractNumId w:val="1"/>
  </w:num>
  <w:num w:numId="10" w16cid:durableId="252591508">
    <w:abstractNumId w:val="0"/>
  </w:num>
  <w:num w:numId="11" w16cid:durableId="17052114">
    <w:abstractNumId w:val="10"/>
  </w:num>
  <w:num w:numId="12" w16cid:durableId="1959337105">
    <w:abstractNumId w:val="33"/>
  </w:num>
  <w:num w:numId="13" w16cid:durableId="119879174">
    <w:abstractNumId w:val="8"/>
  </w:num>
  <w:num w:numId="14" w16cid:durableId="721367004">
    <w:abstractNumId w:val="28"/>
  </w:num>
  <w:num w:numId="15" w16cid:durableId="2143618858">
    <w:abstractNumId w:val="36"/>
  </w:num>
  <w:num w:numId="16" w16cid:durableId="1412776617">
    <w:abstractNumId w:val="35"/>
  </w:num>
  <w:num w:numId="17" w16cid:durableId="1915890607">
    <w:abstractNumId w:val="17"/>
  </w:num>
  <w:num w:numId="18" w16cid:durableId="256524103">
    <w:abstractNumId w:val="12"/>
  </w:num>
  <w:num w:numId="19" w16cid:durableId="1676805644">
    <w:abstractNumId w:val="27"/>
  </w:num>
  <w:num w:numId="20" w16cid:durableId="1668898258">
    <w:abstractNumId w:val="23"/>
  </w:num>
  <w:num w:numId="21" w16cid:durableId="2083482843">
    <w:abstractNumId w:val="24"/>
  </w:num>
  <w:num w:numId="22" w16cid:durableId="803932764">
    <w:abstractNumId w:val="25"/>
  </w:num>
  <w:num w:numId="23" w16cid:durableId="1313407431">
    <w:abstractNumId w:val="22"/>
  </w:num>
  <w:num w:numId="24" w16cid:durableId="225535909">
    <w:abstractNumId w:val="38"/>
  </w:num>
  <w:num w:numId="25" w16cid:durableId="1630819587">
    <w:abstractNumId w:val="16"/>
  </w:num>
  <w:num w:numId="26" w16cid:durableId="1879777324">
    <w:abstractNumId w:val="19"/>
  </w:num>
  <w:num w:numId="27" w16cid:durableId="1381514782">
    <w:abstractNumId w:val="29"/>
  </w:num>
  <w:num w:numId="28" w16cid:durableId="1293905408">
    <w:abstractNumId w:val="20"/>
  </w:num>
  <w:num w:numId="29" w16cid:durableId="345524399">
    <w:abstractNumId w:val="14"/>
  </w:num>
  <w:num w:numId="30" w16cid:durableId="1977300355">
    <w:abstractNumId w:val="13"/>
  </w:num>
  <w:num w:numId="31" w16cid:durableId="440301449">
    <w:abstractNumId w:val="9"/>
  </w:num>
  <w:num w:numId="32" w16cid:durableId="171771983">
    <w:abstractNumId w:val="34"/>
  </w:num>
  <w:num w:numId="33" w16cid:durableId="1143082503">
    <w:abstractNumId w:val="26"/>
  </w:num>
  <w:num w:numId="34" w16cid:durableId="1782532481">
    <w:abstractNumId w:val="31"/>
  </w:num>
  <w:num w:numId="35" w16cid:durableId="1426534163">
    <w:abstractNumId w:val="11"/>
  </w:num>
  <w:num w:numId="36" w16cid:durableId="346176783">
    <w:abstractNumId w:val="18"/>
  </w:num>
  <w:num w:numId="37" w16cid:durableId="1419595030">
    <w:abstractNumId w:val="21"/>
  </w:num>
  <w:num w:numId="38" w16cid:durableId="2004895463">
    <w:abstractNumId w:val="32"/>
  </w:num>
  <w:num w:numId="39" w16cid:durableId="1917393694">
    <w:abstractNumId w:val="30"/>
  </w:num>
  <w:num w:numId="40" w16cid:durableId="1288001309">
    <w:abstractNumId w:val="15"/>
  </w:num>
  <w:num w:numId="41" w16cid:durableId="2071493734">
    <w:abstractNumId w:val="24"/>
  </w:num>
  <w:num w:numId="42" w16cid:durableId="1482577605">
    <w:abstractNumId w:val="37"/>
  </w:num>
  <w:num w:numId="43" w16cid:durableId="8060452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790360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578594522">
    <w:abstractNumId w:val="24"/>
  </w:num>
  <w:num w:numId="46" w16cid:durableId="1097018766">
    <w:abstractNumId w:val="1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1B8D"/>
    <w:rsid w:val="000020DE"/>
    <w:rsid w:val="00003841"/>
    <w:rsid w:val="00004865"/>
    <w:rsid w:val="00004E1A"/>
    <w:rsid w:val="0000637F"/>
    <w:rsid w:val="0000766C"/>
    <w:rsid w:val="000076CF"/>
    <w:rsid w:val="00007B21"/>
    <w:rsid w:val="00007F96"/>
    <w:rsid w:val="00010145"/>
    <w:rsid w:val="000101EC"/>
    <w:rsid w:val="00011AE8"/>
    <w:rsid w:val="000143A7"/>
    <w:rsid w:val="00014409"/>
    <w:rsid w:val="000147E1"/>
    <w:rsid w:val="00014B3E"/>
    <w:rsid w:val="00014FD3"/>
    <w:rsid w:val="000159F6"/>
    <w:rsid w:val="00015B72"/>
    <w:rsid w:val="00015DB9"/>
    <w:rsid w:val="00015E0D"/>
    <w:rsid w:val="000162D0"/>
    <w:rsid w:val="00016BD9"/>
    <w:rsid w:val="000171AA"/>
    <w:rsid w:val="0001728B"/>
    <w:rsid w:val="000172FA"/>
    <w:rsid w:val="00017B70"/>
    <w:rsid w:val="00022510"/>
    <w:rsid w:val="000226A6"/>
    <w:rsid w:val="00023415"/>
    <w:rsid w:val="00025364"/>
    <w:rsid w:val="000253D4"/>
    <w:rsid w:val="00025683"/>
    <w:rsid w:val="00026005"/>
    <w:rsid w:val="000260FB"/>
    <w:rsid w:val="00026957"/>
    <w:rsid w:val="000275D6"/>
    <w:rsid w:val="000305CC"/>
    <w:rsid w:val="0003132E"/>
    <w:rsid w:val="00031C1D"/>
    <w:rsid w:val="000326B7"/>
    <w:rsid w:val="000326C1"/>
    <w:rsid w:val="0003303C"/>
    <w:rsid w:val="0003341D"/>
    <w:rsid w:val="000337C4"/>
    <w:rsid w:val="00034FB6"/>
    <w:rsid w:val="000356E4"/>
    <w:rsid w:val="00035B26"/>
    <w:rsid w:val="00036174"/>
    <w:rsid w:val="000366F6"/>
    <w:rsid w:val="00036701"/>
    <w:rsid w:val="0003686F"/>
    <w:rsid w:val="0003752E"/>
    <w:rsid w:val="0003761F"/>
    <w:rsid w:val="00041093"/>
    <w:rsid w:val="000416C9"/>
    <w:rsid w:val="00042857"/>
    <w:rsid w:val="000436C9"/>
    <w:rsid w:val="00043BDF"/>
    <w:rsid w:val="00043CE6"/>
    <w:rsid w:val="00044FF1"/>
    <w:rsid w:val="0004647D"/>
    <w:rsid w:val="000467B5"/>
    <w:rsid w:val="00047B51"/>
    <w:rsid w:val="00050588"/>
    <w:rsid w:val="00050C43"/>
    <w:rsid w:val="00050FD0"/>
    <w:rsid w:val="0005335E"/>
    <w:rsid w:val="00053BBD"/>
    <w:rsid w:val="00054D3F"/>
    <w:rsid w:val="00056353"/>
    <w:rsid w:val="0005765E"/>
    <w:rsid w:val="0005792D"/>
    <w:rsid w:val="000600F2"/>
    <w:rsid w:val="00060891"/>
    <w:rsid w:val="000615C5"/>
    <w:rsid w:val="00061F6F"/>
    <w:rsid w:val="0006356C"/>
    <w:rsid w:val="000637ED"/>
    <w:rsid w:val="000639BA"/>
    <w:rsid w:val="00063F43"/>
    <w:rsid w:val="0006437A"/>
    <w:rsid w:val="00064E7D"/>
    <w:rsid w:val="00065072"/>
    <w:rsid w:val="00065C3C"/>
    <w:rsid w:val="0006653B"/>
    <w:rsid w:val="00066591"/>
    <w:rsid w:val="0006772A"/>
    <w:rsid w:val="00067A9F"/>
    <w:rsid w:val="0007019F"/>
    <w:rsid w:val="000703A8"/>
    <w:rsid w:val="000705D9"/>
    <w:rsid w:val="00071FAC"/>
    <w:rsid w:val="000733E0"/>
    <w:rsid w:val="000739BC"/>
    <w:rsid w:val="00073B81"/>
    <w:rsid w:val="00073C26"/>
    <w:rsid w:val="00073DC6"/>
    <w:rsid w:val="00073FB6"/>
    <w:rsid w:val="00074206"/>
    <w:rsid w:val="0007528D"/>
    <w:rsid w:val="00075696"/>
    <w:rsid w:val="00076D04"/>
    <w:rsid w:val="0008070F"/>
    <w:rsid w:val="000808B6"/>
    <w:rsid w:val="000828AC"/>
    <w:rsid w:val="00082A2F"/>
    <w:rsid w:val="00082AC0"/>
    <w:rsid w:val="00082C17"/>
    <w:rsid w:val="00082FB9"/>
    <w:rsid w:val="0008511A"/>
    <w:rsid w:val="000851C6"/>
    <w:rsid w:val="00085746"/>
    <w:rsid w:val="00085B92"/>
    <w:rsid w:val="00085D12"/>
    <w:rsid w:val="00086002"/>
    <w:rsid w:val="00086B1F"/>
    <w:rsid w:val="00087051"/>
    <w:rsid w:val="00087F48"/>
    <w:rsid w:val="00090356"/>
    <w:rsid w:val="00090843"/>
    <w:rsid w:val="00091113"/>
    <w:rsid w:val="0009128C"/>
    <w:rsid w:val="0009140E"/>
    <w:rsid w:val="00091506"/>
    <w:rsid w:val="000916E3"/>
    <w:rsid w:val="00091948"/>
    <w:rsid w:val="00091B4A"/>
    <w:rsid w:val="00091CF6"/>
    <w:rsid w:val="00091E4F"/>
    <w:rsid w:val="00092BF3"/>
    <w:rsid w:val="00093DC6"/>
    <w:rsid w:val="00094983"/>
    <w:rsid w:val="000949DD"/>
    <w:rsid w:val="00094ABD"/>
    <w:rsid w:val="00096013"/>
    <w:rsid w:val="00097D6D"/>
    <w:rsid w:val="00097FC8"/>
    <w:rsid w:val="000A08A1"/>
    <w:rsid w:val="000A1AFB"/>
    <w:rsid w:val="000A21CF"/>
    <w:rsid w:val="000A32DD"/>
    <w:rsid w:val="000A37E2"/>
    <w:rsid w:val="000A3EEA"/>
    <w:rsid w:val="000A526E"/>
    <w:rsid w:val="000A5F6C"/>
    <w:rsid w:val="000A6643"/>
    <w:rsid w:val="000A739D"/>
    <w:rsid w:val="000A753B"/>
    <w:rsid w:val="000A79A5"/>
    <w:rsid w:val="000B04C0"/>
    <w:rsid w:val="000B05D5"/>
    <w:rsid w:val="000B0E60"/>
    <w:rsid w:val="000B1453"/>
    <w:rsid w:val="000B1942"/>
    <w:rsid w:val="000B2D0D"/>
    <w:rsid w:val="000B2DB1"/>
    <w:rsid w:val="000B40FC"/>
    <w:rsid w:val="000B5044"/>
    <w:rsid w:val="000B67FD"/>
    <w:rsid w:val="000B69CA"/>
    <w:rsid w:val="000B7283"/>
    <w:rsid w:val="000C05A4"/>
    <w:rsid w:val="000C1640"/>
    <w:rsid w:val="000C1997"/>
    <w:rsid w:val="000C1CF2"/>
    <w:rsid w:val="000C22A5"/>
    <w:rsid w:val="000C24BB"/>
    <w:rsid w:val="000C3826"/>
    <w:rsid w:val="000C3EB5"/>
    <w:rsid w:val="000C42FD"/>
    <w:rsid w:val="000C4A9D"/>
    <w:rsid w:val="000C4F79"/>
    <w:rsid w:val="000C5CCD"/>
    <w:rsid w:val="000C6A70"/>
    <w:rsid w:val="000C6FC4"/>
    <w:rsid w:val="000C7144"/>
    <w:rsid w:val="000D021A"/>
    <w:rsid w:val="000D03AB"/>
    <w:rsid w:val="000D0AD1"/>
    <w:rsid w:val="000D1F94"/>
    <w:rsid w:val="000D2D9B"/>
    <w:rsid w:val="000D4140"/>
    <w:rsid w:val="000D4BEB"/>
    <w:rsid w:val="000D4CE8"/>
    <w:rsid w:val="000D4DB2"/>
    <w:rsid w:val="000D5147"/>
    <w:rsid w:val="000D5465"/>
    <w:rsid w:val="000D5AF8"/>
    <w:rsid w:val="000D6A26"/>
    <w:rsid w:val="000D7CC1"/>
    <w:rsid w:val="000D7CE0"/>
    <w:rsid w:val="000E0690"/>
    <w:rsid w:val="000E1366"/>
    <w:rsid w:val="000E1CE1"/>
    <w:rsid w:val="000E2E4F"/>
    <w:rsid w:val="000E318D"/>
    <w:rsid w:val="000E4D91"/>
    <w:rsid w:val="000E5504"/>
    <w:rsid w:val="000E72BE"/>
    <w:rsid w:val="000F0376"/>
    <w:rsid w:val="000F04BE"/>
    <w:rsid w:val="000F0BF3"/>
    <w:rsid w:val="000F1B17"/>
    <w:rsid w:val="000F22CD"/>
    <w:rsid w:val="000F27A6"/>
    <w:rsid w:val="000F3643"/>
    <w:rsid w:val="000F3B66"/>
    <w:rsid w:val="000F3D62"/>
    <w:rsid w:val="000F4303"/>
    <w:rsid w:val="000F4E10"/>
    <w:rsid w:val="000F6732"/>
    <w:rsid w:val="000F6A42"/>
    <w:rsid w:val="000F76CF"/>
    <w:rsid w:val="000F7A8D"/>
    <w:rsid w:val="00101528"/>
    <w:rsid w:val="001017BC"/>
    <w:rsid w:val="00102983"/>
    <w:rsid w:val="00103E3F"/>
    <w:rsid w:val="0010456F"/>
    <w:rsid w:val="00105B1D"/>
    <w:rsid w:val="00106BC6"/>
    <w:rsid w:val="001104C1"/>
    <w:rsid w:val="0011127C"/>
    <w:rsid w:val="00111E78"/>
    <w:rsid w:val="00112266"/>
    <w:rsid w:val="00112964"/>
    <w:rsid w:val="00115D78"/>
    <w:rsid w:val="00117FBE"/>
    <w:rsid w:val="001201DD"/>
    <w:rsid w:val="001203EB"/>
    <w:rsid w:val="00121ED9"/>
    <w:rsid w:val="00122A62"/>
    <w:rsid w:val="00122DE8"/>
    <w:rsid w:val="0012334A"/>
    <w:rsid w:val="00124DCF"/>
    <w:rsid w:val="0012534C"/>
    <w:rsid w:val="00130032"/>
    <w:rsid w:val="00131729"/>
    <w:rsid w:val="001319E6"/>
    <w:rsid w:val="0013219E"/>
    <w:rsid w:val="0013244F"/>
    <w:rsid w:val="00132E9F"/>
    <w:rsid w:val="00133477"/>
    <w:rsid w:val="00133518"/>
    <w:rsid w:val="001344ED"/>
    <w:rsid w:val="00134F89"/>
    <w:rsid w:val="001350A4"/>
    <w:rsid w:val="00135D08"/>
    <w:rsid w:val="001360E6"/>
    <w:rsid w:val="001365F0"/>
    <w:rsid w:val="00137214"/>
    <w:rsid w:val="00137811"/>
    <w:rsid w:val="001401D1"/>
    <w:rsid w:val="00140902"/>
    <w:rsid w:val="0014280E"/>
    <w:rsid w:val="00143874"/>
    <w:rsid w:val="00145412"/>
    <w:rsid w:val="001454DC"/>
    <w:rsid w:val="00145881"/>
    <w:rsid w:val="0014596D"/>
    <w:rsid w:val="00146CD2"/>
    <w:rsid w:val="00150290"/>
    <w:rsid w:val="00150678"/>
    <w:rsid w:val="00151CCB"/>
    <w:rsid w:val="00152E7D"/>
    <w:rsid w:val="00154D02"/>
    <w:rsid w:val="001550FD"/>
    <w:rsid w:val="00156869"/>
    <w:rsid w:val="00157644"/>
    <w:rsid w:val="00157BC7"/>
    <w:rsid w:val="00161FD6"/>
    <w:rsid w:val="00162893"/>
    <w:rsid w:val="00162BC1"/>
    <w:rsid w:val="001653A2"/>
    <w:rsid w:val="00166578"/>
    <w:rsid w:val="0016721B"/>
    <w:rsid w:val="0016768E"/>
    <w:rsid w:val="00167CA1"/>
    <w:rsid w:val="00167D6A"/>
    <w:rsid w:val="0017008B"/>
    <w:rsid w:val="00171B2E"/>
    <w:rsid w:val="00171B30"/>
    <w:rsid w:val="001728A0"/>
    <w:rsid w:val="00172E73"/>
    <w:rsid w:val="00174B17"/>
    <w:rsid w:val="001752F5"/>
    <w:rsid w:val="00175A1A"/>
    <w:rsid w:val="00175DAB"/>
    <w:rsid w:val="0017693B"/>
    <w:rsid w:val="001772F6"/>
    <w:rsid w:val="001803CF"/>
    <w:rsid w:val="001811A0"/>
    <w:rsid w:val="00182651"/>
    <w:rsid w:val="001832A1"/>
    <w:rsid w:val="00183B8C"/>
    <w:rsid w:val="00183DE7"/>
    <w:rsid w:val="00184CF4"/>
    <w:rsid w:val="00185A9A"/>
    <w:rsid w:val="00185CFE"/>
    <w:rsid w:val="00187A14"/>
    <w:rsid w:val="001907B2"/>
    <w:rsid w:val="0019266E"/>
    <w:rsid w:val="001945B1"/>
    <w:rsid w:val="00194700"/>
    <w:rsid w:val="00194861"/>
    <w:rsid w:val="00194BCF"/>
    <w:rsid w:val="00194E73"/>
    <w:rsid w:val="00194FB2"/>
    <w:rsid w:val="00195699"/>
    <w:rsid w:val="00197B15"/>
    <w:rsid w:val="001A0386"/>
    <w:rsid w:val="001A0CB1"/>
    <w:rsid w:val="001A1F18"/>
    <w:rsid w:val="001A40AA"/>
    <w:rsid w:val="001A46BA"/>
    <w:rsid w:val="001A4963"/>
    <w:rsid w:val="001A497C"/>
    <w:rsid w:val="001A4BB7"/>
    <w:rsid w:val="001A4D4E"/>
    <w:rsid w:val="001A5290"/>
    <w:rsid w:val="001A53EB"/>
    <w:rsid w:val="001A54B6"/>
    <w:rsid w:val="001A57AB"/>
    <w:rsid w:val="001A5E9F"/>
    <w:rsid w:val="001A6568"/>
    <w:rsid w:val="001A68CF"/>
    <w:rsid w:val="001A6F3A"/>
    <w:rsid w:val="001A7E1E"/>
    <w:rsid w:val="001A7E1F"/>
    <w:rsid w:val="001B01A6"/>
    <w:rsid w:val="001B0A7F"/>
    <w:rsid w:val="001B12D4"/>
    <w:rsid w:val="001B14E6"/>
    <w:rsid w:val="001B22BD"/>
    <w:rsid w:val="001B2AD0"/>
    <w:rsid w:val="001B2FAA"/>
    <w:rsid w:val="001B3012"/>
    <w:rsid w:val="001B323E"/>
    <w:rsid w:val="001B3332"/>
    <w:rsid w:val="001B398D"/>
    <w:rsid w:val="001B4569"/>
    <w:rsid w:val="001B4757"/>
    <w:rsid w:val="001B4F0A"/>
    <w:rsid w:val="001B5AB3"/>
    <w:rsid w:val="001B5ACB"/>
    <w:rsid w:val="001B622B"/>
    <w:rsid w:val="001B759D"/>
    <w:rsid w:val="001B75D5"/>
    <w:rsid w:val="001B7D2B"/>
    <w:rsid w:val="001B7DA9"/>
    <w:rsid w:val="001C0DF6"/>
    <w:rsid w:val="001C2000"/>
    <w:rsid w:val="001C2147"/>
    <w:rsid w:val="001C366A"/>
    <w:rsid w:val="001C563E"/>
    <w:rsid w:val="001C683A"/>
    <w:rsid w:val="001C6881"/>
    <w:rsid w:val="001C6B9F"/>
    <w:rsid w:val="001C6DFA"/>
    <w:rsid w:val="001C7155"/>
    <w:rsid w:val="001C7947"/>
    <w:rsid w:val="001C7D45"/>
    <w:rsid w:val="001C7FA3"/>
    <w:rsid w:val="001C7FBD"/>
    <w:rsid w:val="001D0441"/>
    <w:rsid w:val="001D05F8"/>
    <w:rsid w:val="001D0E70"/>
    <w:rsid w:val="001D1274"/>
    <w:rsid w:val="001D1549"/>
    <w:rsid w:val="001D1938"/>
    <w:rsid w:val="001D306A"/>
    <w:rsid w:val="001D34B2"/>
    <w:rsid w:val="001D40CD"/>
    <w:rsid w:val="001D60F5"/>
    <w:rsid w:val="001D7B6E"/>
    <w:rsid w:val="001E01D4"/>
    <w:rsid w:val="001E02E5"/>
    <w:rsid w:val="001E0D9B"/>
    <w:rsid w:val="001E130D"/>
    <w:rsid w:val="001E1540"/>
    <w:rsid w:val="001E1890"/>
    <w:rsid w:val="001E2672"/>
    <w:rsid w:val="001E26A9"/>
    <w:rsid w:val="001E2EF5"/>
    <w:rsid w:val="001E3DE1"/>
    <w:rsid w:val="001E44CA"/>
    <w:rsid w:val="001E4876"/>
    <w:rsid w:val="001E4DC6"/>
    <w:rsid w:val="001E5404"/>
    <w:rsid w:val="001E6B96"/>
    <w:rsid w:val="001F0F4D"/>
    <w:rsid w:val="001F1211"/>
    <w:rsid w:val="001F16CC"/>
    <w:rsid w:val="001F2151"/>
    <w:rsid w:val="001F2595"/>
    <w:rsid w:val="001F2A6B"/>
    <w:rsid w:val="001F2C75"/>
    <w:rsid w:val="001F2E6F"/>
    <w:rsid w:val="001F32E3"/>
    <w:rsid w:val="001F3620"/>
    <w:rsid w:val="001F4F56"/>
    <w:rsid w:val="001F5052"/>
    <w:rsid w:val="001F5281"/>
    <w:rsid w:val="001F59BB"/>
    <w:rsid w:val="001F6209"/>
    <w:rsid w:val="001F71E6"/>
    <w:rsid w:val="002005D5"/>
    <w:rsid w:val="00203197"/>
    <w:rsid w:val="0020436B"/>
    <w:rsid w:val="002046EF"/>
    <w:rsid w:val="00204C55"/>
    <w:rsid w:val="00205394"/>
    <w:rsid w:val="00205C4F"/>
    <w:rsid w:val="00206CB2"/>
    <w:rsid w:val="002075F5"/>
    <w:rsid w:val="002077C3"/>
    <w:rsid w:val="00207A3A"/>
    <w:rsid w:val="0021073E"/>
    <w:rsid w:val="0021078B"/>
    <w:rsid w:val="00210EBD"/>
    <w:rsid w:val="00211080"/>
    <w:rsid w:val="002128B9"/>
    <w:rsid w:val="002129BC"/>
    <w:rsid w:val="002131C7"/>
    <w:rsid w:val="002136DB"/>
    <w:rsid w:val="00213E42"/>
    <w:rsid w:val="00214EDB"/>
    <w:rsid w:val="0021592C"/>
    <w:rsid w:val="00215D99"/>
    <w:rsid w:val="00216A56"/>
    <w:rsid w:val="0022152B"/>
    <w:rsid w:val="00222B33"/>
    <w:rsid w:val="00224583"/>
    <w:rsid w:val="002248DC"/>
    <w:rsid w:val="00224C2E"/>
    <w:rsid w:val="002259AC"/>
    <w:rsid w:val="0022603A"/>
    <w:rsid w:val="00226B9E"/>
    <w:rsid w:val="00227612"/>
    <w:rsid w:val="00227AE4"/>
    <w:rsid w:val="00227EA0"/>
    <w:rsid w:val="00227F02"/>
    <w:rsid w:val="00232167"/>
    <w:rsid w:val="002327B2"/>
    <w:rsid w:val="00232F17"/>
    <w:rsid w:val="00233679"/>
    <w:rsid w:val="002336A8"/>
    <w:rsid w:val="00233752"/>
    <w:rsid w:val="00233D4B"/>
    <w:rsid w:val="00234301"/>
    <w:rsid w:val="00235200"/>
    <w:rsid w:val="00235248"/>
    <w:rsid w:val="00236ED5"/>
    <w:rsid w:val="002408F9"/>
    <w:rsid w:val="00240B01"/>
    <w:rsid w:val="00240D7A"/>
    <w:rsid w:val="00240E76"/>
    <w:rsid w:val="002417E5"/>
    <w:rsid w:val="002425C9"/>
    <w:rsid w:val="00242AD6"/>
    <w:rsid w:val="002439B3"/>
    <w:rsid w:val="0024428F"/>
    <w:rsid w:val="00244660"/>
    <w:rsid w:val="0024492C"/>
    <w:rsid w:val="00244D70"/>
    <w:rsid w:val="00244DC8"/>
    <w:rsid w:val="0024519D"/>
    <w:rsid w:val="00245346"/>
    <w:rsid w:val="00245532"/>
    <w:rsid w:val="00245904"/>
    <w:rsid w:val="00245CFE"/>
    <w:rsid w:val="0024653C"/>
    <w:rsid w:val="002502C5"/>
    <w:rsid w:val="00250562"/>
    <w:rsid w:val="00250F55"/>
    <w:rsid w:val="002515E1"/>
    <w:rsid w:val="00251925"/>
    <w:rsid w:val="0025216A"/>
    <w:rsid w:val="00253260"/>
    <w:rsid w:val="002536C6"/>
    <w:rsid w:val="00253C59"/>
    <w:rsid w:val="00254335"/>
    <w:rsid w:val="002544AE"/>
    <w:rsid w:val="00254E83"/>
    <w:rsid w:val="002552C6"/>
    <w:rsid w:val="00255FC5"/>
    <w:rsid w:val="002567CD"/>
    <w:rsid w:val="00260A4F"/>
    <w:rsid w:val="00261DAA"/>
    <w:rsid w:val="002626E4"/>
    <w:rsid w:val="00262E97"/>
    <w:rsid w:val="00263240"/>
    <w:rsid w:val="00263EA1"/>
    <w:rsid w:val="00264744"/>
    <w:rsid w:val="0026544B"/>
    <w:rsid w:val="0026575A"/>
    <w:rsid w:val="00265A47"/>
    <w:rsid w:val="00265DFA"/>
    <w:rsid w:val="00270637"/>
    <w:rsid w:val="002708E8"/>
    <w:rsid w:val="00270C24"/>
    <w:rsid w:val="00270E6A"/>
    <w:rsid w:val="00271147"/>
    <w:rsid w:val="00272FA6"/>
    <w:rsid w:val="00274850"/>
    <w:rsid w:val="00274A0E"/>
    <w:rsid w:val="00274F83"/>
    <w:rsid w:val="00275090"/>
    <w:rsid w:val="00275EFF"/>
    <w:rsid w:val="002764AD"/>
    <w:rsid w:val="00276549"/>
    <w:rsid w:val="00276BA1"/>
    <w:rsid w:val="00276C9D"/>
    <w:rsid w:val="00276DB7"/>
    <w:rsid w:val="00280683"/>
    <w:rsid w:val="00280A43"/>
    <w:rsid w:val="002813D9"/>
    <w:rsid w:val="0028163D"/>
    <w:rsid w:val="0028231E"/>
    <w:rsid w:val="0028270A"/>
    <w:rsid w:val="002828E8"/>
    <w:rsid w:val="002832C1"/>
    <w:rsid w:val="00284BC8"/>
    <w:rsid w:val="00285FAF"/>
    <w:rsid w:val="00286534"/>
    <w:rsid w:val="00286916"/>
    <w:rsid w:val="00286C14"/>
    <w:rsid w:val="0028726C"/>
    <w:rsid w:val="00287A2C"/>
    <w:rsid w:val="00287E6D"/>
    <w:rsid w:val="00290158"/>
    <w:rsid w:val="00291BE0"/>
    <w:rsid w:val="00292B12"/>
    <w:rsid w:val="00292EAD"/>
    <w:rsid w:val="00294CB6"/>
    <w:rsid w:val="00294CDF"/>
    <w:rsid w:val="00294EEE"/>
    <w:rsid w:val="002953FE"/>
    <w:rsid w:val="00295BD8"/>
    <w:rsid w:val="00295D10"/>
    <w:rsid w:val="00295E37"/>
    <w:rsid w:val="00296362"/>
    <w:rsid w:val="0029658B"/>
    <w:rsid w:val="00296729"/>
    <w:rsid w:val="00297383"/>
    <w:rsid w:val="002976CF"/>
    <w:rsid w:val="002A0604"/>
    <w:rsid w:val="002A1459"/>
    <w:rsid w:val="002A17AB"/>
    <w:rsid w:val="002A1D3D"/>
    <w:rsid w:val="002A2B9A"/>
    <w:rsid w:val="002A30E7"/>
    <w:rsid w:val="002A34F7"/>
    <w:rsid w:val="002A4712"/>
    <w:rsid w:val="002A64F7"/>
    <w:rsid w:val="002A6666"/>
    <w:rsid w:val="002A6DF5"/>
    <w:rsid w:val="002A7ACB"/>
    <w:rsid w:val="002A7F05"/>
    <w:rsid w:val="002B0AB7"/>
    <w:rsid w:val="002B0C21"/>
    <w:rsid w:val="002B0D31"/>
    <w:rsid w:val="002B1DCF"/>
    <w:rsid w:val="002B281E"/>
    <w:rsid w:val="002B2860"/>
    <w:rsid w:val="002B2D7A"/>
    <w:rsid w:val="002B2DDD"/>
    <w:rsid w:val="002B3B0C"/>
    <w:rsid w:val="002B4023"/>
    <w:rsid w:val="002B4A3A"/>
    <w:rsid w:val="002B5110"/>
    <w:rsid w:val="002B632E"/>
    <w:rsid w:val="002B6C77"/>
    <w:rsid w:val="002C0273"/>
    <w:rsid w:val="002C0592"/>
    <w:rsid w:val="002C0CF7"/>
    <w:rsid w:val="002C0EA8"/>
    <w:rsid w:val="002C1D6F"/>
    <w:rsid w:val="002C2696"/>
    <w:rsid w:val="002C2B02"/>
    <w:rsid w:val="002C2EBF"/>
    <w:rsid w:val="002C349D"/>
    <w:rsid w:val="002C3793"/>
    <w:rsid w:val="002C3A20"/>
    <w:rsid w:val="002C416B"/>
    <w:rsid w:val="002C437B"/>
    <w:rsid w:val="002C486A"/>
    <w:rsid w:val="002C4A0A"/>
    <w:rsid w:val="002C4C25"/>
    <w:rsid w:val="002C4C2C"/>
    <w:rsid w:val="002C5297"/>
    <w:rsid w:val="002C549A"/>
    <w:rsid w:val="002C73DE"/>
    <w:rsid w:val="002D01C7"/>
    <w:rsid w:val="002D146A"/>
    <w:rsid w:val="002D43D1"/>
    <w:rsid w:val="002D5562"/>
    <w:rsid w:val="002D5B61"/>
    <w:rsid w:val="002D7889"/>
    <w:rsid w:val="002D7C4B"/>
    <w:rsid w:val="002D7F57"/>
    <w:rsid w:val="002E014C"/>
    <w:rsid w:val="002E0613"/>
    <w:rsid w:val="002E18AD"/>
    <w:rsid w:val="002E2008"/>
    <w:rsid w:val="002E27B6"/>
    <w:rsid w:val="002E2854"/>
    <w:rsid w:val="002E2F70"/>
    <w:rsid w:val="002E3508"/>
    <w:rsid w:val="002E4A59"/>
    <w:rsid w:val="002E4EF8"/>
    <w:rsid w:val="002E4FA7"/>
    <w:rsid w:val="002E5240"/>
    <w:rsid w:val="002E6253"/>
    <w:rsid w:val="002E63CF"/>
    <w:rsid w:val="002E691F"/>
    <w:rsid w:val="002E73F6"/>
    <w:rsid w:val="002E74A4"/>
    <w:rsid w:val="002F0CFE"/>
    <w:rsid w:val="002F16FE"/>
    <w:rsid w:val="002F18EB"/>
    <w:rsid w:val="002F2416"/>
    <w:rsid w:val="002F3152"/>
    <w:rsid w:val="002F3455"/>
    <w:rsid w:val="002F4355"/>
    <w:rsid w:val="002F447F"/>
    <w:rsid w:val="002F6D94"/>
    <w:rsid w:val="002F70C9"/>
    <w:rsid w:val="002F7262"/>
    <w:rsid w:val="002F73BD"/>
    <w:rsid w:val="002F77C0"/>
    <w:rsid w:val="002F7E13"/>
    <w:rsid w:val="00300B64"/>
    <w:rsid w:val="00301523"/>
    <w:rsid w:val="003018B8"/>
    <w:rsid w:val="00302876"/>
    <w:rsid w:val="003029A3"/>
    <w:rsid w:val="003035FF"/>
    <w:rsid w:val="00303773"/>
    <w:rsid w:val="003040F1"/>
    <w:rsid w:val="003047AA"/>
    <w:rsid w:val="003047B6"/>
    <w:rsid w:val="00304B65"/>
    <w:rsid w:val="00305BF7"/>
    <w:rsid w:val="00305D65"/>
    <w:rsid w:val="003064DC"/>
    <w:rsid w:val="00306FF5"/>
    <w:rsid w:val="00307000"/>
    <w:rsid w:val="00307042"/>
    <w:rsid w:val="003107EE"/>
    <w:rsid w:val="003122DA"/>
    <w:rsid w:val="00312BED"/>
    <w:rsid w:val="003131B7"/>
    <w:rsid w:val="00314166"/>
    <w:rsid w:val="0031458B"/>
    <w:rsid w:val="0031496F"/>
    <w:rsid w:val="00315421"/>
    <w:rsid w:val="00315BC7"/>
    <w:rsid w:val="00315D94"/>
    <w:rsid w:val="00317828"/>
    <w:rsid w:val="00320824"/>
    <w:rsid w:val="00320E4B"/>
    <w:rsid w:val="00325D4D"/>
    <w:rsid w:val="0032618B"/>
    <w:rsid w:val="00327C1F"/>
    <w:rsid w:val="00330B4C"/>
    <w:rsid w:val="003312B5"/>
    <w:rsid w:val="00331D52"/>
    <w:rsid w:val="0033258D"/>
    <w:rsid w:val="00333648"/>
    <w:rsid w:val="003336B8"/>
    <w:rsid w:val="003336F7"/>
    <w:rsid w:val="003337F6"/>
    <w:rsid w:val="00334224"/>
    <w:rsid w:val="00334F65"/>
    <w:rsid w:val="00335E44"/>
    <w:rsid w:val="003366E3"/>
    <w:rsid w:val="00340460"/>
    <w:rsid w:val="00340B1B"/>
    <w:rsid w:val="003415EB"/>
    <w:rsid w:val="003417F0"/>
    <w:rsid w:val="00341CA9"/>
    <w:rsid w:val="003444AC"/>
    <w:rsid w:val="003445AC"/>
    <w:rsid w:val="0034473B"/>
    <w:rsid w:val="00344F49"/>
    <w:rsid w:val="00345A03"/>
    <w:rsid w:val="00346EC1"/>
    <w:rsid w:val="00347971"/>
    <w:rsid w:val="003528D5"/>
    <w:rsid w:val="00353866"/>
    <w:rsid w:val="003543BE"/>
    <w:rsid w:val="00354D29"/>
    <w:rsid w:val="00356640"/>
    <w:rsid w:val="0035701D"/>
    <w:rsid w:val="00357716"/>
    <w:rsid w:val="00357745"/>
    <w:rsid w:val="0035774B"/>
    <w:rsid w:val="00360120"/>
    <w:rsid w:val="00360A04"/>
    <w:rsid w:val="0036145C"/>
    <w:rsid w:val="003618CA"/>
    <w:rsid w:val="00361CD2"/>
    <w:rsid w:val="003622A5"/>
    <w:rsid w:val="00362876"/>
    <w:rsid w:val="00362CB0"/>
    <w:rsid w:val="00363BFD"/>
    <w:rsid w:val="00363DAB"/>
    <w:rsid w:val="003641A6"/>
    <w:rsid w:val="003649CE"/>
    <w:rsid w:val="00364B79"/>
    <w:rsid w:val="00364F3E"/>
    <w:rsid w:val="00365A5A"/>
    <w:rsid w:val="0036601F"/>
    <w:rsid w:val="00367F5D"/>
    <w:rsid w:val="003705AE"/>
    <w:rsid w:val="003728E1"/>
    <w:rsid w:val="00372BAB"/>
    <w:rsid w:val="00373AB0"/>
    <w:rsid w:val="0037478F"/>
    <w:rsid w:val="00374978"/>
    <w:rsid w:val="00374BFA"/>
    <w:rsid w:val="00375257"/>
    <w:rsid w:val="003756E6"/>
    <w:rsid w:val="00376275"/>
    <w:rsid w:val="00376D7A"/>
    <w:rsid w:val="0037749F"/>
    <w:rsid w:val="00377738"/>
    <w:rsid w:val="003804A5"/>
    <w:rsid w:val="00380A9F"/>
    <w:rsid w:val="00381692"/>
    <w:rsid w:val="0038268D"/>
    <w:rsid w:val="00382BD6"/>
    <w:rsid w:val="00384696"/>
    <w:rsid w:val="00384848"/>
    <w:rsid w:val="00384B9A"/>
    <w:rsid w:val="00384D9D"/>
    <w:rsid w:val="00385B99"/>
    <w:rsid w:val="0038611A"/>
    <w:rsid w:val="00386E54"/>
    <w:rsid w:val="003872A2"/>
    <w:rsid w:val="0038775E"/>
    <w:rsid w:val="00387D59"/>
    <w:rsid w:val="003901E4"/>
    <w:rsid w:val="003944E3"/>
    <w:rsid w:val="00394CCE"/>
    <w:rsid w:val="00395161"/>
    <w:rsid w:val="00395BA4"/>
    <w:rsid w:val="00396CE1"/>
    <w:rsid w:val="00397439"/>
    <w:rsid w:val="00397603"/>
    <w:rsid w:val="003A0C28"/>
    <w:rsid w:val="003A136D"/>
    <w:rsid w:val="003A1521"/>
    <w:rsid w:val="003A156D"/>
    <w:rsid w:val="003A18C3"/>
    <w:rsid w:val="003A1DA0"/>
    <w:rsid w:val="003A1E87"/>
    <w:rsid w:val="003A214D"/>
    <w:rsid w:val="003A219D"/>
    <w:rsid w:val="003A2A82"/>
    <w:rsid w:val="003A2C95"/>
    <w:rsid w:val="003A40B3"/>
    <w:rsid w:val="003A4710"/>
    <w:rsid w:val="003A4F62"/>
    <w:rsid w:val="003A6C2F"/>
    <w:rsid w:val="003A6F5B"/>
    <w:rsid w:val="003B0F68"/>
    <w:rsid w:val="003B10BE"/>
    <w:rsid w:val="003B14CF"/>
    <w:rsid w:val="003B1D49"/>
    <w:rsid w:val="003B1E5E"/>
    <w:rsid w:val="003B204D"/>
    <w:rsid w:val="003B21FE"/>
    <w:rsid w:val="003B26E5"/>
    <w:rsid w:val="003B2757"/>
    <w:rsid w:val="003B31B4"/>
    <w:rsid w:val="003B332B"/>
    <w:rsid w:val="003B35B0"/>
    <w:rsid w:val="003B3C0B"/>
    <w:rsid w:val="003B473B"/>
    <w:rsid w:val="003B66EF"/>
    <w:rsid w:val="003B6855"/>
    <w:rsid w:val="003B6ED1"/>
    <w:rsid w:val="003B7C0B"/>
    <w:rsid w:val="003B7E16"/>
    <w:rsid w:val="003C0CE9"/>
    <w:rsid w:val="003C2297"/>
    <w:rsid w:val="003C3644"/>
    <w:rsid w:val="003C3AC0"/>
    <w:rsid w:val="003C460C"/>
    <w:rsid w:val="003C4F9F"/>
    <w:rsid w:val="003C51EF"/>
    <w:rsid w:val="003C523B"/>
    <w:rsid w:val="003C609D"/>
    <w:rsid w:val="003C60F1"/>
    <w:rsid w:val="003C65D9"/>
    <w:rsid w:val="003C6B78"/>
    <w:rsid w:val="003C6BF6"/>
    <w:rsid w:val="003C7156"/>
    <w:rsid w:val="003D015F"/>
    <w:rsid w:val="003D0891"/>
    <w:rsid w:val="003D0E00"/>
    <w:rsid w:val="003D1082"/>
    <w:rsid w:val="003D1C34"/>
    <w:rsid w:val="003D25BD"/>
    <w:rsid w:val="003D2D79"/>
    <w:rsid w:val="003D313E"/>
    <w:rsid w:val="003D32A2"/>
    <w:rsid w:val="003D41E5"/>
    <w:rsid w:val="003D4990"/>
    <w:rsid w:val="003D4B00"/>
    <w:rsid w:val="003D4E15"/>
    <w:rsid w:val="003D610E"/>
    <w:rsid w:val="003D7E21"/>
    <w:rsid w:val="003D7FB7"/>
    <w:rsid w:val="003E012F"/>
    <w:rsid w:val="003E070F"/>
    <w:rsid w:val="003E1122"/>
    <w:rsid w:val="003E136B"/>
    <w:rsid w:val="003E298A"/>
    <w:rsid w:val="003E2AD2"/>
    <w:rsid w:val="003E4C9A"/>
    <w:rsid w:val="003E53E0"/>
    <w:rsid w:val="003E6021"/>
    <w:rsid w:val="003E67BE"/>
    <w:rsid w:val="003E707A"/>
    <w:rsid w:val="003F0678"/>
    <w:rsid w:val="003F2447"/>
    <w:rsid w:val="003F24C0"/>
    <w:rsid w:val="003F3112"/>
    <w:rsid w:val="003F3228"/>
    <w:rsid w:val="003F3BA2"/>
    <w:rsid w:val="003F456E"/>
    <w:rsid w:val="003F4DE3"/>
    <w:rsid w:val="003F525A"/>
    <w:rsid w:val="003F5F8C"/>
    <w:rsid w:val="003F613F"/>
    <w:rsid w:val="003F66B9"/>
    <w:rsid w:val="00400B0E"/>
    <w:rsid w:val="004015A3"/>
    <w:rsid w:val="00401D4A"/>
    <w:rsid w:val="004029B4"/>
    <w:rsid w:val="00402A28"/>
    <w:rsid w:val="00402CEA"/>
    <w:rsid w:val="00402FE5"/>
    <w:rsid w:val="00403C34"/>
    <w:rsid w:val="00403DDF"/>
    <w:rsid w:val="004063A9"/>
    <w:rsid w:val="00406B80"/>
    <w:rsid w:val="0040740D"/>
    <w:rsid w:val="0041086F"/>
    <w:rsid w:val="00411EC3"/>
    <w:rsid w:val="00414021"/>
    <w:rsid w:val="004147B0"/>
    <w:rsid w:val="0041534D"/>
    <w:rsid w:val="00415B68"/>
    <w:rsid w:val="0041614D"/>
    <w:rsid w:val="00416FEA"/>
    <w:rsid w:val="004174C9"/>
    <w:rsid w:val="00420155"/>
    <w:rsid w:val="0042148C"/>
    <w:rsid w:val="00421906"/>
    <w:rsid w:val="004230F0"/>
    <w:rsid w:val="004234FC"/>
    <w:rsid w:val="00423655"/>
    <w:rsid w:val="00424709"/>
    <w:rsid w:val="00424AD9"/>
    <w:rsid w:val="00425467"/>
    <w:rsid w:val="00426647"/>
    <w:rsid w:val="00426B00"/>
    <w:rsid w:val="00426DA1"/>
    <w:rsid w:val="00427AFB"/>
    <w:rsid w:val="0043013A"/>
    <w:rsid w:val="004301FD"/>
    <w:rsid w:val="004307E7"/>
    <w:rsid w:val="00431AB7"/>
    <w:rsid w:val="00433B79"/>
    <w:rsid w:val="004340B5"/>
    <w:rsid w:val="004342E3"/>
    <w:rsid w:val="0043657C"/>
    <w:rsid w:val="00440DBF"/>
    <w:rsid w:val="004441C5"/>
    <w:rsid w:val="00445A60"/>
    <w:rsid w:val="00446AB7"/>
    <w:rsid w:val="00447354"/>
    <w:rsid w:val="0044748C"/>
    <w:rsid w:val="00450653"/>
    <w:rsid w:val="0045147D"/>
    <w:rsid w:val="004517B3"/>
    <w:rsid w:val="004524CE"/>
    <w:rsid w:val="00453078"/>
    <w:rsid w:val="00453BC8"/>
    <w:rsid w:val="0045404F"/>
    <w:rsid w:val="00454ED2"/>
    <w:rsid w:val="004551F0"/>
    <w:rsid w:val="00455365"/>
    <w:rsid w:val="0045561F"/>
    <w:rsid w:val="004565E0"/>
    <w:rsid w:val="00456E84"/>
    <w:rsid w:val="00457148"/>
    <w:rsid w:val="00457B89"/>
    <w:rsid w:val="00457BC0"/>
    <w:rsid w:val="00457FE8"/>
    <w:rsid w:val="00460F5D"/>
    <w:rsid w:val="00462107"/>
    <w:rsid w:val="004623D1"/>
    <w:rsid w:val="00462DB5"/>
    <w:rsid w:val="00463131"/>
    <w:rsid w:val="004631C6"/>
    <w:rsid w:val="0046378A"/>
    <w:rsid w:val="00464688"/>
    <w:rsid w:val="00465D99"/>
    <w:rsid w:val="0046678C"/>
    <w:rsid w:val="00470672"/>
    <w:rsid w:val="00470CE0"/>
    <w:rsid w:val="00471796"/>
    <w:rsid w:val="004718E4"/>
    <w:rsid w:val="004719DE"/>
    <w:rsid w:val="0047288A"/>
    <w:rsid w:val="00472B54"/>
    <w:rsid w:val="00472D27"/>
    <w:rsid w:val="0047333C"/>
    <w:rsid w:val="00473BCF"/>
    <w:rsid w:val="004743C1"/>
    <w:rsid w:val="00474918"/>
    <w:rsid w:val="004775DD"/>
    <w:rsid w:val="00477D1F"/>
    <w:rsid w:val="004804BC"/>
    <w:rsid w:val="0048055C"/>
    <w:rsid w:val="004813EC"/>
    <w:rsid w:val="00481EAF"/>
    <w:rsid w:val="00482145"/>
    <w:rsid w:val="004823E4"/>
    <w:rsid w:val="0048324E"/>
    <w:rsid w:val="00483769"/>
    <w:rsid w:val="0048379E"/>
    <w:rsid w:val="0048441B"/>
    <w:rsid w:val="00484474"/>
    <w:rsid w:val="00484B2A"/>
    <w:rsid w:val="00484E42"/>
    <w:rsid w:val="0048505D"/>
    <w:rsid w:val="004852CA"/>
    <w:rsid w:val="004857DB"/>
    <w:rsid w:val="00485936"/>
    <w:rsid w:val="00485EC4"/>
    <w:rsid w:val="00487ECF"/>
    <w:rsid w:val="0049022B"/>
    <w:rsid w:val="00490F6D"/>
    <w:rsid w:val="00492199"/>
    <w:rsid w:val="00492C63"/>
    <w:rsid w:val="00492CC0"/>
    <w:rsid w:val="0049452C"/>
    <w:rsid w:val="004953C1"/>
    <w:rsid w:val="00495C40"/>
    <w:rsid w:val="00495E37"/>
    <w:rsid w:val="00495F4E"/>
    <w:rsid w:val="00495F5D"/>
    <w:rsid w:val="00497992"/>
    <w:rsid w:val="00497F27"/>
    <w:rsid w:val="004A0728"/>
    <w:rsid w:val="004A1FDE"/>
    <w:rsid w:val="004A398D"/>
    <w:rsid w:val="004A418B"/>
    <w:rsid w:val="004A512A"/>
    <w:rsid w:val="004A524F"/>
    <w:rsid w:val="004A5FFD"/>
    <w:rsid w:val="004A67CE"/>
    <w:rsid w:val="004A7F44"/>
    <w:rsid w:val="004B02BE"/>
    <w:rsid w:val="004B0E76"/>
    <w:rsid w:val="004B0FF1"/>
    <w:rsid w:val="004B1443"/>
    <w:rsid w:val="004B1C8C"/>
    <w:rsid w:val="004B2A88"/>
    <w:rsid w:val="004B2C58"/>
    <w:rsid w:val="004B4453"/>
    <w:rsid w:val="004B495C"/>
    <w:rsid w:val="004B4AB6"/>
    <w:rsid w:val="004B5423"/>
    <w:rsid w:val="004B5A51"/>
    <w:rsid w:val="004B5C62"/>
    <w:rsid w:val="004B5DBF"/>
    <w:rsid w:val="004B634F"/>
    <w:rsid w:val="004B7417"/>
    <w:rsid w:val="004B7866"/>
    <w:rsid w:val="004B7C3D"/>
    <w:rsid w:val="004C01B2"/>
    <w:rsid w:val="004C0DD0"/>
    <w:rsid w:val="004C1647"/>
    <w:rsid w:val="004C1D59"/>
    <w:rsid w:val="004C341E"/>
    <w:rsid w:val="004C464C"/>
    <w:rsid w:val="004C4914"/>
    <w:rsid w:val="004C4C16"/>
    <w:rsid w:val="004C52FF"/>
    <w:rsid w:val="004C53D4"/>
    <w:rsid w:val="004C7B93"/>
    <w:rsid w:val="004C7DB5"/>
    <w:rsid w:val="004D0053"/>
    <w:rsid w:val="004D0A79"/>
    <w:rsid w:val="004D1AB8"/>
    <w:rsid w:val="004D24FB"/>
    <w:rsid w:val="004D2F14"/>
    <w:rsid w:val="004D3161"/>
    <w:rsid w:val="004D3228"/>
    <w:rsid w:val="004D3793"/>
    <w:rsid w:val="004D3C89"/>
    <w:rsid w:val="004D474A"/>
    <w:rsid w:val="004D4BCF"/>
    <w:rsid w:val="004D5046"/>
    <w:rsid w:val="004D566F"/>
    <w:rsid w:val="004D5949"/>
    <w:rsid w:val="004D5BBA"/>
    <w:rsid w:val="004D6F42"/>
    <w:rsid w:val="004D731D"/>
    <w:rsid w:val="004E13FA"/>
    <w:rsid w:val="004E166F"/>
    <w:rsid w:val="004E1FBB"/>
    <w:rsid w:val="004E2BA5"/>
    <w:rsid w:val="004E3305"/>
    <w:rsid w:val="004E37D0"/>
    <w:rsid w:val="004E3CB3"/>
    <w:rsid w:val="004E504B"/>
    <w:rsid w:val="004E5A80"/>
    <w:rsid w:val="004E5BB5"/>
    <w:rsid w:val="004E7BDE"/>
    <w:rsid w:val="004F050C"/>
    <w:rsid w:val="004F0A8A"/>
    <w:rsid w:val="004F1ED7"/>
    <w:rsid w:val="004F2C7C"/>
    <w:rsid w:val="004F5D4F"/>
    <w:rsid w:val="004F6E3C"/>
    <w:rsid w:val="004F70D3"/>
    <w:rsid w:val="004F7800"/>
    <w:rsid w:val="005007AB"/>
    <w:rsid w:val="00500E87"/>
    <w:rsid w:val="00500ECF"/>
    <w:rsid w:val="00501952"/>
    <w:rsid w:val="00501F08"/>
    <w:rsid w:val="00503096"/>
    <w:rsid w:val="00507407"/>
    <w:rsid w:val="00510000"/>
    <w:rsid w:val="00511EE6"/>
    <w:rsid w:val="005126B3"/>
    <w:rsid w:val="00513FDE"/>
    <w:rsid w:val="00514DFC"/>
    <w:rsid w:val="00516465"/>
    <w:rsid w:val="00516608"/>
    <w:rsid w:val="00517011"/>
    <w:rsid w:val="00517167"/>
    <w:rsid w:val="005178A7"/>
    <w:rsid w:val="00517B54"/>
    <w:rsid w:val="005203AF"/>
    <w:rsid w:val="00520F3B"/>
    <w:rsid w:val="00521130"/>
    <w:rsid w:val="005211DA"/>
    <w:rsid w:val="005213C7"/>
    <w:rsid w:val="005228A0"/>
    <w:rsid w:val="00522E6E"/>
    <w:rsid w:val="00525395"/>
    <w:rsid w:val="00525939"/>
    <w:rsid w:val="00525BAF"/>
    <w:rsid w:val="00525C1D"/>
    <w:rsid w:val="00525F43"/>
    <w:rsid w:val="0052647F"/>
    <w:rsid w:val="00530C1C"/>
    <w:rsid w:val="005319C7"/>
    <w:rsid w:val="0053223A"/>
    <w:rsid w:val="005322D7"/>
    <w:rsid w:val="005328A3"/>
    <w:rsid w:val="00532AE0"/>
    <w:rsid w:val="005336B8"/>
    <w:rsid w:val="005349D2"/>
    <w:rsid w:val="00535270"/>
    <w:rsid w:val="0053530B"/>
    <w:rsid w:val="005362C7"/>
    <w:rsid w:val="00536529"/>
    <w:rsid w:val="00537304"/>
    <w:rsid w:val="00537D5B"/>
    <w:rsid w:val="00540136"/>
    <w:rsid w:val="00541F16"/>
    <w:rsid w:val="005427C6"/>
    <w:rsid w:val="005428F2"/>
    <w:rsid w:val="00543EF2"/>
    <w:rsid w:val="00544656"/>
    <w:rsid w:val="00545297"/>
    <w:rsid w:val="00545FB5"/>
    <w:rsid w:val="005468DD"/>
    <w:rsid w:val="00546949"/>
    <w:rsid w:val="0054720A"/>
    <w:rsid w:val="005472D6"/>
    <w:rsid w:val="00547F22"/>
    <w:rsid w:val="005526BE"/>
    <w:rsid w:val="0055380A"/>
    <w:rsid w:val="00553C17"/>
    <w:rsid w:val="005540F0"/>
    <w:rsid w:val="005542E1"/>
    <w:rsid w:val="00554CDB"/>
    <w:rsid w:val="005552DA"/>
    <w:rsid w:val="0055579F"/>
    <w:rsid w:val="00555B52"/>
    <w:rsid w:val="0055785F"/>
    <w:rsid w:val="00560AA6"/>
    <w:rsid w:val="0056182B"/>
    <w:rsid w:val="0056189F"/>
    <w:rsid w:val="00562B29"/>
    <w:rsid w:val="0056326C"/>
    <w:rsid w:val="00563325"/>
    <w:rsid w:val="0056390C"/>
    <w:rsid w:val="00565835"/>
    <w:rsid w:val="00566555"/>
    <w:rsid w:val="00567380"/>
    <w:rsid w:val="00570043"/>
    <w:rsid w:val="0057059B"/>
    <w:rsid w:val="00570B6E"/>
    <w:rsid w:val="0057169D"/>
    <w:rsid w:val="005716CB"/>
    <w:rsid w:val="005717F2"/>
    <w:rsid w:val="00571B4C"/>
    <w:rsid w:val="00571E35"/>
    <w:rsid w:val="005720D3"/>
    <w:rsid w:val="005729D8"/>
    <w:rsid w:val="00572BC4"/>
    <w:rsid w:val="0057420A"/>
    <w:rsid w:val="00574FE8"/>
    <w:rsid w:val="00575F92"/>
    <w:rsid w:val="00576196"/>
    <w:rsid w:val="00577D51"/>
    <w:rsid w:val="00580224"/>
    <w:rsid w:val="0058044A"/>
    <w:rsid w:val="0058084A"/>
    <w:rsid w:val="005808DD"/>
    <w:rsid w:val="005823E5"/>
    <w:rsid w:val="005824BF"/>
    <w:rsid w:val="00582754"/>
    <w:rsid w:val="00582AE7"/>
    <w:rsid w:val="00582D5A"/>
    <w:rsid w:val="005831F5"/>
    <w:rsid w:val="0058438A"/>
    <w:rsid w:val="00584587"/>
    <w:rsid w:val="0058483C"/>
    <w:rsid w:val="00584DF6"/>
    <w:rsid w:val="00585126"/>
    <w:rsid w:val="0058648C"/>
    <w:rsid w:val="005866CB"/>
    <w:rsid w:val="00586E98"/>
    <w:rsid w:val="00586E9D"/>
    <w:rsid w:val="00587374"/>
    <w:rsid w:val="00590FE2"/>
    <w:rsid w:val="005910E3"/>
    <w:rsid w:val="00591510"/>
    <w:rsid w:val="00592CDB"/>
    <w:rsid w:val="00592D99"/>
    <w:rsid w:val="0059334D"/>
    <w:rsid w:val="005942E7"/>
    <w:rsid w:val="00594794"/>
    <w:rsid w:val="00595021"/>
    <w:rsid w:val="0059582D"/>
    <w:rsid w:val="00596337"/>
    <w:rsid w:val="00596BF3"/>
    <w:rsid w:val="005970E2"/>
    <w:rsid w:val="005971F0"/>
    <w:rsid w:val="00597CFC"/>
    <w:rsid w:val="005A0A8C"/>
    <w:rsid w:val="005A0DD7"/>
    <w:rsid w:val="005A0FDB"/>
    <w:rsid w:val="005A136F"/>
    <w:rsid w:val="005A1417"/>
    <w:rsid w:val="005A2315"/>
    <w:rsid w:val="005A28D4"/>
    <w:rsid w:val="005A2DBC"/>
    <w:rsid w:val="005A2FCD"/>
    <w:rsid w:val="005A3AC4"/>
    <w:rsid w:val="005A3DD8"/>
    <w:rsid w:val="005A44CB"/>
    <w:rsid w:val="005A51BB"/>
    <w:rsid w:val="005A5332"/>
    <w:rsid w:val="005A62B2"/>
    <w:rsid w:val="005A653E"/>
    <w:rsid w:val="005A7CE5"/>
    <w:rsid w:val="005A7D26"/>
    <w:rsid w:val="005B0EB0"/>
    <w:rsid w:val="005B2040"/>
    <w:rsid w:val="005B2B11"/>
    <w:rsid w:val="005B37A0"/>
    <w:rsid w:val="005B3B12"/>
    <w:rsid w:val="005B3F10"/>
    <w:rsid w:val="005B5772"/>
    <w:rsid w:val="005B5EB9"/>
    <w:rsid w:val="005C0262"/>
    <w:rsid w:val="005C1080"/>
    <w:rsid w:val="005C148B"/>
    <w:rsid w:val="005C1A2F"/>
    <w:rsid w:val="005C2020"/>
    <w:rsid w:val="005C2733"/>
    <w:rsid w:val="005C331B"/>
    <w:rsid w:val="005C3CC5"/>
    <w:rsid w:val="005C4DF4"/>
    <w:rsid w:val="005C56ED"/>
    <w:rsid w:val="005C5E42"/>
    <w:rsid w:val="005C5F97"/>
    <w:rsid w:val="005C61BB"/>
    <w:rsid w:val="005C6F1D"/>
    <w:rsid w:val="005C769C"/>
    <w:rsid w:val="005C79CD"/>
    <w:rsid w:val="005C7AD5"/>
    <w:rsid w:val="005D052B"/>
    <w:rsid w:val="005D0851"/>
    <w:rsid w:val="005D138D"/>
    <w:rsid w:val="005D2567"/>
    <w:rsid w:val="005D287A"/>
    <w:rsid w:val="005D2AD5"/>
    <w:rsid w:val="005D30E9"/>
    <w:rsid w:val="005D4530"/>
    <w:rsid w:val="005D5415"/>
    <w:rsid w:val="005D5676"/>
    <w:rsid w:val="005D571A"/>
    <w:rsid w:val="005D584E"/>
    <w:rsid w:val="005D5ACB"/>
    <w:rsid w:val="005D695E"/>
    <w:rsid w:val="005D6AB2"/>
    <w:rsid w:val="005E08E9"/>
    <w:rsid w:val="005E291C"/>
    <w:rsid w:val="005E2C6E"/>
    <w:rsid w:val="005E2D62"/>
    <w:rsid w:val="005E314F"/>
    <w:rsid w:val="005E343B"/>
    <w:rsid w:val="005E38E8"/>
    <w:rsid w:val="005E3972"/>
    <w:rsid w:val="005E3B64"/>
    <w:rsid w:val="005E3E5B"/>
    <w:rsid w:val="005E4DE7"/>
    <w:rsid w:val="005E55B1"/>
    <w:rsid w:val="005E5AD5"/>
    <w:rsid w:val="005E5D6B"/>
    <w:rsid w:val="005E6462"/>
    <w:rsid w:val="005E756E"/>
    <w:rsid w:val="005E7F70"/>
    <w:rsid w:val="005F101F"/>
    <w:rsid w:val="005F1580"/>
    <w:rsid w:val="005F2E9A"/>
    <w:rsid w:val="005F3048"/>
    <w:rsid w:val="005F3ED8"/>
    <w:rsid w:val="005F43B1"/>
    <w:rsid w:val="005F4C99"/>
    <w:rsid w:val="005F4F97"/>
    <w:rsid w:val="005F5122"/>
    <w:rsid w:val="005F614A"/>
    <w:rsid w:val="005F632F"/>
    <w:rsid w:val="005F659C"/>
    <w:rsid w:val="005F6B57"/>
    <w:rsid w:val="005F6EC2"/>
    <w:rsid w:val="005F7766"/>
    <w:rsid w:val="005F7AB0"/>
    <w:rsid w:val="005F7C7A"/>
    <w:rsid w:val="005F7E97"/>
    <w:rsid w:val="00600142"/>
    <w:rsid w:val="006001A2"/>
    <w:rsid w:val="00600E92"/>
    <w:rsid w:val="0060181A"/>
    <w:rsid w:val="00601AFF"/>
    <w:rsid w:val="00602187"/>
    <w:rsid w:val="00602C85"/>
    <w:rsid w:val="00603474"/>
    <w:rsid w:val="006036DD"/>
    <w:rsid w:val="006038E7"/>
    <w:rsid w:val="00604400"/>
    <w:rsid w:val="00605FB9"/>
    <w:rsid w:val="00607147"/>
    <w:rsid w:val="006071E1"/>
    <w:rsid w:val="006072CC"/>
    <w:rsid w:val="0060749E"/>
    <w:rsid w:val="0060775D"/>
    <w:rsid w:val="00610DB1"/>
    <w:rsid w:val="00610E86"/>
    <w:rsid w:val="006125C8"/>
    <w:rsid w:val="00612DDE"/>
    <w:rsid w:val="006149A3"/>
    <w:rsid w:val="00614A95"/>
    <w:rsid w:val="006151D4"/>
    <w:rsid w:val="00615865"/>
    <w:rsid w:val="00616F15"/>
    <w:rsid w:val="006173ED"/>
    <w:rsid w:val="00620A56"/>
    <w:rsid w:val="00620B24"/>
    <w:rsid w:val="00621718"/>
    <w:rsid w:val="00623F33"/>
    <w:rsid w:val="006247FC"/>
    <w:rsid w:val="00624ED4"/>
    <w:rsid w:val="00624FBB"/>
    <w:rsid w:val="00625C47"/>
    <w:rsid w:val="00625F5F"/>
    <w:rsid w:val="006263F2"/>
    <w:rsid w:val="00626AF1"/>
    <w:rsid w:val="00626E29"/>
    <w:rsid w:val="00627092"/>
    <w:rsid w:val="00631BFD"/>
    <w:rsid w:val="00633AF8"/>
    <w:rsid w:val="00633EDF"/>
    <w:rsid w:val="00634859"/>
    <w:rsid w:val="00636352"/>
    <w:rsid w:val="00636549"/>
    <w:rsid w:val="00636FC1"/>
    <w:rsid w:val="006378B5"/>
    <w:rsid w:val="00637CE6"/>
    <w:rsid w:val="00637F5D"/>
    <w:rsid w:val="006402DA"/>
    <w:rsid w:val="006406F6"/>
    <w:rsid w:val="00640EA8"/>
    <w:rsid w:val="00640EC5"/>
    <w:rsid w:val="0064110C"/>
    <w:rsid w:val="0064145D"/>
    <w:rsid w:val="00641B6E"/>
    <w:rsid w:val="00641B8C"/>
    <w:rsid w:val="006424BF"/>
    <w:rsid w:val="00642E9B"/>
    <w:rsid w:val="00643310"/>
    <w:rsid w:val="006433EC"/>
    <w:rsid w:val="0064370C"/>
    <w:rsid w:val="0064372C"/>
    <w:rsid w:val="00643B88"/>
    <w:rsid w:val="00644683"/>
    <w:rsid w:val="0064486B"/>
    <w:rsid w:val="00644A56"/>
    <w:rsid w:val="0064500A"/>
    <w:rsid w:val="00645FC0"/>
    <w:rsid w:val="006467F0"/>
    <w:rsid w:val="00646898"/>
    <w:rsid w:val="0064771D"/>
    <w:rsid w:val="006479C7"/>
    <w:rsid w:val="00647CC2"/>
    <w:rsid w:val="00647DEE"/>
    <w:rsid w:val="006523A2"/>
    <w:rsid w:val="006535F8"/>
    <w:rsid w:val="006538C3"/>
    <w:rsid w:val="00654E30"/>
    <w:rsid w:val="00655103"/>
    <w:rsid w:val="00655893"/>
    <w:rsid w:val="00655B49"/>
    <w:rsid w:val="00661223"/>
    <w:rsid w:val="006612C9"/>
    <w:rsid w:val="00661AC5"/>
    <w:rsid w:val="006620F0"/>
    <w:rsid w:val="00662B72"/>
    <w:rsid w:val="00663515"/>
    <w:rsid w:val="0066373D"/>
    <w:rsid w:val="0066529C"/>
    <w:rsid w:val="00665EE0"/>
    <w:rsid w:val="00665F45"/>
    <w:rsid w:val="006661F5"/>
    <w:rsid w:val="00666EEF"/>
    <w:rsid w:val="00667DF3"/>
    <w:rsid w:val="006712DB"/>
    <w:rsid w:val="00671374"/>
    <w:rsid w:val="00671444"/>
    <w:rsid w:val="00671830"/>
    <w:rsid w:val="006721F2"/>
    <w:rsid w:val="006735F2"/>
    <w:rsid w:val="006740DE"/>
    <w:rsid w:val="0067464D"/>
    <w:rsid w:val="00675692"/>
    <w:rsid w:val="00675795"/>
    <w:rsid w:val="00676D7A"/>
    <w:rsid w:val="0067743A"/>
    <w:rsid w:val="00680CD3"/>
    <w:rsid w:val="006810B9"/>
    <w:rsid w:val="0068160E"/>
    <w:rsid w:val="00681D83"/>
    <w:rsid w:val="00683053"/>
    <w:rsid w:val="00683602"/>
    <w:rsid w:val="00683C18"/>
    <w:rsid w:val="0068486E"/>
    <w:rsid w:val="00684B64"/>
    <w:rsid w:val="00684C7B"/>
    <w:rsid w:val="00685078"/>
    <w:rsid w:val="006858BA"/>
    <w:rsid w:val="00685E8A"/>
    <w:rsid w:val="00686CA9"/>
    <w:rsid w:val="006871E2"/>
    <w:rsid w:val="00687A29"/>
    <w:rsid w:val="00687DE0"/>
    <w:rsid w:val="00687F9C"/>
    <w:rsid w:val="0069003A"/>
    <w:rsid w:val="006900C2"/>
    <w:rsid w:val="00690274"/>
    <w:rsid w:val="00690278"/>
    <w:rsid w:val="00691164"/>
    <w:rsid w:val="00692543"/>
    <w:rsid w:val="006925C9"/>
    <w:rsid w:val="00692860"/>
    <w:rsid w:val="0069310F"/>
    <w:rsid w:val="0069405B"/>
    <w:rsid w:val="00695F5D"/>
    <w:rsid w:val="00696158"/>
    <w:rsid w:val="0069679B"/>
    <w:rsid w:val="00696B60"/>
    <w:rsid w:val="00697650"/>
    <w:rsid w:val="00697830"/>
    <w:rsid w:val="00697B30"/>
    <w:rsid w:val="006A0216"/>
    <w:rsid w:val="006A16EB"/>
    <w:rsid w:val="006A1C50"/>
    <w:rsid w:val="006A3227"/>
    <w:rsid w:val="006A3452"/>
    <w:rsid w:val="006A4067"/>
    <w:rsid w:val="006A4D67"/>
    <w:rsid w:val="006A5CDB"/>
    <w:rsid w:val="006A64A0"/>
    <w:rsid w:val="006A6C44"/>
    <w:rsid w:val="006A6E0F"/>
    <w:rsid w:val="006A732D"/>
    <w:rsid w:val="006B0911"/>
    <w:rsid w:val="006B0D75"/>
    <w:rsid w:val="006B2773"/>
    <w:rsid w:val="006B2F99"/>
    <w:rsid w:val="006B30A9"/>
    <w:rsid w:val="006B3B8D"/>
    <w:rsid w:val="006B521E"/>
    <w:rsid w:val="006B52DD"/>
    <w:rsid w:val="006B7177"/>
    <w:rsid w:val="006B718F"/>
    <w:rsid w:val="006B7B64"/>
    <w:rsid w:val="006C03D9"/>
    <w:rsid w:val="006C0596"/>
    <w:rsid w:val="006C059C"/>
    <w:rsid w:val="006C0A4C"/>
    <w:rsid w:val="006C0FBE"/>
    <w:rsid w:val="006C3634"/>
    <w:rsid w:val="006C3DBA"/>
    <w:rsid w:val="006C488D"/>
    <w:rsid w:val="006C5077"/>
    <w:rsid w:val="006C5349"/>
    <w:rsid w:val="006C53B5"/>
    <w:rsid w:val="006C585E"/>
    <w:rsid w:val="006C6BD2"/>
    <w:rsid w:val="006C7404"/>
    <w:rsid w:val="006D02ED"/>
    <w:rsid w:val="006D0ADA"/>
    <w:rsid w:val="006D1E5B"/>
    <w:rsid w:val="006D20EE"/>
    <w:rsid w:val="006D2AEA"/>
    <w:rsid w:val="006D2BC0"/>
    <w:rsid w:val="006D322A"/>
    <w:rsid w:val="006D396D"/>
    <w:rsid w:val="006D3A1B"/>
    <w:rsid w:val="006D3EC1"/>
    <w:rsid w:val="006D4925"/>
    <w:rsid w:val="006D493F"/>
    <w:rsid w:val="006D4C1C"/>
    <w:rsid w:val="006D4C98"/>
    <w:rsid w:val="006D5783"/>
    <w:rsid w:val="006D5D61"/>
    <w:rsid w:val="006D614E"/>
    <w:rsid w:val="006D64F1"/>
    <w:rsid w:val="006D66E6"/>
    <w:rsid w:val="006D69A9"/>
    <w:rsid w:val="006D69DF"/>
    <w:rsid w:val="006E034F"/>
    <w:rsid w:val="006E0AB1"/>
    <w:rsid w:val="006E1889"/>
    <w:rsid w:val="006E1CC0"/>
    <w:rsid w:val="006E1E76"/>
    <w:rsid w:val="006E207A"/>
    <w:rsid w:val="006E36C4"/>
    <w:rsid w:val="006E66AE"/>
    <w:rsid w:val="006E7719"/>
    <w:rsid w:val="006E7AEC"/>
    <w:rsid w:val="006F12D2"/>
    <w:rsid w:val="006F1445"/>
    <w:rsid w:val="006F1925"/>
    <w:rsid w:val="006F3C63"/>
    <w:rsid w:val="006F4AC4"/>
    <w:rsid w:val="006F511A"/>
    <w:rsid w:val="006F5D6A"/>
    <w:rsid w:val="006F6EC7"/>
    <w:rsid w:val="006F7595"/>
    <w:rsid w:val="006F7B27"/>
    <w:rsid w:val="0070019D"/>
    <w:rsid w:val="0070029B"/>
    <w:rsid w:val="007008EE"/>
    <w:rsid w:val="00701440"/>
    <w:rsid w:val="007014D8"/>
    <w:rsid w:val="00701A5C"/>
    <w:rsid w:val="00701D46"/>
    <w:rsid w:val="0070267E"/>
    <w:rsid w:val="00702775"/>
    <w:rsid w:val="007030CF"/>
    <w:rsid w:val="0070339B"/>
    <w:rsid w:val="00703E63"/>
    <w:rsid w:val="00703F29"/>
    <w:rsid w:val="0070604E"/>
    <w:rsid w:val="00706E32"/>
    <w:rsid w:val="007071FE"/>
    <w:rsid w:val="00710A29"/>
    <w:rsid w:val="00710F5F"/>
    <w:rsid w:val="00710F64"/>
    <w:rsid w:val="0071168D"/>
    <w:rsid w:val="00711B9B"/>
    <w:rsid w:val="00712070"/>
    <w:rsid w:val="007123FE"/>
    <w:rsid w:val="007125EE"/>
    <w:rsid w:val="00714754"/>
    <w:rsid w:val="00714B06"/>
    <w:rsid w:val="00714C45"/>
    <w:rsid w:val="007151E3"/>
    <w:rsid w:val="00715612"/>
    <w:rsid w:val="0071594E"/>
    <w:rsid w:val="00715EA4"/>
    <w:rsid w:val="007163E8"/>
    <w:rsid w:val="0071680E"/>
    <w:rsid w:val="00717645"/>
    <w:rsid w:val="00720AF6"/>
    <w:rsid w:val="00721789"/>
    <w:rsid w:val="00721822"/>
    <w:rsid w:val="007220E0"/>
    <w:rsid w:val="00722972"/>
    <w:rsid w:val="00723DF6"/>
    <w:rsid w:val="007247A3"/>
    <w:rsid w:val="007249B2"/>
    <w:rsid w:val="007254EB"/>
    <w:rsid w:val="00725534"/>
    <w:rsid w:val="0072576F"/>
    <w:rsid w:val="00725F85"/>
    <w:rsid w:val="00726325"/>
    <w:rsid w:val="00726A6E"/>
    <w:rsid w:val="00727928"/>
    <w:rsid w:val="00730450"/>
    <w:rsid w:val="007308ED"/>
    <w:rsid w:val="0073129C"/>
    <w:rsid w:val="00731DFF"/>
    <w:rsid w:val="007323AE"/>
    <w:rsid w:val="00732A3C"/>
    <w:rsid w:val="00733576"/>
    <w:rsid w:val="007339F6"/>
    <w:rsid w:val="00733AFE"/>
    <w:rsid w:val="00733E76"/>
    <w:rsid w:val="0073555B"/>
    <w:rsid w:val="00735602"/>
    <w:rsid w:val="00735732"/>
    <w:rsid w:val="00735D5C"/>
    <w:rsid w:val="007367F7"/>
    <w:rsid w:val="00736BB5"/>
    <w:rsid w:val="007371DD"/>
    <w:rsid w:val="00737BE1"/>
    <w:rsid w:val="00737F0E"/>
    <w:rsid w:val="007407E1"/>
    <w:rsid w:val="00741FDF"/>
    <w:rsid w:val="00743314"/>
    <w:rsid w:val="00744243"/>
    <w:rsid w:val="00744B9B"/>
    <w:rsid w:val="007450E2"/>
    <w:rsid w:val="00745D6A"/>
    <w:rsid w:val="0074631B"/>
    <w:rsid w:val="007467B7"/>
    <w:rsid w:val="00746DAE"/>
    <w:rsid w:val="00750D1B"/>
    <w:rsid w:val="00751034"/>
    <w:rsid w:val="007511F4"/>
    <w:rsid w:val="007518F3"/>
    <w:rsid w:val="00751A06"/>
    <w:rsid w:val="00752EC2"/>
    <w:rsid w:val="00754023"/>
    <w:rsid w:val="007541F8"/>
    <w:rsid w:val="007546AF"/>
    <w:rsid w:val="0075473F"/>
    <w:rsid w:val="007547BB"/>
    <w:rsid w:val="00754819"/>
    <w:rsid w:val="0075599A"/>
    <w:rsid w:val="00756051"/>
    <w:rsid w:val="00756D99"/>
    <w:rsid w:val="007605E5"/>
    <w:rsid w:val="007607F4"/>
    <w:rsid w:val="00762EA2"/>
    <w:rsid w:val="00763B08"/>
    <w:rsid w:val="00765848"/>
    <w:rsid w:val="00765934"/>
    <w:rsid w:val="007665A3"/>
    <w:rsid w:val="00771477"/>
    <w:rsid w:val="00771EFD"/>
    <w:rsid w:val="00772435"/>
    <w:rsid w:val="0077271B"/>
    <w:rsid w:val="00772BF5"/>
    <w:rsid w:val="00773F60"/>
    <w:rsid w:val="0077451B"/>
    <w:rsid w:val="00774589"/>
    <w:rsid w:val="00774AEF"/>
    <w:rsid w:val="00774E86"/>
    <w:rsid w:val="00775AB6"/>
    <w:rsid w:val="00777775"/>
    <w:rsid w:val="0077782A"/>
    <w:rsid w:val="00777A4B"/>
    <w:rsid w:val="00777DBE"/>
    <w:rsid w:val="00781A4E"/>
    <w:rsid w:val="0078220F"/>
    <w:rsid w:val="00782278"/>
    <w:rsid w:val="00782B68"/>
    <w:rsid w:val="007830AC"/>
    <w:rsid w:val="007830EF"/>
    <w:rsid w:val="007831E3"/>
    <w:rsid w:val="0078344F"/>
    <w:rsid w:val="00783C95"/>
    <w:rsid w:val="007860FA"/>
    <w:rsid w:val="007873C5"/>
    <w:rsid w:val="0079256E"/>
    <w:rsid w:val="00792F1A"/>
    <w:rsid w:val="00793BD7"/>
    <w:rsid w:val="00793BDE"/>
    <w:rsid w:val="0079428B"/>
    <w:rsid w:val="00796E99"/>
    <w:rsid w:val="00797458"/>
    <w:rsid w:val="00797956"/>
    <w:rsid w:val="007A0036"/>
    <w:rsid w:val="007A1B80"/>
    <w:rsid w:val="007A2954"/>
    <w:rsid w:val="007A3A8E"/>
    <w:rsid w:val="007A3CC7"/>
    <w:rsid w:val="007A40AA"/>
    <w:rsid w:val="007A4561"/>
    <w:rsid w:val="007A46A0"/>
    <w:rsid w:val="007A5C46"/>
    <w:rsid w:val="007A64F2"/>
    <w:rsid w:val="007A7561"/>
    <w:rsid w:val="007B118D"/>
    <w:rsid w:val="007B1655"/>
    <w:rsid w:val="007B17EE"/>
    <w:rsid w:val="007B20E2"/>
    <w:rsid w:val="007B2440"/>
    <w:rsid w:val="007B2C45"/>
    <w:rsid w:val="007B3830"/>
    <w:rsid w:val="007B3D4D"/>
    <w:rsid w:val="007B432D"/>
    <w:rsid w:val="007B465F"/>
    <w:rsid w:val="007B477B"/>
    <w:rsid w:val="007B47FD"/>
    <w:rsid w:val="007B49A0"/>
    <w:rsid w:val="007B5E4C"/>
    <w:rsid w:val="007B6BD5"/>
    <w:rsid w:val="007B7555"/>
    <w:rsid w:val="007B756C"/>
    <w:rsid w:val="007C09CD"/>
    <w:rsid w:val="007C0D85"/>
    <w:rsid w:val="007C137B"/>
    <w:rsid w:val="007C30FD"/>
    <w:rsid w:val="007C4F93"/>
    <w:rsid w:val="007C59C6"/>
    <w:rsid w:val="007C5E68"/>
    <w:rsid w:val="007C6530"/>
    <w:rsid w:val="007C65F9"/>
    <w:rsid w:val="007C698E"/>
    <w:rsid w:val="007C6AD1"/>
    <w:rsid w:val="007C70DA"/>
    <w:rsid w:val="007C775C"/>
    <w:rsid w:val="007D04A0"/>
    <w:rsid w:val="007D1B8E"/>
    <w:rsid w:val="007D254A"/>
    <w:rsid w:val="007D2697"/>
    <w:rsid w:val="007D2EE4"/>
    <w:rsid w:val="007D353C"/>
    <w:rsid w:val="007D3641"/>
    <w:rsid w:val="007D39F8"/>
    <w:rsid w:val="007D4092"/>
    <w:rsid w:val="007D4802"/>
    <w:rsid w:val="007D4C77"/>
    <w:rsid w:val="007D55BE"/>
    <w:rsid w:val="007D5BDC"/>
    <w:rsid w:val="007D5F23"/>
    <w:rsid w:val="007D6124"/>
    <w:rsid w:val="007D624E"/>
    <w:rsid w:val="007D6EBA"/>
    <w:rsid w:val="007D7BEB"/>
    <w:rsid w:val="007E02EC"/>
    <w:rsid w:val="007E085C"/>
    <w:rsid w:val="007E0AD1"/>
    <w:rsid w:val="007E0FEA"/>
    <w:rsid w:val="007E1D65"/>
    <w:rsid w:val="007E2C4D"/>
    <w:rsid w:val="007E2F21"/>
    <w:rsid w:val="007E3146"/>
    <w:rsid w:val="007E373C"/>
    <w:rsid w:val="007E3B50"/>
    <w:rsid w:val="007E3F29"/>
    <w:rsid w:val="007E4213"/>
    <w:rsid w:val="007E4CE2"/>
    <w:rsid w:val="007E5598"/>
    <w:rsid w:val="007E694D"/>
    <w:rsid w:val="007E708B"/>
    <w:rsid w:val="007E75D0"/>
    <w:rsid w:val="007F12E7"/>
    <w:rsid w:val="007F3DB6"/>
    <w:rsid w:val="007F48F0"/>
    <w:rsid w:val="007F4BDF"/>
    <w:rsid w:val="007F5C87"/>
    <w:rsid w:val="007F7C9E"/>
    <w:rsid w:val="007F7DA9"/>
    <w:rsid w:val="008002CE"/>
    <w:rsid w:val="0080224B"/>
    <w:rsid w:val="0080533A"/>
    <w:rsid w:val="00806B2A"/>
    <w:rsid w:val="00806D7E"/>
    <w:rsid w:val="00807DD1"/>
    <w:rsid w:val="00812C5C"/>
    <w:rsid w:val="008134CA"/>
    <w:rsid w:val="00815496"/>
    <w:rsid w:val="00817306"/>
    <w:rsid w:val="00817576"/>
    <w:rsid w:val="00820505"/>
    <w:rsid w:val="00820C14"/>
    <w:rsid w:val="0082121B"/>
    <w:rsid w:val="0082272C"/>
    <w:rsid w:val="008261DD"/>
    <w:rsid w:val="00826333"/>
    <w:rsid w:val="00826587"/>
    <w:rsid w:val="00827A4D"/>
    <w:rsid w:val="00831983"/>
    <w:rsid w:val="00832256"/>
    <w:rsid w:val="00832CF7"/>
    <w:rsid w:val="00832DB2"/>
    <w:rsid w:val="008332BE"/>
    <w:rsid w:val="00833722"/>
    <w:rsid w:val="008341C7"/>
    <w:rsid w:val="0083594C"/>
    <w:rsid w:val="00835FD8"/>
    <w:rsid w:val="00836161"/>
    <w:rsid w:val="00836EC2"/>
    <w:rsid w:val="00837285"/>
    <w:rsid w:val="00840014"/>
    <w:rsid w:val="00840643"/>
    <w:rsid w:val="008408D0"/>
    <w:rsid w:val="00841A14"/>
    <w:rsid w:val="0084211B"/>
    <w:rsid w:val="0084275E"/>
    <w:rsid w:val="008432F7"/>
    <w:rsid w:val="0084352C"/>
    <w:rsid w:val="00844695"/>
    <w:rsid w:val="0084494E"/>
    <w:rsid w:val="00846396"/>
    <w:rsid w:val="00846F21"/>
    <w:rsid w:val="00847D8C"/>
    <w:rsid w:val="00850495"/>
    <w:rsid w:val="00850EB6"/>
    <w:rsid w:val="00853085"/>
    <w:rsid w:val="00854580"/>
    <w:rsid w:val="008545FF"/>
    <w:rsid w:val="00854E8F"/>
    <w:rsid w:val="00855BCA"/>
    <w:rsid w:val="00856B54"/>
    <w:rsid w:val="008579D0"/>
    <w:rsid w:val="008603F2"/>
    <w:rsid w:val="00861EA4"/>
    <w:rsid w:val="008625AF"/>
    <w:rsid w:val="00863271"/>
    <w:rsid w:val="008637B5"/>
    <w:rsid w:val="008644C3"/>
    <w:rsid w:val="008648D3"/>
    <w:rsid w:val="00864AB4"/>
    <w:rsid w:val="008650C9"/>
    <w:rsid w:val="008654CF"/>
    <w:rsid w:val="00865543"/>
    <w:rsid w:val="00866561"/>
    <w:rsid w:val="00866884"/>
    <w:rsid w:val="00871B59"/>
    <w:rsid w:val="00871D62"/>
    <w:rsid w:val="00871F9F"/>
    <w:rsid w:val="00872386"/>
    <w:rsid w:val="00872473"/>
    <w:rsid w:val="00872946"/>
    <w:rsid w:val="008734F7"/>
    <w:rsid w:val="00874580"/>
    <w:rsid w:val="00875696"/>
    <w:rsid w:val="00875C7C"/>
    <w:rsid w:val="00875CA3"/>
    <w:rsid w:val="008770D2"/>
    <w:rsid w:val="0087713D"/>
    <w:rsid w:val="0088137E"/>
    <w:rsid w:val="0088142B"/>
    <w:rsid w:val="00881513"/>
    <w:rsid w:val="008815CF"/>
    <w:rsid w:val="00881751"/>
    <w:rsid w:val="00881C48"/>
    <w:rsid w:val="008835C1"/>
    <w:rsid w:val="00885B8D"/>
    <w:rsid w:val="00886890"/>
    <w:rsid w:val="00886B7C"/>
    <w:rsid w:val="00886DEB"/>
    <w:rsid w:val="00886EA4"/>
    <w:rsid w:val="00887C0A"/>
    <w:rsid w:val="00887D74"/>
    <w:rsid w:val="008906CD"/>
    <w:rsid w:val="0089093E"/>
    <w:rsid w:val="008909C6"/>
    <w:rsid w:val="00890A17"/>
    <w:rsid w:val="00891444"/>
    <w:rsid w:val="00892D08"/>
    <w:rsid w:val="008936E1"/>
    <w:rsid w:val="00893791"/>
    <w:rsid w:val="008937BA"/>
    <w:rsid w:val="00894F1B"/>
    <w:rsid w:val="008958E5"/>
    <w:rsid w:val="00895AE2"/>
    <w:rsid w:val="00896677"/>
    <w:rsid w:val="008967BC"/>
    <w:rsid w:val="008974A4"/>
    <w:rsid w:val="008974E2"/>
    <w:rsid w:val="008A0839"/>
    <w:rsid w:val="008A2109"/>
    <w:rsid w:val="008A2475"/>
    <w:rsid w:val="008A34B1"/>
    <w:rsid w:val="008A352F"/>
    <w:rsid w:val="008A3566"/>
    <w:rsid w:val="008A3987"/>
    <w:rsid w:val="008A3C0E"/>
    <w:rsid w:val="008A4A92"/>
    <w:rsid w:val="008A6098"/>
    <w:rsid w:val="008B13DE"/>
    <w:rsid w:val="008B15B3"/>
    <w:rsid w:val="008B276D"/>
    <w:rsid w:val="008B2D14"/>
    <w:rsid w:val="008B3FD4"/>
    <w:rsid w:val="008B424E"/>
    <w:rsid w:val="008B46BB"/>
    <w:rsid w:val="008B7373"/>
    <w:rsid w:val="008B75B3"/>
    <w:rsid w:val="008B7790"/>
    <w:rsid w:val="008B7D99"/>
    <w:rsid w:val="008C1DB1"/>
    <w:rsid w:val="008C22F0"/>
    <w:rsid w:val="008C300F"/>
    <w:rsid w:val="008C30BB"/>
    <w:rsid w:val="008C37A3"/>
    <w:rsid w:val="008C3E2E"/>
    <w:rsid w:val="008C404C"/>
    <w:rsid w:val="008C4BDC"/>
    <w:rsid w:val="008C703C"/>
    <w:rsid w:val="008C7DC5"/>
    <w:rsid w:val="008D20BD"/>
    <w:rsid w:val="008D2FBD"/>
    <w:rsid w:val="008D32D7"/>
    <w:rsid w:val="008D36C6"/>
    <w:rsid w:val="008D4C69"/>
    <w:rsid w:val="008D7B98"/>
    <w:rsid w:val="008D7BBC"/>
    <w:rsid w:val="008E06E2"/>
    <w:rsid w:val="008E0A84"/>
    <w:rsid w:val="008E0CCB"/>
    <w:rsid w:val="008E1083"/>
    <w:rsid w:val="008E16A4"/>
    <w:rsid w:val="008E26E1"/>
    <w:rsid w:val="008E2A87"/>
    <w:rsid w:val="008E2F43"/>
    <w:rsid w:val="008E4CC1"/>
    <w:rsid w:val="008E525F"/>
    <w:rsid w:val="008E52BD"/>
    <w:rsid w:val="008E568D"/>
    <w:rsid w:val="008E5A6D"/>
    <w:rsid w:val="008F0061"/>
    <w:rsid w:val="008F0C90"/>
    <w:rsid w:val="008F0E0E"/>
    <w:rsid w:val="008F157E"/>
    <w:rsid w:val="008F1856"/>
    <w:rsid w:val="008F18FE"/>
    <w:rsid w:val="008F2613"/>
    <w:rsid w:val="008F2AC6"/>
    <w:rsid w:val="008F32DF"/>
    <w:rsid w:val="008F3D49"/>
    <w:rsid w:val="008F48A1"/>
    <w:rsid w:val="008F4D20"/>
    <w:rsid w:val="008F5773"/>
    <w:rsid w:val="008F6324"/>
    <w:rsid w:val="008F653B"/>
    <w:rsid w:val="008F6BDB"/>
    <w:rsid w:val="008F74F0"/>
    <w:rsid w:val="008F7BB9"/>
    <w:rsid w:val="00900436"/>
    <w:rsid w:val="00900AF7"/>
    <w:rsid w:val="00900C33"/>
    <w:rsid w:val="0090155F"/>
    <w:rsid w:val="00901E05"/>
    <w:rsid w:val="00901E21"/>
    <w:rsid w:val="00902F3D"/>
    <w:rsid w:val="0090385D"/>
    <w:rsid w:val="009039A9"/>
    <w:rsid w:val="00903B4F"/>
    <w:rsid w:val="00904DE0"/>
    <w:rsid w:val="009050D0"/>
    <w:rsid w:val="00905283"/>
    <w:rsid w:val="009058F6"/>
    <w:rsid w:val="00905996"/>
    <w:rsid w:val="00905AA3"/>
    <w:rsid w:val="00906993"/>
    <w:rsid w:val="00906EE9"/>
    <w:rsid w:val="00907194"/>
    <w:rsid w:val="009103C0"/>
    <w:rsid w:val="00910A1A"/>
    <w:rsid w:val="00911B69"/>
    <w:rsid w:val="00912795"/>
    <w:rsid w:val="00913605"/>
    <w:rsid w:val="00913699"/>
    <w:rsid w:val="009139DC"/>
    <w:rsid w:val="00914F11"/>
    <w:rsid w:val="0091501A"/>
    <w:rsid w:val="009154C6"/>
    <w:rsid w:val="00915EDE"/>
    <w:rsid w:val="00916F54"/>
    <w:rsid w:val="009170D1"/>
    <w:rsid w:val="0091721B"/>
    <w:rsid w:val="009173F2"/>
    <w:rsid w:val="00921645"/>
    <w:rsid w:val="00922DE4"/>
    <w:rsid w:val="00923409"/>
    <w:rsid w:val="009238CF"/>
    <w:rsid w:val="00923C6D"/>
    <w:rsid w:val="00923D90"/>
    <w:rsid w:val="00923D98"/>
    <w:rsid w:val="00923F89"/>
    <w:rsid w:val="009250CE"/>
    <w:rsid w:val="00926D1C"/>
    <w:rsid w:val="0092765B"/>
    <w:rsid w:val="009300A1"/>
    <w:rsid w:val="00930E1A"/>
    <w:rsid w:val="00931281"/>
    <w:rsid w:val="00931B9E"/>
    <w:rsid w:val="00931EFB"/>
    <w:rsid w:val="009322A0"/>
    <w:rsid w:val="009326E6"/>
    <w:rsid w:val="0093321D"/>
    <w:rsid w:val="00933952"/>
    <w:rsid w:val="0093483E"/>
    <w:rsid w:val="009363E3"/>
    <w:rsid w:val="00936B38"/>
    <w:rsid w:val="009370BC"/>
    <w:rsid w:val="009373B1"/>
    <w:rsid w:val="00937553"/>
    <w:rsid w:val="0093775E"/>
    <w:rsid w:val="00937871"/>
    <w:rsid w:val="00937FA2"/>
    <w:rsid w:val="00940AE6"/>
    <w:rsid w:val="00940FB4"/>
    <w:rsid w:val="009413F4"/>
    <w:rsid w:val="00941DAC"/>
    <w:rsid w:val="00941E4B"/>
    <w:rsid w:val="0094281E"/>
    <w:rsid w:val="00942A92"/>
    <w:rsid w:val="00943921"/>
    <w:rsid w:val="009451E1"/>
    <w:rsid w:val="009457AD"/>
    <w:rsid w:val="0094652D"/>
    <w:rsid w:val="00946B99"/>
    <w:rsid w:val="0094757D"/>
    <w:rsid w:val="00947642"/>
    <w:rsid w:val="009477F9"/>
    <w:rsid w:val="00947E8A"/>
    <w:rsid w:val="00950BD7"/>
    <w:rsid w:val="00950C18"/>
    <w:rsid w:val="00950F02"/>
    <w:rsid w:val="00950F85"/>
    <w:rsid w:val="00951506"/>
    <w:rsid w:val="00951B25"/>
    <w:rsid w:val="00951C64"/>
    <w:rsid w:val="00952F70"/>
    <w:rsid w:val="00953501"/>
    <w:rsid w:val="00954633"/>
    <w:rsid w:val="00954886"/>
    <w:rsid w:val="00955F81"/>
    <w:rsid w:val="0095677D"/>
    <w:rsid w:val="00957EED"/>
    <w:rsid w:val="00960E38"/>
    <w:rsid w:val="00961140"/>
    <w:rsid w:val="00961CEE"/>
    <w:rsid w:val="00961EB8"/>
    <w:rsid w:val="00963E87"/>
    <w:rsid w:val="00964710"/>
    <w:rsid w:val="009655CB"/>
    <w:rsid w:val="009656CC"/>
    <w:rsid w:val="00966277"/>
    <w:rsid w:val="00966CB6"/>
    <w:rsid w:val="00967FB1"/>
    <w:rsid w:val="00971191"/>
    <w:rsid w:val="009716B8"/>
    <w:rsid w:val="00971714"/>
    <w:rsid w:val="009737E4"/>
    <w:rsid w:val="009741F9"/>
    <w:rsid w:val="00974998"/>
    <w:rsid w:val="009758A1"/>
    <w:rsid w:val="009777A4"/>
    <w:rsid w:val="00980CAF"/>
    <w:rsid w:val="00983B74"/>
    <w:rsid w:val="00987769"/>
    <w:rsid w:val="00987848"/>
    <w:rsid w:val="00990263"/>
    <w:rsid w:val="00990421"/>
    <w:rsid w:val="00990718"/>
    <w:rsid w:val="00992838"/>
    <w:rsid w:val="009961E2"/>
    <w:rsid w:val="009975C7"/>
    <w:rsid w:val="00997CF7"/>
    <w:rsid w:val="00997F0E"/>
    <w:rsid w:val="009A0EC4"/>
    <w:rsid w:val="009A0EDD"/>
    <w:rsid w:val="009A0EFE"/>
    <w:rsid w:val="009A1E06"/>
    <w:rsid w:val="009A38B7"/>
    <w:rsid w:val="009A3960"/>
    <w:rsid w:val="009A45C2"/>
    <w:rsid w:val="009A4CCC"/>
    <w:rsid w:val="009A4D9F"/>
    <w:rsid w:val="009A4EB5"/>
    <w:rsid w:val="009A5550"/>
    <w:rsid w:val="009A5BBF"/>
    <w:rsid w:val="009A6A4D"/>
    <w:rsid w:val="009A79F7"/>
    <w:rsid w:val="009A7B44"/>
    <w:rsid w:val="009B0114"/>
    <w:rsid w:val="009B0F80"/>
    <w:rsid w:val="009B3F2D"/>
    <w:rsid w:val="009B4617"/>
    <w:rsid w:val="009B4B79"/>
    <w:rsid w:val="009B5940"/>
    <w:rsid w:val="009B5C8F"/>
    <w:rsid w:val="009B5CEA"/>
    <w:rsid w:val="009B5DB4"/>
    <w:rsid w:val="009B6FA4"/>
    <w:rsid w:val="009C041D"/>
    <w:rsid w:val="009C042D"/>
    <w:rsid w:val="009C2538"/>
    <w:rsid w:val="009C2B91"/>
    <w:rsid w:val="009C2FB0"/>
    <w:rsid w:val="009C38A5"/>
    <w:rsid w:val="009C39CF"/>
    <w:rsid w:val="009C3C0B"/>
    <w:rsid w:val="009C3CD3"/>
    <w:rsid w:val="009C4055"/>
    <w:rsid w:val="009C5BA8"/>
    <w:rsid w:val="009C5C56"/>
    <w:rsid w:val="009C5ED2"/>
    <w:rsid w:val="009C620B"/>
    <w:rsid w:val="009C658B"/>
    <w:rsid w:val="009C6B5C"/>
    <w:rsid w:val="009C6FD9"/>
    <w:rsid w:val="009C7C88"/>
    <w:rsid w:val="009D0C4F"/>
    <w:rsid w:val="009D1A93"/>
    <w:rsid w:val="009D1E80"/>
    <w:rsid w:val="009D1F86"/>
    <w:rsid w:val="009D28BA"/>
    <w:rsid w:val="009D2BDC"/>
    <w:rsid w:val="009D543F"/>
    <w:rsid w:val="009D61F9"/>
    <w:rsid w:val="009E0069"/>
    <w:rsid w:val="009E047B"/>
    <w:rsid w:val="009E1461"/>
    <w:rsid w:val="009E1497"/>
    <w:rsid w:val="009E1E8B"/>
    <w:rsid w:val="009E2623"/>
    <w:rsid w:val="009E3108"/>
    <w:rsid w:val="009E3986"/>
    <w:rsid w:val="009E4027"/>
    <w:rsid w:val="009E40D8"/>
    <w:rsid w:val="009E41F3"/>
    <w:rsid w:val="009E4814"/>
    <w:rsid w:val="009E4B94"/>
    <w:rsid w:val="009E4CFC"/>
    <w:rsid w:val="009E4F0D"/>
    <w:rsid w:val="009E66FA"/>
    <w:rsid w:val="009E6C62"/>
    <w:rsid w:val="009E7AAC"/>
    <w:rsid w:val="009F0018"/>
    <w:rsid w:val="009F0DC5"/>
    <w:rsid w:val="009F11BE"/>
    <w:rsid w:val="009F13FC"/>
    <w:rsid w:val="009F1964"/>
    <w:rsid w:val="009F2D7E"/>
    <w:rsid w:val="009F4A42"/>
    <w:rsid w:val="009F5BF5"/>
    <w:rsid w:val="009F5D19"/>
    <w:rsid w:val="009F61C5"/>
    <w:rsid w:val="009F6E9F"/>
    <w:rsid w:val="009F77AB"/>
    <w:rsid w:val="009F79AA"/>
    <w:rsid w:val="009F7E53"/>
    <w:rsid w:val="00A00E8C"/>
    <w:rsid w:val="00A016FF"/>
    <w:rsid w:val="00A02746"/>
    <w:rsid w:val="00A02759"/>
    <w:rsid w:val="00A02C30"/>
    <w:rsid w:val="00A02F07"/>
    <w:rsid w:val="00A034E4"/>
    <w:rsid w:val="00A040A9"/>
    <w:rsid w:val="00A04EA5"/>
    <w:rsid w:val="00A06835"/>
    <w:rsid w:val="00A06F17"/>
    <w:rsid w:val="00A0710F"/>
    <w:rsid w:val="00A100D7"/>
    <w:rsid w:val="00A1010F"/>
    <w:rsid w:val="00A10535"/>
    <w:rsid w:val="00A1098B"/>
    <w:rsid w:val="00A10C30"/>
    <w:rsid w:val="00A10EC7"/>
    <w:rsid w:val="00A11FF7"/>
    <w:rsid w:val="00A12608"/>
    <w:rsid w:val="00A12871"/>
    <w:rsid w:val="00A12C05"/>
    <w:rsid w:val="00A12F62"/>
    <w:rsid w:val="00A1400F"/>
    <w:rsid w:val="00A1431D"/>
    <w:rsid w:val="00A14A45"/>
    <w:rsid w:val="00A14B47"/>
    <w:rsid w:val="00A15895"/>
    <w:rsid w:val="00A15CE9"/>
    <w:rsid w:val="00A16B70"/>
    <w:rsid w:val="00A17159"/>
    <w:rsid w:val="00A17745"/>
    <w:rsid w:val="00A17F90"/>
    <w:rsid w:val="00A202D6"/>
    <w:rsid w:val="00A20780"/>
    <w:rsid w:val="00A2121B"/>
    <w:rsid w:val="00A21504"/>
    <w:rsid w:val="00A21736"/>
    <w:rsid w:val="00A218EB"/>
    <w:rsid w:val="00A21A05"/>
    <w:rsid w:val="00A222A8"/>
    <w:rsid w:val="00A22429"/>
    <w:rsid w:val="00A235D8"/>
    <w:rsid w:val="00A236A2"/>
    <w:rsid w:val="00A23969"/>
    <w:rsid w:val="00A24FC4"/>
    <w:rsid w:val="00A258E2"/>
    <w:rsid w:val="00A25A7B"/>
    <w:rsid w:val="00A25C44"/>
    <w:rsid w:val="00A27A90"/>
    <w:rsid w:val="00A27AD6"/>
    <w:rsid w:val="00A30942"/>
    <w:rsid w:val="00A31788"/>
    <w:rsid w:val="00A3178F"/>
    <w:rsid w:val="00A31ED3"/>
    <w:rsid w:val="00A32254"/>
    <w:rsid w:val="00A340EB"/>
    <w:rsid w:val="00A341F6"/>
    <w:rsid w:val="00A3455F"/>
    <w:rsid w:val="00A34B69"/>
    <w:rsid w:val="00A3678D"/>
    <w:rsid w:val="00A37131"/>
    <w:rsid w:val="00A408D3"/>
    <w:rsid w:val="00A40A26"/>
    <w:rsid w:val="00A41EA6"/>
    <w:rsid w:val="00A42310"/>
    <w:rsid w:val="00A428E3"/>
    <w:rsid w:val="00A42B02"/>
    <w:rsid w:val="00A42BBC"/>
    <w:rsid w:val="00A4334F"/>
    <w:rsid w:val="00A46D49"/>
    <w:rsid w:val="00A50425"/>
    <w:rsid w:val="00A51033"/>
    <w:rsid w:val="00A5177D"/>
    <w:rsid w:val="00A51977"/>
    <w:rsid w:val="00A5209E"/>
    <w:rsid w:val="00A523EB"/>
    <w:rsid w:val="00A5339F"/>
    <w:rsid w:val="00A539A2"/>
    <w:rsid w:val="00A53E2D"/>
    <w:rsid w:val="00A54EE2"/>
    <w:rsid w:val="00A55499"/>
    <w:rsid w:val="00A55C20"/>
    <w:rsid w:val="00A55C98"/>
    <w:rsid w:val="00A55EB7"/>
    <w:rsid w:val="00A5615D"/>
    <w:rsid w:val="00A56C2B"/>
    <w:rsid w:val="00A56D88"/>
    <w:rsid w:val="00A576CA"/>
    <w:rsid w:val="00A57701"/>
    <w:rsid w:val="00A57FBB"/>
    <w:rsid w:val="00A60475"/>
    <w:rsid w:val="00A606BD"/>
    <w:rsid w:val="00A60DD4"/>
    <w:rsid w:val="00A6166A"/>
    <w:rsid w:val="00A630DA"/>
    <w:rsid w:val="00A632DB"/>
    <w:rsid w:val="00A637FC"/>
    <w:rsid w:val="00A6402A"/>
    <w:rsid w:val="00A64256"/>
    <w:rsid w:val="00A64A4E"/>
    <w:rsid w:val="00A653FE"/>
    <w:rsid w:val="00A659D2"/>
    <w:rsid w:val="00A65EC2"/>
    <w:rsid w:val="00A65FB8"/>
    <w:rsid w:val="00A6686E"/>
    <w:rsid w:val="00A67665"/>
    <w:rsid w:val="00A676FD"/>
    <w:rsid w:val="00A67C5F"/>
    <w:rsid w:val="00A67C69"/>
    <w:rsid w:val="00A70C88"/>
    <w:rsid w:val="00A7185A"/>
    <w:rsid w:val="00A7292D"/>
    <w:rsid w:val="00A72948"/>
    <w:rsid w:val="00A73196"/>
    <w:rsid w:val="00A732B5"/>
    <w:rsid w:val="00A7357C"/>
    <w:rsid w:val="00A73CAB"/>
    <w:rsid w:val="00A74726"/>
    <w:rsid w:val="00A749A9"/>
    <w:rsid w:val="00A7680F"/>
    <w:rsid w:val="00A76D02"/>
    <w:rsid w:val="00A81D03"/>
    <w:rsid w:val="00A822A6"/>
    <w:rsid w:val="00A8259E"/>
    <w:rsid w:val="00A836AC"/>
    <w:rsid w:val="00A84F08"/>
    <w:rsid w:val="00A8548B"/>
    <w:rsid w:val="00A8566D"/>
    <w:rsid w:val="00A867AC"/>
    <w:rsid w:val="00A874EE"/>
    <w:rsid w:val="00A876DD"/>
    <w:rsid w:val="00A879C1"/>
    <w:rsid w:val="00A91141"/>
    <w:rsid w:val="00A91389"/>
    <w:rsid w:val="00A91DA5"/>
    <w:rsid w:val="00A91E88"/>
    <w:rsid w:val="00A93B9F"/>
    <w:rsid w:val="00A95D0E"/>
    <w:rsid w:val="00A95F96"/>
    <w:rsid w:val="00A964AF"/>
    <w:rsid w:val="00A97242"/>
    <w:rsid w:val="00A97BB6"/>
    <w:rsid w:val="00A97E9F"/>
    <w:rsid w:val="00AA13B9"/>
    <w:rsid w:val="00AA1881"/>
    <w:rsid w:val="00AA18FD"/>
    <w:rsid w:val="00AA1E1E"/>
    <w:rsid w:val="00AA2107"/>
    <w:rsid w:val="00AA2181"/>
    <w:rsid w:val="00AA3BD0"/>
    <w:rsid w:val="00AA4296"/>
    <w:rsid w:val="00AA67AA"/>
    <w:rsid w:val="00AA6CEE"/>
    <w:rsid w:val="00AB0C50"/>
    <w:rsid w:val="00AB0DFC"/>
    <w:rsid w:val="00AB0F00"/>
    <w:rsid w:val="00AB0F6C"/>
    <w:rsid w:val="00AB115D"/>
    <w:rsid w:val="00AB18D1"/>
    <w:rsid w:val="00AB2500"/>
    <w:rsid w:val="00AB258A"/>
    <w:rsid w:val="00AB3224"/>
    <w:rsid w:val="00AB3BF2"/>
    <w:rsid w:val="00AB4281"/>
    <w:rsid w:val="00AB4582"/>
    <w:rsid w:val="00AB476F"/>
    <w:rsid w:val="00AB4CDE"/>
    <w:rsid w:val="00AB4EE2"/>
    <w:rsid w:val="00AB5227"/>
    <w:rsid w:val="00AB567B"/>
    <w:rsid w:val="00AB59BB"/>
    <w:rsid w:val="00AB59F0"/>
    <w:rsid w:val="00AB5F15"/>
    <w:rsid w:val="00AB61F7"/>
    <w:rsid w:val="00AB6DEC"/>
    <w:rsid w:val="00AB6E44"/>
    <w:rsid w:val="00AC12C3"/>
    <w:rsid w:val="00AC3BBF"/>
    <w:rsid w:val="00AC3BE5"/>
    <w:rsid w:val="00AC3F05"/>
    <w:rsid w:val="00AC46AC"/>
    <w:rsid w:val="00AC542D"/>
    <w:rsid w:val="00AC56BA"/>
    <w:rsid w:val="00AC6A8C"/>
    <w:rsid w:val="00AC747D"/>
    <w:rsid w:val="00AC74A8"/>
    <w:rsid w:val="00AC7811"/>
    <w:rsid w:val="00AC781C"/>
    <w:rsid w:val="00AC7AA6"/>
    <w:rsid w:val="00AC7DC8"/>
    <w:rsid w:val="00AD02AC"/>
    <w:rsid w:val="00AD0B05"/>
    <w:rsid w:val="00AD0E0E"/>
    <w:rsid w:val="00AD247A"/>
    <w:rsid w:val="00AD26BD"/>
    <w:rsid w:val="00AD3AB3"/>
    <w:rsid w:val="00AD56EC"/>
    <w:rsid w:val="00AD5F89"/>
    <w:rsid w:val="00AD62AA"/>
    <w:rsid w:val="00AD6700"/>
    <w:rsid w:val="00AD75E3"/>
    <w:rsid w:val="00AE0CF1"/>
    <w:rsid w:val="00AE1B60"/>
    <w:rsid w:val="00AE2586"/>
    <w:rsid w:val="00AE2725"/>
    <w:rsid w:val="00AE2FD5"/>
    <w:rsid w:val="00AE3320"/>
    <w:rsid w:val="00AE33CD"/>
    <w:rsid w:val="00AE49CD"/>
    <w:rsid w:val="00AE4BF0"/>
    <w:rsid w:val="00AE5D2C"/>
    <w:rsid w:val="00AE7284"/>
    <w:rsid w:val="00AE7B02"/>
    <w:rsid w:val="00AE7DCC"/>
    <w:rsid w:val="00AF0148"/>
    <w:rsid w:val="00AF0251"/>
    <w:rsid w:val="00AF06F2"/>
    <w:rsid w:val="00AF1D02"/>
    <w:rsid w:val="00AF1DB4"/>
    <w:rsid w:val="00AF25F9"/>
    <w:rsid w:val="00AF529C"/>
    <w:rsid w:val="00AF550A"/>
    <w:rsid w:val="00AF5F0C"/>
    <w:rsid w:val="00AF60A4"/>
    <w:rsid w:val="00AF7608"/>
    <w:rsid w:val="00AF76E3"/>
    <w:rsid w:val="00B00065"/>
    <w:rsid w:val="00B009C2"/>
    <w:rsid w:val="00B00B18"/>
    <w:rsid w:val="00B00D92"/>
    <w:rsid w:val="00B01724"/>
    <w:rsid w:val="00B0261C"/>
    <w:rsid w:val="00B02B66"/>
    <w:rsid w:val="00B02E9F"/>
    <w:rsid w:val="00B03412"/>
    <w:rsid w:val="00B03D45"/>
    <w:rsid w:val="00B0422A"/>
    <w:rsid w:val="00B04558"/>
    <w:rsid w:val="00B04C64"/>
    <w:rsid w:val="00B054DF"/>
    <w:rsid w:val="00B06BAE"/>
    <w:rsid w:val="00B07550"/>
    <w:rsid w:val="00B10B59"/>
    <w:rsid w:val="00B12635"/>
    <w:rsid w:val="00B12D11"/>
    <w:rsid w:val="00B1331B"/>
    <w:rsid w:val="00B14249"/>
    <w:rsid w:val="00B15131"/>
    <w:rsid w:val="00B15788"/>
    <w:rsid w:val="00B15A13"/>
    <w:rsid w:val="00B17A9B"/>
    <w:rsid w:val="00B17DE1"/>
    <w:rsid w:val="00B2182C"/>
    <w:rsid w:val="00B2317C"/>
    <w:rsid w:val="00B23BE9"/>
    <w:rsid w:val="00B24910"/>
    <w:rsid w:val="00B24CEC"/>
    <w:rsid w:val="00B24E70"/>
    <w:rsid w:val="00B25D74"/>
    <w:rsid w:val="00B266CF"/>
    <w:rsid w:val="00B27559"/>
    <w:rsid w:val="00B31130"/>
    <w:rsid w:val="00B316CF"/>
    <w:rsid w:val="00B335AF"/>
    <w:rsid w:val="00B342AA"/>
    <w:rsid w:val="00B34812"/>
    <w:rsid w:val="00B3613C"/>
    <w:rsid w:val="00B362DB"/>
    <w:rsid w:val="00B365D9"/>
    <w:rsid w:val="00B378D2"/>
    <w:rsid w:val="00B40E75"/>
    <w:rsid w:val="00B40FD7"/>
    <w:rsid w:val="00B4174B"/>
    <w:rsid w:val="00B418D4"/>
    <w:rsid w:val="00B42AAA"/>
    <w:rsid w:val="00B432AD"/>
    <w:rsid w:val="00B4424D"/>
    <w:rsid w:val="00B44711"/>
    <w:rsid w:val="00B44744"/>
    <w:rsid w:val="00B4532F"/>
    <w:rsid w:val="00B456ED"/>
    <w:rsid w:val="00B458D1"/>
    <w:rsid w:val="00B460CC"/>
    <w:rsid w:val="00B46274"/>
    <w:rsid w:val="00B46445"/>
    <w:rsid w:val="00B4677D"/>
    <w:rsid w:val="00B46B5A"/>
    <w:rsid w:val="00B471BD"/>
    <w:rsid w:val="00B4720D"/>
    <w:rsid w:val="00B50989"/>
    <w:rsid w:val="00B50F1E"/>
    <w:rsid w:val="00B514F9"/>
    <w:rsid w:val="00B51B8A"/>
    <w:rsid w:val="00B52F1F"/>
    <w:rsid w:val="00B52F2F"/>
    <w:rsid w:val="00B5416B"/>
    <w:rsid w:val="00B552CB"/>
    <w:rsid w:val="00B56D1A"/>
    <w:rsid w:val="00B57363"/>
    <w:rsid w:val="00B605E8"/>
    <w:rsid w:val="00B60D75"/>
    <w:rsid w:val="00B612D9"/>
    <w:rsid w:val="00B618D5"/>
    <w:rsid w:val="00B61AAB"/>
    <w:rsid w:val="00B61DE3"/>
    <w:rsid w:val="00B62680"/>
    <w:rsid w:val="00B62F59"/>
    <w:rsid w:val="00B636F0"/>
    <w:rsid w:val="00B6486C"/>
    <w:rsid w:val="00B65237"/>
    <w:rsid w:val="00B66839"/>
    <w:rsid w:val="00B66C57"/>
    <w:rsid w:val="00B67A75"/>
    <w:rsid w:val="00B67AE2"/>
    <w:rsid w:val="00B67E94"/>
    <w:rsid w:val="00B712A7"/>
    <w:rsid w:val="00B7186D"/>
    <w:rsid w:val="00B73136"/>
    <w:rsid w:val="00B73422"/>
    <w:rsid w:val="00B735BC"/>
    <w:rsid w:val="00B73B8D"/>
    <w:rsid w:val="00B74AB3"/>
    <w:rsid w:val="00B754EF"/>
    <w:rsid w:val="00B75670"/>
    <w:rsid w:val="00B762A6"/>
    <w:rsid w:val="00B7659A"/>
    <w:rsid w:val="00B769C2"/>
    <w:rsid w:val="00B809CC"/>
    <w:rsid w:val="00B812B8"/>
    <w:rsid w:val="00B815E1"/>
    <w:rsid w:val="00B82C4E"/>
    <w:rsid w:val="00B8467C"/>
    <w:rsid w:val="00B846A9"/>
    <w:rsid w:val="00B85188"/>
    <w:rsid w:val="00B85BAC"/>
    <w:rsid w:val="00B86E9D"/>
    <w:rsid w:val="00B87BE6"/>
    <w:rsid w:val="00B87D34"/>
    <w:rsid w:val="00B908D5"/>
    <w:rsid w:val="00B909BA"/>
    <w:rsid w:val="00B92136"/>
    <w:rsid w:val="00B92BC8"/>
    <w:rsid w:val="00B93582"/>
    <w:rsid w:val="00B935FC"/>
    <w:rsid w:val="00B936E1"/>
    <w:rsid w:val="00B938D0"/>
    <w:rsid w:val="00B93E9E"/>
    <w:rsid w:val="00B94488"/>
    <w:rsid w:val="00B95A35"/>
    <w:rsid w:val="00B96B69"/>
    <w:rsid w:val="00B97055"/>
    <w:rsid w:val="00B970BF"/>
    <w:rsid w:val="00B97690"/>
    <w:rsid w:val="00BA0080"/>
    <w:rsid w:val="00BA0B54"/>
    <w:rsid w:val="00BA18E2"/>
    <w:rsid w:val="00BA1A00"/>
    <w:rsid w:val="00BA1C22"/>
    <w:rsid w:val="00BA1D08"/>
    <w:rsid w:val="00BA28FF"/>
    <w:rsid w:val="00BA298C"/>
    <w:rsid w:val="00BA2F9B"/>
    <w:rsid w:val="00BA35D0"/>
    <w:rsid w:val="00BA36D6"/>
    <w:rsid w:val="00BA391C"/>
    <w:rsid w:val="00BA5A50"/>
    <w:rsid w:val="00BA626F"/>
    <w:rsid w:val="00BA6AFA"/>
    <w:rsid w:val="00BA6C3A"/>
    <w:rsid w:val="00BA7694"/>
    <w:rsid w:val="00BA7AD3"/>
    <w:rsid w:val="00BA7F9E"/>
    <w:rsid w:val="00BB0BE7"/>
    <w:rsid w:val="00BB1EFF"/>
    <w:rsid w:val="00BB2B39"/>
    <w:rsid w:val="00BB31AB"/>
    <w:rsid w:val="00BB4216"/>
    <w:rsid w:val="00BB4255"/>
    <w:rsid w:val="00BB4F42"/>
    <w:rsid w:val="00BB5160"/>
    <w:rsid w:val="00BB54EC"/>
    <w:rsid w:val="00BB6F25"/>
    <w:rsid w:val="00BB725A"/>
    <w:rsid w:val="00BC007F"/>
    <w:rsid w:val="00BC0D9D"/>
    <w:rsid w:val="00BC1DC2"/>
    <w:rsid w:val="00BC1FB5"/>
    <w:rsid w:val="00BC217A"/>
    <w:rsid w:val="00BC3279"/>
    <w:rsid w:val="00BC35D9"/>
    <w:rsid w:val="00BC4DE7"/>
    <w:rsid w:val="00BC5213"/>
    <w:rsid w:val="00BC5D55"/>
    <w:rsid w:val="00BC63F1"/>
    <w:rsid w:val="00BC72BA"/>
    <w:rsid w:val="00BC7397"/>
    <w:rsid w:val="00BC73DF"/>
    <w:rsid w:val="00BC781A"/>
    <w:rsid w:val="00BD0070"/>
    <w:rsid w:val="00BD0168"/>
    <w:rsid w:val="00BD0BD2"/>
    <w:rsid w:val="00BD13B1"/>
    <w:rsid w:val="00BD1A24"/>
    <w:rsid w:val="00BD35FA"/>
    <w:rsid w:val="00BD3EA9"/>
    <w:rsid w:val="00BD5340"/>
    <w:rsid w:val="00BE0491"/>
    <w:rsid w:val="00BE05B5"/>
    <w:rsid w:val="00BE0620"/>
    <w:rsid w:val="00BE0C96"/>
    <w:rsid w:val="00BE1A6D"/>
    <w:rsid w:val="00BE3796"/>
    <w:rsid w:val="00BE3C31"/>
    <w:rsid w:val="00BE42AE"/>
    <w:rsid w:val="00BE52DB"/>
    <w:rsid w:val="00BE6E4B"/>
    <w:rsid w:val="00BE7808"/>
    <w:rsid w:val="00BF03ED"/>
    <w:rsid w:val="00BF0D1B"/>
    <w:rsid w:val="00BF125E"/>
    <w:rsid w:val="00BF129E"/>
    <w:rsid w:val="00BF1A85"/>
    <w:rsid w:val="00BF46BE"/>
    <w:rsid w:val="00BF624B"/>
    <w:rsid w:val="00BF6C31"/>
    <w:rsid w:val="00BF6DA0"/>
    <w:rsid w:val="00BF77AB"/>
    <w:rsid w:val="00C0083F"/>
    <w:rsid w:val="00C014DD"/>
    <w:rsid w:val="00C0191C"/>
    <w:rsid w:val="00C01A13"/>
    <w:rsid w:val="00C0218F"/>
    <w:rsid w:val="00C0372C"/>
    <w:rsid w:val="00C0396A"/>
    <w:rsid w:val="00C043BD"/>
    <w:rsid w:val="00C054DB"/>
    <w:rsid w:val="00C063C1"/>
    <w:rsid w:val="00C06B29"/>
    <w:rsid w:val="00C124B7"/>
    <w:rsid w:val="00C12504"/>
    <w:rsid w:val="00C12F69"/>
    <w:rsid w:val="00C138C1"/>
    <w:rsid w:val="00C13D66"/>
    <w:rsid w:val="00C13FD1"/>
    <w:rsid w:val="00C14711"/>
    <w:rsid w:val="00C14F66"/>
    <w:rsid w:val="00C15033"/>
    <w:rsid w:val="00C153F0"/>
    <w:rsid w:val="00C158D1"/>
    <w:rsid w:val="00C175EE"/>
    <w:rsid w:val="00C17921"/>
    <w:rsid w:val="00C2018C"/>
    <w:rsid w:val="00C20348"/>
    <w:rsid w:val="00C20759"/>
    <w:rsid w:val="00C21089"/>
    <w:rsid w:val="00C22833"/>
    <w:rsid w:val="00C2427E"/>
    <w:rsid w:val="00C243C4"/>
    <w:rsid w:val="00C250CE"/>
    <w:rsid w:val="00C26252"/>
    <w:rsid w:val="00C264B7"/>
    <w:rsid w:val="00C26583"/>
    <w:rsid w:val="00C26843"/>
    <w:rsid w:val="00C2695A"/>
    <w:rsid w:val="00C274A3"/>
    <w:rsid w:val="00C275E4"/>
    <w:rsid w:val="00C27FF9"/>
    <w:rsid w:val="00C3154F"/>
    <w:rsid w:val="00C31710"/>
    <w:rsid w:val="00C32ECA"/>
    <w:rsid w:val="00C3538C"/>
    <w:rsid w:val="00C357EF"/>
    <w:rsid w:val="00C3591E"/>
    <w:rsid w:val="00C35E5E"/>
    <w:rsid w:val="00C37A6E"/>
    <w:rsid w:val="00C37F0A"/>
    <w:rsid w:val="00C409F6"/>
    <w:rsid w:val="00C41591"/>
    <w:rsid w:val="00C4187B"/>
    <w:rsid w:val="00C41E34"/>
    <w:rsid w:val="00C41F1A"/>
    <w:rsid w:val="00C425F5"/>
    <w:rsid w:val="00C4265E"/>
    <w:rsid w:val="00C42751"/>
    <w:rsid w:val="00C431F6"/>
    <w:rsid w:val="00C43461"/>
    <w:rsid w:val="00C43822"/>
    <w:rsid w:val="00C43F6F"/>
    <w:rsid w:val="00C44288"/>
    <w:rsid w:val="00C44FCB"/>
    <w:rsid w:val="00C4540A"/>
    <w:rsid w:val="00C459B3"/>
    <w:rsid w:val="00C45B68"/>
    <w:rsid w:val="00C461D2"/>
    <w:rsid w:val="00C4632A"/>
    <w:rsid w:val="00C46A4D"/>
    <w:rsid w:val="00C501E9"/>
    <w:rsid w:val="00C50F90"/>
    <w:rsid w:val="00C5115B"/>
    <w:rsid w:val="00C513FE"/>
    <w:rsid w:val="00C51DAD"/>
    <w:rsid w:val="00C52128"/>
    <w:rsid w:val="00C522B9"/>
    <w:rsid w:val="00C52DA3"/>
    <w:rsid w:val="00C5319A"/>
    <w:rsid w:val="00C53804"/>
    <w:rsid w:val="00C53ADD"/>
    <w:rsid w:val="00C541F6"/>
    <w:rsid w:val="00C54406"/>
    <w:rsid w:val="00C54950"/>
    <w:rsid w:val="00C54E9D"/>
    <w:rsid w:val="00C5644B"/>
    <w:rsid w:val="00C57295"/>
    <w:rsid w:val="00C577AA"/>
    <w:rsid w:val="00C57943"/>
    <w:rsid w:val="00C610BC"/>
    <w:rsid w:val="00C6147B"/>
    <w:rsid w:val="00C617BA"/>
    <w:rsid w:val="00C631FB"/>
    <w:rsid w:val="00C6399B"/>
    <w:rsid w:val="00C644B3"/>
    <w:rsid w:val="00C64BF4"/>
    <w:rsid w:val="00C64FEA"/>
    <w:rsid w:val="00C654BC"/>
    <w:rsid w:val="00C655B6"/>
    <w:rsid w:val="00C66333"/>
    <w:rsid w:val="00C667F4"/>
    <w:rsid w:val="00C66E97"/>
    <w:rsid w:val="00C67328"/>
    <w:rsid w:val="00C67904"/>
    <w:rsid w:val="00C704F5"/>
    <w:rsid w:val="00C71B63"/>
    <w:rsid w:val="00C72096"/>
    <w:rsid w:val="00C72A49"/>
    <w:rsid w:val="00C72D20"/>
    <w:rsid w:val="00C733DC"/>
    <w:rsid w:val="00C7409F"/>
    <w:rsid w:val="00C74518"/>
    <w:rsid w:val="00C75403"/>
    <w:rsid w:val="00C763A6"/>
    <w:rsid w:val="00C766FF"/>
    <w:rsid w:val="00C77159"/>
    <w:rsid w:val="00C7E429"/>
    <w:rsid w:val="00C807FA"/>
    <w:rsid w:val="00C80B97"/>
    <w:rsid w:val="00C82754"/>
    <w:rsid w:val="00C82BA5"/>
    <w:rsid w:val="00C82FEA"/>
    <w:rsid w:val="00C831BB"/>
    <w:rsid w:val="00C8452F"/>
    <w:rsid w:val="00C848BE"/>
    <w:rsid w:val="00C84F3A"/>
    <w:rsid w:val="00C858B0"/>
    <w:rsid w:val="00C86A13"/>
    <w:rsid w:val="00C879B2"/>
    <w:rsid w:val="00C909C6"/>
    <w:rsid w:val="00C90C7C"/>
    <w:rsid w:val="00C90D6F"/>
    <w:rsid w:val="00C9156F"/>
    <w:rsid w:val="00C91E8F"/>
    <w:rsid w:val="00C9274A"/>
    <w:rsid w:val="00C9298D"/>
    <w:rsid w:val="00C932D7"/>
    <w:rsid w:val="00C93CFF"/>
    <w:rsid w:val="00C93FA6"/>
    <w:rsid w:val="00C96FF6"/>
    <w:rsid w:val="00C97D91"/>
    <w:rsid w:val="00C97F88"/>
    <w:rsid w:val="00CA0A64"/>
    <w:rsid w:val="00CA0A7D"/>
    <w:rsid w:val="00CA121B"/>
    <w:rsid w:val="00CA1293"/>
    <w:rsid w:val="00CA245E"/>
    <w:rsid w:val="00CA276A"/>
    <w:rsid w:val="00CA2BDE"/>
    <w:rsid w:val="00CA302A"/>
    <w:rsid w:val="00CA4A05"/>
    <w:rsid w:val="00CA57A5"/>
    <w:rsid w:val="00CA5D29"/>
    <w:rsid w:val="00CA6E50"/>
    <w:rsid w:val="00CA7D02"/>
    <w:rsid w:val="00CB012B"/>
    <w:rsid w:val="00CB0226"/>
    <w:rsid w:val="00CB0795"/>
    <w:rsid w:val="00CB0B2C"/>
    <w:rsid w:val="00CB110F"/>
    <w:rsid w:val="00CB1557"/>
    <w:rsid w:val="00CB2C9C"/>
    <w:rsid w:val="00CB34F0"/>
    <w:rsid w:val="00CB3741"/>
    <w:rsid w:val="00CB59A4"/>
    <w:rsid w:val="00CB5D80"/>
    <w:rsid w:val="00CB731E"/>
    <w:rsid w:val="00CC03E0"/>
    <w:rsid w:val="00CC0AEC"/>
    <w:rsid w:val="00CC0E1E"/>
    <w:rsid w:val="00CC101B"/>
    <w:rsid w:val="00CC1AB7"/>
    <w:rsid w:val="00CC1DD1"/>
    <w:rsid w:val="00CC235E"/>
    <w:rsid w:val="00CC2918"/>
    <w:rsid w:val="00CC4A22"/>
    <w:rsid w:val="00CC50E7"/>
    <w:rsid w:val="00CC53CC"/>
    <w:rsid w:val="00CC6322"/>
    <w:rsid w:val="00CC6751"/>
    <w:rsid w:val="00CD05AF"/>
    <w:rsid w:val="00CD07DE"/>
    <w:rsid w:val="00CD07F9"/>
    <w:rsid w:val="00CD0853"/>
    <w:rsid w:val="00CD141D"/>
    <w:rsid w:val="00CD18A5"/>
    <w:rsid w:val="00CD3108"/>
    <w:rsid w:val="00CD60F3"/>
    <w:rsid w:val="00CD6555"/>
    <w:rsid w:val="00CD65D1"/>
    <w:rsid w:val="00CD6B50"/>
    <w:rsid w:val="00CD7AAB"/>
    <w:rsid w:val="00CE03D7"/>
    <w:rsid w:val="00CE19F2"/>
    <w:rsid w:val="00CE1A9A"/>
    <w:rsid w:val="00CE2926"/>
    <w:rsid w:val="00CE3610"/>
    <w:rsid w:val="00CE3F38"/>
    <w:rsid w:val="00CE4098"/>
    <w:rsid w:val="00CE5168"/>
    <w:rsid w:val="00CE5899"/>
    <w:rsid w:val="00CE5BA4"/>
    <w:rsid w:val="00CE5CC2"/>
    <w:rsid w:val="00CE5CD1"/>
    <w:rsid w:val="00CE655A"/>
    <w:rsid w:val="00CE7C0B"/>
    <w:rsid w:val="00CE7E01"/>
    <w:rsid w:val="00CE7F75"/>
    <w:rsid w:val="00CF0068"/>
    <w:rsid w:val="00CF0EF3"/>
    <w:rsid w:val="00CF24E7"/>
    <w:rsid w:val="00CF303D"/>
    <w:rsid w:val="00CF35BD"/>
    <w:rsid w:val="00CF3A2A"/>
    <w:rsid w:val="00CF52E5"/>
    <w:rsid w:val="00CF7007"/>
    <w:rsid w:val="00CF7074"/>
    <w:rsid w:val="00CF7E2C"/>
    <w:rsid w:val="00D005E2"/>
    <w:rsid w:val="00D029BF"/>
    <w:rsid w:val="00D02A4E"/>
    <w:rsid w:val="00D02CAA"/>
    <w:rsid w:val="00D02D60"/>
    <w:rsid w:val="00D05351"/>
    <w:rsid w:val="00D060CC"/>
    <w:rsid w:val="00D0622B"/>
    <w:rsid w:val="00D069D9"/>
    <w:rsid w:val="00D06A6C"/>
    <w:rsid w:val="00D06DD3"/>
    <w:rsid w:val="00D06E10"/>
    <w:rsid w:val="00D06E44"/>
    <w:rsid w:val="00D074C4"/>
    <w:rsid w:val="00D074DA"/>
    <w:rsid w:val="00D07F7F"/>
    <w:rsid w:val="00D10499"/>
    <w:rsid w:val="00D128AE"/>
    <w:rsid w:val="00D1300A"/>
    <w:rsid w:val="00D138B1"/>
    <w:rsid w:val="00D14086"/>
    <w:rsid w:val="00D1421B"/>
    <w:rsid w:val="00D14DCF"/>
    <w:rsid w:val="00D16A34"/>
    <w:rsid w:val="00D16DC7"/>
    <w:rsid w:val="00D178D5"/>
    <w:rsid w:val="00D206A8"/>
    <w:rsid w:val="00D21458"/>
    <w:rsid w:val="00D21B80"/>
    <w:rsid w:val="00D21D0D"/>
    <w:rsid w:val="00D2247A"/>
    <w:rsid w:val="00D2249C"/>
    <w:rsid w:val="00D23438"/>
    <w:rsid w:val="00D23C57"/>
    <w:rsid w:val="00D255ED"/>
    <w:rsid w:val="00D26A15"/>
    <w:rsid w:val="00D27645"/>
    <w:rsid w:val="00D27D0E"/>
    <w:rsid w:val="00D27D40"/>
    <w:rsid w:val="00D300B3"/>
    <w:rsid w:val="00D32461"/>
    <w:rsid w:val="00D32685"/>
    <w:rsid w:val="00D33BC7"/>
    <w:rsid w:val="00D33EF7"/>
    <w:rsid w:val="00D34276"/>
    <w:rsid w:val="00D35A35"/>
    <w:rsid w:val="00D367C9"/>
    <w:rsid w:val="00D369E6"/>
    <w:rsid w:val="00D36EBC"/>
    <w:rsid w:val="00D36F61"/>
    <w:rsid w:val="00D3752F"/>
    <w:rsid w:val="00D3794D"/>
    <w:rsid w:val="00D40267"/>
    <w:rsid w:val="00D40872"/>
    <w:rsid w:val="00D41250"/>
    <w:rsid w:val="00D41E53"/>
    <w:rsid w:val="00D42EDC"/>
    <w:rsid w:val="00D430E0"/>
    <w:rsid w:val="00D434E1"/>
    <w:rsid w:val="00D435B1"/>
    <w:rsid w:val="00D44B1D"/>
    <w:rsid w:val="00D468AB"/>
    <w:rsid w:val="00D504F3"/>
    <w:rsid w:val="00D53670"/>
    <w:rsid w:val="00D53E7D"/>
    <w:rsid w:val="00D545B7"/>
    <w:rsid w:val="00D54698"/>
    <w:rsid w:val="00D54B9B"/>
    <w:rsid w:val="00D5615F"/>
    <w:rsid w:val="00D5680D"/>
    <w:rsid w:val="00D56946"/>
    <w:rsid w:val="00D574EA"/>
    <w:rsid w:val="00D61BD1"/>
    <w:rsid w:val="00D64463"/>
    <w:rsid w:val="00D64DAA"/>
    <w:rsid w:val="00D64FB9"/>
    <w:rsid w:val="00D651C3"/>
    <w:rsid w:val="00D65888"/>
    <w:rsid w:val="00D65D5E"/>
    <w:rsid w:val="00D66B3A"/>
    <w:rsid w:val="00D66BD6"/>
    <w:rsid w:val="00D66E60"/>
    <w:rsid w:val="00D67D5D"/>
    <w:rsid w:val="00D706F6"/>
    <w:rsid w:val="00D71932"/>
    <w:rsid w:val="00D71DC0"/>
    <w:rsid w:val="00D726A2"/>
    <w:rsid w:val="00D7314D"/>
    <w:rsid w:val="00D74994"/>
    <w:rsid w:val="00D7526B"/>
    <w:rsid w:val="00D752E0"/>
    <w:rsid w:val="00D75533"/>
    <w:rsid w:val="00D75EBD"/>
    <w:rsid w:val="00D766EE"/>
    <w:rsid w:val="00D768E8"/>
    <w:rsid w:val="00D7729D"/>
    <w:rsid w:val="00D77806"/>
    <w:rsid w:val="00D77AD8"/>
    <w:rsid w:val="00D77D8A"/>
    <w:rsid w:val="00D77E76"/>
    <w:rsid w:val="00D813B0"/>
    <w:rsid w:val="00D82653"/>
    <w:rsid w:val="00D82947"/>
    <w:rsid w:val="00D8334C"/>
    <w:rsid w:val="00D84574"/>
    <w:rsid w:val="00D8501F"/>
    <w:rsid w:val="00D85806"/>
    <w:rsid w:val="00D86369"/>
    <w:rsid w:val="00D867DB"/>
    <w:rsid w:val="00D86A3D"/>
    <w:rsid w:val="00D876B1"/>
    <w:rsid w:val="00D8787F"/>
    <w:rsid w:val="00D87990"/>
    <w:rsid w:val="00D90221"/>
    <w:rsid w:val="00D9071F"/>
    <w:rsid w:val="00D907D1"/>
    <w:rsid w:val="00D90854"/>
    <w:rsid w:val="00D915ED"/>
    <w:rsid w:val="00D92E42"/>
    <w:rsid w:val="00D9424B"/>
    <w:rsid w:val="00D94323"/>
    <w:rsid w:val="00D95098"/>
    <w:rsid w:val="00D953E8"/>
    <w:rsid w:val="00D96097"/>
    <w:rsid w:val="00D96141"/>
    <w:rsid w:val="00D96F3C"/>
    <w:rsid w:val="00D97663"/>
    <w:rsid w:val="00D9774C"/>
    <w:rsid w:val="00DA02E9"/>
    <w:rsid w:val="00DA0E91"/>
    <w:rsid w:val="00DA1266"/>
    <w:rsid w:val="00DA1896"/>
    <w:rsid w:val="00DA1D99"/>
    <w:rsid w:val="00DA2518"/>
    <w:rsid w:val="00DA286D"/>
    <w:rsid w:val="00DA5300"/>
    <w:rsid w:val="00DA5A46"/>
    <w:rsid w:val="00DB1BF2"/>
    <w:rsid w:val="00DB1C74"/>
    <w:rsid w:val="00DB2107"/>
    <w:rsid w:val="00DB31AF"/>
    <w:rsid w:val="00DB31E6"/>
    <w:rsid w:val="00DB32FF"/>
    <w:rsid w:val="00DB4AA8"/>
    <w:rsid w:val="00DB4AFD"/>
    <w:rsid w:val="00DB519D"/>
    <w:rsid w:val="00DB7488"/>
    <w:rsid w:val="00DB77B4"/>
    <w:rsid w:val="00DB790C"/>
    <w:rsid w:val="00DC164B"/>
    <w:rsid w:val="00DC2150"/>
    <w:rsid w:val="00DC246F"/>
    <w:rsid w:val="00DC2EC8"/>
    <w:rsid w:val="00DC37F5"/>
    <w:rsid w:val="00DC42BA"/>
    <w:rsid w:val="00DC4F9D"/>
    <w:rsid w:val="00DC50BF"/>
    <w:rsid w:val="00DC61BD"/>
    <w:rsid w:val="00DC6A37"/>
    <w:rsid w:val="00DC7E2A"/>
    <w:rsid w:val="00DD1647"/>
    <w:rsid w:val="00DD1936"/>
    <w:rsid w:val="00DD1DA2"/>
    <w:rsid w:val="00DD1F70"/>
    <w:rsid w:val="00DD2480"/>
    <w:rsid w:val="00DD2A72"/>
    <w:rsid w:val="00DD2BC3"/>
    <w:rsid w:val="00DD2E32"/>
    <w:rsid w:val="00DD41EF"/>
    <w:rsid w:val="00DD47F5"/>
    <w:rsid w:val="00DD49D4"/>
    <w:rsid w:val="00DD4AEA"/>
    <w:rsid w:val="00DD592D"/>
    <w:rsid w:val="00DD6B3F"/>
    <w:rsid w:val="00DD6F75"/>
    <w:rsid w:val="00DD7E57"/>
    <w:rsid w:val="00DD7EAF"/>
    <w:rsid w:val="00DE0775"/>
    <w:rsid w:val="00DE0B41"/>
    <w:rsid w:val="00DE1363"/>
    <w:rsid w:val="00DE193D"/>
    <w:rsid w:val="00DE1CD8"/>
    <w:rsid w:val="00DE1E5A"/>
    <w:rsid w:val="00DE1EF6"/>
    <w:rsid w:val="00DE22C5"/>
    <w:rsid w:val="00DE264C"/>
    <w:rsid w:val="00DE287E"/>
    <w:rsid w:val="00DE28F9"/>
    <w:rsid w:val="00DE2B28"/>
    <w:rsid w:val="00DE4280"/>
    <w:rsid w:val="00DE5281"/>
    <w:rsid w:val="00DE55CD"/>
    <w:rsid w:val="00DE5705"/>
    <w:rsid w:val="00DE6588"/>
    <w:rsid w:val="00DE670D"/>
    <w:rsid w:val="00DE6CE0"/>
    <w:rsid w:val="00DE748C"/>
    <w:rsid w:val="00DF2B8E"/>
    <w:rsid w:val="00DF30D6"/>
    <w:rsid w:val="00DF3464"/>
    <w:rsid w:val="00DF3B1F"/>
    <w:rsid w:val="00DF4520"/>
    <w:rsid w:val="00DF580A"/>
    <w:rsid w:val="00DF70CB"/>
    <w:rsid w:val="00DF78B3"/>
    <w:rsid w:val="00DF7909"/>
    <w:rsid w:val="00DF7F94"/>
    <w:rsid w:val="00E01ABF"/>
    <w:rsid w:val="00E022B1"/>
    <w:rsid w:val="00E02B4D"/>
    <w:rsid w:val="00E02C10"/>
    <w:rsid w:val="00E03555"/>
    <w:rsid w:val="00E0386A"/>
    <w:rsid w:val="00E03AA7"/>
    <w:rsid w:val="00E0633C"/>
    <w:rsid w:val="00E063F3"/>
    <w:rsid w:val="00E07F40"/>
    <w:rsid w:val="00E10EE6"/>
    <w:rsid w:val="00E1182C"/>
    <w:rsid w:val="00E12A78"/>
    <w:rsid w:val="00E13B3B"/>
    <w:rsid w:val="00E1467B"/>
    <w:rsid w:val="00E14C15"/>
    <w:rsid w:val="00E1518E"/>
    <w:rsid w:val="00E15558"/>
    <w:rsid w:val="00E159F3"/>
    <w:rsid w:val="00E16C0E"/>
    <w:rsid w:val="00E2028B"/>
    <w:rsid w:val="00E20637"/>
    <w:rsid w:val="00E20DEE"/>
    <w:rsid w:val="00E20F88"/>
    <w:rsid w:val="00E210FD"/>
    <w:rsid w:val="00E219E3"/>
    <w:rsid w:val="00E21A2E"/>
    <w:rsid w:val="00E2471E"/>
    <w:rsid w:val="00E25839"/>
    <w:rsid w:val="00E26A73"/>
    <w:rsid w:val="00E26A84"/>
    <w:rsid w:val="00E27ED0"/>
    <w:rsid w:val="00E30441"/>
    <w:rsid w:val="00E30AB4"/>
    <w:rsid w:val="00E30F01"/>
    <w:rsid w:val="00E31C11"/>
    <w:rsid w:val="00E3245D"/>
    <w:rsid w:val="00E3248B"/>
    <w:rsid w:val="00E333F0"/>
    <w:rsid w:val="00E352B4"/>
    <w:rsid w:val="00E35EC9"/>
    <w:rsid w:val="00E3601A"/>
    <w:rsid w:val="00E36074"/>
    <w:rsid w:val="00E373D1"/>
    <w:rsid w:val="00E37540"/>
    <w:rsid w:val="00E40D8A"/>
    <w:rsid w:val="00E40DF7"/>
    <w:rsid w:val="00E40FCE"/>
    <w:rsid w:val="00E42704"/>
    <w:rsid w:val="00E43653"/>
    <w:rsid w:val="00E44CB4"/>
    <w:rsid w:val="00E45342"/>
    <w:rsid w:val="00E46120"/>
    <w:rsid w:val="00E47026"/>
    <w:rsid w:val="00E501F3"/>
    <w:rsid w:val="00E5035C"/>
    <w:rsid w:val="00E51A90"/>
    <w:rsid w:val="00E51E12"/>
    <w:rsid w:val="00E52133"/>
    <w:rsid w:val="00E52A6B"/>
    <w:rsid w:val="00E531EF"/>
    <w:rsid w:val="00E53EE9"/>
    <w:rsid w:val="00E53F46"/>
    <w:rsid w:val="00E54F6D"/>
    <w:rsid w:val="00E5694D"/>
    <w:rsid w:val="00E57A77"/>
    <w:rsid w:val="00E60C1E"/>
    <w:rsid w:val="00E61651"/>
    <w:rsid w:val="00E62F62"/>
    <w:rsid w:val="00E63E2A"/>
    <w:rsid w:val="00E64DA1"/>
    <w:rsid w:val="00E65343"/>
    <w:rsid w:val="00E65ABC"/>
    <w:rsid w:val="00E65C55"/>
    <w:rsid w:val="00E6641E"/>
    <w:rsid w:val="00E66ACD"/>
    <w:rsid w:val="00E6759D"/>
    <w:rsid w:val="00E703FB"/>
    <w:rsid w:val="00E708A7"/>
    <w:rsid w:val="00E70D19"/>
    <w:rsid w:val="00E70D88"/>
    <w:rsid w:val="00E71AD4"/>
    <w:rsid w:val="00E71FA0"/>
    <w:rsid w:val="00E72998"/>
    <w:rsid w:val="00E72F5C"/>
    <w:rsid w:val="00E7334B"/>
    <w:rsid w:val="00E744E2"/>
    <w:rsid w:val="00E74E2E"/>
    <w:rsid w:val="00E76EA3"/>
    <w:rsid w:val="00E77599"/>
    <w:rsid w:val="00E776D1"/>
    <w:rsid w:val="00E77BC8"/>
    <w:rsid w:val="00E803FD"/>
    <w:rsid w:val="00E808C6"/>
    <w:rsid w:val="00E815E4"/>
    <w:rsid w:val="00E83F90"/>
    <w:rsid w:val="00E8460F"/>
    <w:rsid w:val="00E85FE1"/>
    <w:rsid w:val="00E87291"/>
    <w:rsid w:val="00E8738E"/>
    <w:rsid w:val="00E874B9"/>
    <w:rsid w:val="00E87842"/>
    <w:rsid w:val="00E9028A"/>
    <w:rsid w:val="00E921AE"/>
    <w:rsid w:val="00E925ED"/>
    <w:rsid w:val="00E92B3A"/>
    <w:rsid w:val="00E93595"/>
    <w:rsid w:val="00E9391E"/>
    <w:rsid w:val="00E9511B"/>
    <w:rsid w:val="00E95188"/>
    <w:rsid w:val="00E95A92"/>
    <w:rsid w:val="00E95CF7"/>
    <w:rsid w:val="00E95D11"/>
    <w:rsid w:val="00E9667B"/>
    <w:rsid w:val="00E96759"/>
    <w:rsid w:val="00E96BB2"/>
    <w:rsid w:val="00E97AC2"/>
    <w:rsid w:val="00E97AEF"/>
    <w:rsid w:val="00EA0CAA"/>
    <w:rsid w:val="00EA1C67"/>
    <w:rsid w:val="00EA1FCF"/>
    <w:rsid w:val="00EA2021"/>
    <w:rsid w:val="00EA37CC"/>
    <w:rsid w:val="00EA40E8"/>
    <w:rsid w:val="00EA4B13"/>
    <w:rsid w:val="00EA529F"/>
    <w:rsid w:val="00EA5503"/>
    <w:rsid w:val="00EA592E"/>
    <w:rsid w:val="00EA65C9"/>
    <w:rsid w:val="00EA6D8F"/>
    <w:rsid w:val="00EA760D"/>
    <w:rsid w:val="00EA7860"/>
    <w:rsid w:val="00EA7A66"/>
    <w:rsid w:val="00EB05A2"/>
    <w:rsid w:val="00EB0615"/>
    <w:rsid w:val="00EB1553"/>
    <w:rsid w:val="00EB2D2C"/>
    <w:rsid w:val="00EB3EAA"/>
    <w:rsid w:val="00EB51F7"/>
    <w:rsid w:val="00EB5E0F"/>
    <w:rsid w:val="00EB68B4"/>
    <w:rsid w:val="00EB6AF9"/>
    <w:rsid w:val="00EB734D"/>
    <w:rsid w:val="00EB7FC6"/>
    <w:rsid w:val="00EC1BE4"/>
    <w:rsid w:val="00EC3DF2"/>
    <w:rsid w:val="00EC47F4"/>
    <w:rsid w:val="00EC5656"/>
    <w:rsid w:val="00EC7157"/>
    <w:rsid w:val="00EC73F1"/>
    <w:rsid w:val="00ED055E"/>
    <w:rsid w:val="00ED1276"/>
    <w:rsid w:val="00ED1641"/>
    <w:rsid w:val="00ED1682"/>
    <w:rsid w:val="00ED1D89"/>
    <w:rsid w:val="00ED1ECD"/>
    <w:rsid w:val="00ED2028"/>
    <w:rsid w:val="00ED259C"/>
    <w:rsid w:val="00ED29C6"/>
    <w:rsid w:val="00ED2D5E"/>
    <w:rsid w:val="00ED3634"/>
    <w:rsid w:val="00ED3666"/>
    <w:rsid w:val="00ED3705"/>
    <w:rsid w:val="00ED37CD"/>
    <w:rsid w:val="00ED393F"/>
    <w:rsid w:val="00ED3A08"/>
    <w:rsid w:val="00ED3C2B"/>
    <w:rsid w:val="00ED4C23"/>
    <w:rsid w:val="00ED50B4"/>
    <w:rsid w:val="00ED523A"/>
    <w:rsid w:val="00ED5313"/>
    <w:rsid w:val="00ED5C07"/>
    <w:rsid w:val="00ED6D46"/>
    <w:rsid w:val="00ED6EB8"/>
    <w:rsid w:val="00ED6EC5"/>
    <w:rsid w:val="00ED7D3F"/>
    <w:rsid w:val="00EE0596"/>
    <w:rsid w:val="00EE0A16"/>
    <w:rsid w:val="00EE128F"/>
    <w:rsid w:val="00EE1ABD"/>
    <w:rsid w:val="00EE22D3"/>
    <w:rsid w:val="00EE46C4"/>
    <w:rsid w:val="00EE4709"/>
    <w:rsid w:val="00EE5B69"/>
    <w:rsid w:val="00EE7312"/>
    <w:rsid w:val="00EE7846"/>
    <w:rsid w:val="00EE7859"/>
    <w:rsid w:val="00EE7F10"/>
    <w:rsid w:val="00EF06BE"/>
    <w:rsid w:val="00EF0CBA"/>
    <w:rsid w:val="00EF1054"/>
    <w:rsid w:val="00EF12EA"/>
    <w:rsid w:val="00EF1BC4"/>
    <w:rsid w:val="00EF2990"/>
    <w:rsid w:val="00EF2C35"/>
    <w:rsid w:val="00EF328C"/>
    <w:rsid w:val="00EF3824"/>
    <w:rsid w:val="00EF394B"/>
    <w:rsid w:val="00EF3EDD"/>
    <w:rsid w:val="00EF4589"/>
    <w:rsid w:val="00EF473D"/>
    <w:rsid w:val="00EF517C"/>
    <w:rsid w:val="00EF54E6"/>
    <w:rsid w:val="00EF5F92"/>
    <w:rsid w:val="00EF6F28"/>
    <w:rsid w:val="00F00E3E"/>
    <w:rsid w:val="00F00F29"/>
    <w:rsid w:val="00F0103C"/>
    <w:rsid w:val="00F01353"/>
    <w:rsid w:val="00F01398"/>
    <w:rsid w:val="00F017B0"/>
    <w:rsid w:val="00F017C2"/>
    <w:rsid w:val="00F017D7"/>
    <w:rsid w:val="00F01D4F"/>
    <w:rsid w:val="00F02180"/>
    <w:rsid w:val="00F02F1D"/>
    <w:rsid w:val="00F0404E"/>
    <w:rsid w:val="00F04106"/>
    <w:rsid w:val="00F04187"/>
    <w:rsid w:val="00F04788"/>
    <w:rsid w:val="00F0494B"/>
    <w:rsid w:val="00F04F11"/>
    <w:rsid w:val="00F05F72"/>
    <w:rsid w:val="00F067B2"/>
    <w:rsid w:val="00F07A4C"/>
    <w:rsid w:val="00F07CC2"/>
    <w:rsid w:val="00F1019D"/>
    <w:rsid w:val="00F107C5"/>
    <w:rsid w:val="00F109C9"/>
    <w:rsid w:val="00F110DA"/>
    <w:rsid w:val="00F11985"/>
    <w:rsid w:val="00F12374"/>
    <w:rsid w:val="00F129EC"/>
    <w:rsid w:val="00F13265"/>
    <w:rsid w:val="00F13D43"/>
    <w:rsid w:val="00F1426D"/>
    <w:rsid w:val="00F14B8A"/>
    <w:rsid w:val="00F163BE"/>
    <w:rsid w:val="00F16414"/>
    <w:rsid w:val="00F17423"/>
    <w:rsid w:val="00F17939"/>
    <w:rsid w:val="00F179E1"/>
    <w:rsid w:val="00F2004E"/>
    <w:rsid w:val="00F20455"/>
    <w:rsid w:val="00F20687"/>
    <w:rsid w:val="00F21076"/>
    <w:rsid w:val="00F21626"/>
    <w:rsid w:val="00F21AB8"/>
    <w:rsid w:val="00F22376"/>
    <w:rsid w:val="00F2269A"/>
    <w:rsid w:val="00F233E7"/>
    <w:rsid w:val="00F23672"/>
    <w:rsid w:val="00F23DC9"/>
    <w:rsid w:val="00F24114"/>
    <w:rsid w:val="00F2568A"/>
    <w:rsid w:val="00F25A91"/>
    <w:rsid w:val="00F25DF0"/>
    <w:rsid w:val="00F26387"/>
    <w:rsid w:val="00F2673F"/>
    <w:rsid w:val="00F26B58"/>
    <w:rsid w:val="00F26EB4"/>
    <w:rsid w:val="00F27324"/>
    <w:rsid w:val="00F27C15"/>
    <w:rsid w:val="00F30850"/>
    <w:rsid w:val="00F31783"/>
    <w:rsid w:val="00F3256E"/>
    <w:rsid w:val="00F3325E"/>
    <w:rsid w:val="00F33B0B"/>
    <w:rsid w:val="00F33C81"/>
    <w:rsid w:val="00F33D5F"/>
    <w:rsid w:val="00F33ECE"/>
    <w:rsid w:val="00F3478D"/>
    <w:rsid w:val="00F34AFF"/>
    <w:rsid w:val="00F34E14"/>
    <w:rsid w:val="00F35275"/>
    <w:rsid w:val="00F359C4"/>
    <w:rsid w:val="00F35D22"/>
    <w:rsid w:val="00F360C3"/>
    <w:rsid w:val="00F40ECB"/>
    <w:rsid w:val="00F4473D"/>
    <w:rsid w:val="00F44851"/>
    <w:rsid w:val="00F44E82"/>
    <w:rsid w:val="00F4507A"/>
    <w:rsid w:val="00F457CF"/>
    <w:rsid w:val="00F4694B"/>
    <w:rsid w:val="00F46BB6"/>
    <w:rsid w:val="00F477AD"/>
    <w:rsid w:val="00F50260"/>
    <w:rsid w:val="00F5137C"/>
    <w:rsid w:val="00F51912"/>
    <w:rsid w:val="00F5235E"/>
    <w:rsid w:val="00F5242A"/>
    <w:rsid w:val="00F529E9"/>
    <w:rsid w:val="00F5353B"/>
    <w:rsid w:val="00F53B85"/>
    <w:rsid w:val="00F54443"/>
    <w:rsid w:val="00F5507B"/>
    <w:rsid w:val="00F5521D"/>
    <w:rsid w:val="00F554F9"/>
    <w:rsid w:val="00F55E1E"/>
    <w:rsid w:val="00F56E7A"/>
    <w:rsid w:val="00F57002"/>
    <w:rsid w:val="00F57E64"/>
    <w:rsid w:val="00F57F4A"/>
    <w:rsid w:val="00F60530"/>
    <w:rsid w:val="00F610BC"/>
    <w:rsid w:val="00F61421"/>
    <w:rsid w:val="00F61423"/>
    <w:rsid w:val="00F6162F"/>
    <w:rsid w:val="00F6224C"/>
    <w:rsid w:val="00F62597"/>
    <w:rsid w:val="00F6299B"/>
    <w:rsid w:val="00F62E67"/>
    <w:rsid w:val="00F62E97"/>
    <w:rsid w:val="00F633D6"/>
    <w:rsid w:val="00F636B0"/>
    <w:rsid w:val="00F649AB"/>
    <w:rsid w:val="00F6689A"/>
    <w:rsid w:val="00F676F9"/>
    <w:rsid w:val="00F67A34"/>
    <w:rsid w:val="00F67E13"/>
    <w:rsid w:val="00F709BE"/>
    <w:rsid w:val="00F710A5"/>
    <w:rsid w:val="00F717C5"/>
    <w:rsid w:val="00F72146"/>
    <w:rsid w:val="00F72495"/>
    <w:rsid w:val="00F73354"/>
    <w:rsid w:val="00F7442A"/>
    <w:rsid w:val="00F764C0"/>
    <w:rsid w:val="00F76553"/>
    <w:rsid w:val="00F77C44"/>
    <w:rsid w:val="00F77FB8"/>
    <w:rsid w:val="00F8158F"/>
    <w:rsid w:val="00F816D8"/>
    <w:rsid w:val="00F818E0"/>
    <w:rsid w:val="00F81B2E"/>
    <w:rsid w:val="00F8256F"/>
    <w:rsid w:val="00F82AF4"/>
    <w:rsid w:val="00F82BE8"/>
    <w:rsid w:val="00F830BC"/>
    <w:rsid w:val="00F83A40"/>
    <w:rsid w:val="00F83D50"/>
    <w:rsid w:val="00F86862"/>
    <w:rsid w:val="00F86AFF"/>
    <w:rsid w:val="00F870E9"/>
    <w:rsid w:val="00F87B5C"/>
    <w:rsid w:val="00F87D2E"/>
    <w:rsid w:val="00F87EC9"/>
    <w:rsid w:val="00F8B3BF"/>
    <w:rsid w:val="00F90BFF"/>
    <w:rsid w:val="00F90F6C"/>
    <w:rsid w:val="00F91FDE"/>
    <w:rsid w:val="00F92B00"/>
    <w:rsid w:val="00F92EB3"/>
    <w:rsid w:val="00F930AE"/>
    <w:rsid w:val="00F93587"/>
    <w:rsid w:val="00F94D32"/>
    <w:rsid w:val="00F9667F"/>
    <w:rsid w:val="00F966FD"/>
    <w:rsid w:val="00F96933"/>
    <w:rsid w:val="00F96C8E"/>
    <w:rsid w:val="00F97A77"/>
    <w:rsid w:val="00F97FD1"/>
    <w:rsid w:val="00FA0224"/>
    <w:rsid w:val="00FA11AA"/>
    <w:rsid w:val="00FA21A5"/>
    <w:rsid w:val="00FA285A"/>
    <w:rsid w:val="00FA2D7A"/>
    <w:rsid w:val="00FA3289"/>
    <w:rsid w:val="00FA3323"/>
    <w:rsid w:val="00FA3829"/>
    <w:rsid w:val="00FA3CF6"/>
    <w:rsid w:val="00FA4A9D"/>
    <w:rsid w:val="00FA5F09"/>
    <w:rsid w:val="00FA676E"/>
    <w:rsid w:val="00FA6B0E"/>
    <w:rsid w:val="00FA6DB6"/>
    <w:rsid w:val="00FB03A3"/>
    <w:rsid w:val="00FB105E"/>
    <w:rsid w:val="00FB1F4D"/>
    <w:rsid w:val="00FB3160"/>
    <w:rsid w:val="00FB364D"/>
    <w:rsid w:val="00FB3879"/>
    <w:rsid w:val="00FB3A29"/>
    <w:rsid w:val="00FB3CDE"/>
    <w:rsid w:val="00FB4A17"/>
    <w:rsid w:val="00FB4DA7"/>
    <w:rsid w:val="00FB4E90"/>
    <w:rsid w:val="00FB593B"/>
    <w:rsid w:val="00FB5D19"/>
    <w:rsid w:val="00FB6972"/>
    <w:rsid w:val="00FB6FB0"/>
    <w:rsid w:val="00FB79A1"/>
    <w:rsid w:val="00FC1382"/>
    <w:rsid w:val="00FC147B"/>
    <w:rsid w:val="00FC19C0"/>
    <w:rsid w:val="00FC2A10"/>
    <w:rsid w:val="00FC39F9"/>
    <w:rsid w:val="00FC4407"/>
    <w:rsid w:val="00FC4B05"/>
    <w:rsid w:val="00FC5274"/>
    <w:rsid w:val="00FC58AD"/>
    <w:rsid w:val="00FC6E9D"/>
    <w:rsid w:val="00FD1A24"/>
    <w:rsid w:val="00FD1FAB"/>
    <w:rsid w:val="00FD45E7"/>
    <w:rsid w:val="00FD48C4"/>
    <w:rsid w:val="00FD4905"/>
    <w:rsid w:val="00FD5545"/>
    <w:rsid w:val="00FD5A22"/>
    <w:rsid w:val="00FD655D"/>
    <w:rsid w:val="00FD73B2"/>
    <w:rsid w:val="00FD7833"/>
    <w:rsid w:val="00FD7F85"/>
    <w:rsid w:val="00FE0188"/>
    <w:rsid w:val="00FE048C"/>
    <w:rsid w:val="00FE0713"/>
    <w:rsid w:val="00FE1A99"/>
    <w:rsid w:val="00FE1CFE"/>
    <w:rsid w:val="00FE20E9"/>
    <w:rsid w:val="00FE2C9C"/>
    <w:rsid w:val="00FE377F"/>
    <w:rsid w:val="00FE4348"/>
    <w:rsid w:val="00FE4397"/>
    <w:rsid w:val="00FE4745"/>
    <w:rsid w:val="00FE6501"/>
    <w:rsid w:val="00FF078F"/>
    <w:rsid w:val="00FF0B07"/>
    <w:rsid w:val="00FF0C7C"/>
    <w:rsid w:val="00FF1231"/>
    <w:rsid w:val="00FF1C52"/>
    <w:rsid w:val="00FF1EFC"/>
    <w:rsid w:val="00FF239C"/>
    <w:rsid w:val="00FF243B"/>
    <w:rsid w:val="00FF44C1"/>
    <w:rsid w:val="00FF4835"/>
    <w:rsid w:val="00FF5AC8"/>
    <w:rsid w:val="00FF68EB"/>
    <w:rsid w:val="00FF6A3C"/>
    <w:rsid w:val="00FF6AF9"/>
    <w:rsid w:val="00FF6C3D"/>
    <w:rsid w:val="00FF73DF"/>
    <w:rsid w:val="00FF7712"/>
    <w:rsid w:val="00FF7D94"/>
    <w:rsid w:val="0100B6B8"/>
    <w:rsid w:val="0109D14D"/>
    <w:rsid w:val="012F28AE"/>
    <w:rsid w:val="014FFA17"/>
    <w:rsid w:val="018BE80A"/>
    <w:rsid w:val="018D06F5"/>
    <w:rsid w:val="01E190F5"/>
    <w:rsid w:val="02EB3321"/>
    <w:rsid w:val="02F63BA8"/>
    <w:rsid w:val="03186469"/>
    <w:rsid w:val="03385B79"/>
    <w:rsid w:val="0357B303"/>
    <w:rsid w:val="03993931"/>
    <w:rsid w:val="03DC0AD4"/>
    <w:rsid w:val="04235C7C"/>
    <w:rsid w:val="048104C4"/>
    <w:rsid w:val="04A523EC"/>
    <w:rsid w:val="04B058C1"/>
    <w:rsid w:val="053795CD"/>
    <w:rsid w:val="057A6C1F"/>
    <w:rsid w:val="057C094B"/>
    <w:rsid w:val="058858B0"/>
    <w:rsid w:val="05D427DB"/>
    <w:rsid w:val="05FEECEC"/>
    <w:rsid w:val="06236B3A"/>
    <w:rsid w:val="063E23EB"/>
    <w:rsid w:val="0640A71B"/>
    <w:rsid w:val="0642435E"/>
    <w:rsid w:val="0678C845"/>
    <w:rsid w:val="069DE510"/>
    <w:rsid w:val="06FBB354"/>
    <w:rsid w:val="07433204"/>
    <w:rsid w:val="07510A62"/>
    <w:rsid w:val="078C259B"/>
    <w:rsid w:val="081ED744"/>
    <w:rsid w:val="0823A600"/>
    <w:rsid w:val="0889EF40"/>
    <w:rsid w:val="089E0DA4"/>
    <w:rsid w:val="08BD1581"/>
    <w:rsid w:val="08E2800B"/>
    <w:rsid w:val="08FB4059"/>
    <w:rsid w:val="092A7852"/>
    <w:rsid w:val="0935362D"/>
    <w:rsid w:val="09C8C882"/>
    <w:rsid w:val="09DF6184"/>
    <w:rsid w:val="0A077A20"/>
    <w:rsid w:val="0A11FA1A"/>
    <w:rsid w:val="0A25BFA1"/>
    <w:rsid w:val="0A2F8865"/>
    <w:rsid w:val="0A965E27"/>
    <w:rsid w:val="0ABFCABC"/>
    <w:rsid w:val="0ADDB400"/>
    <w:rsid w:val="0B2DE420"/>
    <w:rsid w:val="0B5D7B76"/>
    <w:rsid w:val="0B62DA7C"/>
    <w:rsid w:val="0B7D5C29"/>
    <w:rsid w:val="0B83CD00"/>
    <w:rsid w:val="0C04CE8F"/>
    <w:rsid w:val="0C2DEF59"/>
    <w:rsid w:val="0C374778"/>
    <w:rsid w:val="0C8B3690"/>
    <w:rsid w:val="0CDEC85C"/>
    <w:rsid w:val="0CF3F132"/>
    <w:rsid w:val="0D643BAF"/>
    <w:rsid w:val="0D9EC588"/>
    <w:rsid w:val="0DA80A5C"/>
    <w:rsid w:val="0DFEF200"/>
    <w:rsid w:val="0E131CD3"/>
    <w:rsid w:val="0E1EAB1E"/>
    <w:rsid w:val="0E5DCAA6"/>
    <w:rsid w:val="0E615862"/>
    <w:rsid w:val="0E647193"/>
    <w:rsid w:val="0E9F79C3"/>
    <w:rsid w:val="0EC571CA"/>
    <w:rsid w:val="0ED69492"/>
    <w:rsid w:val="0EF426CB"/>
    <w:rsid w:val="0F452997"/>
    <w:rsid w:val="0F5424CF"/>
    <w:rsid w:val="0F8AE637"/>
    <w:rsid w:val="0FDE34FC"/>
    <w:rsid w:val="10024D94"/>
    <w:rsid w:val="1014F6CE"/>
    <w:rsid w:val="10272893"/>
    <w:rsid w:val="104B63CC"/>
    <w:rsid w:val="108FF72C"/>
    <w:rsid w:val="11663142"/>
    <w:rsid w:val="11DFB061"/>
    <w:rsid w:val="1228E400"/>
    <w:rsid w:val="125B7800"/>
    <w:rsid w:val="12B65DB3"/>
    <w:rsid w:val="12B71DA7"/>
    <w:rsid w:val="12E8C5E5"/>
    <w:rsid w:val="12F405A7"/>
    <w:rsid w:val="134E288F"/>
    <w:rsid w:val="136E1949"/>
    <w:rsid w:val="13A20978"/>
    <w:rsid w:val="140920C8"/>
    <w:rsid w:val="1427339B"/>
    <w:rsid w:val="142A2288"/>
    <w:rsid w:val="14331847"/>
    <w:rsid w:val="143552E7"/>
    <w:rsid w:val="145B598F"/>
    <w:rsid w:val="14DB8F47"/>
    <w:rsid w:val="1578F08D"/>
    <w:rsid w:val="161C6C78"/>
    <w:rsid w:val="16D6D297"/>
    <w:rsid w:val="17410BF0"/>
    <w:rsid w:val="17489BE8"/>
    <w:rsid w:val="1774F30D"/>
    <w:rsid w:val="17C049C5"/>
    <w:rsid w:val="1803DEC9"/>
    <w:rsid w:val="181102F8"/>
    <w:rsid w:val="185DABD1"/>
    <w:rsid w:val="18704F32"/>
    <w:rsid w:val="189CA6A8"/>
    <w:rsid w:val="18D8B7E3"/>
    <w:rsid w:val="18F65672"/>
    <w:rsid w:val="18FB5DA2"/>
    <w:rsid w:val="18FE54C2"/>
    <w:rsid w:val="1908C40A"/>
    <w:rsid w:val="19679F04"/>
    <w:rsid w:val="19739E22"/>
    <w:rsid w:val="199D36D6"/>
    <w:rsid w:val="19BB5523"/>
    <w:rsid w:val="19DE9352"/>
    <w:rsid w:val="19FAE217"/>
    <w:rsid w:val="1A67B046"/>
    <w:rsid w:val="1A7BF487"/>
    <w:rsid w:val="1AAC81F1"/>
    <w:rsid w:val="1AB46523"/>
    <w:rsid w:val="1AEB90FF"/>
    <w:rsid w:val="1BA2FD80"/>
    <w:rsid w:val="1BB65DEF"/>
    <w:rsid w:val="1BD3646C"/>
    <w:rsid w:val="1BFF6FC6"/>
    <w:rsid w:val="1C5398DC"/>
    <w:rsid w:val="1C765D61"/>
    <w:rsid w:val="1C8DB463"/>
    <w:rsid w:val="1C9A7A4A"/>
    <w:rsid w:val="1CA9A430"/>
    <w:rsid w:val="1CDA1A8C"/>
    <w:rsid w:val="1CF23B58"/>
    <w:rsid w:val="1D322A24"/>
    <w:rsid w:val="1D3D32AB"/>
    <w:rsid w:val="1D6A4017"/>
    <w:rsid w:val="1DC2BFAD"/>
    <w:rsid w:val="1DD24F8C"/>
    <w:rsid w:val="1E4F6421"/>
    <w:rsid w:val="1E5B03BF"/>
    <w:rsid w:val="1E8C9140"/>
    <w:rsid w:val="1EAED7B7"/>
    <w:rsid w:val="1EC4C7C1"/>
    <w:rsid w:val="1EF62C31"/>
    <w:rsid w:val="1F3223DE"/>
    <w:rsid w:val="1FBB5E64"/>
    <w:rsid w:val="1FE9EF24"/>
    <w:rsid w:val="20555A9B"/>
    <w:rsid w:val="2057CAF5"/>
    <w:rsid w:val="20CE1E75"/>
    <w:rsid w:val="2100D4FA"/>
    <w:rsid w:val="211FDEDD"/>
    <w:rsid w:val="214D1D90"/>
    <w:rsid w:val="21536EE3"/>
    <w:rsid w:val="215883F3"/>
    <w:rsid w:val="21BC2A1D"/>
    <w:rsid w:val="21CE14AF"/>
    <w:rsid w:val="21DBD824"/>
    <w:rsid w:val="22153790"/>
    <w:rsid w:val="226671CC"/>
    <w:rsid w:val="22B793D6"/>
    <w:rsid w:val="22FB5BD5"/>
    <w:rsid w:val="23AE2A2A"/>
    <w:rsid w:val="23F58254"/>
    <w:rsid w:val="23FD5B52"/>
    <w:rsid w:val="242AA36E"/>
    <w:rsid w:val="243A3BDA"/>
    <w:rsid w:val="2442CF5B"/>
    <w:rsid w:val="24B6669B"/>
    <w:rsid w:val="24D688A4"/>
    <w:rsid w:val="252DFECD"/>
    <w:rsid w:val="258617BE"/>
    <w:rsid w:val="2586197B"/>
    <w:rsid w:val="25B99CF5"/>
    <w:rsid w:val="262E2977"/>
    <w:rsid w:val="2749214F"/>
    <w:rsid w:val="278CE091"/>
    <w:rsid w:val="27B078F1"/>
    <w:rsid w:val="27DC1685"/>
    <w:rsid w:val="27FD1888"/>
    <w:rsid w:val="281140DD"/>
    <w:rsid w:val="286FCF59"/>
    <w:rsid w:val="287E13AD"/>
    <w:rsid w:val="28B48A81"/>
    <w:rsid w:val="28D17F65"/>
    <w:rsid w:val="2912FA7B"/>
    <w:rsid w:val="295174FC"/>
    <w:rsid w:val="297618B9"/>
    <w:rsid w:val="2985DF57"/>
    <w:rsid w:val="29F8A3E6"/>
    <w:rsid w:val="29FD276A"/>
    <w:rsid w:val="2A39DC21"/>
    <w:rsid w:val="2A754FF4"/>
    <w:rsid w:val="2A867845"/>
    <w:rsid w:val="2AC2A5BB"/>
    <w:rsid w:val="2B1E4236"/>
    <w:rsid w:val="2B20A24D"/>
    <w:rsid w:val="2C4A4D42"/>
    <w:rsid w:val="2C860AF3"/>
    <w:rsid w:val="2D2ED3DF"/>
    <w:rsid w:val="2D49B832"/>
    <w:rsid w:val="2D519576"/>
    <w:rsid w:val="2D782BD3"/>
    <w:rsid w:val="2E29C244"/>
    <w:rsid w:val="2E708271"/>
    <w:rsid w:val="2EF08D69"/>
    <w:rsid w:val="2F26F0F7"/>
    <w:rsid w:val="2F5C24F3"/>
    <w:rsid w:val="2F74EB88"/>
    <w:rsid w:val="2FA71409"/>
    <w:rsid w:val="2FBDABB5"/>
    <w:rsid w:val="3007683E"/>
    <w:rsid w:val="30309C45"/>
    <w:rsid w:val="30322587"/>
    <w:rsid w:val="30444BA7"/>
    <w:rsid w:val="308A6D0B"/>
    <w:rsid w:val="3095205B"/>
    <w:rsid w:val="30A8205C"/>
    <w:rsid w:val="30EBE85B"/>
    <w:rsid w:val="30F7F554"/>
    <w:rsid w:val="315A7411"/>
    <w:rsid w:val="3167CD6B"/>
    <w:rsid w:val="31829F67"/>
    <w:rsid w:val="320BF78A"/>
    <w:rsid w:val="32449305"/>
    <w:rsid w:val="3249BA27"/>
    <w:rsid w:val="327B8C81"/>
    <w:rsid w:val="32B48F43"/>
    <w:rsid w:val="32FEE108"/>
    <w:rsid w:val="33705889"/>
    <w:rsid w:val="3383E2DB"/>
    <w:rsid w:val="33F67CD0"/>
    <w:rsid w:val="3458ED8A"/>
    <w:rsid w:val="3476FEEC"/>
    <w:rsid w:val="3498038F"/>
    <w:rsid w:val="34D4E4D7"/>
    <w:rsid w:val="351B42D0"/>
    <w:rsid w:val="35E0B8CE"/>
    <w:rsid w:val="35F5C6F9"/>
    <w:rsid w:val="360E841E"/>
    <w:rsid w:val="363B7364"/>
    <w:rsid w:val="365BEB95"/>
    <w:rsid w:val="36A71352"/>
    <w:rsid w:val="36C3AFE9"/>
    <w:rsid w:val="36FAF6ED"/>
    <w:rsid w:val="370BFEF3"/>
    <w:rsid w:val="3749EF08"/>
    <w:rsid w:val="377241D3"/>
    <w:rsid w:val="37760581"/>
    <w:rsid w:val="3803B16F"/>
    <w:rsid w:val="382C2D2E"/>
    <w:rsid w:val="383737CD"/>
    <w:rsid w:val="384D57CA"/>
    <w:rsid w:val="388202C3"/>
    <w:rsid w:val="388B960B"/>
    <w:rsid w:val="38C5066C"/>
    <w:rsid w:val="39375770"/>
    <w:rsid w:val="393B75F3"/>
    <w:rsid w:val="3993A877"/>
    <w:rsid w:val="3A80E1EB"/>
    <w:rsid w:val="3A8A9658"/>
    <w:rsid w:val="3A9EC9A9"/>
    <w:rsid w:val="3AD6FB5B"/>
    <w:rsid w:val="3AECCFBC"/>
    <w:rsid w:val="3B0E6A16"/>
    <w:rsid w:val="3B45A922"/>
    <w:rsid w:val="3C3214D4"/>
    <w:rsid w:val="3C9F35D8"/>
    <w:rsid w:val="3CBF208D"/>
    <w:rsid w:val="3CC18E79"/>
    <w:rsid w:val="3CC31FE2"/>
    <w:rsid w:val="3CD7E44F"/>
    <w:rsid w:val="3D09C6D8"/>
    <w:rsid w:val="3D2FE330"/>
    <w:rsid w:val="3D4F347C"/>
    <w:rsid w:val="3D9E77DB"/>
    <w:rsid w:val="3E3CFE23"/>
    <w:rsid w:val="3E4AE5FF"/>
    <w:rsid w:val="3E7A3382"/>
    <w:rsid w:val="3F15DDE7"/>
    <w:rsid w:val="3F36F018"/>
    <w:rsid w:val="3F491A0B"/>
    <w:rsid w:val="3F630624"/>
    <w:rsid w:val="3FC6EEE6"/>
    <w:rsid w:val="400FA719"/>
    <w:rsid w:val="4011E0DD"/>
    <w:rsid w:val="40191A45"/>
    <w:rsid w:val="40345010"/>
    <w:rsid w:val="407BA4DF"/>
    <w:rsid w:val="40AFD9B1"/>
    <w:rsid w:val="40CB2FFA"/>
    <w:rsid w:val="411060B8"/>
    <w:rsid w:val="411ED759"/>
    <w:rsid w:val="412E5003"/>
    <w:rsid w:val="416763F1"/>
    <w:rsid w:val="41C9DB90"/>
    <w:rsid w:val="422D7139"/>
    <w:rsid w:val="4305AEC5"/>
    <w:rsid w:val="431A52AA"/>
    <w:rsid w:val="4325E62A"/>
    <w:rsid w:val="446EDA80"/>
    <w:rsid w:val="44BC46F7"/>
    <w:rsid w:val="44E1F407"/>
    <w:rsid w:val="44EBE9F3"/>
    <w:rsid w:val="454A9446"/>
    <w:rsid w:val="457E774A"/>
    <w:rsid w:val="45DD8DFD"/>
    <w:rsid w:val="4655F7E4"/>
    <w:rsid w:val="47793B2F"/>
    <w:rsid w:val="47AB3BE6"/>
    <w:rsid w:val="48EF5CE9"/>
    <w:rsid w:val="490222C1"/>
    <w:rsid w:val="49829F4B"/>
    <w:rsid w:val="499A54A1"/>
    <w:rsid w:val="49F58FDB"/>
    <w:rsid w:val="4A6ECB32"/>
    <w:rsid w:val="4AE3C925"/>
    <w:rsid w:val="4B805361"/>
    <w:rsid w:val="4B870B54"/>
    <w:rsid w:val="4B8F95FA"/>
    <w:rsid w:val="4BA7F7E8"/>
    <w:rsid w:val="4BB84D0E"/>
    <w:rsid w:val="4BE0D3DB"/>
    <w:rsid w:val="4C5FF5B4"/>
    <w:rsid w:val="4CDD75C3"/>
    <w:rsid w:val="4D0438C6"/>
    <w:rsid w:val="4D1C23C2"/>
    <w:rsid w:val="4D541D6F"/>
    <w:rsid w:val="4D9E2251"/>
    <w:rsid w:val="4DACE0D9"/>
    <w:rsid w:val="4DAD4905"/>
    <w:rsid w:val="4DDD0B7E"/>
    <w:rsid w:val="4DF0B305"/>
    <w:rsid w:val="4E4CB61E"/>
    <w:rsid w:val="4E7F4F4A"/>
    <w:rsid w:val="4E8F363B"/>
    <w:rsid w:val="4F7069DC"/>
    <w:rsid w:val="4FC4AA44"/>
    <w:rsid w:val="4FE3B0C3"/>
    <w:rsid w:val="503EB27E"/>
    <w:rsid w:val="50A46663"/>
    <w:rsid w:val="50F26FD6"/>
    <w:rsid w:val="517B3AA5"/>
    <w:rsid w:val="51858B9C"/>
    <w:rsid w:val="51A09811"/>
    <w:rsid w:val="51FF6CC7"/>
    <w:rsid w:val="520FEEF1"/>
    <w:rsid w:val="522C4A96"/>
    <w:rsid w:val="5236EC52"/>
    <w:rsid w:val="52A44FC0"/>
    <w:rsid w:val="53817A05"/>
    <w:rsid w:val="5382A11B"/>
    <w:rsid w:val="53FF375C"/>
    <w:rsid w:val="540B7D10"/>
    <w:rsid w:val="5421B78F"/>
    <w:rsid w:val="54317042"/>
    <w:rsid w:val="54808016"/>
    <w:rsid w:val="5522C2E3"/>
    <w:rsid w:val="5525FD2E"/>
    <w:rsid w:val="552735A7"/>
    <w:rsid w:val="5545386C"/>
    <w:rsid w:val="55767113"/>
    <w:rsid w:val="55C7663A"/>
    <w:rsid w:val="560F0FF2"/>
    <w:rsid w:val="5610706D"/>
    <w:rsid w:val="572CD46E"/>
    <w:rsid w:val="575FDEA1"/>
    <w:rsid w:val="5763C13F"/>
    <w:rsid w:val="577E2422"/>
    <w:rsid w:val="57907A34"/>
    <w:rsid w:val="57C22385"/>
    <w:rsid w:val="57EEC2A8"/>
    <w:rsid w:val="583FA169"/>
    <w:rsid w:val="58750C8C"/>
    <w:rsid w:val="58E59775"/>
    <w:rsid w:val="5928D960"/>
    <w:rsid w:val="5989041A"/>
    <w:rsid w:val="5993A2AE"/>
    <w:rsid w:val="59A53F54"/>
    <w:rsid w:val="59CAE0ED"/>
    <w:rsid w:val="5A60BA66"/>
    <w:rsid w:val="5A64395C"/>
    <w:rsid w:val="5A7AFD37"/>
    <w:rsid w:val="5A95A18C"/>
    <w:rsid w:val="5AE57322"/>
    <w:rsid w:val="5AE699EB"/>
    <w:rsid w:val="5AE734BE"/>
    <w:rsid w:val="5B653237"/>
    <w:rsid w:val="5B67D5B5"/>
    <w:rsid w:val="5BC9B332"/>
    <w:rsid w:val="5BF292ED"/>
    <w:rsid w:val="5C00F97E"/>
    <w:rsid w:val="5C112D08"/>
    <w:rsid w:val="5C17A357"/>
    <w:rsid w:val="5C79FC39"/>
    <w:rsid w:val="5C80545A"/>
    <w:rsid w:val="5CBE06F0"/>
    <w:rsid w:val="5CD0404E"/>
    <w:rsid w:val="5CE34AB8"/>
    <w:rsid w:val="5CF4A9A4"/>
    <w:rsid w:val="5D599CC9"/>
    <w:rsid w:val="5DBD4624"/>
    <w:rsid w:val="5E34776E"/>
    <w:rsid w:val="5E4B2CB8"/>
    <w:rsid w:val="5E96D3DA"/>
    <w:rsid w:val="5FCA4B8A"/>
    <w:rsid w:val="5FDA268A"/>
    <w:rsid w:val="603928E9"/>
    <w:rsid w:val="605470F4"/>
    <w:rsid w:val="606371C4"/>
    <w:rsid w:val="60A03C56"/>
    <w:rsid w:val="60BF92FD"/>
    <w:rsid w:val="61250668"/>
    <w:rsid w:val="6200B9D0"/>
    <w:rsid w:val="623DA5B9"/>
    <w:rsid w:val="62C0D6C9"/>
    <w:rsid w:val="634F1236"/>
    <w:rsid w:val="635C57A1"/>
    <w:rsid w:val="639E0AA8"/>
    <w:rsid w:val="63ACAC36"/>
    <w:rsid w:val="6409521B"/>
    <w:rsid w:val="640A37B7"/>
    <w:rsid w:val="649F3360"/>
    <w:rsid w:val="6518D197"/>
    <w:rsid w:val="651A9CAB"/>
    <w:rsid w:val="6575531E"/>
    <w:rsid w:val="65804483"/>
    <w:rsid w:val="65A2C930"/>
    <w:rsid w:val="662411CA"/>
    <w:rsid w:val="6668711A"/>
    <w:rsid w:val="672220AA"/>
    <w:rsid w:val="67245B42"/>
    <w:rsid w:val="6731C302"/>
    <w:rsid w:val="673822E6"/>
    <w:rsid w:val="6780A2DE"/>
    <w:rsid w:val="67972B79"/>
    <w:rsid w:val="67B3C468"/>
    <w:rsid w:val="67BB0F85"/>
    <w:rsid w:val="684548B4"/>
    <w:rsid w:val="68ABD507"/>
    <w:rsid w:val="68CF8FBE"/>
    <w:rsid w:val="68F44A15"/>
    <w:rsid w:val="69DE7684"/>
    <w:rsid w:val="6A3F2070"/>
    <w:rsid w:val="6A9AB0DA"/>
    <w:rsid w:val="6AD32569"/>
    <w:rsid w:val="6AE66681"/>
    <w:rsid w:val="6B0725A7"/>
    <w:rsid w:val="6B0D6032"/>
    <w:rsid w:val="6B205A90"/>
    <w:rsid w:val="6B6379F3"/>
    <w:rsid w:val="6B89F990"/>
    <w:rsid w:val="6BA68344"/>
    <w:rsid w:val="6C0E68F3"/>
    <w:rsid w:val="6C12247A"/>
    <w:rsid w:val="6C3F336C"/>
    <w:rsid w:val="6CC89555"/>
    <w:rsid w:val="6D0163BF"/>
    <w:rsid w:val="6D2D30D9"/>
    <w:rsid w:val="6D3120D7"/>
    <w:rsid w:val="6D5A90BC"/>
    <w:rsid w:val="6DBC8878"/>
    <w:rsid w:val="6E026E3D"/>
    <w:rsid w:val="6E22979E"/>
    <w:rsid w:val="6E8E0437"/>
    <w:rsid w:val="6EBD95D4"/>
    <w:rsid w:val="6EF32041"/>
    <w:rsid w:val="6F322958"/>
    <w:rsid w:val="6F43CA3B"/>
    <w:rsid w:val="6F53E298"/>
    <w:rsid w:val="6F551567"/>
    <w:rsid w:val="6F6A2526"/>
    <w:rsid w:val="6F863174"/>
    <w:rsid w:val="6FCC511B"/>
    <w:rsid w:val="6FF6C491"/>
    <w:rsid w:val="6FF6CFFA"/>
    <w:rsid w:val="70021684"/>
    <w:rsid w:val="70378D2E"/>
    <w:rsid w:val="7066971B"/>
    <w:rsid w:val="70CD2028"/>
    <w:rsid w:val="70CFFCE9"/>
    <w:rsid w:val="71292AA3"/>
    <w:rsid w:val="71AAF274"/>
    <w:rsid w:val="71D35D8F"/>
    <w:rsid w:val="71E0E98B"/>
    <w:rsid w:val="7216C743"/>
    <w:rsid w:val="725B7274"/>
    <w:rsid w:val="726EC638"/>
    <w:rsid w:val="72CC734E"/>
    <w:rsid w:val="73084E0F"/>
    <w:rsid w:val="73589644"/>
    <w:rsid w:val="736796ED"/>
    <w:rsid w:val="737DAAE5"/>
    <w:rsid w:val="73B505C0"/>
    <w:rsid w:val="73ED39F2"/>
    <w:rsid w:val="7403550F"/>
    <w:rsid w:val="744D0934"/>
    <w:rsid w:val="7459A297"/>
    <w:rsid w:val="7481FBE2"/>
    <w:rsid w:val="74A9778F"/>
    <w:rsid w:val="74BE5AF6"/>
    <w:rsid w:val="74C23E24"/>
    <w:rsid w:val="7515E82A"/>
    <w:rsid w:val="7519847C"/>
    <w:rsid w:val="75A24B5D"/>
    <w:rsid w:val="766DFF04"/>
    <w:rsid w:val="769A4814"/>
    <w:rsid w:val="76C9186B"/>
    <w:rsid w:val="76CFCFE8"/>
    <w:rsid w:val="76FAC2CA"/>
    <w:rsid w:val="7717F500"/>
    <w:rsid w:val="771F3A3E"/>
    <w:rsid w:val="777FD287"/>
    <w:rsid w:val="77BAADB3"/>
    <w:rsid w:val="77E05B24"/>
    <w:rsid w:val="78125CAC"/>
    <w:rsid w:val="7812DF0A"/>
    <w:rsid w:val="781998E2"/>
    <w:rsid w:val="7878E086"/>
    <w:rsid w:val="787C5EE6"/>
    <w:rsid w:val="78AB0C76"/>
    <w:rsid w:val="78B58FA3"/>
    <w:rsid w:val="78DC7C75"/>
    <w:rsid w:val="78E286ED"/>
    <w:rsid w:val="79204864"/>
    <w:rsid w:val="79854DA8"/>
    <w:rsid w:val="79D06CA5"/>
    <w:rsid w:val="79D96FA6"/>
    <w:rsid w:val="79DE6F74"/>
    <w:rsid w:val="7A07AE50"/>
    <w:rsid w:val="7A4A0C14"/>
    <w:rsid w:val="7A5DB6C4"/>
    <w:rsid w:val="7A7E574E"/>
    <w:rsid w:val="7A9CBBBD"/>
    <w:rsid w:val="7AB80C63"/>
    <w:rsid w:val="7B4A7FCC"/>
    <w:rsid w:val="7BA64F13"/>
    <w:rsid w:val="7C69CE88"/>
    <w:rsid w:val="7CDD4088"/>
    <w:rsid w:val="7CE6502D"/>
    <w:rsid w:val="7CFEC092"/>
    <w:rsid w:val="7D3F4F12"/>
    <w:rsid w:val="7D59DC52"/>
    <w:rsid w:val="7D864DFA"/>
    <w:rsid w:val="7DB16017"/>
    <w:rsid w:val="7DBAE9AD"/>
    <w:rsid w:val="7DD343D7"/>
    <w:rsid w:val="7DF4C0EE"/>
    <w:rsid w:val="7E26B6F6"/>
    <w:rsid w:val="7E441C0B"/>
    <w:rsid w:val="7E51DF64"/>
    <w:rsid w:val="7E65F304"/>
    <w:rsid w:val="7E84AA0C"/>
    <w:rsid w:val="7E890405"/>
    <w:rsid w:val="7EDE514B"/>
    <w:rsid w:val="7F1CAB69"/>
    <w:rsid w:val="7F63DB0C"/>
    <w:rsid w:val="7F64E656"/>
    <w:rsid w:val="7FA442C4"/>
    <w:rsid w:val="7FA71B86"/>
    <w:rsid w:val="7FB3F4DF"/>
    <w:rsid w:val="7FC54696"/>
    <w:rsid w:val="7FCEF26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A22B00BD-1BCE-4CE2-8932-A125748EE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4"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A17"/>
  </w:style>
  <w:style w:type="paragraph" w:styleId="Overskrift1">
    <w:name w:val="heading 1"/>
    <w:basedOn w:val="Normal"/>
    <w:next w:val="Normal"/>
    <w:link w:val="Overskrift1Tegn"/>
    <w:uiPriority w:val="99"/>
    <w:qFormat/>
    <w:rsid w:val="000A32DD"/>
    <w:pPr>
      <w:keepNext/>
      <w:keepLines/>
      <w:pageBreakBefore/>
      <w:numPr>
        <w:numId w:val="11"/>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Overskrift2">
    <w:name w:val="heading 2"/>
    <w:basedOn w:val="Normal"/>
    <w:next w:val="Normal"/>
    <w:link w:val="Overskrift2Tegn"/>
    <w:uiPriority w:val="99"/>
    <w:qFormat/>
    <w:rsid w:val="00EF0CBA"/>
    <w:pPr>
      <w:keepNext/>
      <w:keepLines/>
      <w:numPr>
        <w:ilvl w:val="1"/>
        <w:numId w:val="11"/>
      </w:numPr>
      <w:suppressAutoHyphens/>
      <w:spacing w:before="260"/>
      <w:contextualSpacing/>
      <w:outlineLvl w:val="1"/>
    </w:pPr>
    <w:rPr>
      <w:rFonts w:eastAsiaTheme="majorEastAsia" w:cstheme="majorBidi"/>
      <w:b/>
      <w:bCs/>
      <w:sz w:val="20"/>
      <w:szCs w:val="26"/>
    </w:rPr>
  </w:style>
  <w:style w:type="paragraph" w:styleId="Overskrift3">
    <w:name w:val="heading 3"/>
    <w:basedOn w:val="Normal"/>
    <w:next w:val="Normal"/>
    <w:link w:val="Overskrift3Tegn"/>
    <w:uiPriority w:val="99"/>
    <w:qFormat/>
    <w:rsid w:val="006C0A4C"/>
    <w:pPr>
      <w:keepNext/>
      <w:keepLines/>
      <w:numPr>
        <w:ilvl w:val="2"/>
        <w:numId w:val="11"/>
      </w:numPr>
      <w:spacing w:before="260"/>
      <w:contextualSpacing/>
      <w:outlineLvl w:val="2"/>
    </w:pPr>
    <w:rPr>
      <w:rFonts w:eastAsiaTheme="majorEastAsia" w:cstheme="majorBidi"/>
      <w:b/>
      <w:bCs/>
      <w:caps/>
    </w:rPr>
  </w:style>
  <w:style w:type="paragraph" w:styleId="Overskrift4">
    <w:name w:val="heading 4"/>
    <w:basedOn w:val="Normal"/>
    <w:next w:val="Normal"/>
    <w:link w:val="Overskrift4Tegn"/>
    <w:uiPriority w:val="99"/>
    <w:qFormat/>
    <w:rsid w:val="006C0A4C"/>
    <w:pPr>
      <w:keepNext/>
      <w:keepLines/>
      <w:numPr>
        <w:ilvl w:val="3"/>
        <w:numId w:val="11"/>
      </w:numPr>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99"/>
    <w:qFormat/>
    <w:rsid w:val="006C0A4C"/>
    <w:pPr>
      <w:keepNext/>
      <w:keepLines/>
      <w:numPr>
        <w:ilvl w:val="4"/>
        <w:numId w:val="11"/>
      </w:numPr>
      <w:spacing w:before="260"/>
      <w:contextualSpacing/>
      <w:outlineLvl w:val="4"/>
    </w:pPr>
    <w:rPr>
      <w:rFonts w:eastAsiaTheme="majorEastAsia" w:cstheme="majorBidi"/>
      <w:caps/>
    </w:rPr>
  </w:style>
  <w:style w:type="paragraph" w:styleId="Overskrift6">
    <w:name w:val="heading 6"/>
    <w:basedOn w:val="Normal"/>
    <w:next w:val="Normal"/>
    <w:link w:val="Overskrift6Tegn"/>
    <w:uiPriority w:val="99"/>
    <w:qFormat/>
    <w:rsid w:val="009E4B94"/>
    <w:pPr>
      <w:keepNext/>
      <w:keepLines/>
      <w:numPr>
        <w:ilvl w:val="5"/>
        <w:numId w:val="11"/>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99"/>
    <w:qFormat/>
    <w:rsid w:val="009E4B94"/>
    <w:pPr>
      <w:keepNext/>
      <w:keepLines/>
      <w:numPr>
        <w:ilvl w:val="6"/>
        <w:numId w:val="11"/>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99"/>
    <w:qFormat/>
    <w:rsid w:val="009E4B94"/>
    <w:pPr>
      <w:keepNext/>
      <w:keepLines/>
      <w:numPr>
        <w:ilvl w:val="7"/>
        <w:numId w:val="11"/>
      </w:numPr>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99"/>
    <w:qFormat/>
    <w:rsid w:val="009E4B94"/>
    <w:pPr>
      <w:keepNext/>
      <w:keepLines/>
      <w:numPr>
        <w:ilvl w:val="8"/>
        <w:numId w:val="11"/>
      </w:numPr>
      <w:spacing w:before="260"/>
      <w:contextualSpacing/>
      <w:outlineLvl w:val="8"/>
    </w:pPr>
    <w:rPr>
      <w:rFonts w:eastAsiaTheme="majorEastAsia" w:cstheme="majorBidi"/>
      <w:b/>
      <w:iCs/>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rsid w:val="002D43D1"/>
    <w:pPr>
      <w:spacing w:line="160" w:lineRule="atLeast"/>
      <w:ind w:left="-567"/>
    </w:pPr>
    <w:rPr>
      <w:noProof/>
      <w:sz w:val="12"/>
    </w:rPr>
  </w:style>
  <w:style w:type="character" w:customStyle="1" w:styleId="SidehovedTegn">
    <w:name w:val="Sidehoved Tegn"/>
    <w:basedOn w:val="Standardskrifttypeiafsnit"/>
    <w:link w:val="Sidehoved"/>
    <w:uiPriority w:val="99"/>
    <w:rsid w:val="002D43D1"/>
    <w:rPr>
      <w:noProof/>
      <w:sz w:val="12"/>
      <w:lang w:val="da-DK"/>
    </w:rPr>
  </w:style>
  <w:style w:type="paragraph" w:styleId="Sidefod">
    <w:name w:val="footer"/>
    <w:basedOn w:val="Normal"/>
    <w:link w:val="SidefodTegn"/>
    <w:uiPriority w:val="99"/>
    <w:rsid w:val="00C2018C"/>
    <w:pPr>
      <w:tabs>
        <w:tab w:val="center" w:pos="4819"/>
        <w:tab w:val="right" w:pos="9638"/>
      </w:tabs>
      <w:spacing w:line="200" w:lineRule="atLeast"/>
    </w:pPr>
    <w:rPr>
      <w:sz w:val="12"/>
    </w:rPr>
  </w:style>
  <w:style w:type="character" w:customStyle="1" w:styleId="SidefodTegn">
    <w:name w:val="Sidefod Tegn"/>
    <w:basedOn w:val="Standardskrifttypeiafsnit"/>
    <w:link w:val="Sidefod"/>
    <w:uiPriority w:val="99"/>
    <w:rsid w:val="00A539A2"/>
    <w:rPr>
      <w:sz w:val="12"/>
      <w:lang w:val="da-DK"/>
    </w:rPr>
  </w:style>
  <w:style w:type="character" w:customStyle="1" w:styleId="Overskrift1Tegn">
    <w:name w:val="Overskrift 1 Tegn"/>
    <w:basedOn w:val="Standardskrifttypeiafsnit"/>
    <w:link w:val="Overskrift1"/>
    <w:uiPriority w:val="99"/>
    <w:rsid w:val="000A32DD"/>
    <w:rPr>
      <w:rFonts w:eastAsiaTheme="majorEastAsia" w:cstheme="majorBidi"/>
      <w:b/>
      <w:bCs/>
      <w:caps/>
      <w:color w:val="009DF0" w:themeColor="text2"/>
      <w:sz w:val="28"/>
      <w:szCs w:val="28"/>
    </w:rPr>
  </w:style>
  <w:style w:type="character" w:customStyle="1" w:styleId="Overskrift2Tegn">
    <w:name w:val="Overskrift 2 Tegn"/>
    <w:basedOn w:val="Standardskrifttypeiafsnit"/>
    <w:link w:val="Overskrift2"/>
    <w:uiPriority w:val="99"/>
    <w:rsid w:val="00EF0CBA"/>
    <w:rPr>
      <w:rFonts w:eastAsiaTheme="majorEastAsia" w:cstheme="majorBidi"/>
      <w:b/>
      <w:bCs/>
      <w:sz w:val="20"/>
      <w:szCs w:val="26"/>
    </w:rPr>
  </w:style>
  <w:style w:type="character" w:customStyle="1" w:styleId="Overskrift3Tegn">
    <w:name w:val="Overskrift 3 Tegn"/>
    <w:basedOn w:val="Standardskrifttypeiafsnit"/>
    <w:link w:val="Overskrift3"/>
    <w:uiPriority w:val="99"/>
    <w:rsid w:val="006C0A4C"/>
    <w:rPr>
      <w:rFonts w:eastAsiaTheme="majorEastAsia" w:cstheme="majorBidi"/>
      <w:b/>
      <w:bCs/>
      <w:caps/>
    </w:rPr>
  </w:style>
  <w:style w:type="character" w:customStyle="1" w:styleId="Overskrift4Tegn">
    <w:name w:val="Overskrift 4 Tegn"/>
    <w:basedOn w:val="Standardskrifttypeiafsnit"/>
    <w:link w:val="Overskrift4"/>
    <w:uiPriority w:val="99"/>
    <w:rsid w:val="006C0A4C"/>
    <w:rPr>
      <w:rFonts w:eastAsiaTheme="majorEastAsia" w:cstheme="majorBidi"/>
      <w:b/>
      <w:bCs/>
      <w:iCs/>
    </w:rPr>
  </w:style>
  <w:style w:type="character" w:customStyle="1" w:styleId="Overskrift5Tegn">
    <w:name w:val="Overskrift 5 Tegn"/>
    <w:basedOn w:val="Standardskrifttypeiafsnit"/>
    <w:link w:val="Overskrift5"/>
    <w:uiPriority w:val="99"/>
    <w:rsid w:val="006C0A4C"/>
    <w:rPr>
      <w:rFonts w:eastAsiaTheme="majorEastAsia" w:cstheme="majorBidi"/>
      <w:caps/>
    </w:rPr>
  </w:style>
  <w:style w:type="character" w:customStyle="1" w:styleId="Overskrift6Tegn">
    <w:name w:val="Overskrift 6 Tegn"/>
    <w:basedOn w:val="Standardskrifttypeiafsnit"/>
    <w:link w:val="Overskrift6"/>
    <w:uiPriority w:val="99"/>
    <w:rsid w:val="00004865"/>
    <w:rPr>
      <w:rFonts w:eastAsiaTheme="majorEastAsia" w:cstheme="majorBidi"/>
      <w:b/>
      <w:iCs/>
    </w:rPr>
  </w:style>
  <w:style w:type="character" w:customStyle="1" w:styleId="Overskrift7Tegn">
    <w:name w:val="Overskrift 7 Tegn"/>
    <w:basedOn w:val="Standardskrifttypeiafsnit"/>
    <w:link w:val="Overskrift7"/>
    <w:uiPriority w:val="99"/>
    <w:rsid w:val="00004865"/>
    <w:rPr>
      <w:rFonts w:eastAsiaTheme="majorEastAsia" w:cstheme="majorBidi"/>
      <w:b/>
      <w:iCs/>
    </w:rPr>
  </w:style>
  <w:style w:type="character" w:customStyle="1" w:styleId="Overskrift8Tegn">
    <w:name w:val="Overskrift 8 Tegn"/>
    <w:basedOn w:val="Standardskrifttypeiafsnit"/>
    <w:link w:val="Overskrift8"/>
    <w:uiPriority w:val="99"/>
    <w:rsid w:val="00004865"/>
    <w:rPr>
      <w:rFonts w:eastAsiaTheme="majorEastAsia" w:cstheme="majorBidi"/>
      <w:b/>
      <w:szCs w:val="20"/>
    </w:rPr>
  </w:style>
  <w:style w:type="character" w:customStyle="1" w:styleId="Overskrift9Tegn">
    <w:name w:val="Overskrift 9 Tegn"/>
    <w:basedOn w:val="Standardskrifttypeiafsnit"/>
    <w:link w:val="Overskrift9"/>
    <w:uiPriority w:val="99"/>
    <w:rsid w:val="00004865"/>
    <w:rPr>
      <w:rFonts w:eastAsiaTheme="majorEastAsia" w:cstheme="majorBidi"/>
      <w:b/>
      <w:iCs/>
      <w:szCs w:val="20"/>
    </w:rPr>
  </w:style>
  <w:style w:type="paragraph" w:styleId="Titel">
    <w:name w:val="Title"/>
    <w:basedOn w:val="Normal"/>
    <w:next w:val="Normal"/>
    <w:link w:val="TitelTegn"/>
    <w:uiPriority w:val="99"/>
    <w:qFormat/>
    <w:rsid w:val="009E4B94"/>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99"/>
    <w:rsid w:val="00004865"/>
    <w:rPr>
      <w:rFonts w:eastAsiaTheme="majorEastAsia" w:cstheme="majorBidi"/>
      <w:b/>
      <w:kern w:val="28"/>
      <w:sz w:val="40"/>
      <w:szCs w:val="52"/>
      <w:lang w:val="da-DK"/>
    </w:rPr>
  </w:style>
  <w:style w:type="paragraph" w:styleId="Undertitel">
    <w:name w:val="Subtitle"/>
    <w:basedOn w:val="Normal"/>
    <w:next w:val="Normal"/>
    <w:link w:val="UndertitelTegn"/>
    <w:uiPriority w:val="11"/>
    <w:qFormat/>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1"/>
    <w:rsid w:val="00004865"/>
    <w:rPr>
      <w:rFonts w:eastAsiaTheme="majorEastAsia" w:cstheme="majorBidi"/>
      <w:b/>
      <w:iCs/>
      <w:sz w:val="36"/>
      <w:szCs w:val="24"/>
      <w:lang w:val="da-DK"/>
    </w:rPr>
  </w:style>
  <w:style w:type="character" w:styleId="Svagfremhvning">
    <w:name w:val="Subtle Emphasis"/>
    <w:basedOn w:val="Standardskrifttypeiafsnit"/>
    <w:uiPriority w:val="19"/>
    <w:qFormat/>
    <w:rsid w:val="009E4B94"/>
    <w:rPr>
      <w:i/>
      <w:iCs/>
      <w:color w:val="999999" w:themeColor="text1" w:themeTint="7F"/>
      <w:lang w:val="da-DK"/>
    </w:rPr>
  </w:style>
  <w:style w:type="character" w:styleId="Kraftigfremhvning">
    <w:name w:val="Intense Emphasis"/>
    <w:basedOn w:val="Standardskrifttypeiafsnit"/>
    <w:uiPriority w:val="21"/>
    <w:qFormat/>
    <w:rsid w:val="009E4B94"/>
    <w:rPr>
      <w:b/>
      <w:bCs/>
      <w:i/>
      <w:iCs/>
      <w:color w:val="auto"/>
      <w:lang w:val="da-DK"/>
    </w:rPr>
  </w:style>
  <w:style w:type="character" w:styleId="Strk">
    <w:name w:val="Strong"/>
    <w:basedOn w:val="Standardskrifttypeiafsnit"/>
    <w:uiPriority w:val="22"/>
    <w:qFormat/>
    <w:rsid w:val="009E4B94"/>
    <w:rPr>
      <w:b/>
      <w:bCs/>
      <w:lang w:val="da-DK"/>
    </w:rPr>
  </w:style>
  <w:style w:type="paragraph" w:styleId="Strktcitat">
    <w:name w:val="Intense Quote"/>
    <w:basedOn w:val="Normal"/>
    <w:next w:val="Normal"/>
    <w:link w:val="StrktcitatTegn"/>
    <w:uiPriority w:val="30"/>
    <w:qFormat/>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30"/>
    <w:rsid w:val="00004865"/>
    <w:rPr>
      <w:b/>
      <w:bCs/>
      <w:i/>
      <w:iCs/>
      <w:lang w:val="da-DK"/>
    </w:rPr>
  </w:style>
  <w:style w:type="character" w:styleId="Svaghenvisning">
    <w:name w:val="Subtle Reference"/>
    <w:basedOn w:val="Standardskrifttypeiafsnit"/>
    <w:uiPriority w:val="31"/>
    <w:qFormat/>
    <w:rsid w:val="002E74A4"/>
    <w:rPr>
      <w:caps w:val="0"/>
      <w:smallCaps w:val="0"/>
      <w:color w:val="auto"/>
      <w:u w:val="single"/>
      <w:lang w:val="da-DK"/>
    </w:rPr>
  </w:style>
  <w:style w:type="character" w:styleId="Kraftighenvisning">
    <w:name w:val="Intense Reference"/>
    <w:basedOn w:val="Standardskrifttypeiafsnit"/>
    <w:uiPriority w:val="32"/>
    <w:qFormat/>
    <w:rsid w:val="002E74A4"/>
    <w:rPr>
      <w:b/>
      <w:bCs/>
      <w:caps w:val="0"/>
      <w:smallCaps w:val="0"/>
      <w:color w:val="auto"/>
      <w:spacing w:val="5"/>
      <w:u w:val="single"/>
      <w:lang w:val="da-DK"/>
    </w:rPr>
  </w:style>
  <w:style w:type="paragraph" w:styleId="Billedtekst">
    <w:name w:val="caption"/>
    <w:basedOn w:val="Normal"/>
    <w:next w:val="Caption-Text"/>
    <w:link w:val="BilledtekstTegn"/>
    <w:uiPriority w:val="4"/>
    <w:qFormat/>
    <w:rsid w:val="001E1890"/>
    <w:pPr>
      <w:spacing w:before="170" w:after="100" w:line="200" w:lineRule="atLeast"/>
    </w:pPr>
    <w:rPr>
      <w:b/>
      <w:bCs/>
      <w:color w:val="009DF0" w:themeColor="text2"/>
      <w:sz w:val="14"/>
    </w:rPr>
  </w:style>
  <w:style w:type="paragraph" w:styleId="Indholdsfortegnelse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Indholdsfortegnelse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4">
    <w:name w:val="toc 4"/>
    <w:basedOn w:val="Normal"/>
    <w:next w:val="Normal"/>
    <w:link w:val="Indholdsfortegnelse4Tegn"/>
    <w:uiPriority w:val="99"/>
    <w:rsid w:val="00C72D20"/>
    <w:pPr>
      <w:tabs>
        <w:tab w:val="left" w:pos="510"/>
        <w:tab w:val="right" w:pos="7229"/>
      </w:tabs>
      <w:ind w:left="510" w:right="2268" w:hanging="1077"/>
    </w:pPr>
    <w:rPr>
      <w:rFonts w:eastAsia="Times New Roman" w:cs="Times New Roman"/>
    </w:rPr>
  </w:style>
  <w:style w:type="paragraph" w:styleId="Indholdsfortegnelse5">
    <w:name w:val="toc 5"/>
    <w:basedOn w:val="Normal"/>
    <w:next w:val="Normal"/>
    <w:uiPriority w:val="99"/>
    <w:rsid w:val="00C72D20"/>
    <w:pPr>
      <w:tabs>
        <w:tab w:val="left" w:pos="510"/>
        <w:tab w:val="right" w:pos="7229"/>
      </w:tabs>
      <w:ind w:left="510" w:right="2268" w:hanging="1077"/>
    </w:pPr>
    <w:rPr>
      <w:rFonts w:eastAsia="Times New Roman" w:cs="Times New Roman"/>
    </w:rPr>
  </w:style>
  <w:style w:type="paragraph" w:styleId="Indholdsfortegnelse6">
    <w:name w:val="toc 6"/>
    <w:basedOn w:val="Normal"/>
    <w:next w:val="Normal"/>
    <w:uiPriority w:val="99"/>
    <w:semiHidden/>
    <w:rsid w:val="00A27A90"/>
    <w:pPr>
      <w:tabs>
        <w:tab w:val="right" w:pos="7229"/>
      </w:tabs>
      <w:ind w:left="-567" w:right="2268"/>
    </w:pPr>
    <w:rPr>
      <w:rFonts w:eastAsia="Times New Roman" w:cs="Times New Roman"/>
    </w:rPr>
  </w:style>
  <w:style w:type="paragraph" w:styleId="Indholdsfortegnelse7">
    <w:name w:val="toc 7"/>
    <w:basedOn w:val="Normal"/>
    <w:next w:val="Normal"/>
    <w:uiPriority w:val="99"/>
    <w:semiHidden/>
    <w:rsid w:val="00A27A90"/>
    <w:pPr>
      <w:spacing w:before="240"/>
      <w:ind w:left="-567" w:right="2268"/>
    </w:pPr>
    <w:rPr>
      <w:rFonts w:eastAsia="Times New Roman" w:cs="Times New Roman"/>
      <w:b/>
    </w:rPr>
  </w:style>
  <w:style w:type="paragraph" w:styleId="Indholdsfortegnelse8">
    <w:name w:val="toc 8"/>
    <w:basedOn w:val="Normal"/>
    <w:next w:val="Normal"/>
    <w:uiPriority w:val="99"/>
    <w:semiHidden/>
    <w:rsid w:val="00A27A90"/>
    <w:pPr>
      <w:ind w:left="-567" w:right="2268"/>
    </w:pPr>
    <w:rPr>
      <w:rFonts w:eastAsia="Times New Roman" w:cs="Times New Roman"/>
    </w:rPr>
  </w:style>
  <w:style w:type="paragraph" w:styleId="Indholdsfortegnelse9">
    <w:name w:val="toc 9"/>
    <w:basedOn w:val="Normal"/>
    <w:next w:val="Normal"/>
    <w:uiPriority w:val="99"/>
    <w:semiHidden/>
    <w:rsid w:val="00A27A90"/>
    <w:pPr>
      <w:ind w:left="-567" w:right="2268"/>
    </w:pPr>
    <w:rPr>
      <w:rFonts w:eastAsia="Times New Roman" w:cs="Times New Roman"/>
    </w:rPr>
  </w:style>
  <w:style w:type="paragraph" w:styleId="Overskrift">
    <w:name w:val="TOC Heading"/>
    <w:basedOn w:val="Normal"/>
    <w:next w:val="Normal"/>
    <w:uiPriority w:val="99"/>
    <w:qFormat/>
    <w:rsid w:val="00065C3C"/>
    <w:rPr>
      <w:b/>
      <w:caps/>
      <w:color w:val="009DF0" w:themeColor="text2"/>
      <w:sz w:val="22"/>
    </w:rPr>
  </w:style>
  <w:style w:type="paragraph" w:styleId="Blokteks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99"/>
    <w:semiHidden/>
    <w:rsid w:val="00050588"/>
    <w:pPr>
      <w:spacing w:line="200" w:lineRule="atLeast"/>
      <w:ind w:left="85" w:hanging="85"/>
    </w:pPr>
    <w:rPr>
      <w:color w:val="797766" w:themeColor="background2"/>
      <w:sz w:val="12"/>
      <w:szCs w:val="20"/>
    </w:rPr>
  </w:style>
  <w:style w:type="character" w:customStyle="1" w:styleId="SlutnotetekstTegn">
    <w:name w:val="Slutnotetekst Tegn"/>
    <w:basedOn w:val="Standardskrifttypeiafsnit"/>
    <w:link w:val="Slutnotetekst"/>
    <w:uiPriority w:val="99"/>
    <w:semiHidden/>
    <w:rsid w:val="00A539A2"/>
    <w:rPr>
      <w:color w:val="797766" w:themeColor="background2"/>
      <w:sz w:val="12"/>
      <w:szCs w:val="20"/>
      <w:lang w:val="da-DK"/>
    </w:rPr>
  </w:style>
  <w:style w:type="character" w:styleId="Slutnotehenvisning">
    <w:name w:val="endnote reference"/>
    <w:basedOn w:val="Standardskrifttypeiafsnit"/>
    <w:uiPriority w:val="99"/>
    <w:semiHidden/>
    <w:rsid w:val="009E4B94"/>
    <w:rPr>
      <w:vertAlign w:val="superscript"/>
      <w:lang w:val="da-DK"/>
    </w:rPr>
  </w:style>
  <w:style w:type="paragraph" w:styleId="Fodnotetekst">
    <w:name w:val="footnote text"/>
    <w:basedOn w:val="Normal"/>
    <w:link w:val="FodnotetekstTegn"/>
    <w:uiPriority w:val="99"/>
    <w:semiHidden/>
    <w:rsid w:val="00050588"/>
    <w:pPr>
      <w:spacing w:line="200" w:lineRule="atLeast"/>
      <w:ind w:left="85" w:hanging="85"/>
    </w:pPr>
    <w:rPr>
      <w:color w:val="797766"/>
      <w:sz w:val="12"/>
      <w:szCs w:val="20"/>
    </w:rPr>
  </w:style>
  <w:style w:type="character" w:customStyle="1" w:styleId="FodnotetekstTegn">
    <w:name w:val="Fodnotetekst Tegn"/>
    <w:basedOn w:val="Standardskrifttypeiafsnit"/>
    <w:link w:val="Fodnotetekst"/>
    <w:uiPriority w:val="99"/>
    <w:semiHidden/>
    <w:rsid w:val="00A539A2"/>
    <w:rPr>
      <w:color w:val="797766"/>
      <w:sz w:val="12"/>
      <w:szCs w:val="20"/>
      <w:lang w:val="da-DK"/>
    </w:rPr>
  </w:style>
  <w:style w:type="paragraph" w:styleId="Opstilling-punkttegn">
    <w:name w:val="List Bullet"/>
    <w:basedOn w:val="Normal"/>
    <w:uiPriority w:val="99"/>
    <w:qFormat/>
    <w:rsid w:val="006B30A9"/>
    <w:pPr>
      <w:numPr>
        <w:numId w:val="1"/>
      </w:numPr>
      <w:contextualSpacing/>
    </w:pPr>
  </w:style>
  <w:style w:type="paragraph" w:styleId="Opstilling-talellerbogst">
    <w:name w:val="List Number"/>
    <w:basedOn w:val="Normal"/>
    <w:uiPriority w:val="99"/>
    <w:qFormat/>
    <w:rsid w:val="006B30A9"/>
    <w:pPr>
      <w:numPr>
        <w:numId w:val="6"/>
      </w:numPr>
      <w:contextualSpacing/>
    </w:pPr>
  </w:style>
  <w:style w:type="character" w:styleId="Sidetal">
    <w:name w:val="page number"/>
    <w:basedOn w:val="Standardskrifttypeiafsnit"/>
    <w:uiPriority w:val="99"/>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Citatoverskrift">
    <w:name w:val="toa heading"/>
    <w:basedOn w:val="Normal"/>
    <w:next w:val="Normal"/>
    <w:uiPriority w:val="99"/>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99"/>
    <w:semiHidden/>
    <w:rsid w:val="00B01724"/>
    <w:pPr>
      <w:tabs>
        <w:tab w:val="right" w:pos="7229"/>
      </w:tabs>
      <w:ind w:right="2268"/>
    </w:pPr>
  </w:style>
  <w:style w:type="paragraph" w:styleId="Underskrift">
    <w:name w:val="Signature"/>
    <w:basedOn w:val="Normal"/>
    <w:link w:val="UnderskriftTegn"/>
    <w:uiPriority w:val="99"/>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539A2"/>
    <w:rPr>
      <w:lang w:val="da-DK"/>
    </w:rPr>
  </w:style>
  <w:style w:type="character" w:styleId="Pladsholdertekst">
    <w:name w:val="Placeholder Text"/>
    <w:basedOn w:val="Standardskrifttypeiafsni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Citat">
    <w:name w:val="Quote"/>
    <w:basedOn w:val="Normal"/>
    <w:next w:val="Normal"/>
    <w:link w:val="CitatTegn"/>
    <w:uiPriority w:val="29"/>
    <w:qFormat/>
    <w:rsid w:val="007546AF"/>
    <w:pPr>
      <w:spacing w:before="260" w:after="260"/>
      <w:ind w:left="567" w:right="567"/>
    </w:pPr>
    <w:rPr>
      <w:b/>
      <w:iCs/>
      <w:color w:val="333333" w:themeColor="text1"/>
      <w:sz w:val="20"/>
    </w:rPr>
  </w:style>
  <w:style w:type="character" w:customStyle="1" w:styleId="CitatTegn">
    <w:name w:val="Citat Tegn"/>
    <w:basedOn w:val="Standardskrifttypeiafsnit"/>
    <w:link w:val="Citat"/>
    <w:uiPriority w:val="29"/>
    <w:rsid w:val="00004865"/>
    <w:rPr>
      <w:b/>
      <w:iCs/>
      <w:color w:val="333333" w:themeColor="text1"/>
      <w:sz w:val="20"/>
      <w:lang w:val="da-DK"/>
    </w:rPr>
  </w:style>
  <w:style w:type="character" w:styleId="Bogenstitel">
    <w:name w:val="Book Title"/>
    <w:basedOn w:val="Standardskrifttypeiafsnit"/>
    <w:uiPriority w:val="33"/>
    <w:qFormat/>
    <w:rsid w:val="007546AF"/>
    <w:rPr>
      <w:b/>
      <w:bCs/>
      <w:caps w:val="0"/>
      <w:smallCaps w:val="0"/>
      <w:spacing w:val="5"/>
      <w:lang w:val="da-DK"/>
    </w:rPr>
  </w:style>
  <w:style w:type="paragraph" w:styleId="Citatsamling">
    <w:name w:val="table of authorities"/>
    <w:basedOn w:val="Normal"/>
    <w:next w:val="Normal"/>
    <w:uiPriority w:val="99"/>
    <w:semiHidden/>
    <w:rsid w:val="002E74A4"/>
    <w:pPr>
      <w:ind w:right="567"/>
    </w:pPr>
  </w:style>
  <w:style w:type="paragraph" w:styleId="Normalindrykning">
    <w:name w:val="Normal Indent"/>
    <w:basedOn w:val="Normal"/>
    <w:uiPriority w:val="99"/>
    <w:semiHidden/>
    <w:rsid w:val="005A28D4"/>
    <w:pPr>
      <w:ind w:left="1134"/>
    </w:pPr>
  </w:style>
  <w:style w:type="table" w:styleId="Tabel-Gitter">
    <w:name w:val="Table Grid"/>
    <w:basedOn w:val="Tabel-Normal"/>
    <w:rsid w:val="009737E4"/>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el-Normal"/>
    <w:uiPriority w:val="99"/>
    <w:rsid w:val="00F73354"/>
    <w:pPr>
      <w:spacing w:line="240" w:lineRule="atLeast"/>
    </w:pPr>
    <w:tblPr/>
  </w:style>
  <w:style w:type="paragraph" w:styleId="Ingenafstand">
    <w:name w:val="No Spacing"/>
    <w:uiPriority w:val="1"/>
    <w:qFormat/>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Markeringsbobletekst">
    <w:name w:val="Balloon Text"/>
    <w:basedOn w:val="Normal"/>
    <w:link w:val="MarkeringsbobletekstTegn"/>
    <w:uiPriority w:val="99"/>
    <w:rsid w:val="000162D0"/>
    <w:pPr>
      <w:spacing w:line="240" w:lineRule="auto"/>
    </w:pPr>
    <w:rPr>
      <w:rFonts w:ascii="Segoe UI" w:hAnsi="Segoe UI" w:cs="Segoe UI"/>
    </w:rPr>
  </w:style>
  <w:style w:type="character" w:customStyle="1" w:styleId="MarkeringsbobletekstTegn">
    <w:name w:val="Markeringsbobletekst Tegn"/>
    <w:basedOn w:val="Standardskrifttypeiafsnit"/>
    <w:link w:val="Markeringsbobletekst"/>
    <w:uiPriority w:val="99"/>
    <w:rsid w:val="00A539A2"/>
    <w:rPr>
      <w:rFonts w:ascii="Segoe UI" w:hAnsi="Segoe UI" w:cs="Segoe UI"/>
      <w:lang w:val="da-DK"/>
    </w:rPr>
  </w:style>
  <w:style w:type="paragraph" w:styleId="Bibliografi">
    <w:name w:val="Bibliography"/>
    <w:basedOn w:val="Normal"/>
    <w:next w:val="Normal"/>
    <w:uiPriority w:val="37"/>
    <w:semiHidden/>
    <w:rsid w:val="000162D0"/>
  </w:style>
  <w:style w:type="paragraph" w:styleId="Brdtekst">
    <w:name w:val="Body Text"/>
    <w:basedOn w:val="Normal"/>
    <w:link w:val="BrdtekstTegn"/>
    <w:uiPriority w:val="99"/>
    <w:rsid w:val="000162D0"/>
    <w:pPr>
      <w:spacing w:after="120"/>
    </w:pPr>
  </w:style>
  <w:style w:type="character" w:customStyle="1" w:styleId="BrdtekstTegn">
    <w:name w:val="Brødtekst Tegn"/>
    <w:basedOn w:val="Standardskrifttypeiafsnit"/>
    <w:link w:val="Brdtekst"/>
    <w:uiPriority w:val="99"/>
    <w:rsid w:val="00A539A2"/>
    <w:rPr>
      <w:lang w:val="da-DK"/>
    </w:rPr>
  </w:style>
  <w:style w:type="paragraph" w:styleId="Brdtekst2">
    <w:name w:val="Body Text 2"/>
    <w:basedOn w:val="Normal"/>
    <w:link w:val="Brdtekst2Tegn"/>
    <w:uiPriority w:val="99"/>
    <w:semiHidden/>
    <w:rsid w:val="000162D0"/>
    <w:pPr>
      <w:spacing w:after="120" w:line="480" w:lineRule="auto"/>
    </w:pPr>
  </w:style>
  <w:style w:type="character" w:customStyle="1" w:styleId="Brdtekst2Tegn">
    <w:name w:val="Brødtekst 2 Tegn"/>
    <w:basedOn w:val="Standardskrifttypeiafsnit"/>
    <w:link w:val="Brdtekst2"/>
    <w:uiPriority w:val="99"/>
    <w:semiHidden/>
    <w:rsid w:val="00A539A2"/>
    <w:rPr>
      <w:lang w:val="da-DK"/>
    </w:rPr>
  </w:style>
  <w:style w:type="paragraph" w:styleId="Brdtekst3">
    <w:name w:val="Body Text 3"/>
    <w:basedOn w:val="Normal"/>
    <w:link w:val="Brdtekst3Tegn"/>
    <w:uiPriority w:val="99"/>
    <w:rsid w:val="000162D0"/>
    <w:pPr>
      <w:spacing w:after="120"/>
    </w:pPr>
    <w:rPr>
      <w:sz w:val="16"/>
      <w:szCs w:val="16"/>
    </w:rPr>
  </w:style>
  <w:style w:type="character" w:customStyle="1" w:styleId="Brdtekst3Tegn">
    <w:name w:val="Brødtekst 3 Tegn"/>
    <w:basedOn w:val="Standardskrifttypeiafsnit"/>
    <w:link w:val="Brdtekst3"/>
    <w:uiPriority w:val="99"/>
    <w:rsid w:val="00A539A2"/>
    <w:rPr>
      <w:sz w:val="16"/>
      <w:szCs w:val="16"/>
      <w:lang w:val="da-DK"/>
    </w:rPr>
  </w:style>
  <w:style w:type="paragraph" w:styleId="Brdtekst-frstelinjeindrykning1">
    <w:name w:val="Body Text First Indent"/>
    <w:basedOn w:val="Brdtekst"/>
    <w:link w:val="Brdtekst-frstelinjeindrykning1Tegn"/>
    <w:uiPriority w:val="99"/>
    <w:semiHidden/>
    <w:rsid w:val="000162D0"/>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A539A2"/>
    <w:rPr>
      <w:lang w:val="da-DK"/>
    </w:rPr>
  </w:style>
  <w:style w:type="paragraph" w:styleId="Brdtekstindrykning">
    <w:name w:val="Body Text Indent"/>
    <w:basedOn w:val="Normal"/>
    <w:link w:val="BrdtekstindrykningTegn"/>
    <w:uiPriority w:val="99"/>
    <w:semiHidden/>
    <w:rsid w:val="000162D0"/>
    <w:pPr>
      <w:spacing w:after="120"/>
      <w:ind w:left="283"/>
    </w:pPr>
  </w:style>
  <w:style w:type="character" w:customStyle="1" w:styleId="BrdtekstindrykningTegn">
    <w:name w:val="Brødtekstindrykning Tegn"/>
    <w:basedOn w:val="Standardskrifttypeiafsnit"/>
    <w:link w:val="Brdtekstindrykning"/>
    <w:uiPriority w:val="99"/>
    <w:semiHidden/>
    <w:rsid w:val="00A539A2"/>
    <w:rPr>
      <w:lang w:val="da-DK"/>
    </w:rPr>
  </w:style>
  <w:style w:type="paragraph" w:styleId="Brdtekst-frstelinjeindrykning2">
    <w:name w:val="Body Text First Indent 2"/>
    <w:basedOn w:val="Brdtekstindrykning"/>
    <w:link w:val="Brdtekst-frstelinjeindrykning2Tegn"/>
    <w:uiPriority w:val="99"/>
    <w:semiHidden/>
    <w:rsid w:val="000162D0"/>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A539A2"/>
    <w:rPr>
      <w:lang w:val="da-DK"/>
    </w:rPr>
  </w:style>
  <w:style w:type="paragraph" w:styleId="Brdtekstindrykning2">
    <w:name w:val="Body Text Indent 2"/>
    <w:basedOn w:val="Normal"/>
    <w:link w:val="Brdtekstindrykning2Tegn"/>
    <w:uiPriority w:val="99"/>
    <w:semiHidden/>
    <w:rsid w:val="000162D0"/>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A539A2"/>
    <w:rPr>
      <w:lang w:val="da-DK"/>
    </w:rPr>
  </w:style>
  <w:style w:type="paragraph" w:styleId="Brdtekstindrykning3">
    <w:name w:val="Body Text Indent 3"/>
    <w:basedOn w:val="Normal"/>
    <w:link w:val="Brdtekstindrykning3Tegn"/>
    <w:uiPriority w:val="99"/>
    <w:semiHidden/>
    <w:rsid w:val="000162D0"/>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A539A2"/>
    <w:rPr>
      <w:sz w:val="16"/>
      <w:szCs w:val="16"/>
      <w:lang w:val="da-DK"/>
    </w:rPr>
  </w:style>
  <w:style w:type="paragraph" w:styleId="Sluthilsen">
    <w:name w:val="Closing"/>
    <w:basedOn w:val="Normal"/>
    <w:link w:val="SluthilsenTegn"/>
    <w:uiPriority w:val="99"/>
    <w:semiHidden/>
    <w:rsid w:val="000162D0"/>
    <w:pPr>
      <w:spacing w:line="240" w:lineRule="auto"/>
      <w:ind w:left="4252"/>
    </w:pPr>
  </w:style>
  <w:style w:type="character" w:customStyle="1" w:styleId="SluthilsenTegn">
    <w:name w:val="Sluthilsen Tegn"/>
    <w:basedOn w:val="Standardskrifttypeiafsnit"/>
    <w:link w:val="Sluthilsen"/>
    <w:uiPriority w:val="99"/>
    <w:semiHidden/>
    <w:rsid w:val="00A539A2"/>
    <w:rPr>
      <w:lang w:val="da-DK"/>
    </w:rPr>
  </w:style>
  <w:style w:type="table" w:styleId="Farvetgitter">
    <w:name w:val="Colorful Grid"/>
    <w:basedOn w:val="Tabel-Normal"/>
    <w:uiPriority w:val="73"/>
    <w:unhideWhenUsed/>
    <w:rsid w:val="000162D0"/>
    <w:pPr>
      <w:spacing w:line="240" w:lineRule="auto"/>
    </w:pPr>
    <w:rPr>
      <w:color w:val="333333" w:themeColor="text1"/>
    </w:rPr>
    <w:tblPr>
      <w:tblStyleRowBandSize w:val="1"/>
      <w:tblStyleColBandSize w:val="1"/>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StylePr>
    <w:tblStylePr w:type="lastCol">
      <w:rPr>
        <w:color w:val="FFFFFF" w:themeColor="background1"/>
      </w:rPr>
    </w:tblStylePr>
  </w:style>
  <w:style w:type="table" w:styleId="Farvetgitter-fremhvningsfarve1">
    <w:name w:val="Colorful Grid Accent 1"/>
    <w:basedOn w:val="Tabel-Normal"/>
    <w:uiPriority w:val="73"/>
    <w:unhideWhenUsed/>
    <w:rsid w:val="000162D0"/>
    <w:pPr>
      <w:spacing w:line="240" w:lineRule="auto"/>
    </w:pPr>
    <w:rPr>
      <w:color w:val="333333" w:themeColor="text1"/>
    </w:rPr>
    <w:tblPr>
      <w:tblStyleRowBandSize w:val="1"/>
      <w:tblStyleColBandSize w:val="1"/>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StylePr>
    <w:tblStylePr w:type="lastCol">
      <w:rPr>
        <w:color w:val="FFFFFF" w:themeColor="background1"/>
      </w:rPr>
    </w:tblStylePr>
  </w:style>
  <w:style w:type="table" w:styleId="Farvetgitter-fremhvningsfarve2">
    <w:name w:val="Colorful Grid Accent 2"/>
    <w:basedOn w:val="Tabel-Normal"/>
    <w:uiPriority w:val="73"/>
    <w:unhideWhenUsed/>
    <w:rsid w:val="000162D0"/>
    <w:pPr>
      <w:spacing w:line="240" w:lineRule="auto"/>
    </w:pPr>
    <w:rPr>
      <w:color w:val="333333" w:themeColor="text1"/>
    </w:rPr>
    <w:tblPr>
      <w:tblStyleRowBandSize w:val="1"/>
      <w:tblStyleColBandSize w:val="1"/>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StylePr>
    <w:tblStylePr w:type="lastCol">
      <w:rPr>
        <w:color w:val="FFFFFF" w:themeColor="background1"/>
      </w:rPr>
    </w:tblStylePr>
  </w:style>
  <w:style w:type="table" w:styleId="Farvetgitter-fremhvningsfarve3">
    <w:name w:val="Colorful Grid Accent 3"/>
    <w:basedOn w:val="Tabel-Normal"/>
    <w:uiPriority w:val="73"/>
    <w:unhideWhenUsed/>
    <w:rsid w:val="000162D0"/>
    <w:pPr>
      <w:spacing w:line="240" w:lineRule="auto"/>
    </w:pPr>
    <w:rPr>
      <w:color w:val="333333" w:themeColor="text1"/>
    </w:rPr>
    <w:tblPr>
      <w:tblStyleRowBandSize w:val="1"/>
      <w:tblStyleColBandSize w:val="1"/>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StylePr>
    <w:tblStylePr w:type="lastCol">
      <w:rPr>
        <w:color w:val="FFFFFF" w:themeColor="background1"/>
      </w:rPr>
    </w:tblStylePr>
  </w:style>
  <w:style w:type="table" w:styleId="Farvetgitter-fremhvningsfarve4">
    <w:name w:val="Colorful Grid Accent 4"/>
    <w:basedOn w:val="Tabel-Normal"/>
    <w:uiPriority w:val="73"/>
    <w:unhideWhenUsed/>
    <w:rsid w:val="000162D0"/>
    <w:pPr>
      <w:spacing w:line="240" w:lineRule="auto"/>
    </w:pPr>
    <w:rPr>
      <w:color w:val="333333" w:themeColor="text1"/>
    </w:rPr>
    <w:tblPr>
      <w:tblStyleRowBandSize w:val="1"/>
      <w:tblStyleColBandSize w:val="1"/>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StylePr>
    <w:tblStylePr w:type="lastCol">
      <w:rPr>
        <w:color w:val="FFFFFF" w:themeColor="background1"/>
      </w:rPr>
    </w:tblStylePr>
  </w:style>
  <w:style w:type="table" w:styleId="Farvetgitter-fremhvningsfarve5">
    <w:name w:val="Colorful Grid Accent 5"/>
    <w:basedOn w:val="Tabel-Normal"/>
    <w:uiPriority w:val="73"/>
    <w:unhideWhenUsed/>
    <w:rsid w:val="000162D0"/>
    <w:pPr>
      <w:spacing w:line="240" w:lineRule="auto"/>
    </w:pPr>
    <w:rPr>
      <w:color w:val="333333" w:themeColor="text1"/>
    </w:rPr>
    <w:tblPr>
      <w:tblStyleRowBandSize w:val="1"/>
      <w:tblStyleColBandSize w:val="1"/>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StylePr>
    <w:tblStylePr w:type="lastCol">
      <w:rPr>
        <w:color w:val="FFFFFF" w:themeColor="background1"/>
      </w:rPr>
    </w:tblStylePr>
  </w:style>
  <w:style w:type="table" w:styleId="Farvetgitter-fremhvningsfarve6">
    <w:name w:val="Colorful Grid Accent 6"/>
    <w:basedOn w:val="Tabel-Normal"/>
    <w:uiPriority w:val="73"/>
    <w:unhideWhenUsed/>
    <w:rsid w:val="000162D0"/>
    <w:pPr>
      <w:spacing w:line="240" w:lineRule="auto"/>
    </w:pPr>
    <w:rPr>
      <w:color w:val="333333" w:themeColor="text1"/>
    </w:rPr>
    <w:tblPr>
      <w:tblStyleRowBandSize w:val="1"/>
      <w:tblStyleColBandSize w:val="1"/>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StylePr>
    <w:tblStylePr w:type="lastCol">
      <w:rPr>
        <w:color w:val="FFFFFF" w:themeColor="background1"/>
      </w:rPr>
    </w:tblStylePr>
  </w:style>
  <w:style w:type="table" w:styleId="Farvetliste">
    <w:name w:val="Colorful List"/>
    <w:basedOn w:val="Tabel-Normal"/>
    <w:uiPriority w:val="72"/>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style>
  <w:style w:type="table" w:styleId="Farvetliste-fremhvningsfarve1">
    <w:name w:val="Colorful List Accent 1"/>
    <w:basedOn w:val="Tabel-Normal"/>
    <w:uiPriority w:val="72"/>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style>
  <w:style w:type="table" w:styleId="Farvetliste-fremhvningsfarve2">
    <w:name w:val="Colorful List Accent 2"/>
    <w:basedOn w:val="Tabel-Normal"/>
    <w:uiPriority w:val="72"/>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style>
  <w:style w:type="table" w:styleId="Farvetliste-fremhvningsfarve3">
    <w:name w:val="Colorful List Accent 3"/>
    <w:basedOn w:val="Tabel-Normal"/>
    <w:uiPriority w:val="72"/>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style>
  <w:style w:type="table" w:styleId="Farvetliste-fremhvningsfarve4">
    <w:name w:val="Colorful List Accent 4"/>
    <w:basedOn w:val="Tabel-Normal"/>
    <w:uiPriority w:val="72"/>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style>
  <w:style w:type="table" w:styleId="Farvetliste-fremhvningsfarve5">
    <w:name w:val="Colorful List Accent 5"/>
    <w:basedOn w:val="Tabel-Normal"/>
    <w:uiPriority w:val="72"/>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style>
  <w:style w:type="table" w:styleId="Farvetliste-fremhvningsfarve6">
    <w:name w:val="Colorful List Accent 6"/>
    <w:basedOn w:val="Tabel-Normal"/>
    <w:uiPriority w:val="72"/>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style>
  <w:style w:type="table" w:styleId="Farvetskygge">
    <w:name w:val="Colorful Shading"/>
    <w:basedOn w:val="Tabel-Normal"/>
    <w:uiPriority w:val="71"/>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71"/>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71"/>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71"/>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StylePr>
  </w:style>
  <w:style w:type="table" w:styleId="Farvetskygge-fremhvningsfarve4">
    <w:name w:val="Colorful Shading Accent 4"/>
    <w:basedOn w:val="Tabel-Normal"/>
    <w:uiPriority w:val="71"/>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71"/>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71"/>
    <w:unhideWhenUsed/>
    <w:rsid w:val="000162D0"/>
    <w:pPr>
      <w:spacing w:line="240" w:lineRule="auto"/>
    </w:pPr>
    <w:rPr>
      <w:color w:val="333333" w:themeColor="text1"/>
    </w:rPr>
    <w:tblPr>
      <w:tblStyleRowBandSize w:val="1"/>
      <w:tblStyleColBandSize w:val="1"/>
    </w:tblPr>
    <w:tcPr>
      <w:tcBorders>
        <w:top w:val="nil"/>
        <w:left w:val="nil"/>
        <w:bottom w:val="nil"/>
        <w:right w:val="nil"/>
      </w:tcBorders>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9"/>
    <w:semiHidden/>
    <w:rPr>
      <w:sz w:val="16"/>
      <w:szCs w:val="16"/>
    </w:rPr>
  </w:style>
  <w:style w:type="paragraph" w:styleId="Kommentartekst">
    <w:name w:val="annotation text"/>
    <w:basedOn w:val="Normal"/>
    <w:link w:val="KommentartekstTegn"/>
    <w:uiPriority w:val="99"/>
    <w:semiHidden/>
    <w:pPr>
      <w:spacing w:line="240" w:lineRule="auto"/>
    </w:pPr>
    <w:rPr>
      <w:sz w:val="20"/>
      <w:szCs w:val="20"/>
    </w:rPr>
  </w:style>
  <w:style w:type="character" w:customStyle="1" w:styleId="KommentartekstTegn">
    <w:name w:val="Kommentartekst Tegn"/>
    <w:basedOn w:val="Standardskrifttypeiafsnit"/>
    <w:link w:val="Kommentartekst"/>
    <w:uiPriority w:val="99"/>
    <w:qFormat/>
    <w:rsid w:val="00A539A2"/>
    <w:rPr>
      <w:sz w:val="20"/>
      <w:szCs w:val="20"/>
    </w:rPr>
  </w:style>
  <w:style w:type="paragraph" w:styleId="Kommentaremne">
    <w:name w:val="annotation subject"/>
    <w:basedOn w:val="Kommentartekst"/>
    <w:next w:val="Kommentartekst"/>
    <w:link w:val="KommentaremneTegn"/>
    <w:uiPriority w:val="99"/>
    <w:semiHidden/>
    <w:rsid w:val="009413F4"/>
    <w:rPr>
      <w:b/>
      <w:bCs/>
    </w:rPr>
  </w:style>
  <w:style w:type="character" w:customStyle="1" w:styleId="KommentaremneTegn">
    <w:name w:val="Kommentaremne Tegn"/>
    <w:basedOn w:val="KommentartekstTegn"/>
    <w:link w:val="Kommentaremne"/>
    <w:uiPriority w:val="99"/>
    <w:rsid w:val="00A539A2"/>
    <w:rPr>
      <w:b/>
      <w:bCs/>
      <w:sz w:val="20"/>
      <w:szCs w:val="20"/>
    </w:rPr>
  </w:style>
  <w:style w:type="table" w:styleId="Mrkliste">
    <w:name w:val="Dark List"/>
    <w:basedOn w:val="Tabel-Normal"/>
    <w:uiPriority w:val="70"/>
    <w:unhideWhenUsed/>
    <w:rsid w:val="000162D0"/>
    <w:pPr>
      <w:spacing w:line="240" w:lineRule="auto"/>
    </w:pPr>
    <w:rPr>
      <w:color w:val="FFFFFF" w:themeColor="background1"/>
    </w:rPr>
    <w:tblPr>
      <w:tblStyleRowBandSize w:val="1"/>
      <w:tblStyleColBandSize w:val="1"/>
    </w:tblPr>
    <w:tcPr>
      <w:tcBorders>
        <w:top w:val="nil"/>
        <w:left w:val="nil"/>
        <w:bottom w:val="nil"/>
        <w:right w:val="nil"/>
      </w:tcBorders>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style>
  <w:style w:type="table" w:styleId="Mrkliste-fremhvningsfarve1">
    <w:name w:val="Dark List Accent 1"/>
    <w:basedOn w:val="Tabel-Normal"/>
    <w:uiPriority w:val="70"/>
    <w:unhideWhenUsed/>
    <w:rsid w:val="000162D0"/>
    <w:pPr>
      <w:spacing w:line="240" w:lineRule="auto"/>
    </w:pPr>
    <w:rPr>
      <w:color w:val="FFFFFF" w:themeColor="background1"/>
    </w:rPr>
    <w:tblPr>
      <w:tblStyleRowBandSize w:val="1"/>
      <w:tblStyleColBandSize w:val="1"/>
    </w:tblPr>
    <w:tcPr>
      <w:tcBorders>
        <w:top w:val="nil"/>
        <w:left w:val="nil"/>
        <w:bottom w:val="nil"/>
        <w:right w:val="nil"/>
      </w:tcBorders>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style>
  <w:style w:type="table" w:styleId="Mrkliste-fremhvningsfarve2">
    <w:name w:val="Dark List Accent 2"/>
    <w:basedOn w:val="Tabel-Normal"/>
    <w:uiPriority w:val="70"/>
    <w:unhideWhenUsed/>
    <w:rsid w:val="000162D0"/>
    <w:pPr>
      <w:spacing w:line="240" w:lineRule="auto"/>
    </w:pPr>
    <w:rPr>
      <w:color w:val="FFFFFF" w:themeColor="background1"/>
    </w:rPr>
    <w:tblPr>
      <w:tblStyleRowBandSize w:val="1"/>
      <w:tblStyleColBandSize w:val="1"/>
    </w:tblPr>
    <w:tcPr>
      <w:tcBorders>
        <w:top w:val="nil"/>
        <w:left w:val="nil"/>
        <w:bottom w:val="nil"/>
        <w:right w:val="nil"/>
      </w:tcBorders>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style>
  <w:style w:type="table" w:styleId="Mrkliste-fremhvningsfarve3">
    <w:name w:val="Dark List Accent 3"/>
    <w:basedOn w:val="Tabel-Normal"/>
    <w:uiPriority w:val="70"/>
    <w:unhideWhenUsed/>
    <w:rsid w:val="000162D0"/>
    <w:pPr>
      <w:spacing w:line="240" w:lineRule="auto"/>
    </w:pPr>
    <w:rPr>
      <w:color w:val="FFFFFF" w:themeColor="background1"/>
    </w:rPr>
    <w:tblPr>
      <w:tblStyleRowBandSize w:val="1"/>
      <w:tblStyleColBandSize w:val="1"/>
    </w:tblPr>
    <w:tcPr>
      <w:tcBorders>
        <w:top w:val="nil"/>
        <w:left w:val="nil"/>
        <w:bottom w:val="nil"/>
        <w:right w:val="nil"/>
      </w:tcBorders>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style>
  <w:style w:type="table" w:styleId="Mrkliste-fremhvningsfarve4">
    <w:name w:val="Dark List Accent 4"/>
    <w:basedOn w:val="Tabel-Normal"/>
    <w:uiPriority w:val="70"/>
    <w:unhideWhenUsed/>
    <w:rsid w:val="000162D0"/>
    <w:pPr>
      <w:spacing w:line="240" w:lineRule="auto"/>
    </w:pPr>
    <w:rPr>
      <w:color w:val="FFFFFF" w:themeColor="background1"/>
    </w:rPr>
    <w:tblPr>
      <w:tblStyleRowBandSize w:val="1"/>
      <w:tblStyleColBandSize w:val="1"/>
    </w:tblPr>
    <w:tcPr>
      <w:tcBorders>
        <w:top w:val="nil"/>
        <w:left w:val="nil"/>
        <w:bottom w:val="nil"/>
        <w:right w:val="nil"/>
      </w:tcBorders>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style>
  <w:style w:type="table" w:styleId="Mrkliste-fremhvningsfarve5">
    <w:name w:val="Dark List Accent 5"/>
    <w:basedOn w:val="Tabel-Normal"/>
    <w:uiPriority w:val="70"/>
    <w:unhideWhenUsed/>
    <w:rsid w:val="000162D0"/>
    <w:pPr>
      <w:spacing w:line="240" w:lineRule="auto"/>
    </w:pPr>
    <w:rPr>
      <w:color w:val="FFFFFF" w:themeColor="background1"/>
    </w:rPr>
    <w:tblPr>
      <w:tblStyleRowBandSize w:val="1"/>
      <w:tblStyleColBandSize w:val="1"/>
    </w:tblPr>
    <w:tcPr>
      <w:tcBorders>
        <w:top w:val="nil"/>
        <w:left w:val="nil"/>
        <w:bottom w:val="nil"/>
        <w:right w:val="nil"/>
      </w:tcBorders>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style>
  <w:style w:type="table" w:styleId="Mrkliste-fremhvningsfarve6">
    <w:name w:val="Dark List Accent 6"/>
    <w:basedOn w:val="Tabel-Normal"/>
    <w:uiPriority w:val="70"/>
    <w:unhideWhenUsed/>
    <w:rsid w:val="000162D0"/>
    <w:pPr>
      <w:spacing w:line="240" w:lineRule="auto"/>
    </w:pPr>
    <w:rPr>
      <w:color w:val="FFFFFF" w:themeColor="background1"/>
    </w:rPr>
    <w:tblPr>
      <w:tblStyleRowBandSize w:val="1"/>
      <w:tblStyleColBandSize w:val="1"/>
    </w:tblPr>
    <w:tcPr>
      <w:tcBorders>
        <w:top w:val="nil"/>
        <w:left w:val="nil"/>
        <w:bottom w:val="nil"/>
        <w:right w:val="nil"/>
      </w:tcBorders>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style>
  <w:style w:type="paragraph" w:styleId="Dato">
    <w:name w:val="Date"/>
    <w:basedOn w:val="Normal"/>
    <w:next w:val="Normal"/>
    <w:link w:val="DatoTegn"/>
    <w:uiPriority w:val="99"/>
    <w:semiHidden/>
    <w:rsid w:val="000162D0"/>
  </w:style>
  <w:style w:type="character" w:customStyle="1" w:styleId="DatoTegn">
    <w:name w:val="Dato Tegn"/>
    <w:basedOn w:val="Standardskrifttypeiafsnit"/>
    <w:link w:val="Dato"/>
    <w:uiPriority w:val="99"/>
    <w:semiHidden/>
    <w:rsid w:val="00A539A2"/>
    <w:rPr>
      <w:lang w:val="da-DK"/>
    </w:rPr>
  </w:style>
  <w:style w:type="paragraph" w:styleId="Dokumentoversigt">
    <w:name w:val="Document Map"/>
    <w:basedOn w:val="Normal"/>
    <w:link w:val="DokumentoversigtTegn"/>
    <w:uiPriority w:val="99"/>
    <w:semiHidden/>
    <w:rsid w:val="000162D0"/>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A539A2"/>
    <w:rPr>
      <w:rFonts w:ascii="Segoe UI" w:hAnsi="Segoe UI" w:cs="Segoe UI"/>
      <w:sz w:val="16"/>
      <w:szCs w:val="16"/>
      <w:lang w:val="da-DK"/>
    </w:rPr>
  </w:style>
  <w:style w:type="paragraph" w:styleId="Mailsignatur">
    <w:name w:val="E-mail Signature"/>
    <w:basedOn w:val="Normal"/>
    <w:link w:val="MailsignaturTegn"/>
    <w:uiPriority w:val="99"/>
    <w:semiHidden/>
    <w:rsid w:val="000162D0"/>
    <w:pPr>
      <w:spacing w:line="240" w:lineRule="auto"/>
    </w:pPr>
  </w:style>
  <w:style w:type="character" w:customStyle="1" w:styleId="MailsignaturTegn">
    <w:name w:val="Mailsignatur Tegn"/>
    <w:basedOn w:val="Standardskrifttypeiafsnit"/>
    <w:link w:val="Mailsignatur"/>
    <w:uiPriority w:val="99"/>
    <w:semiHidden/>
    <w:rsid w:val="00A539A2"/>
    <w:rPr>
      <w:lang w:val="da-DK"/>
    </w:rPr>
  </w:style>
  <w:style w:type="character" w:styleId="Fremhv">
    <w:name w:val="Emphasis"/>
    <w:basedOn w:val="Standardskrifttypeiafsnit"/>
    <w:uiPriority w:val="20"/>
    <w:qFormat/>
    <w:rsid w:val="000162D0"/>
    <w:rPr>
      <w:i/>
      <w:iCs/>
      <w:lang w:val="da-DK"/>
    </w:rPr>
  </w:style>
  <w:style w:type="paragraph" w:styleId="Modtageradresse">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99"/>
    <w:rsid w:val="000162D0"/>
    <w:rPr>
      <w:color w:val="ADDDFF" w:themeColor="followedHyperlink"/>
      <w:u w:val="single"/>
      <w:lang w:val="da-DK"/>
    </w:rPr>
  </w:style>
  <w:style w:type="character" w:styleId="Fodnotehenvisning">
    <w:name w:val="footnote reference"/>
    <w:basedOn w:val="Standardskrifttypeiafsnit"/>
    <w:uiPriority w:val="99"/>
    <w:rsid w:val="000162D0"/>
    <w:rPr>
      <w:vertAlign w:val="superscript"/>
      <w:lang w:val="da-DK"/>
    </w:rPr>
  </w:style>
  <w:style w:type="table" w:styleId="Gittertabel1-lys">
    <w:name w:val="Grid Table 1 Light"/>
    <w:basedOn w:val="Tabel-Normal"/>
    <w:uiPriority w:val="46"/>
    <w:rsid w:val="000162D0"/>
    <w:pPr>
      <w:spacing w:line="240" w:lineRule="auto"/>
    </w:pPr>
    <w:tblPr>
      <w:tblStyleRowBandSize w:val="1"/>
      <w:tblStyleColBandSize w:val="1"/>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0162D0"/>
    <w:pPr>
      <w:spacing w:line="240" w:lineRule="auto"/>
    </w:pPr>
    <w:tblPr>
      <w:tblStyleRowBandSize w:val="1"/>
      <w:tblStyleColBandSize w:val="1"/>
    </w:tblPr>
    <w:tcPr>
      <w:shd w:val="clear" w:color="auto" w:fill="D6D6D6" w:themeFill="text1" w:themeFillTint="33"/>
    </w:tc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ittertabel2-farve1">
    <w:name w:val="Grid Table 2 Accent 1"/>
    <w:basedOn w:val="Tabel-Normal"/>
    <w:uiPriority w:val="47"/>
    <w:rsid w:val="000162D0"/>
    <w:pPr>
      <w:spacing w:line="240" w:lineRule="auto"/>
    </w:pPr>
    <w:tblPr>
      <w:tblStyleRowBandSize w:val="1"/>
      <w:tblStyleColBandSize w:val="1"/>
    </w:tblPr>
    <w:tcPr>
      <w:shd w:val="clear" w:color="auto" w:fill="EEF8FF" w:themeFill="accent1" w:themeFillTint="33"/>
    </w:tc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ittertabel2-farve2">
    <w:name w:val="Grid Table 2 Accent 2"/>
    <w:basedOn w:val="Tabel-Normal"/>
    <w:uiPriority w:val="47"/>
    <w:rsid w:val="000162D0"/>
    <w:pPr>
      <w:spacing w:line="240" w:lineRule="auto"/>
    </w:pPr>
    <w:tblPr>
      <w:tblStyleRowBandSize w:val="1"/>
      <w:tblStyleColBandSize w:val="1"/>
    </w:tblPr>
    <w:tcPr>
      <w:shd w:val="clear" w:color="auto" w:fill="D4F0DA" w:themeFill="accent2" w:themeFillTint="33"/>
    </w:tc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ittertabel2-farve3">
    <w:name w:val="Grid Table 2 Accent 3"/>
    <w:basedOn w:val="Tabel-Normal"/>
    <w:uiPriority w:val="47"/>
    <w:rsid w:val="000162D0"/>
    <w:pPr>
      <w:spacing w:line="240" w:lineRule="auto"/>
    </w:pPr>
    <w:tblPr>
      <w:tblStyleRowBandSize w:val="1"/>
      <w:tblStyleColBandSize w:val="1"/>
    </w:tblPr>
    <w:tcPr>
      <w:shd w:val="clear" w:color="auto" w:fill="F2FFC2" w:themeFill="accent3" w:themeFillTint="33"/>
    </w:tc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ittertabel2-farve4">
    <w:name w:val="Grid Table 2 Accent 4"/>
    <w:basedOn w:val="Tabel-Normal"/>
    <w:uiPriority w:val="47"/>
    <w:rsid w:val="000162D0"/>
    <w:pPr>
      <w:spacing w:line="240" w:lineRule="auto"/>
    </w:pPr>
    <w:tblPr>
      <w:tblStyleRowBandSize w:val="1"/>
      <w:tblStyleColBandSize w:val="1"/>
    </w:tblPr>
    <w:tcPr>
      <w:shd w:val="clear" w:color="auto" w:fill="FFC0E6" w:themeFill="accent4" w:themeFillTint="33"/>
    </w:tc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ittertabel2-farve5">
    <w:name w:val="Grid Table 2 Accent 5"/>
    <w:basedOn w:val="Tabel-Normal"/>
    <w:uiPriority w:val="47"/>
    <w:rsid w:val="000162D0"/>
    <w:pPr>
      <w:spacing w:line="240" w:lineRule="auto"/>
    </w:pPr>
    <w:tblPr>
      <w:tblStyleRowBandSize w:val="1"/>
      <w:tblStyleColBandSize w:val="1"/>
    </w:tblPr>
    <w:tcPr>
      <w:shd w:val="clear" w:color="auto" w:fill="F8D2CB" w:themeFill="accent5" w:themeFillTint="33"/>
    </w:tc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ittertabel2-farve6">
    <w:name w:val="Grid Table 2 Accent 6"/>
    <w:basedOn w:val="Tabel-Normal"/>
    <w:uiPriority w:val="47"/>
    <w:rsid w:val="000162D0"/>
    <w:pPr>
      <w:spacing w:line="240" w:lineRule="auto"/>
    </w:pPr>
    <w:tblPr>
      <w:tblStyleRowBandSize w:val="1"/>
      <w:tblStyleColBandSize w:val="1"/>
    </w:tblPr>
    <w:tcPr>
      <w:shd w:val="clear" w:color="auto" w:fill="F5F5F4" w:themeFill="accent6" w:themeFillTint="33"/>
    </w:tc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ittertabel3">
    <w:name w:val="Grid Table 3"/>
    <w:basedOn w:val="Tabel-Normal"/>
    <w:uiPriority w:val="48"/>
    <w:rsid w:val="000162D0"/>
    <w:pPr>
      <w:spacing w:line="240" w:lineRule="auto"/>
    </w:pPr>
    <w:tblPr>
      <w:tblStyleRowBandSize w:val="1"/>
      <w:tblStyleColBandSize w:val="1"/>
    </w:tblPr>
    <w:tcPr>
      <w:shd w:val="clear" w:color="auto" w:fill="D6D6D6"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48"/>
    <w:rsid w:val="000162D0"/>
    <w:pPr>
      <w:spacing w:line="240" w:lineRule="auto"/>
    </w:pPr>
    <w:tblPr>
      <w:tblStyleRowBandSize w:val="1"/>
      <w:tblStyleColBandSize w:val="1"/>
    </w:tblPr>
    <w:tcPr>
      <w:shd w:val="clear" w:color="auto" w:fill="EEF8FF"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3-farve2">
    <w:name w:val="Grid Table 3 Accent 2"/>
    <w:basedOn w:val="Tabel-Normal"/>
    <w:uiPriority w:val="48"/>
    <w:rsid w:val="000162D0"/>
    <w:pPr>
      <w:spacing w:line="240" w:lineRule="auto"/>
    </w:pPr>
    <w:tblPr>
      <w:tblStyleRowBandSize w:val="1"/>
      <w:tblStyleColBandSize w:val="1"/>
    </w:tblPr>
    <w:tcPr>
      <w:shd w:val="clear" w:color="auto" w:fill="D4F0DA"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3-farve3">
    <w:name w:val="Grid Table 3 Accent 3"/>
    <w:basedOn w:val="Tabel-Normal"/>
    <w:uiPriority w:val="48"/>
    <w:rsid w:val="000162D0"/>
    <w:pPr>
      <w:spacing w:line="240" w:lineRule="auto"/>
    </w:pPr>
    <w:tblPr>
      <w:tblStyleRowBandSize w:val="1"/>
      <w:tblStyleColBandSize w:val="1"/>
    </w:tblPr>
    <w:tcPr>
      <w:shd w:val="clear" w:color="auto" w:fill="F2FFC2"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3-farve4">
    <w:name w:val="Grid Table 3 Accent 4"/>
    <w:basedOn w:val="Tabel-Normal"/>
    <w:uiPriority w:val="48"/>
    <w:rsid w:val="000162D0"/>
    <w:pPr>
      <w:spacing w:line="240" w:lineRule="auto"/>
    </w:pPr>
    <w:tblPr>
      <w:tblStyleRowBandSize w:val="1"/>
      <w:tblStyleColBandSize w:val="1"/>
    </w:tblPr>
    <w:tcPr>
      <w:shd w:val="clear" w:color="auto" w:fill="FFC0E6"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0162D0"/>
    <w:pPr>
      <w:spacing w:line="240" w:lineRule="auto"/>
    </w:pPr>
    <w:tblPr>
      <w:tblStyleRowBandSize w:val="1"/>
      <w:tblStyleColBandSize w:val="1"/>
    </w:tblPr>
    <w:tcPr>
      <w:shd w:val="clear" w:color="auto" w:fill="F8D2CB"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0162D0"/>
    <w:pPr>
      <w:spacing w:line="240" w:lineRule="auto"/>
    </w:pPr>
    <w:tblPr>
      <w:tblStyleRowBandSize w:val="1"/>
      <w:tblStyleColBandSize w:val="1"/>
    </w:tblPr>
    <w:tcPr>
      <w:shd w:val="clear" w:color="auto" w:fill="F5F5F4"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ittertabel4">
    <w:name w:val="Grid Table 4"/>
    <w:basedOn w:val="Tabel-Normal"/>
    <w:uiPriority w:val="49"/>
    <w:rsid w:val="000162D0"/>
    <w:pPr>
      <w:spacing w:line="240" w:lineRule="auto"/>
    </w:pPr>
    <w:tblPr>
      <w:tblStyleRowBandSize w:val="1"/>
      <w:tblStyleColBandSize w:val="1"/>
    </w:tblPr>
    <w:tcPr>
      <w:tcBorders>
        <w:top w:val="double" w:sz="4" w:space="0" w:color="333333" w:themeColor="text1"/>
      </w:tcBorders>
      <w:shd w:val="clear" w:color="auto" w:fill="D6D6D6" w:themeFill="text1" w:themeFillTint="33"/>
    </w:tc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StylePr>
    <w:tblStylePr w:type="firstCol">
      <w:rPr>
        <w:b/>
        <w:bCs/>
      </w:rPr>
    </w:tblStylePr>
    <w:tblStylePr w:type="lastCol">
      <w:rPr>
        <w:b/>
        <w:bCs/>
      </w:rPr>
    </w:tblStylePr>
  </w:style>
  <w:style w:type="table" w:styleId="Gittertabel4-farve1">
    <w:name w:val="Grid Table 4 Accent 1"/>
    <w:basedOn w:val="Tabel-Normal"/>
    <w:uiPriority w:val="49"/>
    <w:rsid w:val="000162D0"/>
    <w:pPr>
      <w:spacing w:line="240" w:lineRule="auto"/>
    </w:pPr>
    <w:tblPr>
      <w:tblStyleRowBandSize w:val="1"/>
      <w:tblStyleColBandSize w:val="1"/>
    </w:tblPr>
    <w:tcPr>
      <w:tcBorders>
        <w:top w:val="double" w:sz="4" w:space="0" w:color="ADDDFF" w:themeColor="accent1"/>
      </w:tcBorders>
      <w:shd w:val="clear" w:color="auto" w:fill="EEF8FF" w:themeFill="accent1" w:themeFillTint="33"/>
    </w:tc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StylePr>
    <w:tblStylePr w:type="firstCol">
      <w:rPr>
        <w:b/>
        <w:bCs/>
      </w:rPr>
    </w:tblStylePr>
    <w:tblStylePr w:type="lastCol">
      <w:rPr>
        <w:b/>
        <w:bCs/>
      </w:rPr>
    </w:tblStylePr>
  </w:style>
  <w:style w:type="table" w:styleId="Gittertabel4-farve2">
    <w:name w:val="Grid Table 4 Accent 2"/>
    <w:basedOn w:val="Tabel-Normal"/>
    <w:uiPriority w:val="49"/>
    <w:rsid w:val="000162D0"/>
    <w:pPr>
      <w:spacing w:line="240" w:lineRule="auto"/>
    </w:pPr>
    <w:tblPr>
      <w:tblStyleRowBandSize w:val="1"/>
      <w:tblStyleColBandSize w:val="1"/>
    </w:tblPr>
    <w:tcPr>
      <w:tcBorders>
        <w:top w:val="double" w:sz="4" w:space="0" w:color="3AA551" w:themeColor="accent2"/>
      </w:tcBorders>
      <w:shd w:val="clear" w:color="auto" w:fill="D4F0DA" w:themeFill="accent2" w:themeFillTint="33"/>
    </w:tc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StylePr>
    <w:tblStylePr w:type="firstCol">
      <w:rPr>
        <w:b/>
        <w:bCs/>
      </w:rPr>
    </w:tblStylePr>
    <w:tblStylePr w:type="lastCol">
      <w:rPr>
        <w:b/>
        <w:bCs/>
      </w:rPr>
    </w:tblStylePr>
  </w:style>
  <w:style w:type="table" w:styleId="Gittertabel4-farve3">
    <w:name w:val="Grid Table 4 Accent 3"/>
    <w:basedOn w:val="Tabel-Normal"/>
    <w:uiPriority w:val="49"/>
    <w:rsid w:val="000162D0"/>
    <w:pPr>
      <w:spacing w:line="240" w:lineRule="auto"/>
    </w:pPr>
    <w:tblPr>
      <w:tblStyleRowBandSize w:val="1"/>
      <w:tblStyleColBandSize w:val="1"/>
    </w:tblPr>
    <w:tcPr>
      <w:tcBorders>
        <w:top w:val="double" w:sz="4" w:space="0" w:color="A8D100" w:themeColor="accent3"/>
      </w:tcBorders>
      <w:shd w:val="clear" w:color="auto" w:fill="F2FFC2" w:themeFill="accent3" w:themeFillTint="33"/>
    </w:tc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StylePr>
    <w:tblStylePr w:type="firstCol">
      <w:rPr>
        <w:b/>
        <w:bCs/>
      </w:rPr>
    </w:tblStylePr>
    <w:tblStylePr w:type="lastCol">
      <w:rPr>
        <w:b/>
        <w:bCs/>
      </w:rPr>
    </w:tblStylePr>
  </w:style>
  <w:style w:type="table" w:styleId="Gittertabel4-farve4">
    <w:name w:val="Grid Table 4 Accent 4"/>
    <w:basedOn w:val="Tabel-Normal"/>
    <w:uiPriority w:val="49"/>
    <w:rsid w:val="000162D0"/>
    <w:pPr>
      <w:spacing w:line="240" w:lineRule="auto"/>
    </w:pPr>
    <w:tblPr>
      <w:tblStyleRowBandSize w:val="1"/>
      <w:tblStyleColBandSize w:val="1"/>
    </w:tblPr>
    <w:tcPr>
      <w:tcBorders>
        <w:top w:val="double" w:sz="4" w:space="0" w:color="C40079" w:themeColor="accent4"/>
      </w:tcBorders>
      <w:shd w:val="clear" w:color="auto" w:fill="FFC0E6" w:themeFill="accent4" w:themeFillTint="33"/>
    </w:tc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StylePr>
    <w:tblStylePr w:type="firstCol">
      <w:rPr>
        <w:b/>
        <w:bCs/>
      </w:rPr>
    </w:tblStylePr>
    <w:tblStylePr w:type="lastCol">
      <w:rPr>
        <w:b/>
        <w:bCs/>
      </w:rPr>
    </w:tblStylePr>
  </w:style>
  <w:style w:type="table" w:styleId="Gittertabel4-farve5">
    <w:name w:val="Grid Table 4 Accent 5"/>
    <w:basedOn w:val="Tabel-Normal"/>
    <w:uiPriority w:val="49"/>
    <w:rsid w:val="000162D0"/>
    <w:pPr>
      <w:spacing w:line="240" w:lineRule="auto"/>
    </w:pPr>
    <w:tblPr>
      <w:tblStyleRowBandSize w:val="1"/>
      <w:tblStyleColBandSize w:val="1"/>
    </w:tblPr>
    <w:tcPr>
      <w:tcBorders>
        <w:top w:val="double" w:sz="4" w:space="0" w:color="C63418" w:themeColor="accent5"/>
      </w:tcBorders>
      <w:shd w:val="clear" w:color="auto" w:fill="F8D2CB" w:themeFill="accent5" w:themeFillTint="33"/>
    </w:tc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StylePr>
    <w:tblStylePr w:type="firstCol">
      <w:rPr>
        <w:b/>
        <w:bCs/>
      </w:rPr>
    </w:tblStylePr>
    <w:tblStylePr w:type="lastCol">
      <w:rPr>
        <w:b/>
        <w:bCs/>
      </w:rPr>
    </w:tblStylePr>
  </w:style>
  <w:style w:type="table" w:styleId="Gittertabel4-farve6">
    <w:name w:val="Grid Table 4 Accent 6"/>
    <w:basedOn w:val="Tabel-Normal"/>
    <w:uiPriority w:val="49"/>
    <w:rsid w:val="000162D0"/>
    <w:pPr>
      <w:spacing w:line="240" w:lineRule="auto"/>
    </w:pPr>
    <w:tblPr>
      <w:tblStyleRowBandSize w:val="1"/>
      <w:tblStyleColBandSize w:val="1"/>
    </w:tblPr>
    <w:tcPr>
      <w:tcBorders>
        <w:top w:val="double" w:sz="4" w:space="0" w:color="D0CFC9" w:themeColor="accent6"/>
      </w:tcBorders>
      <w:shd w:val="clear" w:color="auto" w:fill="F5F5F4" w:themeFill="accent6" w:themeFillTint="33"/>
    </w:tc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StylePr>
    <w:tblStylePr w:type="firstCol">
      <w:rPr>
        <w:b/>
        <w:bCs/>
      </w:rPr>
    </w:tblStylePr>
    <w:tblStylePr w:type="lastCol">
      <w:rPr>
        <w:b/>
        <w:bCs/>
      </w:rPr>
    </w:tblStylePr>
  </w:style>
  <w:style w:type="table" w:styleId="Gittertabel5-mrk">
    <w:name w:val="Grid Table 5 Dark"/>
    <w:basedOn w:val="Tabel-Normal"/>
    <w:uiPriority w:val="50"/>
    <w:rsid w:val="000162D0"/>
    <w:pPr>
      <w:spacing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StylePr>
    <w:tblStylePr w:type="lastCol">
      <w:rPr>
        <w:b/>
        <w:bCs/>
        <w:color w:val="FFFFFF" w:themeColor="background1"/>
      </w:rPr>
    </w:tblStylePr>
  </w:style>
  <w:style w:type="table" w:styleId="Gittertabel5-mrk-farve1">
    <w:name w:val="Grid Table 5 Dark Accent 1"/>
    <w:basedOn w:val="Tabel-Normal"/>
    <w:uiPriority w:val="50"/>
    <w:rsid w:val="000162D0"/>
    <w:pPr>
      <w:spacing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StylePr>
    <w:tblStylePr w:type="lastCol">
      <w:rPr>
        <w:b/>
        <w:bCs/>
        <w:color w:val="FFFFFF" w:themeColor="background1"/>
      </w:rPr>
    </w:tblStylePr>
  </w:style>
  <w:style w:type="table" w:styleId="Gittertabel5-mrk-farve2">
    <w:name w:val="Grid Table 5 Dark Accent 2"/>
    <w:basedOn w:val="Tabel-Normal"/>
    <w:uiPriority w:val="50"/>
    <w:rsid w:val="000162D0"/>
    <w:pPr>
      <w:spacing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StylePr>
    <w:tblStylePr w:type="lastCol">
      <w:rPr>
        <w:b/>
        <w:bCs/>
        <w:color w:val="FFFFFF" w:themeColor="background1"/>
      </w:rPr>
    </w:tblStylePr>
  </w:style>
  <w:style w:type="table" w:styleId="Gittertabel5-mrk-farve3">
    <w:name w:val="Grid Table 5 Dark Accent 3"/>
    <w:basedOn w:val="Tabel-Normal"/>
    <w:uiPriority w:val="50"/>
    <w:rsid w:val="000162D0"/>
    <w:pPr>
      <w:spacing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StylePr>
    <w:tblStylePr w:type="lastCol">
      <w:rPr>
        <w:b/>
        <w:bCs/>
        <w:color w:val="FFFFFF" w:themeColor="background1"/>
      </w:rPr>
    </w:tblStylePr>
  </w:style>
  <w:style w:type="table" w:styleId="Gittertabel5-mrk-farve4">
    <w:name w:val="Grid Table 5 Dark Accent 4"/>
    <w:basedOn w:val="Tabel-Normal"/>
    <w:uiPriority w:val="50"/>
    <w:rsid w:val="000162D0"/>
    <w:pPr>
      <w:spacing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StylePr>
    <w:tblStylePr w:type="lastCol">
      <w:rPr>
        <w:b/>
        <w:bCs/>
        <w:color w:val="FFFFFF" w:themeColor="background1"/>
      </w:rPr>
    </w:tblStylePr>
  </w:style>
  <w:style w:type="table" w:styleId="Gittertabel5-mrk-farve5">
    <w:name w:val="Grid Table 5 Dark Accent 5"/>
    <w:basedOn w:val="Tabel-Normal"/>
    <w:uiPriority w:val="50"/>
    <w:rsid w:val="000162D0"/>
    <w:pPr>
      <w:spacing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StylePr>
    <w:tblStylePr w:type="lastCol">
      <w:rPr>
        <w:b/>
        <w:bCs/>
        <w:color w:val="FFFFFF" w:themeColor="background1"/>
      </w:rPr>
    </w:tblStylePr>
  </w:style>
  <w:style w:type="table" w:styleId="Gittertabel5-mrk-farve6">
    <w:name w:val="Grid Table 5 Dark Accent 6"/>
    <w:basedOn w:val="Tabel-Normal"/>
    <w:uiPriority w:val="50"/>
    <w:rsid w:val="000162D0"/>
    <w:pPr>
      <w:spacing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StylePr>
    <w:tblStylePr w:type="lastCol">
      <w:rPr>
        <w:b/>
        <w:bCs/>
        <w:color w:val="FFFFFF" w:themeColor="background1"/>
      </w:rPr>
    </w:tblStylePr>
  </w:style>
  <w:style w:type="table" w:styleId="Gittertabel6-farverig">
    <w:name w:val="Grid Table 6 Colorful"/>
    <w:basedOn w:val="Tabel-Normal"/>
    <w:uiPriority w:val="51"/>
    <w:rsid w:val="000162D0"/>
    <w:pPr>
      <w:spacing w:line="240" w:lineRule="auto"/>
    </w:pPr>
    <w:rPr>
      <w:color w:val="333333" w:themeColor="text1"/>
    </w:rPr>
    <w:tblPr>
      <w:tblStyleRowBandSize w:val="1"/>
      <w:tblStyleColBandSize w:val="1"/>
    </w:tblPr>
    <w:tcPr>
      <w:shd w:val="clear" w:color="auto" w:fill="D6D6D6" w:themeFill="text1" w:themeFillTint="33"/>
    </w:tc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style>
  <w:style w:type="table" w:styleId="Gittertabel6-farverig-farve1">
    <w:name w:val="Grid Table 6 Colorful Accent 1"/>
    <w:basedOn w:val="Tabel-Normal"/>
    <w:uiPriority w:val="51"/>
    <w:rsid w:val="000162D0"/>
    <w:pPr>
      <w:spacing w:line="240" w:lineRule="auto"/>
    </w:pPr>
    <w:rPr>
      <w:color w:val="41B0FF" w:themeColor="accent1" w:themeShade="BF"/>
    </w:rPr>
    <w:tblPr>
      <w:tblStyleRowBandSize w:val="1"/>
      <w:tblStyleColBandSize w:val="1"/>
    </w:tblPr>
    <w:tcPr>
      <w:shd w:val="clear" w:color="auto" w:fill="EEF8FF" w:themeFill="accent1" w:themeFillTint="33"/>
    </w:tc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style>
  <w:style w:type="table" w:styleId="Gittertabel6-farverig-farve2">
    <w:name w:val="Grid Table 6 Colorful Accent 2"/>
    <w:basedOn w:val="Tabel-Normal"/>
    <w:uiPriority w:val="51"/>
    <w:rsid w:val="000162D0"/>
    <w:pPr>
      <w:spacing w:line="240" w:lineRule="auto"/>
    </w:pPr>
    <w:rPr>
      <w:color w:val="2B7B3C" w:themeColor="accent2" w:themeShade="BF"/>
    </w:rPr>
    <w:tblPr>
      <w:tblStyleRowBandSize w:val="1"/>
      <w:tblStyleColBandSize w:val="1"/>
    </w:tblPr>
    <w:tcPr>
      <w:shd w:val="clear" w:color="auto" w:fill="D4F0DA" w:themeFill="accent2" w:themeFillTint="33"/>
    </w:tc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style>
  <w:style w:type="table" w:styleId="Gittertabel6-farverig-farve3">
    <w:name w:val="Grid Table 6 Colorful Accent 3"/>
    <w:basedOn w:val="Tabel-Normal"/>
    <w:uiPriority w:val="51"/>
    <w:rsid w:val="000162D0"/>
    <w:pPr>
      <w:spacing w:line="240" w:lineRule="auto"/>
    </w:pPr>
    <w:rPr>
      <w:color w:val="7D9C00" w:themeColor="accent3" w:themeShade="BF"/>
    </w:rPr>
    <w:tblPr>
      <w:tblStyleRowBandSize w:val="1"/>
      <w:tblStyleColBandSize w:val="1"/>
    </w:tblPr>
    <w:tcPr>
      <w:shd w:val="clear" w:color="auto" w:fill="F2FFC2" w:themeFill="accent3" w:themeFillTint="33"/>
    </w:tc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style>
  <w:style w:type="table" w:styleId="Gittertabel6-farverig-farve4">
    <w:name w:val="Grid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7-farverig">
    <w:name w:val="Grid Table 7 Colorful"/>
    <w:basedOn w:val="Tabel-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7-farverig-farve2">
    <w:name w:val="Grid Table 7 Colorful Accent 2"/>
    <w:basedOn w:val="Tabel-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7-farverig-farve3">
    <w:name w:val="Grid Table 7 Colorful Accent 3"/>
    <w:basedOn w:val="Tabel-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7-farverig-farve4">
    <w:name w:val="Grid Table 7 Colorful Accent 4"/>
    <w:basedOn w:val="Tabel-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Standardskrifttypeiafsnit"/>
    <w:uiPriority w:val="99"/>
    <w:semiHidden/>
    <w:rsid w:val="000162D0"/>
    <w:rPr>
      <w:color w:val="2B579A"/>
      <w:shd w:val="clear" w:color="auto" w:fill="E6E6E6"/>
      <w:lang w:val="da-DK"/>
    </w:rPr>
  </w:style>
  <w:style w:type="character" w:styleId="HTML-akronym">
    <w:name w:val="HTML Acronym"/>
    <w:basedOn w:val="Standardskrifttypeiafsnit"/>
    <w:uiPriority w:val="99"/>
    <w:semiHidden/>
    <w:rsid w:val="000162D0"/>
    <w:rPr>
      <w:lang w:val="da-DK"/>
    </w:rPr>
  </w:style>
  <w:style w:type="paragraph" w:styleId="HTML-adresse">
    <w:name w:val="HTML Address"/>
    <w:basedOn w:val="Normal"/>
    <w:link w:val="HTML-adresseTegn"/>
    <w:uiPriority w:val="99"/>
    <w:semiHidden/>
    <w:rsid w:val="000162D0"/>
    <w:pPr>
      <w:spacing w:line="240" w:lineRule="auto"/>
    </w:pPr>
    <w:rPr>
      <w:i/>
      <w:iCs/>
    </w:rPr>
  </w:style>
  <w:style w:type="character" w:customStyle="1" w:styleId="HTML-adresseTegn">
    <w:name w:val="HTML-adresse Tegn"/>
    <w:basedOn w:val="Standardskrifttypeiafsnit"/>
    <w:link w:val="HTML-adresse"/>
    <w:uiPriority w:val="99"/>
    <w:semiHidden/>
    <w:rsid w:val="00A539A2"/>
    <w:rPr>
      <w:i/>
      <w:iCs/>
      <w:lang w:val="da-DK"/>
    </w:rPr>
  </w:style>
  <w:style w:type="character" w:styleId="HTML-citat">
    <w:name w:val="HTML Cite"/>
    <w:basedOn w:val="Standardskrifttypeiafsnit"/>
    <w:uiPriority w:val="99"/>
    <w:semiHidden/>
    <w:rsid w:val="000162D0"/>
    <w:rPr>
      <w:i/>
      <w:iCs/>
      <w:lang w:val="da-DK"/>
    </w:rPr>
  </w:style>
  <w:style w:type="character" w:styleId="HTML-kode">
    <w:name w:val="HTML Code"/>
    <w:basedOn w:val="Standardskrifttypeiafsnit"/>
    <w:uiPriority w:val="99"/>
    <w:semiHidden/>
    <w:rsid w:val="000162D0"/>
    <w:rPr>
      <w:rFonts w:ascii="Consolas" w:hAnsi="Consolas"/>
      <w:sz w:val="20"/>
      <w:szCs w:val="20"/>
      <w:lang w:val="da-DK"/>
    </w:rPr>
  </w:style>
  <w:style w:type="character" w:styleId="HTML-definition">
    <w:name w:val="HTML Definition"/>
    <w:basedOn w:val="Standardskrifttypeiafsnit"/>
    <w:uiPriority w:val="99"/>
    <w:semiHidden/>
    <w:rsid w:val="000162D0"/>
    <w:rPr>
      <w:i/>
      <w:iCs/>
      <w:lang w:val="da-DK"/>
    </w:rPr>
  </w:style>
  <w:style w:type="character" w:styleId="HTML-tastatur">
    <w:name w:val="HTML Keyboard"/>
    <w:basedOn w:val="Standardskrifttypeiafsnit"/>
    <w:uiPriority w:val="99"/>
    <w:semiHidden/>
    <w:rsid w:val="000162D0"/>
    <w:rPr>
      <w:rFonts w:ascii="Consolas" w:hAnsi="Consolas"/>
      <w:sz w:val="20"/>
      <w:szCs w:val="20"/>
      <w:lang w:val="da-DK"/>
    </w:rPr>
  </w:style>
  <w:style w:type="paragraph" w:styleId="FormateretHTML">
    <w:name w:val="HTML Preformatted"/>
    <w:basedOn w:val="Normal"/>
    <w:link w:val="FormateretHTMLTegn"/>
    <w:uiPriority w:val="99"/>
    <w:semiHidden/>
    <w:rsid w:val="000162D0"/>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A539A2"/>
    <w:rPr>
      <w:rFonts w:ascii="Consolas" w:hAnsi="Consolas"/>
      <w:sz w:val="20"/>
      <w:szCs w:val="20"/>
      <w:lang w:val="da-DK"/>
    </w:rPr>
  </w:style>
  <w:style w:type="character" w:styleId="HTML-eksempel">
    <w:name w:val="HTML Sample"/>
    <w:basedOn w:val="Standardskrifttypeiafsnit"/>
    <w:uiPriority w:val="99"/>
    <w:semiHidden/>
    <w:rsid w:val="000162D0"/>
    <w:rPr>
      <w:rFonts w:ascii="Consolas" w:hAnsi="Consolas"/>
      <w:sz w:val="24"/>
      <w:szCs w:val="24"/>
      <w:lang w:val="da-DK"/>
    </w:rPr>
  </w:style>
  <w:style w:type="character" w:styleId="HTML-skrivemaskine">
    <w:name w:val="HTML Typewriter"/>
    <w:basedOn w:val="Standardskrifttypeiafsnit"/>
    <w:uiPriority w:val="99"/>
    <w:semiHidden/>
    <w:rsid w:val="000162D0"/>
    <w:rPr>
      <w:rFonts w:ascii="Consolas" w:hAnsi="Consolas"/>
      <w:sz w:val="20"/>
      <w:szCs w:val="20"/>
      <w:lang w:val="da-DK"/>
    </w:rPr>
  </w:style>
  <w:style w:type="character" w:styleId="HTML-variabel">
    <w:name w:val="HTML Variable"/>
    <w:basedOn w:val="Standardskrifttypeiafsnit"/>
    <w:uiPriority w:val="99"/>
    <w:semiHidden/>
    <w:rsid w:val="000162D0"/>
    <w:rPr>
      <w:i/>
      <w:iCs/>
      <w:lang w:val="da-DK"/>
    </w:rPr>
  </w:style>
  <w:style w:type="character" w:styleId="Hyperlink">
    <w:name w:val="Hyperlink"/>
    <w:basedOn w:val="Standardskrifttypeiafsnit"/>
    <w:uiPriority w:val="99"/>
    <w:rsid w:val="000162D0"/>
    <w:rPr>
      <w:color w:val="009DF0" w:themeColor="hyperlink"/>
      <w:u w:val="single"/>
      <w:lang w:val="da-DK"/>
    </w:rPr>
  </w:style>
  <w:style w:type="paragraph" w:styleId="Indeks1">
    <w:name w:val="index 1"/>
    <w:basedOn w:val="Normal"/>
    <w:next w:val="Normal"/>
    <w:autoRedefine/>
    <w:uiPriority w:val="99"/>
    <w:semiHidden/>
    <w:rsid w:val="000162D0"/>
    <w:pPr>
      <w:spacing w:line="240" w:lineRule="auto"/>
      <w:ind w:left="180" w:hanging="180"/>
    </w:pPr>
  </w:style>
  <w:style w:type="paragraph" w:styleId="Indeks2">
    <w:name w:val="index 2"/>
    <w:basedOn w:val="Normal"/>
    <w:next w:val="Normal"/>
    <w:autoRedefine/>
    <w:uiPriority w:val="99"/>
    <w:semiHidden/>
    <w:rsid w:val="000162D0"/>
    <w:pPr>
      <w:spacing w:line="240" w:lineRule="auto"/>
      <w:ind w:left="360" w:hanging="180"/>
    </w:pPr>
  </w:style>
  <w:style w:type="paragraph" w:styleId="Indeks3">
    <w:name w:val="index 3"/>
    <w:basedOn w:val="Normal"/>
    <w:next w:val="Normal"/>
    <w:autoRedefine/>
    <w:uiPriority w:val="99"/>
    <w:semiHidden/>
    <w:rsid w:val="000162D0"/>
    <w:pPr>
      <w:spacing w:line="240" w:lineRule="auto"/>
      <w:ind w:left="540" w:hanging="180"/>
    </w:pPr>
  </w:style>
  <w:style w:type="paragraph" w:styleId="Indeks4">
    <w:name w:val="index 4"/>
    <w:basedOn w:val="Normal"/>
    <w:next w:val="Normal"/>
    <w:autoRedefine/>
    <w:uiPriority w:val="99"/>
    <w:semiHidden/>
    <w:rsid w:val="000162D0"/>
    <w:pPr>
      <w:spacing w:line="240" w:lineRule="auto"/>
      <w:ind w:left="720" w:hanging="180"/>
    </w:pPr>
  </w:style>
  <w:style w:type="paragraph" w:styleId="Indeks5">
    <w:name w:val="index 5"/>
    <w:basedOn w:val="Normal"/>
    <w:next w:val="Normal"/>
    <w:autoRedefine/>
    <w:uiPriority w:val="99"/>
    <w:semiHidden/>
    <w:rsid w:val="000162D0"/>
    <w:pPr>
      <w:spacing w:line="240" w:lineRule="auto"/>
      <w:ind w:left="900" w:hanging="180"/>
    </w:pPr>
  </w:style>
  <w:style w:type="paragraph" w:styleId="Indeks6">
    <w:name w:val="index 6"/>
    <w:basedOn w:val="Normal"/>
    <w:next w:val="Normal"/>
    <w:autoRedefine/>
    <w:uiPriority w:val="99"/>
    <w:semiHidden/>
    <w:rsid w:val="000162D0"/>
    <w:pPr>
      <w:spacing w:line="240" w:lineRule="auto"/>
      <w:ind w:left="1080" w:hanging="180"/>
    </w:pPr>
  </w:style>
  <w:style w:type="paragraph" w:styleId="Indeks7">
    <w:name w:val="index 7"/>
    <w:basedOn w:val="Normal"/>
    <w:next w:val="Normal"/>
    <w:autoRedefine/>
    <w:uiPriority w:val="99"/>
    <w:semiHidden/>
    <w:rsid w:val="000162D0"/>
    <w:pPr>
      <w:spacing w:line="240" w:lineRule="auto"/>
      <w:ind w:left="1260" w:hanging="180"/>
    </w:pPr>
  </w:style>
  <w:style w:type="paragraph" w:styleId="Indeks8">
    <w:name w:val="index 8"/>
    <w:basedOn w:val="Normal"/>
    <w:next w:val="Normal"/>
    <w:autoRedefine/>
    <w:uiPriority w:val="99"/>
    <w:semiHidden/>
    <w:rsid w:val="000162D0"/>
    <w:pPr>
      <w:spacing w:line="240" w:lineRule="auto"/>
      <w:ind w:left="1440" w:hanging="180"/>
    </w:pPr>
  </w:style>
  <w:style w:type="paragraph" w:styleId="Indeks9">
    <w:name w:val="index 9"/>
    <w:basedOn w:val="Normal"/>
    <w:next w:val="Normal"/>
    <w:autoRedefine/>
    <w:uiPriority w:val="99"/>
    <w:semiHidden/>
    <w:rsid w:val="000162D0"/>
    <w:pPr>
      <w:spacing w:line="240" w:lineRule="auto"/>
      <w:ind w:left="1620" w:hanging="180"/>
    </w:pPr>
  </w:style>
  <w:style w:type="paragraph" w:styleId="Indeksoverskrift">
    <w:name w:val="index heading"/>
    <w:basedOn w:val="Normal"/>
    <w:next w:val="Indeks1"/>
    <w:uiPriority w:val="99"/>
    <w:semiHidden/>
    <w:rsid w:val="000162D0"/>
    <w:rPr>
      <w:rFonts w:asciiTheme="majorHAnsi" w:eastAsiaTheme="majorEastAsia" w:hAnsiTheme="majorHAnsi" w:cstheme="majorBidi"/>
      <w:b/>
      <w:bCs/>
    </w:rPr>
  </w:style>
  <w:style w:type="table" w:styleId="Lystgitter">
    <w:name w:val="Light Grid"/>
    <w:basedOn w:val="Tabel-Normal"/>
    <w:uiPriority w:val="62"/>
    <w:unhideWhenUsed/>
    <w:rsid w:val="000162D0"/>
    <w:pPr>
      <w:spacing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62"/>
    <w:unhideWhenUsed/>
    <w:rsid w:val="000162D0"/>
    <w:pPr>
      <w:spacing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ystgitter-fremhvningsfarve2">
    <w:name w:val="Light Grid Accent 2"/>
    <w:basedOn w:val="Tabel-Normal"/>
    <w:uiPriority w:val="62"/>
    <w:unhideWhenUsed/>
    <w:rsid w:val="000162D0"/>
    <w:pPr>
      <w:spacing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ystgitter-fremhvningsfarve3">
    <w:name w:val="Light Grid Accent 3"/>
    <w:basedOn w:val="Tabel-Normal"/>
    <w:uiPriority w:val="62"/>
    <w:unhideWhenUsed/>
    <w:rsid w:val="000162D0"/>
    <w:pPr>
      <w:spacing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ystgitter-fremhvningsfarve4">
    <w:name w:val="Light Grid Accent 4"/>
    <w:basedOn w:val="Tabel-Normal"/>
    <w:uiPriority w:val="62"/>
    <w:unhideWhenUsed/>
    <w:rsid w:val="000162D0"/>
    <w:pPr>
      <w:spacing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unhideWhenUsed/>
    <w:rsid w:val="000162D0"/>
    <w:pPr>
      <w:spacing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unhideWhenUsed/>
    <w:rsid w:val="000162D0"/>
    <w:pPr>
      <w:spacing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ysliste">
    <w:name w:val="Light List"/>
    <w:basedOn w:val="Tabel-Normal"/>
    <w:uiPriority w:val="61"/>
    <w:unhideWhenUsed/>
    <w:rsid w:val="000162D0"/>
    <w:pPr>
      <w:spacing w:line="240" w:lineRule="auto"/>
    </w:pPr>
    <w:tblPr>
      <w:tblStyleRowBandSize w:val="1"/>
      <w:tblStyleColBandSize w:val="1"/>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style>
  <w:style w:type="table" w:styleId="Lysliste-farve1">
    <w:name w:val="Light List Accent 1"/>
    <w:basedOn w:val="Tabel-Normal"/>
    <w:uiPriority w:val="61"/>
    <w:unhideWhenUsed/>
    <w:rsid w:val="000162D0"/>
    <w:pPr>
      <w:spacing w:line="240" w:lineRule="auto"/>
    </w:pPr>
    <w:tblPr>
      <w:tblStyleRowBandSize w:val="1"/>
      <w:tblStyleColBandSize w:val="1"/>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style>
  <w:style w:type="table" w:styleId="Lysliste-fremhvningsfarve2">
    <w:name w:val="Light List Accent 2"/>
    <w:basedOn w:val="Tabel-Normal"/>
    <w:uiPriority w:val="61"/>
    <w:unhideWhenUsed/>
    <w:rsid w:val="000162D0"/>
    <w:pPr>
      <w:spacing w:line="240" w:lineRule="auto"/>
    </w:pPr>
    <w:tblPr>
      <w:tblStyleRowBandSize w:val="1"/>
      <w:tblStyleColBandSize w:val="1"/>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style>
  <w:style w:type="table" w:styleId="Lysliste-fremhvningsfarve3">
    <w:name w:val="Light List Accent 3"/>
    <w:basedOn w:val="Tabel-Normal"/>
    <w:uiPriority w:val="61"/>
    <w:unhideWhenUsed/>
    <w:rsid w:val="000162D0"/>
    <w:pPr>
      <w:spacing w:line="240" w:lineRule="auto"/>
    </w:pPr>
    <w:tblPr>
      <w:tblStyleRowBandSize w:val="1"/>
      <w:tblStyleColBandSize w:val="1"/>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style>
  <w:style w:type="table" w:styleId="Lysliste-fremhvningsfarve4">
    <w:name w:val="Light List Accent 4"/>
    <w:basedOn w:val="Tabel-Normal"/>
    <w:uiPriority w:val="61"/>
    <w:unhideWhenUsed/>
    <w:rsid w:val="000162D0"/>
    <w:pPr>
      <w:spacing w:line="240" w:lineRule="auto"/>
    </w:pPr>
    <w:tblPr>
      <w:tblStyleRowBandSize w:val="1"/>
      <w:tblStyleColBandSize w:val="1"/>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style>
  <w:style w:type="table" w:styleId="Lysliste-fremhvningsfarve5">
    <w:name w:val="Light List Accent 5"/>
    <w:basedOn w:val="Tabel-Normal"/>
    <w:uiPriority w:val="61"/>
    <w:unhideWhenUsed/>
    <w:rsid w:val="000162D0"/>
    <w:pPr>
      <w:spacing w:line="240" w:lineRule="auto"/>
    </w:pPr>
    <w:tblPr>
      <w:tblStyleRowBandSize w:val="1"/>
      <w:tblStyleColBandSize w:val="1"/>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style>
  <w:style w:type="table" w:styleId="Lysliste-fremhvningsfarve6">
    <w:name w:val="Light List Accent 6"/>
    <w:basedOn w:val="Tabel-Normal"/>
    <w:uiPriority w:val="61"/>
    <w:unhideWhenUsed/>
    <w:rsid w:val="000162D0"/>
    <w:pPr>
      <w:spacing w:line="240" w:lineRule="auto"/>
    </w:pPr>
    <w:tblPr>
      <w:tblStyleRowBandSize w:val="1"/>
      <w:tblStyleColBandSize w:val="1"/>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style>
  <w:style w:type="table" w:styleId="Lysskygge">
    <w:name w:val="Light Shading"/>
    <w:basedOn w:val="Tabel-Normal"/>
    <w:uiPriority w:val="60"/>
    <w:unhideWhenUsed/>
    <w:rsid w:val="000162D0"/>
    <w:pPr>
      <w:spacing w:line="240" w:lineRule="auto"/>
    </w:pPr>
    <w:rPr>
      <w:color w:val="262626" w:themeColor="text1" w:themeShade="BF"/>
    </w:rPr>
    <w:tblPr>
      <w:tblStyleRowBandSize w:val="1"/>
      <w:tblStyleColBandSize w:val="1"/>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60"/>
    <w:unhideWhenUsed/>
    <w:rsid w:val="000162D0"/>
    <w:pPr>
      <w:spacing w:line="240" w:lineRule="auto"/>
    </w:pPr>
    <w:rPr>
      <w:color w:val="41B0FF" w:themeColor="accent1" w:themeShade="BF"/>
    </w:rPr>
    <w:tblPr>
      <w:tblStyleRowBandSize w:val="1"/>
      <w:tblStyleColBandSize w:val="1"/>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ysskygge-fremhvningsfarve2">
    <w:name w:val="Light Shading Accent 2"/>
    <w:basedOn w:val="Tabel-Normal"/>
    <w:uiPriority w:val="60"/>
    <w:unhideWhenUsed/>
    <w:rsid w:val="000162D0"/>
    <w:pPr>
      <w:spacing w:line="240" w:lineRule="auto"/>
    </w:pPr>
    <w:rPr>
      <w:color w:val="2B7B3C" w:themeColor="accent2" w:themeShade="BF"/>
    </w:rPr>
    <w:tblPr>
      <w:tblStyleRowBandSize w:val="1"/>
      <w:tblStyleColBandSize w:val="1"/>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ysskygge-fremhvningsfarve3">
    <w:name w:val="Light Shading Accent 3"/>
    <w:basedOn w:val="Tabel-Normal"/>
    <w:uiPriority w:val="60"/>
    <w:unhideWhenUsed/>
    <w:rsid w:val="000162D0"/>
    <w:pPr>
      <w:spacing w:line="240" w:lineRule="auto"/>
    </w:pPr>
    <w:rPr>
      <w:color w:val="7D9C00" w:themeColor="accent3" w:themeShade="BF"/>
    </w:rPr>
    <w:tblPr>
      <w:tblStyleRowBandSize w:val="1"/>
      <w:tblStyleColBandSize w:val="1"/>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ysskygge-fremhvningsfarve4">
    <w:name w:val="Light Shading Accent 4"/>
    <w:basedOn w:val="Tabel-Normal"/>
    <w:uiPriority w:val="60"/>
    <w:unhideWhenUsed/>
    <w:rsid w:val="000162D0"/>
    <w:pPr>
      <w:spacing w:line="240" w:lineRule="auto"/>
    </w:pPr>
    <w:rPr>
      <w:color w:val="92005A" w:themeColor="accent4" w:themeShade="BF"/>
    </w:rPr>
    <w:tblPr>
      <w:tblStyleRowBandSize w:val="1"/>
      <w:tblStyleColBandSize w:val="1"/>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unhideWhenUsed/>
    <w:rsid w:val="000162D0"/>
    <w:pPr>
      <w:spacing w:line="240" w:lineRule="auto"/>
    </w:pPr>
    <w:rPr>
      <w:color w:val="942612" w:themeColor="accent5" w:themeShade="BF"/>
    </w:rPr>
    <w:tblPr>
      <w:tblStyleRowBandSize w:val="1"/>
      <w:tblStyleColBandSize w:val="1"/>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unhideWhenUsed/>
    <w:rsid w:val="000162D0"/>
    <w:pPr>
      <w:spacing w:line="240" w:lineRule="auto"/>
    </w:pPr>
    <w:rPr>
      <w:color w:val="A09E92" w:themeColor="accent6" w:themeShade="BF"/>
    </w:rPr>
    <w:tblPr>
      <w:tblStyleRowBandSize w:val="1"/>
      <w:tblStyleColBandSize w:val="1"/>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jenummer">
    <w:name w:val="line number"/>
    <w:basedOn w:val="Standardskrifttypeiafsnit"/>
    <w:uiPriority w:val="99"/>
    <w:semiHidden/>
    <w:rsid w:val="000162D0"/>
    <w:rPr>
      <w:lang w:val="da-DK"/>
    </w:rPr>
  </w:style>
  <w:style w:type="paragraph" w:styleId="Liste">
    <w:name w:val="List"/>
    <w:basedOn w:val="Normal"/>
    <w:uiPriority w:val="99"/>
    <w:semiHidden/>
    <w:rsid w:val="000162D0"/>
    <w:pPr>
      <w:ind w:left="283" w:hanging="283"/>
      <w:contextualSpacing/>
    </w:pPr>
  </w:style>
  <w:style w:type="paragraph" w:styleId="Liste2">
    <w:name w:val="List 2"/>
    <w:basedOn w:val="Normal"/>
    <w:uiPriority w:val="99"/>
    <w:semiHidden/>
    <w:rsid w:val="000162D0"/>
    <w:pPr>
      <w:ind w:left="566" w:hanging="283"/>
      <w:contextualSpacing/>
    </w:pPr>
  </w:style>
  <w:style w:type="paragraph" w:styleId="Liste3">
    <w:name w:val="List 3"/>
    <w:basedOn w:val="Normal"/>
    <w:uiPriority w:val="99"/>
    <w:semiHidden/>
    <w:rsid w:val="000162D0"/>
    <w:pPr>
      <w:ind w:left="849" w:hanging="283"/>
      <w:contextualSpacing/>
    </w:pPr>
  </w:style>
  <w:style w:type="paragraph" w:styleId="Liste4">
    <w:name w:val="List 4"/>
    <w:basedOn w:val="Normal"/>
    <w:uiPriority w:val="99"/>
    <w:semiHidden/>
    <w:rsid w:val="000162D0"/>
    <w:pPr>
      <w:ind w:left="1132" w:hanging="283"/>
      <w:contextualSpacing/>
    </w:pPr>
  </w:style>
  <w:style w:type="paragraph" w:styleId="Liste5">
    <w:name w:val="List 5"/>
    <w:basedOn w:val="Normal"/>
    <w:uiPriority w:val="99"/>
    <w:semiHidden/>
    <w:rsid w:val="000162D0"/>
    <w:pPr>
      <w:ind w:left="1415" w:hanging="283"/>
      <w:contextualSpacing/>
    </w:pPr>
  </w:style>
  <w:style w:type="paragraph" w:styleId="Opstilling-punkttegn2">
    <w:name w:val="List Bullet 2"/>
    <w:basedOn w:val="Normal"/>
    <w:uiPriority w:val="99"/>
    <w:semiHidden/>
    <w:rsid w:val="000162D0"/>
    <w:pPr>
      <w:numPr>
        <w:numId w:val="2"/>
      </w:numPr>
      <w:contextualSpacing/>
    </w:pPr>
  </w:style>
  <w:style w:type="paragraph" w:styleId="Opstilling-punkttegn3">
    <w:name w:val="List Bullet 3"/>
    <w:basedOn w:val="Normal"/>
    <w:uiPriority w:val="99"/>
    <w:semiHidden/>
    <w:rsid w:val="000162D0"/>
    <w:pPr>
      <w:numPr>
        <w:numId w:val="3"/>
      </w:numPr>
      <w:contextualSpacing/>
    </w:pPr>
  </w:style>
  <w:style w:type="paragraph" w:styleId="Opstilling-punkttegn4">
    <w:name w:val="List Bullet 4"/>
    <w:basedOn w:val="Normal"/>
    <w:uiPriority w:val="99"/>
    <w:semiHidden/>
    <w:rsid w:val="000162D0"/>
    <w:pPr>
      <w:numPr>
        <w:numId w:val="4"/>
      </w:numPr>
      <w:contextualSpacing/>
    </w:pPr>
  </w:style>
  <w:style w:type="paragraph" w:styleId="Opstilling-punkttegn5">
    <w:name w:val="List Bullet 5"/>
    <w:basedOn w:val="Normal"/>
    <w:uiPriority w:val="99"/>
    <w:semiHidden/>
    <w:rsid w:val="000162D0"/>
    <w:pPr>
      <w:numPr>
        <w:numId w:val="5"/>
      </w:numPr>
      <w:contextualSpacing/>
    </w:pPr>
  </w:style>
  <w:style w:type="paragraph" w:styleId="Opstilling-forts">
    <w:name w:val="List Continue"/>
    <w:basedOn w:val="Normal"/>
    <w:uiPriority w:val="99"/>
    <w:semiHidden/>
    <w:rsid w:val="000162D0"/>
    <w:pPr>
      <w:spacing w:after="120"/>
      <w:ind w:left="283"/>
      <w:contextualSpacing/>
    </w:pPr>
  </w:style>
  <w:style w:type="paragraph" w:styleId="Opstilling-forts2">
    <w:name w:val="List Continue 2"/>
    <w:basedOn w:val="Normal"/>
    <w:uiPriority w:val="99"/>
    <w:semiHidden/>
    <w:rsid w:val="000162D0"/>
    <w:pPr>
      <w:spacing w:after="120"/>
      <w:ind w:left="566"/>
      <w:contextualSpacing/>
    </w:pPr>
  </w:style>
  <w:style w:type="paragraph" w:styleId="Opstilling-forts3">
    <w:name w:val="List Continue 3"/>
    <w:basedOn w:val="Normal"/>
    <w:uiPriority w:val="99"/>
    <w:semiHidden/>
    <w:rsid w:val="000162D0"/>
    <w:pPr>
      <w:spacing w:after="120"/>
      <w:ind w:left="849"/>
      <w:contextualSpacing/>
    </w:pPr>
  </w:style>
  <w:style w:type="paragraph" w:styleId="Opstilling-forts4">
    <w:name w:val="List Continue 4"/>
    <w:basedOn w:val="Normal"/>
    <w:uiPriority w:val="99"/>
    <w:semiHidden/>
    <w:rsid w:val="000162D0"/>
    <w:pPr>
      <w:spacing w:after="120"/>
      <w:ind w:left="1132"/>
      <w:contextualSpacing/>
    </w:pPr>
  </w:style>
  <w:style w:type="paragraph" w:styleId="Opstilling-forts5">
    <w:name w:val="List Continue 5"/>
    <w:basedOn w:val="Normal"/>
    <w:uiPriority w:val="99"/>
    <w:semiHidden/>
    <w:rsid w:val="000162D0"/>
    <w:pPr>
      <w:spacing w:after="120"/>
      <w:ind w:left="1415"/>
      <w:contextualSpacing/>
    </w:pPr>
  </w:style>
  <w:style w:type="paragraph" w:styleId="Opstilling-talellerbogst2">
    <w:name w:val="List Number 2"/>
    <w:basedOn w:val="Normal"/>
    <w:uiPriority w:val="99"/>
    <w:semiHidden/>
    <w:rsid w:val="000162D0"/>
    <w:pPr>
      <w:numPr>
        <w:numId w:val="7"/>
      </w:numPr>
      <w:contextualSpacing/>
    </w:pPr>
  </w:style>
  <w:style w:type="paragraph" w:styleId="Opstilling-talellerbogst3">
    <w:name w:val="List Number 3"/>
    <w:basedOn w:val="Normal"/>
    <w:uiPriority w:val="99"/>
    <w:semiHidden/>
    <w:rsid w:val="000162D0"/>
    <w:pPr>
      <w:numPr>
        <w:numId w:val="8"/>
      </w:numPr>
      <w:contextualSpacing/>
    </w:pPr>
  </w:style>
  <w:style w:type="paragraph" w:styleId="Opstilling-talellerbogst4">
    <w:name w:val="List Number 4"/>
    <w:basedOn w:val="Normal"/>
    <w:uiPriority w:val="99"/>
    <w:semiHidden/>
    <w:rsid w:val="000162D0"/>
    <w:pPr>
      <w:numPr>
        <w:numId w:val="9"/>
      </w:numPr>
      <w:tabs>
        <w:tab w:val="clear" w:pos="1209"/>
        <w:tab w:val="num" w:pos="643"/>
      </w:tabs>
      <w:ind w:left="643"/>
      <w:contextualSpacing/>
    </w:pPr>
  </w:style>
  <w:style w:type="paragraph" w:styleId="Opstilling-talellerbogst5">
    <w:name w:val="List Number 5"/>
    <w:basedOn w:val="Normal"/>
    <w:uiPriority w:val="99"/>
    <w:semiHidden/>
    <w:rsid w:val="000162D0"/>
    <w:pPr>
      <w:numPr>
        <w:numId w:val="10"/>
      </w:numPr>
      <w:contextualSpacing/>
    </w:pPr>
  </w:style>
  <w:style w:type="paragraph" w:styleId="Listeafsnit">
    <w:name w:val="List Paragraph"/>
    <w:basedOn w:val="Normal"/>
    <w:link w:val="ListeafsnitTegn"/>
    <w:uiPriority w:val="34"/>
    <w:qFormat/>
    <w:rsid w:val="000162D0"/>
    <w:pPr>
      <w:ind w:left="720"/>
      <w:contextualSpacing/>
    </w:pPr>
  </w:style>
  <w:style w:type="table" w:styleId="Listetabel1-lys">
    <w:name w:val="List Table 1 Light"/>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1-lys-farve2">
    <w:name w:val="List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1-lys-farve3">
    <w:name w:val="List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1-lys-farve4">
    <w:name w:val="List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2">
    <w:name w:val="List Table 2"/>
    <w:basedOn w:val="Tabel-Normal"/>
    <w:uiPriority w:val="47"/>
    <w:rsid w:val="000162D0"/>
    <w:pPr>
      <w:spacing w:line="240" w:lineRule="auto"/>
    </w:pPr>
    <w:tblPr>
      <w:tblStyleRowBandSize w:val="1"/>
      <w:tblStyleColBandSize w:val="1"/>
    </w:tblPr>
    <w:tcPr>
      <w:shd w:val="clear" w:color="auto" w:fill="D6D6D6"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etabel2-farve1">
    <w:name w:val="List Table 2 Accent 1"/>
    <w:basedOn w:val="Tabel-Normal"/>
    <w:uiPriority w:val="47"/>
    <w:rsid w:val="000162D0"/>
    <w:pPr>
      <w:spacing w:line="240" w:lineRule="auto"/>
    </w:pPr>
    <w:tblPr>
      <w:tblStyleRowBandSize w:val="1"/>
      <w:tblStyleColBandSize w:val="1"/>
    </w:tblPr>
    <w:tcPr>
      <w:shd w:val="clear" w:color="auto" w:fill="EEF8FF"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etabel2-farve2">
    <w:name w:val="List Table 2 Accent 2"/>
    <w:basedOn w:val="Tabel-Normal"/>
    <w:uiPriority w:val="47"/>
    <w:rsid w:val="000162D0"/>
    <w:pPr>
      <w:spacing w:line="240" w:lineRule="auto"/>
    </w:pPr>
    <w:tblPr>
      <w:tblStyleRowBandSize w:val="1"/>
      <w:tblStyleColBandSize w:val="1"/>
    </w:tblPr>
    <w:tcPr>
      <w:shd w:val="clear" w:color="auto" w:fill="D4F0DA"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etabel2-farve3">
    <w:name w:val="List Table 2 Accent 3"/>
    <w:basedOn w:val="Tabel-Normal"/>
    <w:uiPriority w:val="47"/>
    <w:rsid w:val="000162D0"/>
    <w:pPr>
      <w:spacing w:line="240" w:lineRule="auto"/>
    </w:pPr>
    <w:tblPr>
      <w:tblStyleRowBandSize w:val="1"/>
      <w:tblStyleColBandSize w:val="1"/>
    </w:tblPr>
    <w:tcPr>
      <w:shd w:val="clear" w:color="auto" w:fill="F2FFC2"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etabel2-farve4">
    <w:name w:val="List Table 2 Accent 4"/>
    <w:basedOn w:val="Tabel-Normal"/>
    <w:uiPriority w:val="47"/>
    <w:rsid w:val="000162D0"/>
    <w:pPr>
      <w:spacing w:line="240" w:lineRule="auto"/>
    </w:pPr>
    <w:tblPr>
      <w:tblStyleRowBandSize w:val="1"/>
      <w:tblStyleColBandSize w:val="1"/>
    </w:tblPr>
    <w:tcPr>
      <w:shd w:val="clear" w:color="auto" w:fill="FFC0E6"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etabel2-farve5">
    <w:name w:val="List Table 2 Accent 5"/>
    <w:basedOn w:val="Tabel-Normal"/>
    <w:uiPriority w:val="47"/>
    <w:rsid w:val="000162D0"/>
    <w:pPr>
      <w:spacing w:line="240" w:lineRule="auto"/>
    </w:pPr>
    <w:tblPr>
      <w:tblStyleRowBandSize w:val="1"/>
      <w:tblStyleColBandSize w:val="1"/>
    </w:tblPr>
    <w:tcPr>
      <w:shd w:val="clear" w:color="auto" w:fill="F8D2CB"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etabel2-farve6">
    <w:name w:val="List Table 2 Accent 6"/>
    <w:basedOn w:val="Tabel-Normal"/>
    <w:uiPriority w:val="47"/>
    <w:rsid w:val="000162D0"/>
    <w:pPr>
      <w:spacing w:line="240" w:lineRule="auto"/>
    </w:pPr>
    <w:tblPr>
      <w:tblStyleRowBandSize w:val="1"/>
      <w:tblStyleColBandSize w:val="1"/>
    </w:tblPr>
    <w:tcPr>
      <w:shd w:val="clear" w:color="auto" w:fill="F5F5F4"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etabel3">
    <w:name w:val="List Table 3"/>
    <w:basedOn w:val="Tabel-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etabel3-farve2">
    <w:name w:val="List Table 3 Accent 2"/>
    <w:basedOn w:val="Tabel-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etabel3-farve3">
    <w:name w:val="List Table 3 Accent 3"/>
    <w:basedOn w:val="Tabel-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etabel3-farve4">
    <w:name w:val="List Table 3 Accent 4"/>
    <w:basedOn w:val="Tabel-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etabel4">
    <w:name w:val="List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4-farve2">
    <w:name w:val="List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4-farve3">
    <w:name w:val="List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4-farve4">
    <w:name w:val="List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5-mrk">
    <w:name w:val="List Table 5 Dark"/>
    <w:basedOn w:val="Tabel-Normal"/>
    <w:uiPriority w:val="50"/>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6-farverig-farve2">
    <w:name w:val="List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6-farverig-farve3">
    <w:name w:val="List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6-farverig-farve4">
    <w:name w:val="List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7-farverig">
    <w:name w:val="List Table 7 Colorful"/>
    <w:basedOn w:val="Tabel-Normal"/>
    <w:uiPriority w:val="52"/>
    <w:rsid w:val="000162D0"/>
    <w:pPr>
      <w:spacing w:line="240" w:lineRule="auto"/>
    </w:pPr>
    <w:rPr>
      <w:color w:val="333333" w:themeColor="text1"/>
    </w:rPr>
    <w:tblPr>
      <w:tblStyleRowBandSize w:val="1"/>
      <w:tblStyleColBandSize w:val="1"/>
    </w:tblPr>
    <w:tcPr>
      <w:tcBorders>
        <w:left w:val="single" w:sz="4" w:space="0" w:color="333333" w:themeColor="text1"/>
      </w:tcBorders>
      <w:shd w:val="clear" w:color="auto" w:fill="D6D6D6" w:themeFill="text1" w:themeFillTint="33"/>
    </w:tc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0162D0"/>
    <w:pPr>
      <w:spacing w:line="240" w:lineRule="auto"/>
    </w:pPr>
    <w:rPr>
      <w:color w:val="41B0FF" w:themeColor="accent1" w:themeShade="BF"/>
    </w:rPr>
    <w:tblPr>
      <w:tblStyleRowBandSize w:val="1"/>
      <w:tblStyleColBandSize w:val="1"/>
    </w:tblPr>
    <w:tcPr>
      <w:tcBorders>
        <w:left w:val="single" w:sz="4" w:space="0" w:color="ADDDFF" w:themeColor="accent1"/>
      </w:tcBorders>
      <w:shd w:val="clear" w:color="auto" w:fill="EEF8FF" w:themeFill="accent1" w:themeFillTint="33"/>
    </w:tc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0162D0"/>
    <w:pPr>
      <w:spacing w:line="240" w:lineRule="auto"/>
    </w:pPr>
    <w:rPr>
      <w:color w:val="2B7B3C" w:themeColor="accent2" w:themeShade="BF"/>
    </w:rPr>
    <w:tblPr>
      <w:tblStyleRowBandSize w:val="1"/>
      <w:tblStyleColBandSize w:val="1"/>
    </w:tblPr>
    <w:tcPr>
      <w:tcBorders>
        <w:left w:val="single" w:sz="4" w:space="0" w:color="3AA551" w:themeColor="accent2"/>
      </w:tcBorders>
      <w:shd w:val="clear" w:color="auto" w:fill="D4F0DA" w:themeFill="accent2" w:themeFillTint="33"/>
    </w:tc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0162D0"/>
    <w:pPr>
      <w:spacing w:line="240" w:lineRule="auto"/>
    </w:pPr>
    <w:rPr>
      <w:color w:val="7D9C00" w:themeColor="accent3" w:themeShade="BF"/>
    </w:rPr>
    <w:tblPr>
      <w:tblStyleRowBandSize w:val="1"/>
      <w:tblStyleColBandSize w:val="1"/>
    </w:tblPr>
    <w:tcPr>
      <w:tcBorders>
        <w:left w:val="single" w:sz="4" w:space="0" w:color="A8D100" w:themeColor="accent3"/>
      </w:tcBorders>
      <w:shd w:val="clear" w:color="auto" w:fill="F2FFC2" w:themeFill="accent3" w:themeFillTint="33"/>
    </w:tc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0162D0"/>
    <w:pPr>
      <w:spacing w:line="240" w:lineRule="auto"/>
    </w:pPr>
    <w:rPr>
      <w:color w:val="92005A" w:themeColor="accent4" w:themeShade="BF"/>
    </w:rPr>
    <w:tblPr>
      <w:tblStyleRowBandSize w:val="1"/>
      <w:tblStyleColBandSize w:val="1"/>
    </w:tblPr>
    <w:tcPr>
      <w:tcBorders>
        <w:left w:val="single" w:sz="4" w:space="0" w:color="C40079" w:themeColor="accent4"/>
      </w:tcBorders>
      <w:shd w:val="clear" w:color="auto" w:fill="FFC0E6" w:themeFill="accent4" w:themeFillTint="33"/>
    </w:tc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0162D0"/>
    <w:pPr>
      <w:spacing w:line="240" w:lineRule="auto"/>
    </w:pPr>
    <w:rPr>
      <w:color w:val="942612" w:themeColor="accent5" w:themeShade="BF"/>
    </w:rPr>
    <w:tblPr>
      <w:tblStyleRowBandSize w:val="1"/>
      <w:tblStyleColBandSize w:val="1"/>
    </w:tblPr>
    <w:tcPr>
      <w:tcBorders>
        <w:left w:val="single" w:sz="4" w:space="0" w:color="C63418" w:themeColor="accent5"/>
      </w:tcBorders>
      <w:shd w:val="clear" w:color="auto" w:fill="F8D2CB" w:themeFill="accent5" w:themeFillTint="33"/>
    </w:tc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0162D0"/>
    <w:pPr>
      <w:spacing w:line="240" w:lineRule="auto"/>
    </w:pPr>
    <w:rPr>
      <w:color w:val="A09E92" w:themeColor="accent6" w:themeShade="BF"/>
    </w:rPr>
    <w:tblPr>
      <w:tblStyleRowBandSize w:val="1"/>
      <w:tblStyleColBandSize w:val="1"/>
    </w:tblPr>
    <w:tcPr>
      <w:tcBorders>
        <w:left w:val="single" w:sz="4" w:space="0" w:color="D0CFC9" w:themeColor="accent6"/>
      </w:tcBorders>
      <w:shd w:val="clear" w:color="auto" w:fill="F5F5F4" w:themeFill="accent6" w:themeFillTint="33"/>
    </w:tc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krotekstTegn">
    <w:name w:val="Makrotekst Tegn"/>
    <w:basedOn w:val="Standardskrifttypeiafsnit"/>
    <w:link w:val="Makrotekst"/>
    <w:uiPriority w:val="99"/>
    <w:semiHidden/>
    <w:rsid w:val="00A539A2"/>
    <w:rPr>
      <w:rFonts w:ascii="Consolas" w:hAnsi="Consolas"/>
      <w:sz w:val="20"/>
      <w:szCs w:val="20"/>
      <w:lang w:val="da-DK"/>
    </w:rPr>
  </w:style>
  <w:style w:type="table" w:styleId="Mediumgitter1">
    <w:name w:val="Medium Grid 1"/>
    <w:basedOn w:val="Tabel-Normal"/>
    <w:uiPriority w:val="67"/>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67"/>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itter1-fremhvningsfarve2">
    <w:name w:val="Medium Grid 1 Accent 2"/>
    <w:basedOn w:val="Tabel-Normal"/>
    <w:uiPriority w:val="67"/>
    <w:unhideWhenUsed/>
    <w:rsid w:val="000162D0"/>
    <w:pPr>
      <w:spacing w:line="240" w:lineRule="auto"/>
    </w:pPr>
    <w:tblPr>
      <w:tblStyleRowBandSize w:val="1"/>
      <w:tblStyleColBandSize w:val="1"/>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style>
  <w:style w:type="table" w:styleId="Mediumgitter1-fremhvningsfarve3">
    <w:name w:val="Medium Grid 1 Accent 3"/>
    <w:basedOn w:val="Tabel-Normal"/>
    <w:uiPriority w:val="67"/>
    <w:unhideWhenUsed/>
    <w:rsid w:val="000162D0"/>
    <w:pPr>
      <w:spacing w:line="240" w:lineRule="auto"/>
    </w:pPr>
    <w:tblPr>
      <w:tblStyleRowBandSize w:val="1"/>
      <w:tblStyleColBandSize w:val="1"/>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style>
  <w:style w:type="table" w:styleId="Mediumgitter1-fremhvningsfarve4">
    <w:name w:val="Medium Grid 1 Accent 4"/>
    <w:basedOn w:val="Tabel-Normal"/>
    <w:uiPriority w:val="67"/>
    <w:unhideWhenUsed/>
    <w:rsid w:val="000162D0"/>
    <w:pPr>
      <w:spacing w:line="240" w:lineRule="auto"/>
    </w:pPr>
    <w:tblPr>
      <w:tblStyleRowBandSize w:val="1"/>
      <w:tblStyleColBandSize w:val="1"/>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style>
  <w:style w:type="table" w:styleId="Mediumgitter1-fremhvningsfarve5">
    <w:name w:val="Medium Grid 1 Accent 5"/>
    <w:basedOn w:val="Tabel-Normal"/>
    <w:uiPriority w:val="67"/>
    <w:unhideWhenUsed/>
    <w:rsid w:val="000162D0"/>
    <w:pPr>
      <w:spacing w:line="240" w:lineRule="auto"/>
    </w:pPr>
    <w:tblPr>
      <w:tblStyleRowBandSize w:val="1"/>
      <w:tblStyleColBandSize w:val="1"/>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style>
  <w:style w:type="table" w:styleId="Mediumgitter1-fremhvningsfarve6">
    <w:name w:val="Medium Grid 1 Accent 6"/>
    <w:basedOn w:val="Tabel-Normal"/>
    <w:uiPriority w:val="67"/>
    <w:unhideWhenUsed/>
    <w:rsid w:val="000162D0"/>
    <w:pPr>
      <w:spacing w:line="240" w:lineRule="auto"/>
    </w:pPr>
    <w:tblPr>
      <w:tblStyleRowBandSize w:val="1"/>
      <w:tblStyleColBandSize w:val="1"/>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style>
  <w:style w:type="table" w:styleId="Mediumgitter2">
    <w:name w:val="Medium Grid 2"/>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unhideWhenUsed/>
    <w:rsid w:val="000162D0"/>
    <w:pPr>
      <w:spacing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style>
  <w:style w:type="table" w:styleId="Mediumgitter3-fremhvningsfarve1">
    <w:name w:val="Medium Grid 3 Accent 1"/>
    <w:basedOn w:val="Tabel-Normal"/>
    <w:uiPriority w:val="99"/>
    <w:unhideWhenUsed/>
    <w:rsid w:val="000162D0"/>
    <w:pPr>
      <w:spacing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style>
  <w:style w:type="table" w:styleId="Mediumgitter3-fremhvningsfarve2">
    <w:name w:val="Medium Grid 3 Accent 2"/>
    <w:basedOn w:val="Tabel-Normal"/>
    <w:uiPriority w:val="69"/>
    <w:unhideWhenUsed/>
    <w:rsid w:val="000162D0"/>
    <w:pPr>
      <w:spacing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style>
  <w:style w:type="table" w:styleId="Mediumgitter3-fremhvningsfarve3">
    <w:name w:val="Medium Grid 3 Accent 3"/>
    <w:basedOn w:val="Tabel-Normal"/>
    <w:uiPriority w:val="69"/>
    <w:unhideWhenUsed/>
    <w:rsid w:val="000162D0"/>
    <w:pPr>
      <w:spacing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style>
  <w:style w:type="table" w:styleId="Mediumgitter3-fremhvningsfarve4">
    <w:name w:val="Medium Grid 3 Accent 4"/>
    <w:basedOn w:val="Tabel-Normal"/>
    <w:uiPriority w:val="69"/>
    <w:unhideWhenUsed/>
    <w:rsid w:val="000162D0"/>
    <w:pPr>
      <w:spacing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style>
  <w:style w:type="table" w:styleId="Mediumgitter3-fremhvningsfarve5">
    <w:name w:val="Medium Grid 3 Accent 5"/>
    <w:basedOn w:val="Tabel-Normal"/>
    <w:uiPriority w:val="69"/>
    <w:unhideWhenUsed/>
    <w:rsid w:val="000162D0"/>
    <w:pPr>
      <w:spacing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style>
  <w:style w:type="table" w:styleId="Mediumgitter3-fremhvningsfarve6">
    <w:name w:val="Medium Grid 3 Accent 6"/>
    <w:basedOn w:val="Tabel-Normal"/>
    <w:uiPriority w:val="69"/>
    <w:unhideWhenUsed/>
    <w:rsid w:val="000162D0"/>
    <w:pPr>
      <w:spacing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style>
  <w:style w:type="table" w:styleId="Mediumliste1">
    <w:name w:val="Medium List 1"/>
    <w:basedOn w:val="Tabel-Normal"/>
    <w:uiPriority w:val="65"/>
    <w:unhideWhenUsed/>
    <w:rsid w:val="000162D0"/>
    <w:pPr>
      <w:spacing w:line="240" w:lineRule="auto"/>
    </w:pPr>
    <w:rPr>
      <w:color w:val="333333" w:themeColor="text1"/>
    </w:rPr>
    <w:tblPr>
      <w:tblStyleRowBandSize w:val="1"/>
      <w:tblStyleColBandSize w:val="1"/>
    </w:tblPr>
    <w:tcPr>
      <w:tcBorders>
        <w:top w:val="single" w:sz="8" w:space="0" w:color="333333" w:themeColor="text1"/>
        <w:bottom w:val="single" w:sz="8" w:space="0" w:color="333333" w:themeColor="text1"/>
      </w:tcBorders>
      <w:shd w:val="clear" w:color="auto" w:fill="CCCCCC" w:themeFill="text1" w:themeFillTint="3F"/>
    </w:tc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StylePr>
    <w:tblStylePr w:type="firstCol">
      <w:rPr>
        <w:b/>
        <w:bCs/>
      </w:rPr>
    </w:tblStylePr>
    <w:tblStylePr w:type="lastCol">
      <w:rPr>
        <w:b/>
        <w:bCs/>
      </w:rPr>
    </w:tblStylePr>
  </w:style>
  <w:style w:type="table" w:styleId="Mediumliste1-farve1">
    <w:name w:val="Medium List 1 Accent 1"/>
    <w:basedOn w:val="Tabel-Normal"/>
    <w:uiPriority w:val="65"/>
    <w:unhideWhenUsed/>
    <w:rsid w:val="000162D0"/>
    <w:pPr>
      <w:spacing w:line="240" w:lineRule="auto"/>
    </w:pPr>
    <w:rPr>
      <w:color w:val="333333" w:themeColor="text1"/>
    </w:rPr>
    <w:tblPr>
      <w:tblStyleRowBandSize w:val="1"/>
      <w:tblStyleColBandSize w:val="1"/>
    </w:tblPr>
    <w:tcPr>
      <w:tcBorders>
        <w:top w:val="single" w:sz="8" w:space="0" w:color="ADDDFF" w:themeColor="accent1"/>
        <w:bottom w:val="single" w:sz="8" w:space="0" w:color="ADDDFF" w:themeColor="accent1"/>
      </w:tcBorders>
      <w:shd w:val="clear" w:color="auto" w:fill="EAF6FF" w:themeFill="accent1" w:themeFillTint="3F"/>
    </w:tc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StylePr>
    <w:tblStylePr w:type="firstCol">
      <w:rPr>
        <w:b/>
        <w:bCs/>
      </w:rPr>
    </w:tblStylePr>
    <w:tblStylePr w:type="lastCol">
      <w:rPr>
        <w:b/>
        <w:bCs/>
      </w:rPr>
    </w:tblStylePr>
  </w:style>
  <w:style w:type="table" w:styleId="Mediumliste1-fremhvningsfarve2">
    <w:name w:val="Medium List 1 Accent 2"/>
    <w:basedOn w:val="Tabel-Normal"/>
    <w:uiPriority w:val="65"/>
    <w:unhideWhenUsed/>
    <w:rsid w:val="000162D0"/>
    <w:pPr>
      <w:spacing w:line="240" w:lineRule="auto"/>
    </w:pPr>
    <w:rPr>
      <w:color w:val="333333" w:themeColor="text1"/>
    </w:rPr>
    <w:tblPr>
      <w:tblStyleRowBandSize w:val="1"/>
      <w:tblStyleColBandSize w:val="1"/>
    </w:tblPr>
    <w:tcPr>
      <w:tcBorders>
        <w:top w:val="single" w:sz="8" w:space="0" w:color="3AA551" w:themeColor="accent2"/>
        <w:bottom w:val="single" w:sz="8" w:space="0" w:color="3AA551" w:themeColor="accent2"/>
      </w:tcBorders>
      <w:shd w:val="clear" w:color="auto" w:fill="CAECD1" w:themeFill="accent2" w:themeFillTint="3F"/>
    </w:tc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StylePr>
    <w:tblStylePr w:type="firstCol">
      <w:rPr>
        <w:b/>
        <w:bCs/>
      </w:rPr>
    </w:tblStylePr>
    <w:tblStylePr w:type="lastCol">
      <w:rPr>
        <w:b/>
        <w:bCs/>
      </w:rPr>
    </w:tblStylePr>
  </w:style>
  <w:style w:type="table" w:styleId="Mediumliste1-fremhvningsfarve3">
    <w:name w:val="Medium List 1 Accent 3"/>
    <w:basedOn w:val="Tabel-Normal"/>
    <w:uiPriority w:val="65"/>
    <w:unhideWhenUsed/>
    <w:rsid w:val="000162D0"/>
    <w:pPr>
      <w:spacing w:line="240" w:lineRule="auto"/>
    </w:pPr>
    <w:rPr>
      <w:color w:val="333333" w:themeColor="text1"/>
    </w:rPr>
    <w:tblPr>
      <w:tblStyleRowBandSize w:val="1"/>
      <w:tblStyleColBandSize w:val="1"/>
    </w:tblPr>
    <w:tcPr>
      <w:tcBorders>
        <w:top w:val="single" w:sz="8" w:space="0" w:color="A8D100" w:themeColor="accent3"/>
        <w:bottom w:val="single" w:sz="8" w:space="0" w:color="A8D100" w:themeColor="accent3"/>
      </w:tcBorders>
      <w:shd w:val="clear" w:color="auto" w:fill="F0FFB4" w:themeFill="accent3" w:themeFillTint="3F"/>
    </w:tc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StylePr>
    <w:tblStylePr w:type="firstCol">
      <w:rPr>
        <w:b/>
        <w:bCs/>
      </w:rPr>
    </w:tblStylePr>
    <w:tblStylePr w:type="lastCol">
      <w:rPr>
        <w:b/>
        <w:bCs/>
      </w:rPr>
    </w:tblStylePr>
  </w:style>
  <w:style w:type="table" w:styleId="Mediumliste1-fremhvningsfarve4">
    <w:name w:val="Medium List 1 Accent 4"/>
    <w:basedOn w:val="Tabel-Normal"/>
    <w:uiPriority w:val="65"/>
    <w:unhideWhenUsed/>
    <w:rsid w:val="000162D0"/>
    <w:pPr>
      <w:spacing w:line="240" w:lineRule="auto"/>
    </w:pPr>
    <w:rPr>
      <w:color w:val="333333" w:themeColor="text1"/>
    </w:rPr>
    <w:tblPr>
      <w:tblStyleRowBandSize w:val="1"/>
      <w:tblStyleColBandSize w:val="1"/>
    </w:tblPr>
    <w:tcPr>
      <w:tcBorders>
        <w:top w:val="single" w:sz="8" w:space="0" w:color="C40079" w:themeColor="accent4"/>
        <w:bottom w:val="single" w:sz="8" w:space="0" w:color="C40079" w:themeColor="accent4"/>
      </w:tcBorders>
      <w:shd w:val="clear" w:color="auto" w:fill="FFB1E1" w:themeFill="accent4" w:themeFillTint="3F"/>
    </w:tc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StylePr>
    <w:tblStylePr w:type="firstCol">
      <w:rPr>
        <w:b/>
        <w:bCs/>
      </w:rPr>
    </w:tblStylePr>
    <w:tblStylePr w:type="lastCol">
      <w:rPr>
        <w:b/>
        <w:bCs/>
      </w:rPr>
    </w:tblStylePr>
  </w:style>
  <w:style w:type="table" w:styleId="Mediumliste1-fremhvningsfarve5">
    <w:name w:val="Medium List 1 Accent 5"/>
    <w:basedOn w:val="Tabel-Normal"/>
    <w:uiPriority w:val="65"/>
    <w:unhideWhenUsed/>
    <w:rsid w:val="000162D0"/>
    <w:pPr>
      <w:spacing w:line="240" w:lineRule="auto"/>
    </w:pPr>
    <w:rPr>
      <w:color w:val="333333" w:themeColor="text1"/>
    </w:rPr>
    <w:tblPr>
      <w:tblStyleRowBandSize w:val="1"/>
      <w:tblStyleColBandSize w:val="1"/>
    </w:tblPr>
    <w:tcPr>
      <w:tcBorders>
        <w:top w:val="single" w:sz="8" w:space="0" w:color="C63418" w:themeColor="accent5"/>
        <w:bottom w:val="single" w:sz="8" w:space="0" w:color="C63418" w:themeColor="accent5"/>
      </w:tcBorders>
      <w:shd w:val="clear" w:color="auto" w:fill="F7C8BF" w:themeFill="accent5" w:themeFillTint="3F"/>
    </w:tc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StylePr>
    <w:tblStylePr w:type="firstCol">
      <w:rPr>
        <w:b/>
        <w:bCs/>
      </w:rPr>
    </w:tblStylePr>
    <w:tblStylePr w:type="lastCol">
      <w:rPr>
        <w:b/>
        <w:bCs/>
      </w:rPr>
    </w:tblStylePr>
  </w:style>
  <w:style w:type="table" w:styleId="Mediumliste1-fremhvningsfarve6">
    <w:name w:val="Medium List 1 Accent 6"/>
    <w:basedOn w:val="Tabel-Normal"/>
    <w:uiPriority w:val="65"/>
    <w:unhideWhenUsed/>
    <w:rsid w:val="000162D0"/>
    <w:pPr>
      <w:spacing w:line="240" w:lineRule="auto"/>
    </w:pPr>
    <w:rPr>
      <w:color w:val="333333" w:themeColor="text1"/>
    </w:rPr>
    <w:tblPr>
      <w:tblStyleRowBandSize w:val="1"/>
      <w:tblStyleColBandSize w:val="1"/>
    </w:tblPr>
    <w:tcPr>
      <w:tcBorders>
        <w:top w:val="single" w:sz="8" w:space="0" w:color="D0CFC9" w:themeColor="accent6"/>
        <w:bottom w:val="single" w:sz="8" w:space="0" w:color="D0CFC9" w:themeColor="accent6"/>
      </w:tcBorders>
      <w:shd w:val="clear" w:color="auto" w:fill="F3F3F1" w:themeFill="accent6" w:themeFillTint="3F"/>
    </w:tc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StylePr>
    <w:tblStylePr w:type="firstCol">
      <w:rPr>
        <w:b/>
        <w:bCs/>
      </w:rPr>
    </w:tblStylePr>
    <w:tblStylePr w:type="lastCol">
      <w:rPr>
        <w:b/>
        <w:bCs/>
      </w:rPr>
    </w:tblStylePr>
  </w:style>
  <w:style w:type="table" w:styleId="Mediumliste2">
    <w:name w:val="Medium List 2"/>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unhideWhenUsed/>
    <w:rsid w:val="000162D0"/>
    <w:pPr>
      <w:spacing w:line="240" w:lineRule="auto"/>
    </w:pPr>
    <w:tblPr>
      <w:tblStyleRowBandSize w:val="1"/>
      <w:tblStyleColBandSize w:val="1"/>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tcBorders>
      <w:shd w:val="clear" w:color="auto" w:fill="CCCCCC"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kygge1-farve1">
    <w:name w:val="Medium Shading 1 Accent 1"/>
    <w:basedOn w:val="Tabel-Normal"/>
    <w:uiPriority w:val="63"/>
    <w:unhideWhenUsed/>
    <w:rsid w:val="000162D0"/>
    <w:pPr>
      <w:spacing w:line="240" w:lineRule="auto"/>
    </w:pPr>
    <w:tblPr>
      <w:tblStyleRowBandSize w:val="1"/>
      <w:tblStyleColBandSize w:val="1"/>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tcBorders>
      <w:shd w:val="clear" w:color="auto" w:fill="EAF6FF" w:themeFill="accen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kygge1-fremhvningsfarve2">
    <w:name w:val="Medium Shading 1 Accent 2"/>
    <w:basedOn w:val="Tabel-Normal"/>
    <w:uiPriority w:val="63"/>
    <w:unhideWhenUsed/>
    <w:rsid w:val="000162D0"/>
    <w:pPr>
      <w:spacing w:line="240" w:lineRule="auto"/>
    </w:pPr>
    <w:tblPr>
      <w:tblStyleRowBandSize w:val="1"/>
      <w:tblStyleColBandSize w:val="1"/>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tcBorders>
      <w:shd w:val="clear" w:color="auto" w:fill="CAECD1"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kygge1-fremhvningsfarve3">
    <w:name w:val="Medium Shading 1 Accent 3"/>
    <w:basedOn w:val="Tabel-Normal"/>
    <w:uiPriority w:val="63"/>
    <w:unhideWhenUsed/>
    <w:rsid w:val="000162D0"/>
    <w:pPr>
      <w:spacing w:line="240" w:lineRule="auto"/>
    </w:pPr>
    <w:tblPr>
      <w:tblStyleRowBandSize w:val="1"/>
      <w:tblStyleColBandSize w:val="1"/>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tcBorders>
      <w:shd w:val="clear" w:color="auto" w:fill="F0FFB4"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kygge1-fremhvningsfarve4">
    <w:name w:val="Medium Shading 1 Accent 4"/>
    <w:basedOn w:val="Tabel-Normal"/>
    <w:uiPriority w:val="63"/>
    <w:unhideWhenUsed/>
    <w:rsid w:val="000162D0"/>
    <w:pPr>
      <w:spacing w:line="240" w:lineRule="auto"/>
    </w:pPr>
    <w:tblPr>
      <w:tblStyleRowBandSize w:val="1"/>
      <w:tblStyleColBandSize w:val="1"/>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tcBorders>
      <w:shd w:val="clear" w:color="auto" w:fill="FFB1E1"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kygge1-fremhvningsfarve5">
    <w:name w:val="Medium Shading 1 Accent 5"/>
    <w:basedOn w:val="Tabel-Normal"/>
    <w:uiPriority w:val="63"/>
    <w:unhideWhenUsed/>
    <w:rsid w:val="000162D0"/>
    <w:pPr>
      <w:spacing w:line="240" w:lineRule="auto"/>
    </w:pPr>
    <w:tblPr>
      <w:tblStyleRowBandSize w:val="1"/>
      <w:tblStyleColBandSize w:val="1"/>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tcBorders>
      <w:shd w:val="clear" w:color="auto" w:fill="F7C8BF"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kygge1-fremhvningsfarve6">
    <w:name w:val="Medium Shading 1 Accent 6"/>
    <w:basedOn w:val="Tabel-Normal"/>
    <w:uiPriority w:val="63"/>
    <w:unhideWhenUsed/>
    <w:rsid w:val="000162D0"/>
    <w:pPr>
      <w:spacing w:line="240" w:lineRule="auto"/>
    </w:pPr>
    <w:tblPr>
      <w:tblStyleRowBandSize w:val="1"/>
      <w:tblStyleColBandSize w:val="1"/>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tcBorders>
      <w:shd w:val="clear" w:color="auto" w:fill="F3F3F1"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kygge2">
    <w:name w:val="Medium Shading 2"/>
    <w:basedOn w:val="Tabel-Normal"/>
    <w:uiPriority w:val="64"/>
    <w:unhideWhenUsed/>
    <w:rsid w:val="000162D0"/>
    <w:pPr>
      <w:spacing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unhideWhenUsed/>
    <w:rsid w:val="000162D0"/>
    <w:pPr>
      <w:spacing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unhideWhenUsed/>
    <w:rsid w:val="000162D0"/>
    <w:pPr>
      <w:spacing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unhideWhenUsed/>
    <w:rsid w:val="000162D0"/>
    <w:pPr>
      <w:spacing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unhideWhenUsed/>
    <w:rsid w:val="000162D0"/>
    <w:pPr>
      <w:spacing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unhideWhenUsed/>
    <w:rsid w:val="000162D0"/>
    <w:pPr>
      <w:spacing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unhideWhenUsed/>
    <w:rsid w:val="000162D0"/>
    <w:pPr>
      <w:spacing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Standardskrifttypeiafsnit"/>
    <w:uiPriority w:val="99"/>
    <w:semiHidden/>
    <w:rsid w:val="000162D0"/>
    <w:rPr>
      <w:color w:val="2B579A"/>
      <w:shd w:val="clear" w:color="auto" w:fill="E6E6E6"/>
      <w:lang w:val="da-DK"/>
    </w:rPr>
  </w:style>
  <w:style w:type="paragraph" w:styleId="Brevhoved">
    <w:name w:val="Message Header"/>
    <w:basedOn w:val="Normal"/>
    <w:link w:val="BrevhovedTegn"/>
    <w:uiPriority w:val="99"/>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overskrift">
    <w:name w:val="Note Heading"/>
    <w:basedOn w:val="Normal"/>
    <w:next w:val="Normal"/>
    <w:link w:val="NoteoverskriftTegn"/>
    <w:uiPriority w:val="99"/>
    <w:semiHidden/>
    <w:rsid w:val="000162D0"/>
    <w:pPr>
      <w:spacing w:line="240" w:lineRule="auto"/>
    </w:pPr>
  </w:style>
  <w:style w:type="character" w:customStyle="1" w:styleId="NoteoverskriftTegn">
    <w:name w:val="Noteoverskrift Tegn"/>
    <w:basedOn w:val="Standardskrifttypeiafsnit"/>
    <w:link w:val="Noteoverskrift"/>
    <w:uiPriority w:val="99"/>
    <w:semiHidden/>
    <w:rsid w:val="00A539A2"/>
    <w:rPr>
      <w:lang w:val="da-DK"/>
    </w:rPr>
  </w:style>
  <w:style w:type="table" w:styleId="Almindeligtabel1">
    <w:name w:val="Plain Table 1"/>
    <w:basedOn w:val="Tabel-Normal"/>
    <w:uiPriority w:val="41"/>
    <w:rsid w:val="000162D0"/>
    <w:pPr>
      <w:spacing w:line="240" w:lineRule="auto"/>
    </w:pPr>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Almindeligtabel2">
    <w:name w:val="Plain Table 2"/>
    <w:basedOn w:val="Tabel-Normal"/>
    <w:uiPriority w:val="42"/>
    <w:rsid w:val="000162D0"/>
    <w:pPr>
      <w:spacing w:line="240" w:lineRule="auto"/>
    </w:pPr>
    <w:tblPr>
      <w:tblStyleRowBandSize w:val="1"/>
      <w:tblStyleColBandSize w:val="1"/>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43"/>
    <w:rsid w:val="000162D0"/>
    <w:pPr>
      <w:spacing w:line="240" w:lineRule="auto"/>
    </w:pPr>
    <w:tblPr>
      <w:tblStyleRowBandSize w:val="1"/>
      <w:tblStyleColBandSize w:val="1"/>
    </w:tblPr>
    <w:tcPr>
      <w:tcBorders>
        <w:bottom w:val="single" w:sz="4" w:space="0" w:color="989898" w:themeColor="text1" w:themeTint="80"/>
        <w:right w:val="single" w:sz="4" w:space="0" w:color="989898"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0162D0"/>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Almindeligtabel5">
    <w:name w:val="Plain Table 5"/>
    <w:basedOn w:val="Tabel-Normal"/>
    <w:uiPriority w:val="45"/>
    <w:rsid w:val="000162D0"/>
    <w:pPr>
      <w:spacing w:line="240" w:lineRule="auto"/>
    </w:pPr>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0162D0"/>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A539A2"/>
    <w:rPr>
      <w:rFonts w:ascii="Consolas" w:hAnsi="Consolas"/>
      <w:sz w:val="21"/>
      <w:szCs w:val="21"/>
      <w:lang w:val="da-DK"/>
    </w:rPr>
  </w:style>
  <w:style w:type="paragraph" w:styleId="Starthilsen">
    <w:name w:val="Salutation"/>
    <w:basedOn w:val="Normal"/>
    <w:next w:val="Normal"/>
    <w:link w:val="StarthilsenTegn"/>
    <w:uiPriority w:val="99"/>
    <w:semiHidden/>
    <w:rsid w:val="000162D0"/>
  </w:style>
  <w:style w:type="character" w:customStyle="1" w:styleId="StarthilsenTegn">
    <w:name w:val="Starthilsen Tegn"/>
    <w:basedOn w:val="Standardskrifttypeiafsnit"/>
    <w:link w:val="Starthilsen"/>
    <w:uiPriority w:val="99"/>
    <w:semiHidden/>
    <w:rsid w:val="00A539A2"/>
    <w:rPr>
      <w:lang w:val="da-DK"/>
    </w:rPr>
  </w:style>
  <w:style w:type="character" w:customStyle="1" w:styleId="SmartHyperlink1">
    <w:name w:val="Smart Hyperlink1"/>
    <w:basedOn w:val="Standardskrifttypeiafsnit"/>
    <w:uiPriority w:val="99"/>
    <w:semiHidden/>
    <w:rsid w:val="000162D0"/>
    <w:rPr>
      <w:u w:val="dotted"/>
      <w:lang w:val="da-DK"/>
    </w:rPr>
  </w:style>
  <w:style w:type="table" w:styleId="Tabel-3D-effekter1">
    <w:name w:val="Table 3D effects 1"/>
    <w:basedOn w:val="Tabel-Normal"/>
    <w:uiPriority w:val="99"/>
    <w:semiHidden/>
    <w:unhideWhenUsed/>
    <w:rsid w:val="000162D0"/>
    <w:tblPr/>
    <w:tcPr>
      <w:tcBorders>
        <w:top w:val="single" w:sz="6" w:space="0" w:color="FFFFFF"/>
      </w:tcBorders>
      <w:shd w:val="solid" w:color="C0C0C0" w:fill="FFFFFF"/>
    </w:tcPr>
    <w:tblStylePr w:type="firstRow">
      <w:rPr>
        <w:b/>
        <w:bCs/>
        <w:color w:val="800080"/>
      </w:r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0162D0"/>
    <w:tblPr>
      <w:tblStyleRowBandSize w:val="1"/>
    </w:tblPr>
    <w:tcPr>
      <w:tcBorders>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0162D0"/>
    <w:tblPr/>
    <w:tblStylePr w:type="firstRow">
      <w:rPr>
        <w:b/>
        <w:bCs/>
      </w:rPr>
    </w:tblStylePr>
    <w:tblStylePr w:type="band1Vert">
      <w:rPr>
        <w:color w:val="auto"/>
      </w:rPr>
    </w:tblStylePr>
    <w:tblStylePr w:type="band2Vert">
      <w:rPr>
        <w:color w:val="auto"/>
      </w:rPr>
    </w:tblStylePr>
    <w:tblStylePr w:type="swCell">
      <w:rPr>
        <w:b/>
        <w:bCs/>
      </w:rPr>
    </w:tblStylePr>
  </w:style>
  <w:style w:type="table" w:styleId="Tabel-Klassisk1">
    <w:name w:val="Table Classic 1"/>
    <w:basedOn w:val="Tabel-Normal"/>
    <w:uiPriority w:val="99"/>
    <w:semiHidden/>
    <w:unhideWhenUsed/>
    <w:rsid w:val="000162D0"/>
    <w:tblPr/>
    <w:tcPr>
      <w:tcBorders>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0162D0"/>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0162D0"/>
    <w:rPr>
      <w:color w:val="000080"/>
    </w:rPr>
    <w:tblPr/>
    <w:tcPr>
      <w:tcBorders>
        <w:bottom w:val="single" w:sz="6" w:space="0" w:color="000000"/>
      </w:tcBorders>
      <w:shd w:val="solid" w:color="C0C0C0" w:fill="FFFFFF"/>
    </w:tcPr>
    <w:tblStylePr w:type="firstRow">
      <w:rPr>
        <w:b/>
        <w:bCs/>
        <w:i/>
        <w:iCs/>
        <w:color w:val="FFFFFF"/>
      </w:rPr>
    </w:tblStylePr>
    <w:tblStylePr w:type="lastRow">
      <w:rPr>
        <w:color w:val="000080"/>
      </w:rPr>
    </w:tblStylePr>
    <w:tblStylePr w:type="firstCol">
      <w:rPr>
        <w:b/>
        <w:bCs/>
        <w:color w:val="000000"/>
      </w:rPr>
    </w:tblStylePr>
  </w:style>
  <w:style w:type="table" w:styleId="Tabel-Klassisk4">
    <w:name w:val="Table Classic 4"/>
    <w:basedOn w:val="Tabel-Normal"/>
    <w:uiPriority w:val="99"/>
    <w:semiHidden/>
    <w:unhideWhenUsed/>
    <w:rsid w:val="000162D0"/>
    <w:tblPr/>
    <w:tcPr>
      <w:tcBorders>
        <w:bottom w:val="single" w:sz="6" w:space="0" w:color="000000"/>
      </w:tcBorders>
      <w:shd w:val="clear" w:color="auto" w:fill="auto"/>
    </w:tcPr>
    <w:tblStylePr w:type="firstRow">
      <w:rPr>
        <w:b/>
        <w:bCs/>
        <w:i/>
        <w:iCs/>
        <w:color w:val="FFFFFF"/>
      </w:r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0162D0"/>
    <w:rPr>
      <w:color w:val="FFFFFF"/>
    </w:rPr>
    <w:tblPr/>
    <w:tblStylePr w:type="firstRow">
      <w:rPr>
        <w:b/>
        <w:bCs/>
        <w:i/>
        <w:iCs/>
      </w:rPr>
    </w:tblStylePr>
    <w:tblStylePr w:type="firstCol">
      <w:rPr>
        <w:b/>
        <w:bCs/>
        <w:i/>
        <w:iCs/>
      </w:rPr>
    </w:tblStylePr>
    <w:tblStylePr w:type="swCell">
      <w:rPr>
        <w:b/>
        <w:bCs/>
        <w:i w:val="0"/>
        <w:iCs w:val="0"/>
      </w:rPr>
    </w:tblStylePr>
  </w:style>
  <w:style w:type="table" w:styleId="Tabel-Farvet2">
    <w:name w:val="Table Colorful 2"/>
    <w:basedOn w:val="Tabel-Normal"/>
    <w:uiPriority w:val="99"/>
    <w:semiHidden/>
    <w:unhideWhenUsed/>
    <w:rsid w:val="000162D0"/>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0162D0"/>
    <w:tblPr/>
    <w:tblStylePr w:type="nwCell">
      <w:rPr>
        <w:b/>
        <w:bCs/>
        <w:color w:val="FFFFFF"/>
      </w:rPr>
    </w:tblStylePr>
  </w:style>
  <w:style w:type="table" w:styleId="Tabel-Spalter1">
    <w:name w:val="Table Columns 1"/>
    <w:basedOn w:val="Tabel-Normal"/>
    <w:uiPriority w:val="99"/>
    <w:semiHidden/>
    <w:unhideWhenUsed/>
    <w:rsid w:val="000162D0"/>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0162D0"/>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Spalter4">
    <w:name w:val="Table Columns 4"/>
    <w:basedOn w:val="Tabel-Normal"/>
    <w:uiPriority w:val="99"/>
    <w:semiHidden/>
    <w:unhideWhenUsed/>
    <w:rsid w:val="000162D0"/>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StylePr>
    <w:tblStylePr w:type="band1Vert">
      <w:rPr>
        <w:color w:val="auto"/>
      </w:rPr>
    </w:tblStylePr>
    <w:tblStylePr w:type="band2Vert">
      <w:rPr>
        <w:color w:val="auto"/>
      </w:rPr>
    </w:tblStylePr>
  </w:style>
  <w:style w:type="table" w:styleId="Tabel-Spalter5">
    <w:name w:val="Table Columns 5"/>
    <w:basedOn w:val="Tabel-Normal"/>
    <w:uiPriority w:val="99"/>
    <w:semiHidden/>
    <w:unhideWhenUsed/>
    <w:rsid w:val="000162D0"/>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StylePr>
    <w:tblStylePr w:type="band1Vert">
      <w:rPr>
        <w:color w:val="auto"/>
      </w:rPr>
    </w:tblStylePr>
    <w:tblStylePr w:type="band2Vert">
      <w:rPr>
        <w:color w:val="auto"/>
      </w:rPr>
    </w:tblStylePr>
  </w:style>
  <w:style w:type="table" w:styleId="Tabel-Moderne">
    <w:name w:val="Table Contemporary"/>
    <w:basedOn w:val="Tabel-Normal"/>
    <w:uiPriority w:val="99"/>
    <w:semiHidden/>
    <w:unhideWhenUsed/>
    <w:rsid w:val="000162D0"/>
    <w:tblPr/>
    <w:tblStylePr w:type="firstRow">
      <w:rPr>
        <w:b/>
        <w:bCs/>
        <w:color w:val="auto"/>
      </w:rPr>
    </w:tblStylePr>
    <w:tblStylePr w:type="band1Horz">
      <w:rPr>
        <w:color w:val="auto"/>
      </w:rPr>
    </w:tblStylePr>
    <w:tblStylePr w:type="band2Horz">
      <w:rPr>
        <w:color w:val="auto"/>
      </w:rPr>
    </w:tblStylePr>
  </w:style>
  <w:style w:type="table" w:styleId="Tabel-Elegant">
    <w:name w:val="Table Elegant"/>
    <w:basedOn w:val="Tabel-Normal"/>
    <w:uiPriority w:val="99"/>
    <w:semiHidden/>
    <w:unhideWhenUsed/>
    <w:rsid w:val="000162D0"/>
    <w:tblPr/>
    <w:tblStylePr w:type="firstRow">
      <w:rPr>
        <w:caps/>
        <w:color w:val="auto"/>
      </w:rPr>
    </w:tblStylePr>
  </w:style>
  <w:style w:type="table" w:styleId="Tabel-Gitter1">
    <w:name w:val="Table Grid 1"/>
    <w:basedOn w:val="Tabel-Normal"/>
    <w:uiPriority w:val="99"/>
    <w:semiHidden/>
    <w:unhideWhenUsed/>
    <w:rsid w:val="000162D0"/>
    <w:tblPr/>
    <w:tblStylePr w:type="lastRow">
      <w:rPr>
        <w:i/>
        <w:iCs/>
      </w:rPr>
    </w:tblStylePr>
    <w:tblStylePr w:type="lastCol">
      <w:rPr>
        <w:i/>
        <w:iCs/>
      </w:rPr>
    </w:tblStylePr>
  </w:style>
  <w:style w:type="table" w:styleId="Tabel-Gitter2">
    <w:name w:val="Table Grid 2"/>
    <w:basedOn w:val="Tabel-Normal"/>
    <w:uiPriority w:val="99"/>
    <w:semiHidden/>
    <w:unhideWhenUsed/>
    <w:rsid w:val="000162D0"/>
    <w:tblPr/>
    <w:tcPr>
      <w:shd w:val="clear" w:color="auto" w:fill="auto"/>
    </w:tcPr>
    <w:tblStylePr w:type="firstRow">
      <w:rPr>
        <w:b/>
        <w:bCs/>
      </w:rPr>
    </w:tblStylePr>
    <w:tblStylePr w:type="lastRow">
      <w:rPr>
        <w:b/>
        <w:bCs/>
      </w:rPr>
    </w:tblStylePr>
    <w:tblStylePr w:type="firstCol">
      <w:rPr>
        <w:b/>
        <w:bCs/>
      </w:rPr>
    </w:tblStylePr>
    <w:tblStylePr w:type="lastCol">
      <w:rPr>
        <w:b/>
        <w:bCs/>
      </w:rPr>
    </w:tblStylePr>
  </w:style>
  <w:style w:type="table" w:styleId="Tabel-Gitter3">
    <w:name w:val="Table Grid 3"/>
    <w:basedOn w:val="Tabel-Normal"/>
    <w:uiPriority w:val="99"/>
    <w:semiHidden/>
    <w:unhideWhenUsed/>
    <w:rsid w:val="000162D0"/>
    <w:tblPr/>
    <w:tcPr>
      <w:tcBorders>
        <w:bottom w:val="single" w:sz="6" w:space="0" w:color="000000"/>
      </w:tcBorders>
      <w:shd w:val="clear" w:color="auto" w:fill="auto"/>
    </w:tcPr>
    <w:tblStylePr w:type="lastRow">
      <w:rPr>
        <w:b/>
        <w:bCs/>
      </w:rPr>
    </w:tblStylePr>
    <w:tblStylePr w:type="lastCol">
      <w:rPr>
        <w:b/>
        <w:bCs/>
      </w:rPr>
    </w:tblStylePr>
  </w:style>
  <w:style w:type="table" w:styleId="Tabel-Gitter4">
    <w:name w:val="Table Grid 4"/>
    <w:basedOn w:val="Tabel-Normal"/>
    <w:uiPriority w:val="99"/>
    <w:semiHidden/>
    <w:unhideWhenUsed/>
    <w:rsid w:val="000162D0"/>
    <w:tblPr/>
    <w:tblStylePr w:type="firstRow">
      <w:rPr>
        <w:color w:val="auto"/>
      </w:rPr>
    </w:tblStylePr>
    <w:tblStylePr w:type="lastRow">
      <w:rPr>
        <w:b/>
        <w:bCs/>
        <w:color w:val="auto"/>
      </w:rPr>
    </w:tblStylePr>
    <w:tblStylePr w:type="lastCol">
      <w:rPr>
        <w:b/>
        <w:bCs/>
        <w:color w:val="auto"/>
      </w:rPr>
    </w:tblStylePr>
  </w:style>
  <w:style w:type="table" w:styleId="Tabel-Gitter5">
    <w:name w:val="Table Grid 5"/>
    <w:basedOn w:val="Tabel-Normal"/>
    <w:uiPriority w:val="99"/>
    <w:semiHidden/>
    <w:unhideWhenUsed/>
    <w:rsid w:val="000162D0"/>
    <w:tblPr/>
    <w:tblStylePr w:type="lastRow">
      <w:rPr>
        <w:b/>
        <w:bCs/>
      </w:rPr>
    </w:tblStylePr>
    <w:tblStylePr w:type="lastCol">
      <w:rPr>
        <w:b/>
        <w:bCs/>
      </w:rPr>
    </w:tblStylePr>
  </w:style>
  <w:style w:type="table" w:styleId="Tabel-Gitter6">
    <w:name w:val="Table Grid 6"/>
    <w:basedOn w:val="Tabel-Normal"/>
    <w:uiPriority w:val="99"/>
    <w:semiHidden/>
    <w:unhideWhenUsed/>
    <w:rsid w:val="000162D0"/>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0162D0"/>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0162D0"/>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StylePr>
  </w:style>
  <w:style w:type="table" w:styleId="Tabelgitter-lys">
    <w:name w:val="Grid Table Light"/>
    <w:basedOn w:val="Tabel-Normal"/>
    <w:uiPriority w:val="40"/>
    <w:rsid w:val="000162D0"/>
    <w:pPr>
      <w:spacing w:line="240" w:lineRule="auto"/>
    </w:pPr>
    <w:tblPr/>
  </w:style>
  <w:style w:type="table" w:styleId="Tabel-Liste1">
    <w:name w:val="Table List 1"/>
    <w:basedOn w:val="Tabel-Normal"/>
    <w:uiPriority w:val="99"/>
    <w:semiHidden/>
    <w:unhideWhenUsed/>
    <w:rsid w:val="000162D0"/>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0162D0"/>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0162D0"/>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0162D0"/>
    <w:tblPr/>
    <w:tblStylePr w:type="firstRow">
      <w:rPr>
        <w:b/>
        <w:bCs/>
        <w:color w:val="FFFFFF"/>
      </w:rPr>
    </w:tblStylePr>
  </w:style>
  <w:style w:type="table" w:styleId="Tabel-Liste5">
    <w:name w:val="Table List 5"/>
    <w:basedOn w:val="Tabel-Normal"/>
    <w:uiPriority w:val="99"/>
    <w:semiHidden/>
    <w:unhideWhenUsed/>
    <w:rsid w:val="000162D0"/>
    <w:tblPr/>
    <w:tblStylePr w:type="firstRow">
      <w:rPr>
        <w:b/>
        <w:bCs/>
      </w:rPr>
    </w:tblStylePr>
    <w:tblStylePr w:type="firstCol">
      <w:rPr>
        <w:b/>
        <w:bCs/>
      </w:rPr>
    </w:tblStylePr>
  </w:style>
  <w:style w:type="table" w:styleId="Tabel-Liste6">
    <w:name w:val="Table List 6"/>
    <w:basedOn w:val="Tabel-Normal"/>
    <w:uiPriority w:val="99"/>
    <w:semiHidden/>
    <w:unhideWhenUsed/>
    <w:rsid w:val="000162D0"/>
    <w:tblPr>
      <w:tblStyleRowBandSize w:val="1"/>
    </w:tblPr>
    <w:tcPr>
      <w:tcBorders>
        <w:right w:val="single" w:sz="12" w:space="0" w:color="000000"/>
      </w:tcBorders>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StylePr>
  </w:style>
  <w:style w:type="table" w:styleId="Tabel-Liste7">
    <w:name w:val="Table List 7"/>
    <w:basedOn w:val="Tabel-Normal"/>
    <w:uiPriority w:val="99"/>
    <w:semiHidden/>
    <w:unhideWhenUsed/>
    <w:rsid w:val="000162D0"/>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Liste8">
    <w:name w:val="Table List 8"/>
    <w:basedOn w:val="Tabel-Normal"/>
    <w:uiPriority w:val="99"/>
    <w:semiHidden/>
    <w:unhideWhenUsed/>
    <w:rsid w:val="000162D0"/>
    <w:tblPr>
      <w:tblStyleRowBandSize w:val="1"/>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0162D0"/>
    <w:tblPr/>
    <w:tcPr>
      <w:shd w:val="clear" w:color="auto" w:fill="auto"/>
    </w:tcPr>
    <w:tblStylePr w:type="firstRow">
      <w:rPr>
        <w:b/>
        <w:bCs/>
        <w:color w:val="auto"/>
      </w:rPr>
    </w:tblStylePr>
  </w:style>
  <w:style w:type="table" w:styleId="Tabel-Enkelt1">
    <w:name w:val="Table Simple 1"/>
    <w:basedOn w:val="Tabel-Normal"/>
    <w:uiPriority w:val="99"/>
    <w:semiHidden/>
    <w:unhideWhenUsed/>
    <w:rsid w:val="000162D0"/>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0162D0"/>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el-Enkelt3">
    <w:name w:val="Table Simple 3"/>
    <w:basedOn w:val="Tabel-Normal"/>
    <w:uiPriority w:val="99"/>
    <w:semiHidden/>
    <w:unhideWhenUsed/>
    <w:rsid w:val="000162D0"/>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0162D0"/>
    <w:tblPr>
      <w:tblStyleRowBandSize w:val="1"/>
    </w:tblPr>
    <w:tcPr>
      <w:tcBorders>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0162D0"/>
    <w:tblPr/>
    <w:tcPr>
      <w:tcBorders>
        <w:top w:val="single" w:sz="12" w:space="0" w:color="000000"/>
        <w:left w:val="single" w:sz="12" w:space="0" w:color="000000"/>
        <w:bottom w:val="single" w:sz="12" w:space="0" w:color="000000"/>
      </w:tcBorders>
      <w:shd w:val="pct25" w:color="80800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0162D0"/>
    <w:tblPr/>
  </w:style>
  <w:style w:type="table" w:styleId="Tabel-Web1">
    <w:name w:val="Table Web 1"/>
    <w:basedOn w:val="Tabel-Normal"/>
    <w:uiPriority w:val="99"/>
    <w:semiHidden/>
    <w:unhideWhenUsed/>
    <w:rsid w:val="000162D0"/>
    <w:tblPr/>
    <w:tblStylePr w:type="firstRow">
      <w:rPr>
        <w:color w:val="auto"/>
      </w:rPr>
    </w:tblStylePr>
  </w:style>
  <w:style w:type="table" w:styleId="Tabel-Web2">
    <w:name w:val="Table Web 2"/>
    <w:basedOn w:val="Tabel-Normal"/>
    <w:uiPriority w:val="99"/>
    <w:semiHidden/>
    <w:unhideWhenUsed/>
    <w:rsid w:val="000162D0"/>
    <w:tblPr/>
    <w:tblStylePr w:type="firstRow">
      <w:rPr>
        <w:color w:val="auto"/>
      </w:rPr>
    </w:tblStylePr>
  </w:style>
  <w:style w:type="table" w:styleId="Tabel-Web3">
    <w:name w:val="Table Web 3"/>
    <w:basedOn w:val="Tabel-Normal"/>
    <w:uiPriority w:val="99"/>
    <w:semiHidden/>
    <w:unhideWhenUsed/>
    <w:rsid w:val="000162D0"/>
    <w:tblPr/>
    <w:tblStylePr w:type="firstRow">
      <w:rPr>
        <w:color w:val="auto"/>
      </w:rPr>
    </w:tblStylePr>
  </w:style>
  <w:style w:type="character" w:customStyle="1" w:styleId="UnresolvedMention1">
    <w:name w:val="Unresolved Mention1"/>
    <w:basedOn w:val="Standardskrifttypeiafsni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el-Normal"/>
    <w:uiPriority w:val="99"/>
    <w:rsid w:val="00FE4348"/>
    <w:pPr>
      <w:spacing w:before="20" w:after="20" w:line="200" w:lineRule="atLeast"/>
      <w:ind w:left="57" w:right="113"/>
    </w:pPr>
    <w:rPr>
      <w:sz w:val="14"/>
    </w:rPr>
    <w:tblPr>
      <w:tblStyleColBandSize w:val="1"/>
    </w:tblPr>
    <w:tcPr>
      <w:shd w:val="clear" w:color="auto" w:fill="F1F1ED"/>
    </w:tcPr>
    <w:tblStylePr w:type="firstRow">
      <w:rPr>
        <w:color w:val="auto"/>
      </w:rPr>
      <w:tblPr/>
      <w:tcPr>
        <w:tcBorders>
          <w:bottom w:val="single" w:sz="4" w:space="0" w:color="6D6E71"/>
        </w:tcBorders>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Indholdsfortegnelse4Tegn">
    <w:name w:val="Indholdsfortegnelse 4 Tegn"/>
    <w:basedOn w:val="Standardskrifttypeiafsnit"/>
    <w:link w:val="Indholdsfortegnelse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Standardskrifttypeiafsni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Standardskrifttypeiafsni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2"/>
      </w:numPr>
      <w:spacing w:before="0"/>
      <w:outlineLvl w:val="7"/>
    </w:pPr>
  </w:style>
  <w:style w:type="paragraph" w:customStyle="1" w:styleId="TOCHeading-Indent">
    <w:name w:val="TOC Heading - Indent"/>
    <w:basedOn w:val="Overskrift"/>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3"/>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4"/>
      </w:numPr>
    </w:pPr>
    <w:rPr>
      <w:rFonts w:eastAsia="Times New Roman" w:cs="Times New Roman"/>
      <w:lang w:eastAsia="da-DK"/>
    </w:rPr>
  </w:style>
  <w:style w:type="character" w:customStyle="1" w:styleId="ListeafsnitTegn">
    <w:name w:val="Listeafsnit Tegn"/>
    <w:basedOn w:val="Standardskrifttypeiafsnit"/>
    <w:link w:val="Listeafsnit"/>
    <w:uiPriority w:val="34"/>
    <w:rsid w:val="00017B70"/>
  </w:style>
  <w:style w:type="paragraph" w:customStyle="1" w:styleId="Standardoverskrift">
    <w:name w:val="Standardoverskrift"/>
    <w:basedOn w:val="Normal"/>
    <w:next w:val="Normal"/>
    <w:uiPriority w:val="99"/>
    <w:rsid w:val="00501F08"/>
    <w:pPr>
      <w:spacing w:line="360" w:lineRule="auto"/>
      <w:jc w:val="both"/>
    </w:pPr>
    <w:rPr>
      <w:rFonts w:eastAsia="Times New Roman" w:cs="Times New Roman"/>
      <w:b/>
      <w:smallCaps/>
      <w:spacing w:val="6"/>
      <w:sz w:val="22"/>
      <w:szCs w:val="24"/>
      <w:lang w:eastAsia="da-DK"/>
    </w:rPr>
  </w:style>
  <w:style w:type="paragraph" w:customStyle="1" w:styleId="Bilagstitel">
    <w:name w:val="Bilagstitel"/>
    <w:next w:val="Normal"/>
    <w:uiPriority w:val="99"/>
    <w:rsid w:val="00B04C64"/>
    <w:pPr>
      <w:spacing w:after="240" w:line="240" w:lineRule="auto"/>
    </w:pPr>
    <w:rPr>
      <w:rFonts w:eastAsia="Times New Roman" w:cs="Times New Roman"/>
      <w:b/>
      <w:bCs/>
      <w:smallCaps/>
      <w:spacing w:val="6"/>
      <w:kern w:val="28"/>
      <w:sz w:val="22"/>
      <w:szCs w:val="32"/>
      <w:lang w:val="en-GB" w:eastAsia="da-DK"/>
    </w:rPr>
  </w:style>
  <w:style w:type="paragraph" w:customStyle="1" w:styleId="RamBullet1">
    <w:name w:val="Ram Bullet 1"/>
    <w:basedOn w:val="Normal"/>
    <w:uiPriority w:val="99"/>
    <w:rsid w:val="00B04C64"/>
    <w:pPr>
      <w:numPr>
        <w:numId w:val="15"/>
      </w:numPr>
      <w:spacing w:line="288" w:lineRule="auto"/>
    </w:pPr>
    <w:rPr>
      <w:rFonts w:eastAsia="Times New Roman" w:cs="Times New Roman"/>
      <w:szCs w:val="20"/>
      <w:lang w:val="en-GB"/>
    </w:rPr>
  </w:style>
  <w:style w:type="paragraph" w:customStyle="1" w:styleId="RamBullet2">
    <w:name w:val="Ram Bullet 2"/>
    <w:basedOn w:val="Normal"/>
    <w:uiPriority w:val="99"/>
    <w:rsid w:val="00B04C64"/>
    <w:pPr>
      <w:numPr>
        <w:ilvl w:val="1"/>
        <w:numId w:val="15"/>
      </w:numPr>
      <w:spacing w:line="288" w:lineRule="auto"/>
    </w:pPr>
    <w:rPr>
      <w:rFonts w:eastAsia="Times New Roman" w:cs="Times New Roman"/>
      <w:szCs w:val="20"/>
      <w:lang w:val="en-GB"/>
    </w:rPr>
  </w:style>
  <w:style w:type="paragraph" w:customStyle="1" w:styleId="RamBullet3">
    <w:name w:val="Ram Bullet 3"/>
    <w:basedOn w:val="Normal"/>
    <w:uiPriority w:val="99"/>
    <w:rsid w:val="00B04C64"/>
    <w:pPr>
      <w:numPr>
        <w:ilvl w:val="2"/>
        <w:numId w:val="15"/>
      </w:numPr>
      <w:spacing w:line="288" w:lineRule="auto"/>
    </w:pPr>
    <w:rPr>
      <w:rFonts w:eastAsia="Times New Roman" w:cs="Times New Roman"/>
      <w:szCs w:val="20"/>
      <w:lang w:val="en-GB"/>
    </w:rPr>
  </w:style>
  <w:style w:type="paragraph" w:customStyle="1" w:styleId="RamBullet4">
    <w:name w:val="Ram Bullet 4"/>
    <w:basedOn w:val="Normal"/>
    <w:uiPriority w:val="99"/>
    <w:rsid w:val="00B04C64"/>
    <w:pPr>
      <w:numPr>
        <w:ilvl w:val="3"/>
        <w:numId w:val="15"/>
      </w:numPr>
      <w:spacing w:line="288" w:lineRule="auto"/>
    </w:pPr>
    <w:rPr>
      <w:rFonts w:eastAsia="Times New Roman" w:cs="Times New Roman"/>
      <w:szCs w:val="20"/>
      <w:lang w:val="en-GB"/>
    </w:rPr>
  </w:style>
  <w:style w:type="paragraph" w:customStyle="1" w:styleId="RamBullet5">
    <w:name w:val="Ram Bullet 5"/>
    <w:basedOn w:val="Normal"/>
    <w:uiPriority w:val="99"/>
    <w:rsid w:val="00B04C64"/>
    <w:pPr>
      <w:numPr>
        <w:ilvl w:val="4"/>
        <w:numId w:val="15"/>
      </w:numPr>
      <w:spacing w:line="288" w:lineRule="auto"/>
    </w:pPr>
    <w:rPr>
      <w:rFonts w:eastAsia="Times New Roman" w:cs="Times New Roman"/>
      <w:szCs w:val="20"/>
      <w:lang w:val="en-GB"/>
    </w:rPr>
  </w:style>
  <w:style w:type="paragraph" w:customStyle="1" w:styleId="RamBullet6">
    <w:name w:val="Ram Bullet 6"/>
    <w:basedOn w:val="Normal"/>
    <w:uiPriority w:val="99"/>
    <w:rsid w:val="00B04C64"/>
    <w:pPr>
      <w:numPr>
        <w:ilvl w:val="5"/>
        <w:numId w:val="15"/>
      </w:numPr>
      <w:spacing w:line="288" w:lineRule="auto"/>
    </w:pPr>
    <w:rPr>
      <w:rFonts w:eastAsia="Times New Roman" w:cs="Times New Roman"/>
      <w:szCs w:val="20"/>
      <w:lang w:val="en-GB"/>
    </w:rPr>
  </w:style>
  <w:style w:type="paragraph" w:customStyle="1" w:styleId="RamBullet7">
    <w:name w:val="Ram Bullet 7"/>
    <w:basedOn w:val="Normal"/>
    <w:uiPriority w:val="99"/>
    <w:rsid w:val="00B04C64"/>
    <w:pPr>
      <w:numPr>
        <w:ilvl w:val="6"/>
        <w:numId w:val="15"/>
      </w:numPr>
      <w:spacing w:line="288" w:lineRule="auto"/>
    </w:pPr>
    <w:rPr>
      <w:rFonts w:eastAsia="Times New Roman" w:cs="Times New Roman"/>
      <w:szCs w:val="20"/>
      <w:lang w:val="en-GB"/>
    </w:rPr>
  </w:style>
  <w:style w:type="paragraph" w:customStyle="1" w:styleId="RamBullet8">
    <w:name w:val="Ram Bullet 8"/>
    <w:basedOn w:val="Normal"/>
    <w:uiPriority w:val="99"/>
    <w:rsid w:val="00B04C64"/>
    <w:pPr>
      <w:numPr>
        <w:ilvl w:val="7"/>
        <w:numId w:val="15"/>
      </w:numPr>
      <w:spacing w:line="288" w:lineRule="auto"/>
    </w:pPr>
    <w:rPr>
      <w:rFonts w:eastAsia="Times New Roman" w:cs="Times New Roman"/>
      <w:szCs w:val="20"/>
      <w:lang w:val="en-GB"/>
    </w:rPr>
  </w:style>
  <w:style w:type="paragraph" w:customStyle="1" w:styleId="RamBullet9">
    <w:name w:val="Ram Bullet 9"/>
    <w:basedOn w:val="Normal"/>
    <w:uiPriority w:val="99"/>
    <w:rsid w:val="00B04C64"/>
    <w:pPr>
      <w:numPr>
        <w:ilvl w:val="8"/>
        <w:numId w:val="15"/>
      </w:numPr>
      <w:spacing w:line="288" w:lineRule="auto"/>
    </w:pPr>
    <w:rPr>
      <w:rFonts w:eastAsia="Times New Roman" w:cs="Times New Roman"/>
      <w:szCs w:val="20"/>
      <w:lang w:val="en-GB"/>
    </w:rPr>
  </w:style>
  <w:style w:type="paragraph" w:customStyle="1" w:styleId="HeaderSmall">
    <w:name w:val="HeaderSmall"/>
    <w:basedOn w:val="Normal"/>
    <w:next w:val="Normal"/>
    <w:uiPriority w:val="99"/>
    <w:rsid w:val="00B04C64"/>
    <w:pPr>
      <w:keepNext/>
      <w:spacing w:line="240" w:lineRule="auto"/>
    </w:pPr>
    <w:rPr>
      <w:rFonts w:ascii="Arial" w:eastAsia="Times New Roman" w:hAnsi="Arial" w:cs="Times New Roman"/>
      <w:b/>
      <w:sz w:val="20"/>
      <w:szCs w:val="20"/>
      <w:lang w:val="en-GB"/>
    </w:rPr>
  </w:style>
  <w:style w:type="paragraph" w:styleId="Korrektur">
    <w:name w:val="Revision"/>
    <w:hidden/>
    <w:uiPriority w:val="99"/>
    <w:semiHidden/>
    <w:rsid w:val="00B04C64"/>
    <w:pPr>
      <w:spacing w:line="240" w:lineRule="auto"/>
    </w:pPr>
    <w:rPr>
      <w:rFonts w:eastAsia="Times New Roman" w:cs="Times New Roman"/>
      <w:spacing w:val="6"/>
      <w:szCs w:val="24"/>
      <w:lang w:eastAsia="da-DK"/>
    </w:rPr>
  </w:style>
  <w:style w:type="character" w:styleId="Ulstomtale">
    <w:name w:val="Unresolved Mention"/>
    <w:basedOn w:val="Standardskrifttypeiafsnit"/>
    <w:uiPriority w:val="99"/>
    <w:semiHidden/>
    <w:unhideWhenUsed/>
    <w:rsid w:val="002F4355"/>
    <w:rPr>
      <w:color w:val="605E5C"/>
      <w:shd w:val="clear" w:color="auto" w:fill="E1DFDD"/>
    </w:rPr>
  </w:style>
  <w:style w:type="paragraph" w:customStyle="1" w:styleId="Requirement">
    <w:name w:val="Requirement"/>
    <w:basedOn w:val="Normal"/>
    <w:link w:val="RequirementTegn"/>
    <w:qFormat/>
    <w:rsid w:val="00CC235E"/>
    <w:pPr>
      <w:numPr>
        <w:numId w:val="21"/>
      </w:numPr>
      <w:spacing w:after="120" w:line="360" w:lineRule="auto"/>
      <w:jc w:val="both"/>
    </w:pPr>
    <w:rPr>
      <w:rFonts w:eastAsia="Times New Roman" w:cs="Times New Roman"/>
      <w:spacing w:val="6"/>
      <w:szCs w:val="24"/>
      <w:lang w:val="en-GB" w:eastAsia="da-DK"/>
    </w:rPr>
  </w:style>
  <w:style w:type="character" w:customStyle="1" w:styleId="RequirementTegn">
    <w:name w:val="Requirement Tegn"/>
    <w:basedOn w:val="Standardskrifttypeiafsnit"/>
    <w:link w:val="Requirement"/>
    <w:rsid w:val="00CC235E"/>
    <w:rPr>
      <w:rFonts w:eastAsia="Times New Roman" w:cs="Times New Roman"/>
      <w:spacing w:val="6"/>
      <w:szCs w:val="24"/>
      <w:lang w:val="en-GB" w:eastAsia="da-DK"/>
    </w:rPr>
  </w:style>
  <w:style w:type="character" w:customStyle="1" w:styleId="BilledtekstTegn">
    <w:name w:val="Billedtekst Tegn"/>
    <w:link w:val="Billedtekst"/>
    <w:locked/>
    <w:rsid w:val="00B936E1"/>
    <w:rPr>
      <w:b/>
      <w:bCs/>
      <w:color w:val="009DF0" w:themeColor="text2"/>
      <w:sz w:val="14"/>
    </w:rPr>
  </w:style>
  <w:style w:type="character" w:customStyle="1" w:styleId="Omtal1">
    <w:name w:val="Omtal1"/>
    <w:basedOn w:val="Standardskrifttypeiafsnit"/>
    <w:uiPriority w:val="99"/>
    <w:unhideWhenUsed/>
    <w:rsid w:val="003D1082"/>
    <w:rPr>
      <w:color w:val="2B579A"/>
      <w:shd w:val="clear" w:color="auto" w:fill="E6E6E6"/>
    </w:rPr>
  </w:style>
  <w:style w:type="character" w:styleId="Omtal">
    <w:name w:val="Mention"/>
    <w:basedOn w:val="Standardskrifttypeiafsnit"/>
    <w:uiPriority w:val="99"/>
    <w:unhideWhenUsed/>
    <w:rsid w:val="00CB2C9C"/>
    <w:rPr>
      <w:color w:val="2B579A"/>
      <w:shd w:val="clear" w:color="auto" w:fill="E6E6E6"/>
    </w:rPr>
  </w:style>
  <w:style w:type="character" w:customStyle="1" w:styleId="normaltextrun">
    <w:name w:val="normaltextrun"/>
    <w:basedOn w:val="Standardskrifttypeiafsnit"/>
    <w:rsid w:val="00C82BA5"/>
  </w:style>
  <w:style w:type="paragraph" w:customStyle="1" w:styleId="paragraph">
    <w:name w:val="paragraph"/>
    <w:basedOn w:val="Normal"/>
    <w:rsid w:val="00C82BA5"/>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eop">
    <w:name w:val="eop"/>
    <w:basedOn w:val="Standardskrifttypeiafsnit"/>
    <w:rsid w:val="00C82BA5"/>
  </w:style>
  <w:style w:type="paragraph" w:customStyle="1" w:styleId="Template-Dato">
    <w:name w:val="Template - Dato"/>
    <w:basedOn w:val="Normal"/>
    <w:uiPriority w:val="8"/>
    <w:semiHidden/>
    <w:rsid w:val="2F74EB88"/>
    <w:rPr>
      <w:b/>
      <w:bCs/>
      <w:noProof/>
      <w:color w:val="5F5F5F"/>
      <w:sz w:val="16"/>
      <w:szCs w:val="16"/>
    </w:rPr>
  </w:style>
  <w:style w:type="paragraph" w:customStyle="1" w:styleId="Template-Adresse">
    <w:name w:val="Template - Adresse"/>
    <w:basedOn w:val="Normal"/>
    <w:uiPriority w:val="8"/>
    <w:semiHidden/>
    <w:rsid w:val="2F74EB88"/>
    <w:pPr>
      <w:tabs>
        <w:tab w:val="left" w:pos="567"/>
      </w:tabs>
    </w:pPr>
    <w:rPr>
      <w:noProof/>
      <w:color w:val="5F5F5F"/>
      <w:sz w:val="16"/>
      <w:szCs w:val="16"/>
    </w:rPr>
  </w:style>
  <w:style w:type="paragraph" w:customStyle="1" w:styleId="FTdagsordenmpapirtekst">
    <w:name w:val="FT dagsorden mpapir tekst"/>
    <w:basedOn w:val="Normal"/>
    <w:uiPriority w:val="1"/>
    <w:rsid w:val="2F74EB88"/>
    <w:rPr>
      <w:rFonts w:ascii="Arial" w:eastAsia="Times New Roman" w:hAnsi="Arial" w:cs="Times New Roman"/>
      <w:sz w:val="24"/>
      <w:szCs w:val="24"/>
    </w:rPr>
  </w:style>
  <w:style w:type="paragraph" w:customStyle="1" w:styleId="FTdagsordendoptitelfed">
    <w:name w:val="FT dagsorden dop titel fed"/>
    <w:basedOn w:val="Normal"/>
    <w:next w:val="FTdagsordenmpapirtekst"/>
    <w:uiPriority w:val="1"/>
    <w:rsid w:val="2F74EB88"/>
    <w:pPr>
      <w:keepNext/>
    </w:pPr>
    <w:rPr>
      <w:rFonts w:ascii="Arial" w:eastAsia="Times New Roman" w:hAnsi="Arial" w:cs="Times New Roman"/>
      <w:b/>
      <w:bCs/>
      <w:sz w:val="24"/>
      <w:szCs w:val="24"/>
    </w:rPr>
  </w:style>
  <w:style w:type="paragraph" w:customStyle="1" w:styleId="FTdagsordenmpapirtitel">
    <w:name w:val="FT dagsorden mpapir titel"/>
    <w:basedOn w:val="Normal"/>
    <w:next w:val="FTdagsordendoptitelfed"/>
    <w:uiPriority w:val="1"/>
    <w:rsid w:val="2F74EB88"/>
    <w:pPr>
      <w:keepNext/>
      <w:tabs>
        <w:tab w:val="right" w:pos="9072"/>
      </w:tabs>
    </w:pPr>
    <w:rPr>
      <w:rFonts w:ascii="Arial" w:eastAsia="Times New Roman" w:hAnsi="Arial" w:cs="Times New Roman"/>
      <w:b/>
      <w:bCs/>
      <w:sz w:val="24"/>
      <w:szCs w:val="24"/>
    </w:rPr>
  </w:style>
  <w:style w:type="paragraph" w:customStyle="1" w:styleId="Normalindryk">
    <w:name w:val="Normal indryk"/>
    <w:basedOn w:val="Normal"/>
    <w:uiPriority w:val="1"/>
    <w:rsid w:val="2F74EB88"/>
    <w:pPr>
      <w:spacing w:line="280" w:lineRule="exact"/>
      <w:ind w:left="1134"/>
    </w:pPr>
    <w:rPr>
      <w:rFonts w:ascii="Arial" w:eastAsia="Times New Roman" w:hAnsi="Arial" w:cs="Times New Roman"/>
      <w:sz w:val="24"/>
      <w:szCs w:val="24"/>
    </w:rPr>
  </w:style>
  <w:style w:type="character" w:customStyle="1" w:styleId="CommentReference1">
    <w:name w:val="Comment Reference1"/>
    <w:basedOn w:val="Standardskrifttypeiafsnit"/>
    <w:uiPriority w:val="99"/>
    <w:rsid w:val="00710F5F"/>
    <w:rPr>
      <w:sz w:val="16"/>
      <w:szCs w:val="16"/>
      <w:lang w:val="da-DK"/>
    </w:rPr>
  </w:style>
  <w:style w:type="paragraph" w:customStyle="1" w:styleId="CommentText1">
    <w:name w:val="Comment Text1"/>
    <w:basedOn w:val="Normal"/>
    <w:link w:val="CommentTextChar"/>
    <w:uiPriority w:val="99"/>
    <w:rsid w:val="00710F5F"/>
    <w:pPr>
      <w:spacing w:line="240" w:lineRule="auto"/>
    </w:pPr>
    <w:rPr>
      <w:sz w:val="20"/>
      <w:szCs w:val="20"/>
    </w:rPr>
  </w:style>
  <w:style w:type="character" w:customStyle="1" w:styleId="CommentTextChar">
    <w:name w:val="Comment Text Char"/>
    <w:basedOn w:val="Standardskrifttypeiafsnit"/>
    <w:link w:val="CommentText1"/>
    <w:uiPriority w:val="99"/>
    <w:qFormat/>
    <w:rsid w:val="00710F5F"/>
    <w:rPr>
      <w:sz w:val="20"/>
      <w:szCs w:val="20"/>
    </w:rPr>
  </w:style>
  <w:style w:type="paragraph" w:customStyle="1" w:styleId="CommentSubject1">
    <w:name w:val="Comment Subject1"/>
    <w:basedOn w:val="CommentText1"/>
    <w:next w:val="CommentText1"/>
    <w:link w:val="CommentSubjectChar"/>
    <w:uiPriority w:val="99"/>
    <w:rsid w:val="00710F5F"/>
    <w:rPr>
      <w:b/>
      <w:bCs/>
    </w:rPr>
  </w:style>
  <w:style w:type="character" w:customStyle="1" w:styleId="CommentSubjectChar">
    <w:name w:val="Comment Subject Char"/>
    <w:basedOn w:val="CommentTextChar"/>
    <w:link w:val="CommentSubject1"/>
    <w:uiPriority w:val="99"/>
    <w:rsid w:val="00710F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91752">
      <w:bodyDiv w:val="1"/>
      <w:marLeft w:val="0"/>
      <w:marRight w:val="0"/>
      <w:marTop w:val="0"/>
      <w:marBottom w:val="0"/>
      <w:divBdr>
        <w:top w:val="none" w:sz="0" w:space="0" w:color="auto"/>
        <w:left w:val="none" w:sz="0" w:space="0" w:color="auto"/>
        <w:bottom w:val="none" w:sz="0" w:space="0" w:color="auto"/>
        <w:right w:val="none" w:sz="0" w:space="0" w:color="auto"/>
      </w:divBdr>
    </w:div>
    <w:div w:id="227225573">
      <w:bodyDiv w:val="1"/>
      <w:marLeft w:val="0"/>
      <w:marRight w:val="0"/>
      <w:marTop w:val="0"/>
      <w:marBottom w:val="0"/>
      <w:divBdr>
        <w:top w:val="none" w:sz="0" w:space="0" w:color="auto"/>
        <w:left w:val="none" w:sz="0" w:space="0" w:color="auto"/>
        <w:bottom w:val="none" w:sz="0" w:space="0" w:color="auto"/>
        <w:right w:val="none" w:sz="0" w:space="0" w:color="auto"/>
      </w:divBdr>
    </w:div>
    <w:div w:id="246229390">
      <w:bodyDiv w:val="1"/>
      <w:marLeft w:val="0"/>
      <w:marRight w:val="0"/>
      <w:marTop w:val="0"/>
      <w:marBottom w:val="0"/>
      <w:divBdr>
        <w:top w:val="none" w:sz="0" w:space="0" w:color="auto"/>
        <w:left w:val="none" w:sz="0" w:space="0" w:color="auto"/>
        <w:bottom w:val="none" w:sz="0" w:space="0" w:color="auto"/>
        <w:right w:val="none" w:sz="0" w:space="0" w:color="auto"/>
      </w:divBdr>
    </w:div>
    <w:div w:id="288170873">
      <w:bodyDiv w:val="1"/>
      <w:marLeft w:val="0"/>
      <w:marRight w:val="0"/>
      <w:marTop w:val="0"/>
      <w:marBottom w:val="0"/>
      <w:divBdr>
        <w:top w:val="none" w:sz="0" w:space="0" w:color="auto"/>
        <w:left w:val="none" w:sz="0" w:space="0" w:color="auto"/>
        <w:bottom w:val="none" w:sz="0" w:space="0" w:color="auto"/>
        <w:right w:val="none" w:sz="0" w:space="0" w:color="auto"/>
      </w:divBdr>
    </w:div>
    <w:div w:id="411119940">
      <w:bodyDiv w:val="1"/>
      <w:marLeft w:val="0"/>
      <w:marRight w:val="0"/>
      <w:marTop w:val="0"/>
      <w:marBottom w:val="0"/>
      <w:divBdr>
        <w:top w:val="none" w:sz="0" w:space="0" w:color="auto"/>
        <w:left w:val="none" w:sz="0" w:space="0" w:color="auto"/>
        <w:bottom w:val="none" w:sz="0" w:space="0" w:color="auto"/>
        <w:right w:val="none" w:sz="0" w:space="0" w:color="auto"/>
      </w:divBdr>
    </w:div>
    <w:div w:id="478309888">
      <w:bodyDiv w:val="1"/>
      <w:marLeft w:val="0"/>
      <w:marRight w:val="0"/>
      <w:marTop w:val="0"/>
      <w:marBottom w:val="0"/>
      <w:divBdr>
        <w:top w:val="none" w:sz="0" w:space="0" w:color="auto"/>
        <w:left w:val="none" w:sz="0" w:space="0" w:color="auto"/>
        <w:bottom w:val="none" w:sz="0" w:space="0" w:color="auto"/>
        <w:right w:val="none" w:sz="0" w:space="0" w:color="auto"/>
      </w:divBdr>
    </w:div>
    <w:div w:id="544217798">
      <w:bodyDiv w:val="1"/>
      <w:marLeft w:val="0"/>
      <w:marRight w:val="0"/>
      <w:marTop w:val="0"/>
      <w:marBottom w:val="0"/>
      <w:divBdr>
        <w:top w:val="none" w:sz="0" w:space="0" w:color="auto"/>
        <w:left w:val="none" w:sz="0" w:space="0" w:color="auto"/>
        <w:bottom w:val="none" w:sz="0" w:space="0" w:color="auto"/>
        <w:right w:val="none" w:sz="0" w:space="0" w:color="auto"/>
      </w:divBdr>
    </w:div>
    <w:div w:id="581841728">
      <w:bodyDiv w:val="1"/>
      <w:marLeft w:val="0"/>
      <w:marRight w:val="0"/>
      <w:marTop w:val="0"/>
      <w:marBottom w:val="0"/>
      <w:divBdr>
        <w:top w:val="none" w:sz="0" w:space="0" w:color="auto"/>
        <w:left w:val="none" w:sz="0" w:space="0" w:color="auto"/>
        <w:bottom w:val="none" w:sz="0" w:space="0" w:color="auto"/>
        <w:right w:val="none" w:sz="0" w:space="0" w:color="auto"/>
      </w:divBdr>
    </w:div>
    <w:div w:id="642781985">
      <w:bodyDiv w:val="1"/>
      <w:marLeft w:val="0"/>
      <w:marRight w:val="0"/>
      <w:marTop w:val="0"/>
      <w:marBottom w:val="0"/>
      <w:divBdr>
        <w:top w:val="none" w:sz="0" w:space="0" w:color="auto"/>
        <w:left w:val="none" w:sz="0" w:space="0" w:color="auto"/>
        <w:bottom w:val="none" w:sz="0" w:space="0" w:color="auto"/>
        <w:right w:val="none" w:sz="0" w:space="0" w:color="auto"/>
      </w:divBdr>
    </w:div>
    <w:div w:id="661542446">
      <w:bodyDiv w:val="1"/>
      <w:marLeft w:val="0"/>
      <w:marRight w:val="0"/>
      <w:marTop w:val="0"/>
      <w:marBottom w:val="0"/>
      <w:divBdr>
        <w:top w:val="none" w:sz="0" w:space="0" w:color="auto"/>
        <w:left w:val="none" w:sz="0" w:space="0" w:color="auto"/>
        <w:bottom w:val="none" w:sz="0" w:space="0" w:color="auto"/>
        <w:right w:val="none" w:sz="0" w:space="0" w:color="auto"/>
      </w:divBdr>
    </w:div>
    <w:div w:id="730496744">
      <w:bodyDiv w:val="1"/>
      <w:marLeft w:val="0"/>
      <w:marRight w:val="0"/>
      <w:marTop w:val="0"/>
      <w:marBottom w:val="0"/>
      <w:divBdr>
        <w:top w:val="none" w:sz="0" w:space="0" w:color="auto"/>
        <w:left w:val="none" w:sz="0" w:space="0" w:color="auto"/>
        <w:bottom w:val="none" w:sz="0" w:space="0" w:color="auto"/>
        <w:right w:val="none" w:sz="0" w:space="0" w:color="auto"/>
      </w:divBdr>
    </w:div>
    <w:div w:id="897402382">
      <w:bodyDiv w:val="1"/>
      <w:marLeft w:val="0"/>
      <w:marRight w:val="0"/>
      <w:marTop w:val="0"/>
      <w:marBottom w:val="0"/>
      <w:divBdr>
        <w:top w:val="none" w:sz="0" w:space="0" w:color="auto"/>
        <w:left w:val="none" w:sz="0" w:space="0" w:color="auto"/>
        <w:bottom w:val="none" w:sz="0" w:space="0" w:color="auto"/>
        <w:right w:val="none" w:sz="0" w:space="0" w:color="auto"/>
      </w:divBdr>
    </w:div>
    <w:div w:id="930237781">
      <w:bodyDiv w:val="1"/>
      <w:marLeft w:val="0"/>
      <w:marRight w:val="0"/>
      <w:marTop w:val="0"/>
      <w:marBottom w:val="0"/>
      <w:divBdr>
        <w:top w:val="none" w:sz="0" w:space="0" w:color="auto"/>
        <w:left w:val="none" w:sz="0" w:space="0" w:color="auto"/>
        <w:bottom w:val="none" w:sz="0" w:space="0" w:color="auto"/>
        <w:right w:val="none" w:sz="0" w:space="0" w:color="auto"/>
      </w:divBdr>
    </w:div>
    <w:div w:id="936987107">
      <w:bodyDiv w:val="1"/>
      <w:marLeft w:val="0"/>
      <w:marRight w:val="0"/>
      <w:marTop w:val="0"/>
      <w:marBottom w:val="0"/>
      <w:divBdr>
        <w:top w:val="none" w:sz="0" w:space="0" w:color="auto"/>
        <w:left w:val="none" w:sz="0" w:space="0" w:color="auto"/>
        <w:bottom w:val="none" w:sz="0" w:space="0" w:color="auto"/>
        <w:right w:val="none" w:sz="0" w:space="0" w:color="auto"/>
      </w:divBdr>
    </w:div>
    <w:div w:id="951669498">
      <w:bodyDiv w:val="1"/>
      <w:marLeft w:val="0"/>
      <w:marRight w:val="0"/>
      <w:marTop w:val="0"/>
      <w:marBottom w:val="0"/>
      <w:divBdr>
        <w:top w:val="none" w:sz="0" w:space="0" w:color="auto"/>
        <w:left w:val="none" w:sz="0" w:space="0" w:color="auto"/>
        <w:bottom w:val="none" w:sz="0" w:space="0" w:color="auto"/>
        <w:right w:val="none" w:sz="0" w:space="0" w:color="auto"/>
      </w:divBdr>
    </w:div>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091438695">
      <w:bodyDiv w:val="1"/>
      <w:marLeft w:val="0"/>
      <w:marRight w:val="0"/>
      <w:marTop w:val="0"/>
      <w:marBottom w:val="0"/>
      <w:divBdr>
        <w:top w:val="none" w:sz="0" w:space="0" w:color="auto"/>
        <w:left w:val="none" w:sz="0" w:space="0" w:color="auto"/>
        <w:bottom w:val="none" w:sz="0" w:space="0" w:color="auto"/>
        <w:right w:val="none" w:sz="0" w:space="0" w:color="auto"/>
      </w:divBdr>
    </w:div>
    <w:div w:id="1092974771">
      <w:bodyDiv w:val="1"/>
      <w:marLeft w:val="0"/>
      <w:marRight w:val="0"/>
      <w:marTop w:val="0"/>
      <w:marBottom w:val="0"/>
      <w:divBdr>
        <w:top w:val="none" w:sz="0" w:space="0" w:color="auto"/>
        <w:left w:val="none" w:sz="0" w:space="0" w:color="auto"/>
        <w:bottom w:val="none" w:sz="0" w:space="0" w:color="auto"/>
        <w:right w:val="none" w:sz="0" w:space="0" w:color="auto"/>
      </w:divBdr>
    </w:div>
    <w:div w:id="1107501262">
      <w:bodyDiv w:val="1"/>
      <w:marLeft w:val="0"/>
      <w:marRight w:val="0"/>
      <w:marTop w:val="0"/>
      <w:marBottom w:val="0"/>
      <w:divBdr>
        <w:top w:val="none" w:sz="0" w:space="0" w:color="auto"/>
        <w:left w:val="none" w:sz="0" w:space="0" w:color="auto"/>
        <w:bottom w:val="none" w:sz="0" w:space="0" w:color="auto"/>
        <w:right w:val="none" w:sz="0" w:space="0" w:color="auto"/>
      </w:divBdr>
    </w:div>
    <w:div w:id="1186091285">
      <w:bodyDiv w:val="1"/>
      <w:marLeft w:val="0"/>
      <w:marRight w:val="0"/>
      <w:marTop w:val="0"/>
      <w:marBottom w:val="0"/>
      <w:divBdr>
        <w:top w:val="none" w:sz="0" w:space="0" w:color="auto"/>
        <w:left w:val="none" w:sz="0" w:space="0" w:color="auto"/>
        <w:bottom w:val="none" w:sz="0" w:space="0" w:color="auto"/>
        <w:right w:val="none" w:sz="0" w:space="0" w:color="auto"/>
      </w:divBdr>
    </w:div>
    <w:div w:id="1218082564">
      <w:bodyDiv w:val="1"/>
      <w:marLeft w:val="0"/>
      <w:marRight w:val="0"/>
      <w:marTop w:val="0"/>
      <w:marBottom w:val="0"/>
      <w:divBdr>
        <w:top w:val="none" w:sz="0" w:space="0" w:color="auto"/>
        <w:left w:val="none" w:sz="0" w:space="0" w:color="auto"/>
        <w:bottom w:val="none" w:sz="0" w:space="0" w:color="auto"/>
        <w:right w:val="none" w:sz="0" w:space="0" w:color="auto"/>
      </w:divBdr>
    </w:div>
    <w:div w:id="1369332631">
      <w:bodyDiv w:val="1"/>
      <w:marLeft w:val="0"/>
      <w:marRight w:val="0"/>
      <w:marTop w:val="0"/>
      <w:marBottom w:val="0"/>
      <w:divBdr>
        <w:top w:val="none" w:sz="0" w:space="0" w:color="auto"/>
        <w:left w:val="none" w:sz="0" w:space="0" w:color="auto"/>
        <w:bottom w:val="none" w:sz="0" w:space="0" w:color="auto"/>
        <w:right w:val="none" w:sz="0" w:space="0" w:color="auto"/>
      </w:divBdr>
    </w:div>
    <w:div w:id="1400789063">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13320607">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1806121545">
      <w:bodyDiv w:val="1"/>
      <w:marLeft w:val="0"/>
      <w:marRight w:val="0"/>
      <w:marTop w:val="0"/>
      <w:marBottom w:val="0"/>
      <w:divBdr>
        <w:top w:val="none" w:sz="0" w:space="0" w:color="auto"/>
        <w:left w:val="none" w:sz="0" w:space="0" w:color="auto"/>
        <w:bottom w:val="none" w:sz="0" w:space="0" w:color="auto"/>
        <w:right w:val="none" w:sz="0" w:space="0" w:color="auto"/>
      </w:divBdr>
    </w:div>
    <w:div w:id="1825851286">
      <w:bodyDiv w:val="1"/>
      <w:marLeft w:val="0"/>
      <w:marRight w:val="0"/>
      <w:marTop w:val="0"/>
      <w:marBottom w:val="0"/>
      <w:divBdr>
        <w:top w:val="none" w:sz="0" w:space="0" w:color="auto"/>
        <w:left w:val="none" w:sz="0" w:space="0" w:color="auto"/>
        <w:bottom w:val="none" w:sz="0" w:space="0" w:color="auto"/>
        <w:right w:val="none" w:sz="0" w:space="0" w:color="auto"/>
      </w:divBdr>
    </w:div>
    <w:div w:id="1842508279">
      <w:bodyDiv w:val="1"/>
      <w:marLeft w:val="0"/>
      <w:marRight w:val="0"/>
      <w:marTop w:val="0"/>
      <w:marBottom w:val="0"/>
      <w:divBdr>
        <w:top w:val="none" w:sz="0" w:space="0" w:color="auto"/>
        <w:left w:val="none" w:sz="0" w:space="0" w:color="auto"/>
        <w:bottom w:val="none" w:sz="0" w:space="0" w:color="auto"/>
        <w:right w:val="none" w:sz="0" w:space="0" w:color="auto"/>
      </w:divBdr>
    </w:div>
    <w:div w:id="1889803229">
      <w:bodyDiv w:val="1"/>
      <w:marLeft w:val="0"/>
      <w:marRight w:val="0"/>
      <w:marTop w:val="0"/>
      <w:marBottom w:val="0"/>
      <w:divBdr>
        <w:top w:val="none" w:sz="0" w:space="0" w:color="auto"/>
        <w:left w:val="none" w:sz="0" w:space="0" w:color="auto"/>
        <w:bottom w:val="none" w:sz="0" w:space="0" w:color="auto"/>
        <w:right w:val="none" w:sz="0" w:space="0" w:color="auto"/>
      </w:divBdr>
    </w:div>
    <w:div w:id="2054885441">
      <w:bodyDiv w:val="1"/>
      <w:marLeft w:val="0"/>
      <w:marRight w:val="0"/>
      <w:marTop w:val="0"/>
      <w:marBottom w:val="0"/>
      <w:divBdr>
        <w:top w:val="none" w:sz="0" w:space="0" w:color="auto"/>
        <w:left w:val="none" w:sz="0" w:space="0" w:color="auto"/>
        <w:bottom w:val="none" w:sz="0" w:space="0" w:color="auto"/>
        <w:right w:val="none" w:sz="0" w:space="0" w:color="auto"/>
      </w:divBdr>
    </w:div>
    <w:div w:id="2078891961">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 w:id="20904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medcom.dk/standarder/webservicestandarder/den-gode-webservice/"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yperlink" Target="https://sundhedsdata.iterm.dk/?term=aWRlbnRpZmlrYXRpb25za29kZQ==&amp;src_lang=dan&amp;trg_lang=eng" TargetMode="Externa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373CE2A0AAA344A185260442135A2D" ma:contentTypeVersion="7" ma:contentTypeDescription="Create a new document." ma:contentTypeScope="" ma:versionID="c352957fb64d73ea37153bc8851dd08b">
  <xsd:schema xmlns:xsd="http://www.w3.org/2001/XMLSchema" xmlns:xs="http://www.w3.org/2001/XMLSchema" xmlns:p="http://schemas.microsoft.com/office/2006/metadata/properties" xmlns:ns2="2a4fc43e-74cb-4ecd-8f0b-7e4e11483b0c" targetNamespace="http://schemas.microsoft.com/office/2006/metadata/properties" ma:root="true" ma:fieldsID="cdc15103199d3093eb4a2dfc161609bd"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AD1778-5B33-484B-A166-9C354C47292C}">
  <ds:schemaRefs>
    <ds:schemaRef ds:uri="http://schemas.microsoft.com/office/2006/metadata/properties"/>
    <ds:schemaRef ds:uri="http://schemas.microsoft.com/office/infopath/2007/PartnerControls"/>
    <ds:schemaRef ds:uri="2a4fc43e-74cb-4ecd-8f0b-7e4e11483b0c"/>
  </ds:schemaRefs>
</ds:datastoreItem>
</file>

<file path=customXml/itemProps2.xml><?xml version="1.0" encoding="utf-8"?>
<ds:datastoreItem xmlns:ds="http://schemas.openxmlformats.org/officeDocument/2006/customXml" ds:itemID="{E9381DAE-3051-4695-BBEA-8979EB4C9A1F}">
  <ds:schemaRefs>
    <ds:schemaRef ds:uri="http://schemas.openxmlformats.org/officeDocument/2006/bibliography"/>
  </ds:schemaRefs>
</ds:datastoreItem>
</file>

<file path=customXml/itemProps3.xml><?xml version="1.0" encoding="utf-8"?>
<ds:datastoreItem xmlns:ds="http://schemas.openxmlformats.org/officeDocument/2006/customXml" ds:itemID="{370A5A14-0A89-4AD5-9B89-A5B747F0AA6D}"/>
</file>

<file path=customXml/itemProps4.xml><?xml version="1.0" encoding="utf-8"?>
<ds:datastoreItem xmlns:ds="http://schemas.openxmlformats.org/officeDocument/2006/customXml" ds:itemID="{C8A26B7F-E0D8-43E7-80DD-BF9C51C122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1592</TotalTime>
  <Pages>23</Pages>
  <Words>4723</Words>
  <Characters>28357</Characters>
  <Application>Microsoft Office Word</Application>
  <DocSecurity>0</DocSecurity>
  <Lines>1002</Lines>
  <Paragraphs>427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32835</CharactersWithSpaces>
  <SharedDoc>false</SharedDoc>
  <HLinks>
    <vt:vector size="210" baseType="variant">
      <vt:variant>
        <vt:i4>8323172</vt:i4>
      </vt:variant>
      <vt:variant>
        <vt:i4>207</vt:i4>
      </vt:variant>
      <vt:variant>
        <vt:i4>0</vt:i4>
      </vt:variant>
      <vt:variant>
        <vt:i4>5</vt:i4>
      </vt:variant>
      <vt:variant>
        <vt:lpwstr>https://medcom.dk/standarder/webservicestandarder/den-gode-webservice/</vt:lpwstr>
      </vt:variant>
      <vt:variant>
        <vt:lpwstr/>
      </vt:variant>
      <vt:variant>
        <vt:i4>589832</vt:i4>
      </vt:variant>
      <vt:variant>
        <vt:i4>204</vt:i4>
      </vt:variant>
      <vt:variant>
        <vt:i4>0</vt:i4>
      </vt:variant>
      <vt:variant>
        <vt:i4>5</vt:i4>
      </vt:variant>
      <vt:variant>
        <vt:lpwstr>https://sundhedsdata.iterm.dk/?term=aWRlbnRpZmlrYXRpb25za29kZQ==&amp;src_lang=dan&amp;trg_lang=eng</vt:lpwstr>
      </vt:variant>
      <vt:variant>
        <vt:lpwstr/>
      </vt:variant>
      <vt:variant>
        <vt:i4>1114167</vt:i4>
      </vt:variant>
      <vt:variant>
        <vt:i4>194</vt:i4>
      </vt:variant>
      <vt:variant>
        <vt:i4>0</vt:i4>
      </vt:variant>
      <vt:variant>
        <vt:i4>5</vt:i4>
      </vt:variant>
      <vt:variant>
        <vt:lpwstr/>
      </vt:variant>
      <vt:variant>
        <vt:lpwstr>_Toc233114703</vt:lpwstr>
      </vt:variant>
      <vt:variant>
        <vt:i4>1114167</vt:i4>
      </vt:variant>
      <vt:variant>
        <vt:i4>188</vt:i4>
      </vt:variant>
      <vt:variant>
        <vt:i4>0</vt:i4>
      </vt:variant>
      <vt:variant>
        <vt:i4>5</vt:i4>
      </vt:variant>
      <vt:variant>
        <vt:lpwstr/>
      </vt:variant>
      <vt:variant>
        <vt:lpwstr>_Toc233114702</vt:lpwstr>
      </vt:variant>
      <vt:variant>
        <vt:i4>1114167</vt:i4>
      </vt:variant>
      <vt:variant>
        <vt:i4>182</vt:i4>
      </vt:variant>
      <vt:variant>
        <vt:i4>0</vt:i4>
      </vt:variant>
      <vt:variant>
        <vt:i4>5</vt:i4>
      </vt:variant>
      <vt:variant>
        <vt:lpwstr/>
      </vt:variant>
      <vt:variant>
        <vt:lpwstr>_Toc233114701</vt:lpwstr>
      </vt:variant>
      <vt:variant>
        <vt:i4>1114167</vt:i4>
      </vt:variant>
      <vt:variant>
        <vt:i4>176</vt:i4>
      </vt:variant>
      <vt:variant>
        <vt:i4>0</vt:i4>
      </vt:variant>
      <vt:variant>
        <vt:i4>5</vt:i4>
      </vt:variant>
      <vt:variant>
        <vt:lpwstr/>
      </vt:variant>
      <vt:variant>
        <vt:lpwstr>_Toc233114700</vt:lpwstr>
      </vt:variant>
      <vt:variant>
        <vt:i4>1572918</vt:i4>
      </vt:variant>
      <vt:variant>
        <vt:i4>170</vt:i4>
      </vt:variant>
      <vt:variant>
        <vt:i4>0</vt:i4>
      </vt:variant>
      <vt:variant>
        <vt:i4>5</vt:i4>
      </vt:variant>
      <vt:variant>
        <vt:lpwstr/>
      </vt:variant>
      <vt:variant>
        <vt:lpwstr>_Toc233114699</vt:lpwstr>
      </vt:variant>
      <vt:variant>
        <vt:i4>1572918</vt:i4>
      </vt:variant>
      <vt:variant>
        <vt:i4>164</vt:i4>
      </vt:variant>
      <vt:variant>
        <vt:i4>0</vt:i4>
      </vt:variant>
      <vt:variant>
        <vt:i4>5</vt:i4>
      </vt:variant>
      <vt:variant>
        <vt:lpwstr/>
      </vt:variant>
      <vt:variant>
        <vt:lpwstr>_Toc233114698</vt:lpwstr>
      </vt:variant>
      <vt:variant>
        <vt:i4>1572918</vt:i4>
      </vt:variant>
      <vt:variant>
        <vt:i4>158</vt:i4>
      </vt:variant>
      <vt:variant>
        <vt:i4>0</vt:i4>
      </vt:variant>
      <vt:variant>
        <vt:i4>5</vt:i4>
      </vt:variant>
      <vt:variant>
        <vt:lpwstr/>
      </vt:variant>
      <vt:variant>
        <vt:lpwstr>_Toc233114697</vt:lpwstr>
      </vt:variant>
      <vt:variant>
        <vt:i4>1572918</vt:i4>
      </vt:variant>
      <vt:variant>
        <vt:i4>152</vt:i4>
      </vt:variant>
      <vt:variant>
        <vt:i4>0</vt:i4>
      </vt:variant>
      <vt:variant>
        <vt:i4>5</vt:i4>
      </vt:variant>
      <vt:variant>
        <vt:lpwstr/>
      </vt:variant>
      <vt:variant>
        <vt:lpwstr>_Toc233114696</vt:lpwstr>
      </vt:variant>
      <vt:variant>
        <vt:i4>1572918</vt:i4>
      </vt:variant>
      <vt:variant>
        <vt:i4>146</vt:i4>
      </vt:variant>
      <vt:variant>
        <vt:i4>0</vt:i4>
      </vt:variant>
      <vt:variant>
        <vt:i4>5</vt:i4>
      </vt:variant>
      <vt:variant>
        <vt:lpwstr/>
      </vt:variant>
      <vt:variant>
        <vt:lpwstr>_Toc233114695</vt:lpwstr>
      </vt:variant>
      <vt:variant>
        <vt:i4>1572918</vt:i4>
      </vt:variant>
      <vt:variant>
        <vt:i4>140</vt:i4>
      </vt:variant>
      <vt:variant>
        <vt:i4>0</vt:i4>
      </vt:variant>
      <vt:variant>
        <vt:i4>5</vt:i4>
      </vt:variant>
      <vt:variant>
        <vt:lpwstr/>
      </vt:variant>
      <vt:variant>
        <vt:lpwstr>_Toc233114694</vt:lpwstr>
      </vt:variant>
      <vt:variant>
        <vt:i4>1572918</vt:i4>
      </vt:variant>
      <vt:variant>
        <vt:i4>134</vt:i4>
      </vt:variant>
      <vt:variant>
        <vt:i4>0</vt:i4>
      </vt:variant>
      <vt:variant>
        <vt:i4>5</vt:i4>
      </vt:variant>
      <vt:variant>
        <vt:lpwstr/>
      </vt:variant>
      <vt:variant>
        <vt:lpwstr>_Toc233114693</vt:lpwstr>
      </vt:variant>
      <vt:variant>
        <vt:i4>1572918</vt:i4>
      </vt:variant>
      <vt:variant>
        <vt:i4>128</vt:i4>
      </vt:variant>
      <vt:variant>
        <vt:i4>0</vt:i4>
      </vt:variant>
      <vt:variant>
        <vt:i4>5</vt:i4>
      </vt:variant>
      <vt:variant>
        <vt:lpwstr/>
      </vt:variant>
      <vt:variant>
        <vt:lpwstr>_Toc233114692</vt:lpwstr>
      </vt:variant>
      <vt:variant>
        <vt:i4>1572918</vt:i4>
      </vt:variant>
      <vt:variant>
        <vt:i4>122</vt:i4>
      </vt:variant>
      <vt:variant>
        <vt:i4>0</vt:i4>
      </vt:variant>
      <vt:variant>
        <vt:i4>5</vt:i4>
      </vt:variant>
      <vt:variant>
        <vt:lpwstr/>
      </vt:variant>
      <vt:variant>
        <vt:lpwstr>_Toc233114691</vt:lpwstr>
      </vt:variant>
      <vt:variant>
        <vt:i4>1572918</vt:i4>
      </vt:variant>
      <vt:variant>
        <vt:i4>116</vt:i4>
      </vt:variant>
      <vt:variant>
        <vt:i4>0</vt:i4>
      </vt:variant>
      <vt:variant>
        <vt:i4>5</vt:i4>
      </vt:variant>
      <vt:variant>
        <vt:lpwstr/>
      </vt:variant>
      <vt:variant>
        <vt:lpwstr>_Toc233114690</vt:lpwstr>
      </vt:variant>
      <vt:variant>
        <vt:i4>1638454</vt:i4>
      </vt:variant>
      <vt:variant>
        <vt:i4>110</vt:i4>
      </vt:variant>
      <vt:variant>
        <vt:i4>0</vt:i4>
      </vt:variant>
      <vt:variant>
        <vt:i4>5</vt:i4>
      </vt:variant>
      <vt:variant>
        <vt:lpwstr/>
      </vt:variant>
      <vt:variant>
        <vt:lpwstr>_Toc233114689</vt:lpwstr>
      </vt:variant>
      <vt:variant>
        <vt:i4>1638454</vt:i4>
      </vt:variant>
      <vt:variant>
        <vt:i4>104</vt:i4>
      </vt:variant>
      <vt:variant>
        <vt:i4>0</vt:i4>
      </vt:variant>
      <vt:variant>
        <vt:i4>5</vt:i4>
      </vt:variant>
      <vt:variant>
        <vt:lpwstr/>
      </vt:variant>
      <vt:variant>
        <vt:lpwstr>_Toc233114688</vt:lpwstr>
      </vt:variant>
      <vt:variant>
        <vt:i4>1638454</vt:i4>
      </vt:variant>
      <vt:variant>
        <vt:i4>98</vt:i4>
      </vt:variant>
      <vt:variant>
        <vt:i4>0</vt:i4>
      </vt:variant>
      <vt:variant>
        <vt:i4>5</vt:i4>
      </vt:variant>
      <vt:variant>
        <vt:lpwstr/>
      </vt:variant>
      <vt:variant>
        <vt:lpwstr>_Toc233114687</vt:lpwstr>
      </vt:variant>
      <vt:variant>
        <vt:i4>1638454</vt:i4>
      </vt:variant>
      <vt:variant>
        <vt:i4>92</vt:i4>
      </vt:variant>
      <vt:variant>
        <vt:i4>0</vt:i4>
      </vt:variant>
      <vt:variant>
        <vt:i4>5</vt:i4>
      </vt:variant>
      <vt:variant>
        <vt:lpwstr/>
      </vt:variant>
      <vt:variant>
        <vt:lpwstr>_Toc233114686</vt:lpwstr>
      </vt:variant>
      <vt:variant>
        <vt:i4>1638454</vt:i4>
      </vt:variant>
      <vt:variant>
        <vt:i4>86</vt:i4>
      </vt:variant>
      <vt:variant>
        <vt:i4>0</vt:i4>
      </vt:variant>
      <vt:variant>
        <vt:i4>5</vt:i4>
      </vt:variant>
      <vt:variant>
        <vt:lpwstr/>
      </vt:variant>
      <vt:variant>
        <vt:lpwstr>_Toc233114685</vt:lpwstr>
      </vt:variant>
      <vt:variant>
        <vt:i4>1638454</vt:i4>
      </vt:variant>
      <vt:variant>
        <vt:i4>80</vt:i4>
      </vt:variant>
      <vt:variant>
        <vt:i4>0</vt:i4>
      </vt:variant>
      <vt:variant>
        <vt:i4>5</vt:i4>
      </vt:variant>
      <vt:variant>
        <vt:lpwstr/>
      </vt:variant>
      <vt:variant>
        <vt:lpwstr>_Toc233114684</vt:lpwstr>
      </vt:variant>
      <vt:variant>
        <vt:i4>1638454</vt:i4>
      </vt:variant>
      <vt:variant>
        <vt:i4>74</vt:i4>
      </vt:variant>
      <vt:variant>
        <vt:i4>0</vt:i4>
      </vt:variant>
      <vt:variant>
        <vt:i4>5</vt:i4>
      </vt:variant>
      <vt:variant>
        <vt:lpwstr/>
      </vt:variant>
      <vt:variant>
        <vt:lpwstr>_Toc233114683</vt:lpwstr>
      </vt:variant>
      <vt:variant>
        <vt:i4>1638454</vt:i4>
      </vt:variant>
      <vt:variant>
        <vt:i4>68</vt:i4>
      </vt:variant>
      <vt:variant>
        <vt:i4>0</vt:i4>
      </vt:variant>
      <vt:variant>
        <vt:i4>5</vt:i4>
      </vt:variant>
      <vt:variant>
        <vt:lpwstr/>
      </vt:variant>
      <vt:variant>
        <vt:lpwstr>_Toc233114682</vt:lpwstr>
      </vt:variant>
      <vt:variant>
        <vt:i4>1638454</vt:i4>
      </vt:variant>
      <vt:variant>
        <vt:i4>62</vt:i4>
      </vt:variant>
      <vt:variant>
        <vt:i4>0</vt:i4>
      </vt:variant>
      <vt:variant>
        <vt:i4>5</vt:i4>
      </vt:variant>
      <vt:variant>
        <vt:lpwstr/>
      </vt:variant>
      <vt:variant>
        <vt:lpwstr>_Toc233114681</vt:lpwstr>
      </vt:variant>
      <vt:variant>
        <vt:i4>1638454</vt:i4>
      </vt:variant>
      <vt:variant>
        <vt:i4>56</vt:i4>
      </vt:variant>
      <vt:variant>
        <vt:i4>0</vt:i4>
      </vt:variant>
      <vt:variant>
        <vt:i4>5</vt:i4>
      </vt:variant>
      <vt:variant>
        <vt:lpwstr/>
      </vt:variant>
      <vt:variant>
        <vt:lpwstr>_Toc233114680</vt:lpwstr>
      </vt:variant>
      <vt:variant>
        <vt:i4>1441846</vt:i4>
      </vt:variant>
      <vt:variant>
        <vt:i4>50</vt:i4>
      </vt:variant>
      <vt:variant>
        <vt:i4>0</vt:i4>
      </vt:variant>
      <vt:variant>
        <vt:i4>5</vt:i4>
      </vt:variant>
      <vt:variant>
        <vt:lpwstr/>
      </vt:variant>
      <vt:variant>
        <vt:lpwstr>_Toc233114679</vt:lpwstr>
      </vt:variant>
      <vt:variant>
        <vt:i4>1441846</vt:i4>
      </vt:variant>
      <vt:variant>
        <vt:i4>44</vt:i4>
      </vt:variant>
      <vt:variant>
        <vt:i4>0</vt:i4>
      </vt:variant>
      <vt:variant>
        <vt:i4>5</vt:i4>
      </vt:variant>
      <vt:variant>
        <vt:lpwstr/>
      </vt:variant>
      <vt:variant>
        <vt:lpwstr>_Toc233114678</vt:lpwstr>
      </vt:variant>
      <vt:variant>
        <vt:i4>1441846</vt:i4>
      </vt:variant>
      <vt:variant>
        <vt:i4>38</vt:i4>
      </vt:variant>
      <vt:variant>
        <vt:i4>0</vt:i4>
      </vt:variant>
      <vt:variant>
        <vt:i4>5</vt:i4>
      </vt:variant>
      <vt:variant>
        <vt:lpwstr/>
      </vt:variant>
      <vt:variant>
        <vt:lpwstr>_Toc233114677</vt:lpwstr>
      </vt:variant>
      <vt:variant>
        <vt:i4>1441846</vt:i4>
      </vt:variant>
      <vt:variant>
        <vt:i4>32</vt:i4>
      </vt:variant>
      <vt:variant>
        <vt:i4>0</vt:i4>
      </vt:variant>
      <vt:variant>
        <vt:i4>5</vt:i4>
      </vt:variant>
      <vt:variant>
        <vt:lpwstr/>
      </vt:variant>
      <vt:variant>
        <vt:lpwstr>_Toc233114676</vt:lpwstr>
      </vt:variant>
      <vt:variant>
        <vt:i4>1441846</vt:i4>
      </vt:variant>
      <vt:variant>
        <vt:i4>26</vt:i4>
      </vt:variant>
      <vt:variant>
        <vt:i4>0</vt:i4>
      </vt:variant>
      <vt:variant>
        <vt:i4>5</vt:i4>
      </vt:variant>
      <vt:variant>
        <vt:lpwstr/>
      </vt:variant>
      <vt:variant>
        <vt:lpwstr>_Toc233114675</vt:lpwstr>
      </vt:variant>
      <vt:variant>
        <vt:i4>1441846</vt:i4>
      </vt:variant>
      <vt:variant>
        <vt:i4>20</vt:i4>
      </vt:variant>
      <vt:variant>
        <vt:i4>0</vt:i4>
      </vt:variant>
      <vt:variant>
        <vt:i4>5</vt:i4>
      </vt:variant>
      <vt:variant>
        <vt:lpwstr/>
      </vt:variant>
      <vt:variant>
        <vt:lpwstr>_Toc233114674</vt:lpwstr>
      </vt:variant>
      <vt:variant>
        <vt:i4>1441846</vt:i4>
      </vt:variant>
      <vt:variant>
        <vt:i4>14</vt:i4>
      </vt:variant>
      <vt:variant>
        <vt:i4>0</vt:i4>
      </vt:variant>
      <vt:variant>
        <vt:i4>5</vt:i4>
      </vt:variant>
      <vt:variant>
        <vt:lpwstr/>
      </vt:variant>
      <vt:variant>
        <vt:lpwstr>_Toc233114673</vt:lpwstr>
      </vt:variant>
      <vt:variant>
        <vt:i4>1441846</vt:i4>
      </vt:variant>
      <vt:variant>
        <vt:i4>8</vt:i4>
      </vt:variant>
      <vt:variant>
        <vt:i4>0</vt:i4>
      </vt:variant>
      <vt:variant>
        <vt:i4>5</vt:i4>
      </vt:variant>
      <vt:variant>
        <vt:lpwstr/>
      </vt:variant>
      <vt:variant>
        <vt:lpwstr>_Toc233114672</vt:lpwstr>
      </vt:variant>
      <vt:variant>
        <vt:i4>1441846</vt:i4>
      </vt:variant>
      <vt:variant>
        <vt:i4>2</vt:i4>
      </vt:variant>
      <vt:variant>
        <vt:i4>0</vt:i4>
      </vt:variant>
      <vt:variant>
        <vt:i4>5</vt:i4>
      </vt:variant>
      <vt:variant>
        <vt:lpwstr/>
      </vt:variant>
      <vt:variant>
        <vt:lpwstr>_Toc233114671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bki@ramboll.com</dc:creator>
  <cp:keywords/>
  <cp:lastModifiedBy>Maj-Britt Rose Böwadt</cp:lastModifiedBy>
  <cp:revision>275</cp:revision>
  <cp:lastPrinted>2026-03-20T08:38:00Z</cp:lastPrinted>
  <dcterms:created xsi:type="dcterms:W3CDTF">2026-04-22T07:24:00Z</dcterms:created>
  <dcterms:modified xsi:type="dcterms:W3CDTF">2026-09-23T09:36:00Z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UpdaterDesc">
    <vt:lpwstr/>
  </property>
  <property fmtid="{D5CDD505-2E9C-101B-9397-08002B2CF9AE}" pid="3" name="Folder_Code">
    <vt:lpwstr/>
  </property>
  <property fmtid="{D5CDD505-2E9C-101B-9397-08002B2CF9AE}" pid="4" name="Folder_UpdateDate">
    <vt:lpwstr/>
  </property>
  <property fmtid="{D5CDD505-2E9C-101B-9397-08002B2CF9AE}" pid="5" name="Folder_Updater">
    <vt:lpwstr/>
  </property>
  <property fmtid="{D5CDD505-2E9C-101B-9397-08002B2CF9AE}" pid="6" name="Document_UpdaterDesc">
    <vt:lpwstr/>
  </property>
  <property fmtid="{D5CDD505-2E9C-101B-9397-08002B2CF9AE}" pid="7" name="Document_DepartmentDesc">
    <vt:lpwstr/>
  </property>
  <property fmtid="{D5CDD505-2E9C-101B-9397-08002B2CF9AE}" pid="8" name="xd_ProgID">
    <vt:lpwstr/>
  </property>
  <property fmtid="{D5CDD505-2E9C-101B-9397-08002B2CF9AE}" pid="9" name="MediaServiceImageTags">
    <vt:lpwstr/>
  </property>
  <property fmtid="{D5CDD505-2E9C-101B-9397-08002B2CF9AE}" pid="10" name="Document_Storage">
    <vt:lpwstr/>
  </property>
  <property fmtid="{D5CDD505-2E9C-101B-9397-08002B2CF9AE}" pid="11" name="Folder_CreateDate">
    <vt:lpwstr/>
  </property>
  <property fmtid="{D5CDD505-2E9C-101B-9397-08002B2CF9AE}" pid="12" name="MSIP_Label_26f68670-8fe7-46b3-b55b-6957d0e86a46_Removed">
    <vt:lpwstr>False</vt:lpwstr>
  </property>
  <property fmtid="{D5CDD505-2E9C-101B-9397-08002B2CF9AE}" pid="13" name="Folder_StorageDesc">
    <vt:lpwstr/>
  </property>
  <property fmtid="{D5CDD505-2E9C-101B-9397-08002B2CF9AE}" pid="14" name="ContentTypeId">
    <vt:lpwstr>0x01010024373CE2A0AAA344A185260442135A2D</vt:lpwstr>
  </property>
  <property fmtid="{D5CDD505-2E9C-101B-9397-08002B2CF9AE}" pid="15" name="Folder_Version">
    <vt:lpwstr/>
  </property>
  <property fmtid="{D5CDD505-2E9C-101B-9397-08002B2CF9AE}" pid="16" name="ComplianceAssetId">
    <vt:lpwstr/>
  </property>
  <property fmtid="{D5CDD505-2E9C-101B-9397-08002B2CF9AE}" pid="17" name="ReportFrontpage">
    <vt:lpwstr>True</vt:lpwstr>
  </property>
  <property fmtid="{D5CDD505-2E9C-101B-9397-08002B2CF9AE}" pid="18" name="TemplateUrl">
    <vt:lpwstr/>
  </property>
  <property fmtid="{D5CDD505-2E9C-101B-9397-08002B2CF9AE}" pid="19" name="MSIP_Label_26f68670-8fe7-46b3-b55b-6957d0e86a46_ActionId">
    <vt:lpwstr>4a682b77-a4e0-4fb5-8ff4-8c5fa133f297</vt:lpwstr>
  </property>
  <property fmtid="{D5CDD505-2E9C-101B-9397-08002B2CF9AE}" pid="20" name="Document_Number">
    <vt:lpwstr/>
  </property>
  <property fmtid="{D5CDD505-2E9C-101B-9397-08002B2CF9AE}" pid="21" name="Document_StorageDesc">
    <vt:lpwstr/>
  </property>
  <property fmtid="{D5CDD505-2E9C-101B-9397-08002B2CF9AE}" pid="22" name="Document_Name">
    <vt:lpwstr/>
  </property>
  <property fmtid="{D5CDD505-2E9C-101B-9397-08002B2CF9AE}" pid="23" name="Folder_Storage">
    <vt:lpwstr/>
  </property>
  <property fmtid="{D5CDD505-2E9C-101B-9397-08002B2CF9AE}" pid="24" name="_ExtendedDescription">
    <vt:lpwstr/>
  </property>
  <property fmtid="{D5CDD505-2E9C-101B-9397-08002B2CF9AE}" pid="25" name="Document_Creator">
    <vt:lpwstr/>
  </property>
  <property fmtid="{D5CDD505-2E9C-101B-9397-08002B2CF9AE}" pid="26" name="/Folder_Description/">
    <vt:lpwstr/>
  </property>
  <property fmtid="{D5CDD505-2E9C-101B-9397-08002B2CF9AE}" pid="27" name="UserProfileId">
    <vt:lpwstr>636643081480834579</vt:lpwstr>
  </property>
  <property fmtid="{D5CDD505-2E9C-101B-9397-08002B2CF9AE}" pid="28" name="docLang">
    <vt:lpwstr>da</vt:lpwstr>
  </property>
  <property fmtid="{D5CDD505-2E9C-101B-9397-08002B2CF9AE}" pid="29" name="Folder_VersionSeq">
    <vt:lpwstr/>
  </property>
  <property fmtid="{D5CDD505-2E9C-101B-9397-08002B2CF9AE}" pid="30" name="Document_UpdateDate">
    <vt:lpwstr/>
  </property>
  <property fmtid="{D5CDD505-2E9C-101B-9397-08002B2CF9AE}" pid="31" name="Factbox">
    <vt:lpwstr>True</vt:lpwstr>
  </property>
  <property fmtid="{D5CDD505-2E9C-101B-9397-08002B2CF9AE}" pid="32" name="Folder_CreatorDesc">
    <vt:lpwstr/>
  </property>
  <property fmtid="{D5CDD505-2E9C-101B-9397-08002B2CF9AE}" pid="33" name="Document_FileName">
    <vt:lpwstr/>
  </property>
  <property fmtid="{D5CDD505-2E9C-101B-9397-08002B2CF9AE}" pid="34" name="Document_CreateDate">
    <vt:lpwstr/>
  </property>
  <property fmtid="{D5CDD505-2E9C-101B-9397-08002B2CF9AE}" pid="35" name="Folder_ManagerDesc">
    <vt:lpwstr/>
  </property>
  <property fmtid="{D5CDD505-2E9C-101B-9397-08002B2CF9AE}" pid="36" name="xd_Signature">
    <vt:bool>false</vt:bool>
  </property>
  <property fmtid="{D5CDD505-2E9C-101B-9397-08002B2CF9AE}" pid="37" name="Folder_Creator">
    <vt:lpwstr/>
  </property>
  <property fmtid="{D5CDD505-2E9C-101B-9397-08002B2CF9AE}" pid="38" name="MSIP_Label_26f68670-8fe7-46b3-b55b-6957d0e86a46_Name">
    <vt:lpwstr>Confidential - NO AI</vt:lpwstr>
  </property>
  <property fmtid="{D5CDD505-2E9C-101B-9397-08002B2CF9AE}" pid="39" name="Document_CreatorDesc">
    <vt:lpwstr/>
  </property>
  <property fmtid="{D5CDD505-2E9C-101B-9397-08002B2CF9AE}" pid="40" name="CustomerId">
    <vt:lpwstr>ramboll</vt:lpwstr>
  </property>
  <property fmtid="{D5CDD505-2E9C-101B-9397-08002B2CF9AE}" pid="41" name="Folder_Number">
    <vt:lpwstr/>
  </property>
  <property fmtid="{D5CDD505-2E9C-101B-9397-08002B2CF9AE}" pid="42" name="Document_Department">
    <vt:lpwstr/>
  </property>
  <property fmtid="{D5CDD505-2E9C-101B-9397-08002B2CF9AE}" pid="43" name="Document_Size">
    <vt:lpwstr/>
  </property>
  <property fmtid="{D5CDD505-2E9C-101B-9397-08002B2CF9AE}" pid="44" name="MSIP_Label_26f68670-8fe7-46b3-b55b-6957d0e86a46_SetDate">
    <vt:lpwstr>2026-04-26T01:54:04Z</vt:lpwstr>
  </property>
  <property fmtid="{D5CDD505-2E9C-101B-9397-08002B2CF9AE}" pid="45" name="MSIP_Label_26f68670-8fe7-46b3-b55b-6957d0e86a46_SiteId">
    <vt:lpwstr>c8823c91-be81-4f89-b024-6c3dd789c106</vt:lpwstr>
  </property>
  <property fmtid="{D5CDD505-2E9C-101B-9397-08002B2CF9AE}" pid="46" name="Folder_Description">
    <vt:lpwstr/>
  </property>
  <property fmtid="{D5CDD505-2E9C-101B-9397-08002B2CF9AE}" pid="47" name="TemplateId">
    <vt:lpwstr>636401260757942719</vt:lpwstr>
  </property>
  <property fmtid="{D5CDD505-2E9C-101B-9397-08002B2CF9AE}" pid="48" name="Document_Updater">
    <vt:lpwstr/>
  </property>
  <property fmtid="{D5CDD505-2E9C-101B-9397-08002B2CF9AE}" pid="49" name="TriggerFlowInfo">
    <vt:lpwstr/>
  </property>
  <property fmtid="{D5CDD505-2E9C-101B-9397-08002B2CF9AE}" pid="50" name="/Folder_Name/">
    <vt:lpwstr/>
  </property>
  <property fmtid="{D5CDD505-2E9C-101B-9397-08002B2CF9AE}" pid="51" name="Document_VersionSeq">
    <vt:lpwstr/>
  </property>
  <property fmtid="{D5CDD505-2E9C-101B-9397-08002B2CF9AE}" pid="52" name="Document_Version">
    <vt:lpwstr/>
  </property>
  <property fmtid="{D5CDD505-2E9C-101B-9397-08002B2CF9AE}" pid="53" name="Folder_Name">
    <vt:lpwstr/>
  </property>
  <property fmtid="{D5CDD505-2E9C-101B-9397-08002B2CF9AE}" pid="54" name="Folder_Manager">
    <vt:lpwstr/>
  </property>
  <property fmtid="{D5CDD505-2E9C-101B-9397-08002B2CF9AE}" pid="55" name="MSIP_Label_26f68670-8fe7-46b3-b55b-6957d0e86a46_Enabled">
    <vt:lpwstr>True</vt:lpwstr>
  </property>
  <property fmtid="{D5CDD505-2E9C-101B-9397-08002B2CF9AE}" pid="56" name="MSIP_Label_26f68670-8fe7-46b3-b55b-6957d0e86a46_Extended_MSFT_Method">
    <vt:lpwstr>Standard</vt:lpwstr>
  </property>
  <property fmtid="{D5CDD505-2E9C-101B-9397-08002B2CF9AE}" pid="57" name="Sensitivity">
    <vt:lpwstr>Confidential - NO AI</vt:lpwstr>
  </property>
  <property fmtid="{D5CDD505-2E9C-101B-9397-08002B2CF9AE}" pid="58" name="Ram_Document_Title2">
    <vt:lpwstr> </vt:lpwstr>
  </property>
  <property fmtid="{D5CDD505-2E9C-101B-9397-08002B2CF9AE}" pid="59" name="Ram_Document_VersionDescription">
    <vt:lpwstr> </vt:lpwstr>
  </property>
  <property fmtid="{D5CDD505-2E9C-101B-9397-08002B2CF9AE}" pid="60" name="Ram_Document_Date">
    <vt:lpwstr> </vt:lpwstr>
  </property>
  <property fmtid="{D5CDD505-2E9C-101B-9397-08002B2CF9AE}" pid="61" name="MSIP_Label_bc39398e-350a-456e-902d-194b9c90b617_Name">
    <vt:lpwstr>Client Materials</vt:lpwstr>
  </property>
  <property fmtid="{D5CDD505-2E9C-101B-9397-08002B2CF9AE}" pid="62" name="Ram_Document_DocStructureID">
    <vt:lpwstr> </vt:lpwstr>
  </property>
  <property fmtid="{D5CDD505-2E9C-101B-9397-08002B2CF9AE}" pid="63" name="MSIP_Label_bc39398e-350a-456e-902d-194b9c90b617_Enabled">
    <vt:lpwstr>true</vt:lpwstr>
  </property>
  <property fmtid="{D5CDD505-2E9C-101B-9397-08002B2CF9AE}" pid="64" name="Ram_Document_DocID">
    <vt:lpwstr> </vt:lpwstr>
  </property>
  <property fmtid="{D5CDD505-2E9C-101B-9397-08002B2CF9AE}" pid="65" name="Ram_Document_Version">
    <vt:lpwstr> </vt:lpwstr>
  </property>
  <property fmtid="{D5CDD505-2E9C-101B-9397-08002B2CF9AE}" pid="66" name="MSIP_Label_bc39398e-350a-456e-902d-194b9c90b617_ContentBits">
    <vt:lpwstr>0</vt:lpwstr>
  </property>
  <property fmtid="{D5CDD505-2E9C-101B-9397-08002B2CF9AE}" pid="67" name="Ram_Project_Name">
    <vt:lpwstr> </vt:lpwstr>
  </property>
  <property fmtid="{D5CDD505-2E9C-101B-9397-08002B2CF9AE}" pid="68" name="Ram_Project_Number">
    <vt:lpwstr> </vt:lpwstr>
  </property>
  <property fmtid="{D5CDD505-2E9C-101B-9397-08002B2CF9AE}" pid="69" name="MSIP_Label_bc39398e-350a-456e-902d-194b9c90b617_ActionId">
    <vt:lpwstr>624ae44c-583d-483c-9612-d4d49122306e</vt:lpwstr>
  </property>
  <property fmtid="{D5CDD505-2E9C-101B-9397-08002B2CF9AE}" pid="70" name="MSIP_Label_bc39398e-350a-456e-902d-194b9c90b617_Tag">
    <vt:lpwstr>10, 0, 1, 1</vt:lpwstr>
  </property>
  <property fmtid="{D5CDD505-2E9C-101B-9397-08002B2CF9AE}" pid="71" name="MSIP_Label_bc39398e-350a-456e-902d-194b9c90b617_SiteId">
    <vt:lpwstr>c8823c91-be81-4f89-b024-6c3dd789c106</vt:lpwstr>
  </property>
  <property fmtid="{D5CDD505-2E9C-101B-9397-08002B2CF9AE}" pid="72" name="MSIP_Label_bc39398e-350a-456e-902d-194b9c90b617_Method">
    <vt:lpwstr>Privileged</vt:lpwstr>
  </property>
  <property fmtid="{D5CDD505-2E9C-101B-9397-08002B2CF9AE}" pid="73" name="Ram_Document_Title1">
    <vt:lpwstr> </vt:lpwstr>
  </property>
  <property fmtid="{D5CDD505-2E9C-101B-9397-08002B2CF9AE}" pid="74" name="Ram_Document_CheckedBy">
    <vt:lpwstr> </vt:lpwstr>
  </property>
  <property fmtid="{D5CDD505-2E9C-101B-9397-08002B2CF9AE}" pid="75" name="Ram_Document_PreparedBy">
    <vt:lpwstr> </vt:lpwstr>
  </property>
  <property fmtid="{D5CDD505-2E9C-101B-9397-08002B2CF9AE}" pid="76" name="Ram_Document_ApprovedBy">
    <vt:lpwstr> </vt:lpwstr>
  </property>
  <property fmtid="{D5CDD505-2E9C-101B-9397-08002B2CF9AE}" pid="77" name="MSIP_Label_bc39398e-350a-456e-902d-194b9c90b617_SetDate">
    <vt:lpwstr>2026-01-26T09:41:38Z</vt:lpwstr>
  </property>
</Properties>
</file>