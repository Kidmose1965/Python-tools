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BB04" w14:textId="66D9D439" w:rsidR="003D0E00" w:rsidRDefault="00F50260" w:rsidP="00066591">
      <w:r>
        <w:rPr>
          <w:noProof/>
        </w:rPr>
        <mc:AlternateContent>
          <mc:Choice Requires="wps">
            <w:drawing>
              <wp:anchor distT="0" distB="0" distL="114300" distR="114300" simplePos="0" relativeHeight="251658240" behindDoc="0" locked="0" layoutInCell="1" allowOverlap="1" wp14:anchorId="6706AEF6" wp14:editId="067309FC">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40D61856" w14:textId="77777777" w:rsidTr="00E27E96">
                              <w:trPr>
                                <w:trHeight w:hRule="exact" w:val="3839"/>
                              </w:trPr>
                              <w:tc>
                                <w:tcPr>
                                  <w:tcW w:w="9526" w:type="dxa"/>
                                  <w:tcBorders>
                                    <w:top w:val="nil"/>
                                    <w:left w:val="nil"/>
                                    <w:bottom w:val="nil"/>
                                    <w:right w:val="nil"/>
                                  </w:tcBorders>
                                </w:tcPr>
                                <w:p w14:paraId="07AADC67" w14:textId="77777777" w:rsidR="00A360F7" w:rsidRPr="00603C80" w:rsidRDefault="00A360F7" w:rsidP="00E27E96">
                                  <w:pPr>
                                    <w:pStyle w:val="Documentdatatext"/>
                                  </w:pPr>
                                </w:p>
                              </w:tc>
                            </w:tr>
                          </w:tbl>
                          <w:p w14:paraId="70706891" w14:textId="77777777" w:rsidR="00A360F7" w:rsidRDefault="00A360F7" w:rsidP="00F50260"/>
                          <w:p w14:paraId="23686DE6" w14:textId="77777777" w:rsidR="00A360F7" w:rsidRDefault="00A360F7" w:rsidP="00F50260"/>
                          <w:p w14:paraId="784CE7B1" w14:textId="77777777" w:rsidR="00A360F7" w:rsidRDefault="00A360F7" w:rsidP="00F50260"/>
                          <w:p w14:paraId="39617B05" w14:textId="77777777" w:rsidR="00A360F7" w:rsidRDefault="00A360F7"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06AEF6"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nxnbwIAAFcFAAAOAAAAZHJzL2Uyb0RvYy54bWysVEtv2zAMvg/YfxB0X50HGgxBnSJrkWFA 0RZLh54VWUqEyaJGKbGzXz9KtpOu26XDclBo8ePrI6mr67a27KAwGHAlH1+MOFNOQmXctuTfnlYf PnIWonCVsOBUyY8q8OvF+3dXjZ+rCezAVgoZOXFh3viS72L086IIcqdqES7AK0dKDViLSJ+4LSoU DXmvbTEZjWZFA1h5BKlCoNvbTskX2b/WSsYHrYOKzJaccov5xHxu0lksrsR8i8LvjOzTEP+QRS2M o6AnV7ciCrZH84er2kiEADpeSKgL0NpIlWugasajV9Wsd8KrXAuRE/yJpvD/3Mr7w9o/IovtJ2ip gYmQxod5oMtUT6uxTv+UKSM9UXg80abayCRdzsaT6WxEKkm6CUnTyWXyU5zNPYb4WUHNklBypL5k usThLsQOOkBStADWVCtjbf7A7ebGIjsI6uEq/3rvv8GsYw3lMr0cZc8Okn3n2rrkR+Vx6OOda8xS PFqVMNZ9VZqZKpeag6dBVKfwQkrlYmaJqsvohNIU6i2GPf6c1VuMuzrIIkcGF0/GtXGAufq8P+e0 q+9DyrrDU3Ne1J3E2G7avvcbqI40EgjdtgQvV4badidCfBRI60GtppWPD3RoC8Q69BJnO8Cff7tP eJpa0nLW0LqVPPzYC1Sc2S+O5jnt5iDgIGwGwe3rG6Duj+kx8TKLZIDRDqJGqJ/pJVimKKQSTlKs ksdBvInd0tNLItVymUG0gV7EO7f2MrlOdKYhfGqfBfp+UiMN+T0Miyjmrwa2wyZLB8t9BG3yNCdC OxZ7oml78z70L016Hl5+Z9T5PVz8AgAA//8DAFBLAwQUAAYACAAAACEAhPDRUd4AAAALAQAADwAA AGRycy9kb3ducmV2LnhtbEyPQU7DMBBF90jcwRokdq1NIARCnAoBPQApC5ZuPE1C43Eau21ye4YV XY7+05/3i9XkenHCMXSeNNwtFQik2tuOGg1fm/XiCUSIhqzpPaGGGQOsyuurwuTWn+kTT1VsBJdQ yI2GNsYhlzLULToTln5A4mznR2cin2Mj7WjOXO56mSj1KJ3piD+0ZsC3Fut9dXQabJYc6riv5upn vaPD/LFphu93rW9vptcXEBGn+A/Dnz6rQ8lOW38kG0SvYZFm94xy8JCkIJh4Vhmv22pI00SBLAt5 uaH8BQAA//8DAFBLAQItABQABgAIAAAAIQC2gziS/gAAAOEBAAATAAAAAAAAAAAAAAAAAAAAAABb Q29udGVudF9UeXBlc10ueG1sUEsBAi0AFAAGAAgAAAAhADj9If/WAAAAlAEAAAsAAAAAAAAAAAAA AAAALwEAAF9yZWxzLy5yZWxzUEsBAi0AFAAGAAgAAAAhAESGfGdvAgAAVwUAAA4AAAAAAAAAAAAA AAAALgIAAGRycy9lMm9Eb2MueG1sUEsBAi0AFAAGAAgAAAAhAITw0VHeAAAACwEAAA8AAAAAAAAA AAAAAAAAyQQAAGRycy9kb3ducmV2LnhtbFBLBQYAAAAABAAEAPMAAADUBQ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40D61856" w14:textId="77777777" w:rsidTr="00E27E96">
                        <w:trPr>
                          <w:trHeight w:hRule="exact" w:val="3839"/>
                        </w:trPr>
                        <w:tc>
                          <w:tcPr>
                            <w:tcW w:w="9526" w:type="dxa"/>
                            <w:tcBorders>
                              <w:top w:val="nil"/>
                              <w:left w:val="nil"/>
                              <w:bottom w:val="nil"/>
                              <w:right w:val="nil"/>
                            </w:tcBorders>
                          </w:tcPr>
                          <w:p w14:paraId="07AADC67" w14:textId="77777777" w:rsidR="00A360F7" w:rsidRPr="00603C80" w:rsidRDefault="00A360F7" w:rsidP="00E27E96">
                            <w:pPr>
                              <w:pStyle w:val="Documentdatatext"/>
                            </w:pPr>
                          </w:p>
                        </w:tc>
                      </w:tr>
                    </w:tbl>
                    <w:p w14:paraId="70706891" w14:textId="77777777" w:rsidR="00A360F7" w:rsidRDefault="00A360F7" w:rsidP="00F50260"/>
                    <w:p w14:paraId="23686DE6" w14:textId="77777777" w:rsidR="00A360F7" w:rsidRDefault="00A360F7" w:rsidP="00F50260"/>
                    <w:p w14:paraId="784CE7B1" w14:textId="77777777" w:rsidR="00A360F7" w:rsidRDefault="00A360F7" w:rsidP="00F50260"/>
                    <w:p w14:paraId="39617B05" w14:textId="77777777" w:rsidR="00A360F7" w:rsidRDefault="00A360F7" w:rsidP="00F50260"/>
                  </w:txbxContent>
                </v:textbox>
                <w10:wrap anchorx="margin" anchory="page"/>
              </v:shape>
            </w:pict>
          </mc:Fallback>
        </mc:AlternateContent>
      </w:r>
      <w:r>
        <w:t xml:space="preserve"> k</w:t>
      </w:r>
    </w:p>
    <w:p w14:paraId="4DD566B6" w14:textId="77777777" w:rsidR="00025683" w:rsidRDefault="00025683" w:rsidP="00066591"/>
    <w:p w14:paraId="0ED2414B" w14:textId="77777777" w:rsidR="00025683" w:rsidRDefault="00F50260" w:rsidP="00066591">
      <w:r>
        <w:rPr>
          <w:noProof/>
        </w:rPr>
        <mc:AlternateContent>
          <mc:Choice Requires="wps">
            <w:drawing>
              <wp:anchor distT="0" distB="0" distL="114300" distR="114300" simplePos="0" relativeHeight="251658241" behindDoc="0" locked="0" layoutInCell="1" allowOverlap="1" wp14:anchorId="0652AA45" wp14:editId="2C5AC281">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3AC02D84" w14:textId="77777777" w:rsidTr="00F50260">
                              <w:trPr>
                                <w:trHeight w:val="4641"/>
                              </w:trPr>
                              <w:tc>
                                <w:tcPr>
                                  <w:tcW w:w="9526" w:type="dxa"/>
                                  <w:tcBorders>
                                    <w:top w:val="nil"/>
                                    <w:left w:val="nil"/>
                                    <w:bottom w:val="nil"/>
                                    <w:right w:val="nil"/>
                                  </w:tcBorders>
                                </w:tcPr>
                                <w:p w14:paraId="3D563004" w14:textId="77777777" w:rsidR="00A360F7" w:rsidRPr="00603C80" w:rsidRDefault="00A360F7" w:rsidP="00E27E96">
                                  <w:pPr>
                                    <w:pStyle w:val="Documentdataleadtext"/>
                                  </w:pPr>
                                  <w:bookmarkStart w:id="0" w:name="LAN_Intendedfor"/>
                                  <w:r>
                                    <w:t>Til</w:t>
                                  </w:r>
                                  <w:bookmarkEnd w:id="0"/>
                                </w:p>
                                <w:p w14:paraId="2E7CD8CE" w14:textId="77777777" w:rsidR="00A360F7" w:rsidRPr="00603C80" w:rsidRDefault="00A360F7" w:rsidP="00E27E96">
                                  <w:pPr>
                                    <w:pStyle w:val="Documentdatatext"/>
                                  </w:pPr>
                                  <w:r>
                                    <w:fldChar w:fldCharType="begin"/>
                                    <w:instrText xml:space="preserve"> MACROBUTTON NoName [</w:instrText>
                                  </w:r>
                                  <w:bookmarkStart w:id="1" w:name="LAN_Text_12"/>
                                  <w:r>
                                    <w:instrText>Tekst</w:instrText>
                                  </w:r>
                                  <w:bookmarkEnd w:id="1"/>
                                  <w:r>
                                    <w:instrText>]</w:instrText>
                                    <w:fldChar w:fldCharType="end"/>
                                  </w:r>
                                </w:p>
                                <w:p w14:paraId="06961807" w14:textId="77777777" w:rsidR="00A360F7" w:rsidRPr="00603C80" w:rsidRDefault="00A360F7" w:rsidP="00E27E96">
                                  <w:pPr>
                                    <w:pStyle w:val="Documentdataleadtext"/>
                                  </w:pPr>
                                </w:p>
                                <w:p w14:paraId="47247911" w14:textId="77777777" w:rsidR="00A360F7" w:rsidRPr="00603C80" w:rsidRDefault="00A360F7" w:rsidP="00E27E96">
                                  <w:pPr>
                                    <w:pStyle w:val="Documentdataleadtext"/>
                                  </w:pPr>
                                  <w:bookmarkStart w:id="2" w:name="LAN_Documenttype_2"/>
                                  <w:r>
                                    <w:t>Dokumenttype</w:t>
                                  </w:r>
                                  <w:bookmarkEnd w:id="2"/>
                                </w:p>
                                <w:p w14:paraId="5D4567AD" w14:textId="77777777" w:rsidR="00A360F7" w:rsidRPr="00603C80" w:rsidRDefault="00A360F7" w:rsidP="00E27E96">
                                  <w:pPr>
                                    <w:pStyle w:val="Documentdatatext"/>
                                  </w:pPr>
                                  <w:r>
                                    <w:fldChar w:fldCharType="begin"/>
                                    <w:instrText xml:space="preserve"> MACROBUTTON NoName [</w:instrText>
                                  </w:r>
                                  <w:bookmarkStart w:id="3" w:name="LAN_Text_13"/>
                                  <w:r>
                                    <w:instrText>Tekst</w:instrText>
                                  </w:r>
                                  <w:bookmarkEnd w:id="3"/>
                                  <w:r>
                                    <w:instrText>]</w:instrText>
                                    <w:fldChar w:fldCharType="end"/>
                                  </w:r>
                                </w:p>
                                <w:p w14:paraId="4AA74445" w14:textId="77777777" w:rsidR="00A360F7" w:rsidRPr="00603C80" w:rsidRDefault="00A360F7" w:rsidP="00E27E96">
                                  <w:pPr>
                                    <w:pStyle w:val="Documentdataleadtext"/>
                                  </w:pPr>
                                </w:p>
                                <w:p w14:paraId="0DF2DE8A" w14:textId="77777777" w:rsidR="00A360F7" w:rsidRPr="00603C80" w:rsidRDefault="00A360F7" w:rsidP="00E27E96">
                                  <w:pPr>
                                    <w:pStyle w:val="Documentdataleadtext"/>
                                  </w:pPr>
                                  <w:bookmarkStart w:id="4" w:name="LAN_Date_1"/>
                                  <w:r>
                                    <w:t>Dato</w:t>
                                  </w:r>
                                  <w:bookmarkEnd w:id="4"/>
                                </w:p>
                                <w:p w14:paraId="395014F2" w14:textId="77777777" w:rsidR="00A360F7" w:rsidRPr="00603C80" w:rsidRDefault="00A360F7" w:rsidP="00E27E96">
                                  <w:pPr>
                                    <w:pStyle w:val="Documentdatatext"/>
                                  </w:pPr>
                                  <w:r>
                                    <w:fldChar w:fldCharType="begin"/>
                                    <w:instrText xml:space="preserve"> MACROBUTTON NoName [</w:instrText>
                                  </w:r>
                                  <w:bookmarkStart w:id="5" w:name="LAN_MonthYear_1"/>
                                  <w:r>
                                    <w:instrText>Måned, År</w:instrText>
                                  </w:r>
                                  <w:bookmarkEnd w:id="5"/>
                                  <w:r>
                                    <w:instrText>]</w:instrText>
                                    <w:fldChar w:fldCharType="end"/>
                                  </w:r>
                                </w:p>
                                <w:p w14:paraId="50406653" w14:textId="77777777" w:rsidR="00A360F7" w:rsidRPr="00603C80" w:rsidRDefault="00A360F7" w:rsidP="00E27E96">
                                  <w:pPr>
                                    <w:pStyle w:val="Documentdataleadtext"/>
                                  </w:pPr>
                                </w:p>
                                <w:p w14:paraId="51A252E5" w14:textId="77777777" w:rsidR="00A360F7" w:rsidRPr="00603C80" w:rsidRDefault="00A360F7" w:rsidP="00E27E96">
                                  <w:pPr>
                                    <w:pStyle w:val="Documentdataleadtext"/>
                                  </w:pPr>
                                  <w:r>
                                    <w:fldChar w:fldCharType="begin"/>
                                    <w:instrText xml:space="preserve"> MACROBUTTON NoName [</w:instrText>
                                  </w:r>
                                  <w:bookmarkStart w:id="6" w:name="LAN_Optional"/>
                                  <w:r>
                                    <w:instrText>Valgfri</w:instrText>
                                  </w:r>
                                  <w:bookmarkEnd w:id="6"/>
                                  <w:r>
                                    <w:instrText xml:space="preserve"> 1 </w:instrText>
                                  </w:r>
                                  <w:r>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instrText>]</w:instrText>
                                    <w:fldChar w:fldCharType="end"/>
                                  </w:r>
                                </w:p>
                                <w:p w14:paraId="5B5305BD" w14:textId="77777777" w:rsidR="00A360F7" w:rsidRPr="00603C80" w:rsidRDefault="00A360F7" w:rsidP="00E27E96">
                                  <w:pPr>
                                    <w:pStyle w:val="Documentdatatext"/>
                                  </w:pPr>
                                  <w:r>
                                    <w:fldChar w:fldCharType="begin"/>
                                    <w:instrText xml:space="preserve"> MACROBUTTON NoName [</w:instrText>
                                  </w:r>
                                  <w:bookmarkStart w:id="8" w:name="LAN_Text_14"/>
                                  <w:r>
                                    <w:instrText>Tekst</w:instrText>
                                  </w:r>
                                  <w:bookmarkEnd w:id="8"/>
                                  <w:r>
                                    <w:instrText xml:space="preserve"> </w:instrText>
                                  </w:r>
                                  <w:r>
                                    <w:rPr>
                                      <w:color w:val="800000"/>
                                      <w:sz w:val="12"/>
                                    </w:rPr>
                                    <w:instrText xml:space="preserve">- </w:instrText>
                                  </w:r>
                                  <w:bookmarkStart w:id="9" w:name="LAN_RememberDelete_7"/>
                                  <w:r>
                                    <w:rPr>
                                      <w:color w:val="800000"/>
                                      <w:sz w:val="12"/>
                                    </w:rPr>
                                    <w:instrText>Hvis der ikke er valfri tekst, slet da dette felt</w:instrText>
                                  </w:r>
                                  <w:bookmarkEnd w:id="9"/>
                                  <w:r>
                                    <w:instrText>]</w:instrText>
                                    <w:fldChar w:fldCharType="end"/>
                                  </w:r>
                                </w:p>
                                <w:p w14:paraId="1B1008BE" w14:textId="77777777" w:rsidR="00A360F7" w:rsidRPr="00603C80" w:rsidRDefault="00A360F7" w:rsidP="00E27E96">
                                  <w:pPr>
                                    <w:pStyle w:val="Documentdataleadtext"/>
                                  </w:pPr>
                                </w:p>
                                <w:p w14:paraId="512C15C6" w14:textId="77777777" w:rsidR="00A360F7" w:rsidRPr="00603C80" w:rsidRDefault="00A360F7" w:rsidP="00E27E96">
                                  <w:pPr>
                                    <w:pStyle w:val="Documentdataleadtext"/>
                                  </w:pPr>
                                  <w:r>
                                    <w:fldChar w:fldCharType="begin"/>
                                    <w:instrText xml:space="preserve"> MACROBUTTON NoName [</w:instrText>
                                  </w:r>
                                  <w:bookmarkStart w:id="10" w:name="LAN_Optional_1"/>
                                  <w:r>
                                    <w:instrText>Valgfri</w:instrText>
                                  </w:r>
                                  <w:bookmarkEnd w:id="10"/>
                                  <w:r>
                                    <w:instrText xml:space="preserve"> 2 </w:instrText>
                                  </w:r>
                                  <w:r>
                                    <w:rPr>
                                      <w:color w:val="800000"/>
                                      <w:sz w:val="12"/>
                                    </w:rPr>
                                    <w:instrText xml:space="preserve">- </w:instrText>
                                  </w:r>
                                  <w:bookmarkStart w:id="11" w:name="LAN_RememberDelete_8"/>
                                  <w:r>
                                    <w:rPr>
                                      <w:color w:val="800000"/>
                                      <w:sz w:val="12"/>
                                    </w:rPr>
                                    <w:instrText>Hvis der ikke er valfri tekst, slet da dette felt</w:instrText>
                                  </w:r>
                                  <w:bookmarkEnd w:id="11"/>
                                  <w:r>
                                    <w:instrText>]</w:instrText>
                                    <w:fldChar w:fldCharType="end"/>
                                  </w:r>
                                </w:p>
                                <w:p w14:paraId="234C21FA" w14:textId="77777777" w:rsidR="00A360F7" w:rsidRPr="00603C80" w:rsidRDefault="00A360F7" w:rsidP="00E27E96">
                                  <w:pPr>
                                    <w:pStyle w:val="Documentdatatext"/>
                                  </w:pPr>
                                  <w:r>
                                    <w:fldChar w:fldCharType="begin"/>
                                    <w:instrText xml:space="preserve"> MACROBUTTON NoName [</w:instrText>
                                  </w:r>
                                  <w:bookmarkStart w:id="12" w:name="LAN_Text_15"/>
                                  <w:r>
                                    <w:instrText>Tekst</w:instrText>
                                  </w:r>
                                  <w:bookmarkEnd w:id="12"/>
                                  <w:r>
                                    <w:instrText xml:space="preserve"> </w:instrText>
                                  </w:r>
                                  <w:r>
                                    <w:rPr>
                                      <w:color w:val="800000"/>
                                      <w:sz w:val="12"/>
                                    </w:rPr>
                                    <w:instrText xml:space="preserve">- </w:instrText>
                                  </w:r>
                                  <w:bookmarkStart w:id="13" w:name="LAN_RememberDelete_9"/>
                                  <w:r>
                                    <w:rPr>
                                      <w:color w:val="800000"/>
                                      <w:sz w:val="12"/>
                                    </w:rPr>
                                    <w:instrText>Hvis der ikke er valfri tekst, slet da dette felt</w:instrText>
                                  </w:r>
                                  <w:bookmarkEnd w:id="13"/>
                                  <w:r>
                                    <w:instrText>]</w:instrText>
                                    <w:fldChar w:fldCharType="end"/>
                                  </w:r>
                                </w:p>
                              </w:tc>
                            </w:tr>
                            <w:tr w:rsidR="00A360F7" w:rsidRPr="00B35708" w14:paraId="200360EB" w14:textId="77777777" w:rsidTr="00F50260">
                              <w:tblPrEx>
                                <w:tblCellMar>
                                  <w:right w:w="0" w:type="dxa"/>
                                </w:tblCellMar>
                              </w:tblPrEx>
                              <w:trPr>
                                <w:trHeight w:hRule="exact" w:val="5425"/>
                              </w:trPr>
                              <w:tc>
                                <w:tcPr>
                                  <w:tcW w:w="9526" w:type="dxa"/>
                                  <w:tcBorders>
                                    <w:top w:val="nil"/>
                                    <w:left w:val="nil"/>
                                    <w:bottom w:val="nil"/>
                                    <w:right w:val="nil"/>
                                  </w:tcBorders>
                                </w:tcPr>
                                <w:p w14:paraId="799EF58B" w14:textId="7833678A" w:rsidR="00A360F7" w:rsidRPr="007308ED" w:rsidRDefault="00554527"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udbudsbetingelser</w:t>
                                      </w:r>
                                    </w:sdtContent>
                                  </w:sdt>
                                  <w:r>
                                    <w:t xml:space="preserve"> </w:t>
                                  </w:r>
                                </w:p>
                                <w:p w14:paraId="623ED878" w14:textId="00983941" w:rsidR="00A360F7" w:rsidRPr="00B35708" w:rsidRDefault="00554527"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t>udbud af udvikling af Den Veterinære Receptløsning</w:t>
                                      </w:r>
                                    </w:sdtContent>
                                  </w:sdt>
                                </w:p>
                              </w:tc>
                            </w:tr>
                          </w:tbl>
                          <w:p w14:paraId="3CA9CB5F" w14:textId="77777777" w:rsidR="00A360F7" w:rsidRDefault="00A360F7"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2AA45"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bK8cgIAAF4FAAAOAAAAZHJzL2Uyb0RvYy54bWysVN9v2yAQfp+0/wHxvjpJta6K6lRZqkyT qrZqOvWZYEjQMMcOEjv763dgO+m6vXSaH/DBffeT77i6bmvL9gqDAVfy8dmIM+UkVMZtSv7tafnh krMQhauEBadKflCBX8/ev7tq/FRNYAu2UsjIiQvTxpd8G6OfFkWQW1WLcAZeOVJqwFpE2uKmqFA0 5L22xWQ0uigawMojSBUCnd50Sj7L/rVWMt5rHVRktuSUW8wr5nWd1mJ2JaYbFH5rZJ+G+IcsamEc BT26uhFRsB2aP1zVRiIE0PFMQl2A1kaqXANVMx69qma1FV7lWqg5wR/bFP6fW3m3X/kHZLH9DC1d YGpI48M00GGqp9VYpz9lykhPLTwc26bayCQdXown5xcjUknSXX46zxvyU5zMPYb4RUHNklBypHvJ 7RL72xA76ABJ0QJYUy2NtXmDm/XCItsLusNl/lKW5P03mHWsoVzOP46yZwfJvsNZl/yoTIc+3qnG LMWDVQlj3aPSzFS51Bw8EVEdwwsplYu5SxQ/oxNKU6i3GPb4U1ZvMe7qIIscGVw8GtfGAebq8/yc 0q6+DynrDk/te1F3EmO7bqnwFxRYQ3UgZiB0QxO8XBq6vVsR4oNAmhK6cZr8eE+LtkDNh17ibAv4 82/nCU/kJS1nDU1dycOPnUDFmf3qiNZpRAcBB2E9CG5XL4BIMKY3xcsskgFGO4gaoX6mB2GeopBK OEmxSh4HcRG72acHRar5PINoEL2It27lZXKdupq4+NQ+C/Q9YSNx/Q6GeRTTV7ztsMnSwXwXQZtM 6tTXrot9v2mIM3H7Bye9Ei/3GXV6Fme/AAAA//8DAFBLAwQUAAYACAAAACEA88se5uAAAAAMAQAA DwAAAGRycy9kb3ducmV2LnhtbEyPQU+DQBCF7yb+h82YeDHtArGgyNIYk3q3No3HgR2Byu4SdgvU X+940uO89+XNe8V2Mb2YaPSdswridQSCbO10ZxsFh/fd6gGED2g19s6Sggt52JbXVwXm2s32jaZ9 aASHWJ+jgjaEIZfS1y0Z9Gs3kGXv040GA59jI/WIM4ebXiZRlEqDneUPLQ700lL9tT8bBdWUHJed /v54NcvxhJeO5tPhTqnbm+X5CUSgJfzB8Fufq0PJnSp3ttqLXsFqk2aMsnEf8wYmHqMsBVGxsomz BGRZyP8jyh8AAAD//wMAUEsBAi0AFAAGAAgAAAAhALaDOJL+AAAA4QEAABMAAAAAAAAAAAAAAAAA AAAAAFtDb250ZW50X1R5cGVzXS54bWxQSwECLQAUAAYACAAAACEAOP0h/9YAAACUAQAACwAAAAAA AAAAAAAAAAAvAQAAX3JlbHMvLnJlbHNQSwECLQAUAAYACAAAACEARsWyvHICAABeBQAADgAAAAAA AAAAAAAAAAAuAgAAZHJzL2Uyb0RvYy54bWxQSwECLQAUAAYACAAAACEA88se5uAAAAAMAQAADwAA AAAAAAAAAAAAAADMBAAAZHJzL2Rvd25yZXYueG1sUEsFBgAAAAAEAAQA8wAAANkFA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3AC02D84" w14:textId="77777777" w:rsidTr="00F50260">
                        <w:trPr>
                          <w:trHeight w:val="4641"/>
                        </w:trPr>
                        <w:tc>
                          <w:tcPr>
                            <w:tcW w:w="9526" w:type="dxa"/>
                            <w:tcBorders>
                              <w:top w:val="nil"/>
                              <w:left w:val="nil"/>
                              <w:bottom w:val="nil"/>
                              <w:right w:val="nil"/>
                            </w:tcBorders>
                          </w:tcPr>
                          <w:p w14:paraId="3D563004" w14:textId="77777777" w:rsidR="00A360F7" w:rsidRPr="00603C80" w:rsidRDefault="00A360F7" w:rsidP="00E27E96">
                            <w:pPr>
                              <w:pStyle w:val="Documentdataleadtext"/>
                            </w:pPr>
                            <w:bookmarkStart w:id="14" w:name="LAN_Intendedfor"/>
                            <w:r>
                              <w:t>Til</w:t>
                            </w:r>
                            <w:bookmarkEnd w:id="14"/>
                          </w:p>
                          <w:p w14:paraId="2E7CD8CE" w14:textId="77777777" w:rsidR="00A360F7" w:rsidRPr="00603C80" w:rsidRDefault="00A360F7" w:rsidP="00E27E96">
                            <w:pPr>
                              <w:pStyle w:val="Documentdatatext"/>
                            </w:pPr>
                            <w:r>
                              <w:fldChar w:fldCharType="begin"/>
                              <w:instrText xml:space="preserve"> MACROBUTTON NoName [</w:instrText>
                            </w:r>
                            <w:bookmarkStart w:id="15" w:name="LAN_Text_12"/>
                            <w:r>
                              <w:instrText>Tekst</w:instrText>
                            </w:r>
                            <w:bookmarkEnd w:id="15"/>
                            <w:r>
                              <w:instrText>]</w:instrText>
                              <w:fldChar w:fldCharType="end"/>
                            </w:r>
                          </w:p>
                          <w:p w14:paraId="06961807" w14:textId="77777777" w:rsidR="00A360F7" w:rsidRPr="00603C80" w:rsidRDefault="00A360F7" w:rsidP="00E27E96">
                            <w:pPr>
                              <w:pStyle w:val="Documentdataleadtext"/>
                            </w:pPr>
                          </w:p>
                          <w:p w14:paraId="47247911" w14:textId="77777777" w:rsidR="00A360F7" w:rsidRPr="00603C80" w:rsidRDefault="00A360F7" w:rsidP="00E27E96">
                            <w:pPr>
                              <w:pStyle w:val="Documentdataleadtext"/>
                            </w:pPr>
                            <w:bookmarkStart w:id="16" w:name="LAN_Documenttype_2"/>
                            <w:r>
                              <w:t>Dokumenttype</w:t>
                            </w:r>
                            <w:bookmarkEnd w:id="16"/>
                          </w:p>
                          <w:p w14:paraId="5D4567AD" w14:textId="77777777" w:rsidR="00A360F7" w:rsidRPr="00603C80" w:rsidRDefault="00A360F7" w:rsidP="00E27E96">
                            <w:pPr>
                              <w:pStyle w:val="Documentdatatext"/>
                            </w:pPr>
                            <w:r>
                              <w:fldChar w:fldCharType="begin"/>
                              <w:instrText xml:space="preserve"> MACROBUTTON NoName [</w:instrText>
                            </w:r>
                            <w:bookmarkStart w:id="17" w:name="LAN_Text_13"/>
                            <w:r>
                              <w:instrText>Tekst</w:instrText>
                            </w:r>
                            <w:bookmarkEnd w:id="17"/>
                            <w:r>
                              <w:instrText>]</w:instrText>
                              <w:fldChar w:fldCharType="end"/>
                            </w:r>
                          </w:p>
                          <w:p w14:paraId="4AA74445" w14:textId="77777777" w:rsidR="00A360F7" w:rsidRPr="00603C80" w:rsidRDefault="00A360F7" w:rsidP="00E27E96">
                            <w:pPr>
                              <w:pStyle w:val="Documentdataleadtext"/>
                            </w:pPr>
                          </w:p>
                          <w:p w14:paraId="0DF2DE8A" w14:textId="77777777" w:rsidR="00A360F7" w:rsidRPr="00603C80" w:rsidRDefault="00A360F7" w:rsidP="00E27E96">
                            <w:pPr>
                              <w:pStyle w:val="Documentdataleadtext"/>
                            </w:pPr>
                            <w:bookmarkStart w:id="18" w:name="LAN_Date_1"/>
                            <w:r>
                              <w:t>Dato</w:t>
                            </w:r>
                            <w:bookmarkEnd w:id="18"/>
                          </w:p>
                          <w:p w14:paraId="395014F2" w14:textId="77777777" w:rsidR="00A360F7" w:rsidRPr="00603C80" w:rsidRDefault="00A360F7" w:rsidP="00E27E96">
                            <w:pPr>
                              <w:pStyle w:val="Documentdatatext"/>
                            </w:pPr>
                            <w:r>
                              <w:fldChar w:fldCharType="begin"/>
                              <w:instrText xml:space="preserve"> MACROBUTTON NoName [</w:instrText>
                            </w:r>
                            <w:bookmarkStart w:id="19" w:name="LAN_MonthYear_1"/>
                            <w:r>
                              <w:instrText>Måned, År</w:instrText>
                            </w:r>
                            <w:bookmarkEnd w:id="19"/>
                            <w:r>
                              <w:instrText>]</w:instrText>
                              <w:fldChar w:fldCharType="end"/>
                            </w:r>
                          </w:p>
                          <w:p w14:paraId="50406653" w14:textId="77777777" w:rsidR="00A360F7" w:rsidRPr="00603C80" w:rsidRDefault="00A360F7" w:rsidP="00E27E96">
                            <w:pPr>
                              <w:pStyle w:val="Documentdataleadtext"/>
                            </w:pPr>
                          </w:p>
                          <w:p w14:paraId="51A252E5" w14:textId="77777777" w:rsidR="00A360F7" w:rsidRPr="00603C80" w:rsidRDefault="00A360F7" w:rsidP="00E27E96">
                            <w:pPr>
                              <w:pStyle w:val="Documentdataleadtext"/>
                            </w:pPr>
                            <w:r>
                              <w:fldChar w:fldCharType="begin"/>
                              <w:instrText xml:space="preserve"> MACROBUTTON NoName [</w:instrText>
                            </w:r>
                            <w:bookmarkStart w:id="20" w:name="LAN_Optional"/>
                            <w:r>
                              <w:instrText>Valgfri</w:instrText>
                            </w:r>
                            <w:bookmarkEnd w:id="20"/>
                            <w:r>
                              <w:instrText xml:space="preserve"> 1 </w:instrText>
                            </w:r>
                            <w:r>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instrText>]</w:instrText>
                              <w:fldChar w:fldCharType="end"/>
                            </w:r>
                          </w:p>
                          <w:p w14:paraId="5B5305BD" w14:textId="77777777" w:rsidR="00A360F7" w:rsidRPr="00603C80" w:rsidRDefault="00A360F7" w:rsidP="00E27E96">
                            <w:pPr>
                              <w:pStyle w:val="Documentdatatext"/>
                            </w:pPr>
                            <w:r>
                              <w:fldChar w:fldCharType="begin"/>
                              <w:instrText xml:space="preserve"> MACROBUTTON NoName [</w:instrText>
                            </w:r>
                            <w:bookmarkStart w:id="22" w:name="LAN_Text_14"/>
                            <w:r>
                              <w:instrText>Tekst</w:instrText>
                            </w:r>
                            <w:bookmarkEnd w:id="22"/>
                            <w:r>
                              <w:instrText xml:space="preserve"> </w:instrText>
                            </w:r>
                            <w:r>
                              <w:rPr>
                                <w:color w:val="800000"/>
                                <w:sz w:val="12"/>
                              </w:rPr>
                              <w:instrText xml:space="preserve">- </w:instrText>
                            </w:r>
                            <w:bookmarkStart w:id="23" w:name="LAN_RememberDelete_7"/>
                            <w:r>
                              <w:rPr>
                                <w:color w:val="800000"/>
                                <w:sz w:val="12"/>
                              </w:rPr>
                              <w:instrText>Hvis der ikke er valfri tekst, slet da dette felt</w:instrText>
                            </w:r>
                            <w:bookmarkEnd w:id="23"/>
                            <w:r>
                              <w:instrText>]</w:instrText>
                              <w:fldChar w:fldCharType="end"/>
                            </w:r>
                          </w:p>
                          <w:p w14:paraId="1B1008BE" w14:textId="77777777" w:rsidR="00A360F7" w:rsidRPr="00603C80" w:rsidRDefault="00A360F7" w:rsidP="00E27E96">
                            <w:pPr>
                              <w:pStyle w:val="Documentdataleadtext"/>
                            </w:pPr>
                          </w:p>
                          <w:p w14:paraId="512C15C6" w14:textId="77777777" w:rsidR="00A360F7" w:rsidRPr="00603C80" w:rsidRDefault="00A360F7" w:rsidP="00E27E96">
                            <w:pPr>
                              <w:pStyle w:val="Documentdataleadtext"/>
                            </w:pPr>
                            <w:r>
                              <w:fldChar w:fldCharType="begin"/>
                              <w:instrText xml:space="preserve"> MACROBUTTON NoName [</w:instrText>
                            </w:r>
                            <w:bookmarkStart w:id="24" w:name="LAN_Optional_1"/>
                            <w:r>
                              <w:instrText>Valgfri</w:instrText>
                            </w:r>
                            <w:bookmarkEnd w:id="24"/>
                            <w:r>
                              <w:instrText xml:space="preserve"> 2 </w:instrText>
                            </w:r>
                            <w:r>
                              <w:rPr>
                                <w:color w:val="800000"/>
                                <w:sz w:val="12"/>
                              </w:rPr>
                              <w:instrText xml:space="preserve">- </w:instrText>
                            </w:r>
                            <w:bookmarkStart w:id="25" w:name="LAN_RememberDelete_8"/>
                            <w:r>
                              <w:rPr>
                                <w:color w:val="800000"/>
                                <w:sz w:val="12"/>
                              </w:rPr>
                              <w:instrText>Hvis der ikke er valfri tekst, slet da dette felt</w:instrText>
                            </w:r>
                            <w:bookmarkEnd w:id="25"/>
                            <w:r>
                              <w:instrText>]</w:instrText>
                              <w:fldChar w:fldCharType="end"/>
                            </w:r>
                          </w:p>
                          <w:p w14:paraId="234C21FA" w14:textId="77777777" w:rsidR="00A360F7" w:rsidRPr="00603C80" w:rsidRDefault="00A360F7" w:rsidP="00E27E96">
                            <w:pPr>
                              <w:pStyle w:val="Documentdatatext"/>
                            </w:pPr>
                            <w:r>
                              <w:fldChar w:fldCharType="begin"/>
                              <w:instrText xml:space="preserve"> MACROBUTTON NoName [</w:instrText>
                            </w:r>
                            <w:bookmarkStart w:id="26" w:name="LAN_Text_15"/>
                            <w:r>
                              <w:instrText>Tekst</w:instrText>
                            </w:r>
                            <w:bookmarkEnd w:id="26"/>
                            <w:r>
                              <w:instrText xml:space="preserve"> </w:instrText>
                            </w:r>
                            <w:r>
                              <w:rPr>
                                <w:color w:val="800000"/>
                                <w:sz w:val="12"/>
                              </w:rPr>
                              <w:instrText xml:space="preserve">- </w:instrText>
                            </w:r>
                            <w:bookmarkStart w:id="27" w:name="LAN_RememberDelete_9"/>
                            <w:r>
                              <w:rPr>
                                <w:color w:val="800000"/>
                                <w:sz w:val="12"/>
                              </w:rPr>
                              <w:instrText>Hvis der ikke er valfri tekst, slet da dette felt</w:instrText>
                            </w:r>
                            <w:bookmarkEnd w:id="27"/>
                            <w:r>
                              <w:instrText>]</w:instrText>
                              <w:fldChar w:fldCharType="end"/>
                            </w:r>
                          </w:p>
                        </w:tc>
                      </w:tr>
                      <w:tr w:rsidR="00A360F7" w:rsidRPr="00B35708" w14:paraId="200360EB" w14:textId="77777777" w:rsidTr="00F50260">
                        <w:tblPrEx>
                          <w:tblCellMar>
                            <w:right w:w="0" w:type="dxa"/>
                          </w:tblCellMar>
                        </w:tblPrEx>
                        <w:trPr>
                          <w:trHeight w:hRule="exact" w:val="5425"/>
                        </w:trPr>
                        <w:tc>
                          <w:tcPr>
                            <w:tcW w:w="9526" w:type="dxa"/>
                            <w:tcBorders>
                              <w:top w:val="nil"/>
                              <w:left w:val="nil"/>
                              <w:bottom w:val="nil"/>
                              <w:right w:val="nil"/>
                            </w:tcBorders>
                          </w:tcPr>
                          <w:p w14:paraId="799EF58B" w14:textId="7833678A" w:rsidR="00A360F7" w:rsidRPr="007308ED" w:rsidRDefault="00554527"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udbudsbetingelser</w:t>
                                </w:r>
                              </w:sdtContent>
                            </w:sdt>
                            <w:r>
                              <w:t xml:space="preserve"> </w:t>
                            </w:r>
                          </w:p>
                          <w:p w14:paraId="623ED878" w14:textId="00983941" w:rsidR="00A360F7" w:rsidRPr="00B35708" w:rsidRDefault="00554527"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t>udbud af udvikling af Den Veterinære Receptløsning</w:t>
                                </w:r>
                              </w:sdtContent>
                            </w:sdt>
                          </w:p>
                        </w:tc>
                      </w:tr>
                    </w:tbl>
                    <w:p w14:paraId="3CA9CB5F" w14:textId="77777777" w:rsidR="00A360F7" w:rsidRDefault="00A360F7" w:rsidP="00F50260"/>
                  </w:txbxContent>
                </v:textbox>
                <w10:wrap anchorx="margin" anchory="page"/>
              </v:shape>
            </w:pict>
          </mc:Fallback>
        </mc:AlternateContent>
      </w:r>
    </w:p>
    <w:p w14:paraId="331F8050" w14:textId="77777777" w:rsidR="00F50260" w:rsidRDefault="00F50260" w:rsidP="00066591"/>
    <w:p w14:paraId="5A8A3B07" w14:textId="77777777" w:rsidR="00025683" w:rsidRDefault="00025683" w:rsidP="00066591"/>
    <w:p w14:paraId="04075DB4"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Pr>
          <w:noProof/>
        </w:rPr>
        <mc:AlternateContent>
          <mc:Choice Requires="wps">
            <w:drawing>
              <wp:anchor distT="0" distB="0" distL="114300" distR="114300" simplePos="0" relativeHeight="251658242" behindDoc="0" locked="0" layoutInCell="1" allowOverlap="1" wp14:anchorId="30E49380" wp14:editId="2B24C953">
                <wp:simplePos x="0" y="0"/>
                <wp:positionH relativeFrom="margin">
                  <wp:posOffset>-363855</wp:posOffset>
                </wp:positionH>
                <wp:positionV relativeFrom="margin">
                  <wp:align>bottom</wp:align>
                </wp:positionV>
                <wp:extent cx="6248400" cy="5900400"/>
                <wp:effectExtent l="0" t="0" r="0" b="635"/>
                <wp:wrapNone/>
                <wp:docPr id="7" name="Coverpage_Image"/>
                <wp:cNvGraphicFramePr/>
                <a:graphic xmlns:a="http://schemas.openxmlformats.org/drawingml/2006/main">
                  <a:graphicData uri="http://schemas.microsoft.com/office/word/2010/wordprocessingShape">
                    <wps:wsp>
                      <wps:cNvSpPr txBox="1"/>
                      <wps:spPr>
                        <a:xfrm>
                          <a:off x="0" y="0"/>
                          <a:ext cx="62484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639" w:type="dxa"/>
                              <w:tblLayout w:type="fixed"/>
                              <w:tblLook w:val="04A0" w:firstRow="1" w:lastRow="0" w:firstColumn="1" w:lastColumn="0" w:noHBand="0" w:noVBand="1"/>
                            </w:tblPr>
                            <w:tblGrid>
                              <w:gridCol w:w="9639"/>
                            </w:tblGrid>
                            <w:tr w:rsidR="00A360F7" w:rsidRPr="00B35708" w14:paraId="45961C71" w14:textId="77777777" w:rsidTr="00003A6E">
                              <w:trPr>
                                <w:trHeight w:hRule="exact" w:val="2835"/>
                              </w:trPr>
                              <w:tc>
                                <w:tcPr>
                                  <w:tcW w:w="9639" w:type="dxa"/>
                                </w:tcPr>
                                <w:p w14:paraId="6ABAEB7C" w14:textId="0AC89156" w:rsidR="00A360F7" w:rsidRPr="007308ED" w:rsidRDefault="00554527"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t>udbudsbetingelser</w:t>
                                      </w:r>
                                    </w:sdtContent>
                                  </w:sdt>
                                </w:p>
                                <w:p w14:paraId="1FE8EB43" w14:textId="52B38157" w:rsidR="00A360F7" w:rsidRPr="007308ED" w:rsidRDefault="00554527" w:rsidP="007308ED">
                                  <w:pPr>
                                    <w:pStyle w:val="FrontpageHeading2"/>
                                  </w:pPr>
                                  <w:sdt>
                                    <w:sdtPr>
                                      <w:rPr>
                                        <w:bCs/>
                                        <w:szCs w:val="60"/>
                                      </w:r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Pr>
                                          <w:bCs/>
                                          <w:szCs w:val="60"/>
                                        </w:rPr>
                                        <w:t>udbud af udvikling af Den Veterinære Receptløsning</w:t>
                                      </w:r>
                                    </w:sdtContent>
                                  </w:sdt>
                                </w:p>
                              </w:tc>
                            </w:tr>
                            <w:tr w:rsidR="00A360F7" w:rsidRPr="00B35708" w14:paraId="39866885" w14:textId="77777777" w:rsidTr="00003A6E">
                              <w:trPr>
                                <w:trHeight w:hRule="exact" w:val="437"/>
                              </w:trPr>
                              <w:tc>
                                <w:tcPr>
                                  <w:tcW w:w="9639" w:type="dxa"/>
                                </w:tcPr>
                                <w:p w14:paraId="2ACDF03F" w14:textId="77777777" w:rsidR="00A360F7" w:rsidRPr="00B35708" w:rsidRDefault="00A360F7" w:rsidP="00A84F08">
                                  <w:pPr>
                                    <w:suppressOverlap/>
                                  </w:pPr>
                                </w:p>
                              </w:tc>
                            </w:tr>
                            <w:tr w:rsidR="00A360F7" w:rsidRPr="00B35708" w14:paraId="4EF5B77B" w14:textId="77777777" w:rsidTr="00003A6E">
                              <w:trPr>
                                <w:trHeight w:hRule="exact" w:val="5727"/>
                              </w:trPr>
                              <w:tc>
                                <w:tcPr>
                                  <w:tcW w:w="9639" w:type="dxa"/>
                                </w:tcPr>
                                <w:p w14:paraId="746482AA" w14:textId="77777777" w:rsidR="00A360F7" w:rsidRPr="00B35708" w:rsidRDefault="00A360F7" w:rsidP="00A84F08">
                                  <w:pPr>
                                    <w:suppressOverlap/>
                                    <w:jc w:val="center"/>
                                  </w:pPr>
                                  <w:r>
                                    <w:rPr>
                                      <w:noProof/>
                                    </w:rPr>
                                    <w:drawing>
                                      <wp:inline distT="0" distB="0" distL="0" distR="0" wp14:anchorId="3A345F48" wp14:editId="06791E27">
                                        <wp:extent cx="5886683" cy="350397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6683" cy="3503977"/>
                                                </a:xfrm>
                                                <a:prstGeom prst="rect">
                                                  <a:avLst/>
                                                </a:prstGeom>
                                                <a:noFill/>
                                                <a:ln>
                                                  <a:noFill/>
                                                </a:ln>
                                              </pic:spPr>
                                            </pic:pic>
                                          </a:graphicData>
                                        </a:graphic>
                                      </wp:inline>
                                    </w:drawing>
                                  </w:r>
                                </w:p>
                              </w:tc>
                            </w:tr>
                          </w:tbl>
                          <w:p w14:paraId="438CD01C" w14:textId="77777777" w:rsidR="00A360F7" w:rsidRDefault="00A360F7"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E49380" id="Coverpage_Image" o:spid="_x0000_s1028" type="#_x0000_t202" style="position:absolute;margin-left:-28.65pt;margin-top:0;width:492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0PKOdAIAAF4FAAAOAAAAZHJzL2Uyb0RvYy54bWysVM1u2zAMvg/YOwi6r3aytuiCOEWWIsOA oi2aDj0rspQYk0WNUmJnTz9KtpOu26XDfJAp8Z/8yOl1Wxu2V+grsAUfneWcKSuhrOym4N+elh+u OPNB2FIYsKrgB+X59ez9u2njJmoMWzClQkZGrJ80ruDbENwky7zcqlr4M3DKElMD1iLQFTdZiaIh 67XJxnl+mTWApUOQynt6vemYfJbsa61kuNfaq8BMwSm2kE5M5zqe2WwqJhsUblvJPgzxD1HUorLk 9GjqRgTBdlj9YaquJIIHHc4k1BloXUmVcqBsRvmrbFZb4VTKhYrj3bFM/v+ZlXf7lXtAFtrP0FID Y0Ea5yeeHmM+rcY6/ilSRnwq4eFYNtUGJunxcnx+dZ4TSxLv4lOexwvZyU7qDn34oqBmkSg4Ul9S ucT+1odOdBCJ3jyYqlxWxqQLbtYLg2wvqIfL9PXWfxMzljUUy8eLPFm2EPU708ZGOyrBofd3yjFR 4WBUlDH2UWlWlSnV5DwCUR3dCymVDalKlF2SjlKaXL1FsZc/RfUW5S4P0kiewYajcl1ZwJR9mp9T 2OX3IWTdyVNzXuQdydCuW0q84OMBAmsoD4QMhG5ovJPLirp3K3x4EEhTQh2nyQ/3dGgDVHzoKc62 gD//9h7lCbzE5ayhqSu4/7ETqDgzXy3BOo7oQOBArAfC7uoFEAhGtFOcTCQpYDADqRHqZ1oI8+iF WMJK8lXwMJCL0M0+LRSp5vMkRIPoRLi1Kyej6VjViMWn9lmg6wEbCOt3MMyjmLzCbScbNb2b7wJB L4E61rWrYl9vGuI0Fv3CiVvi5T1Jndbi7BcAAAD//wMAUEsDBBQABgAIAAAAIQD6uDJs3gAAAAgB AAAPAAAAZHJzL2Rvd25yZXYueG1sTI9Na8JAEIbvhf6HZQq96aYpVROzERGkH9BDVfC6yU6T0Oxs yK4m/nvHU73N8L4880y2Gm0rztj7xpGCl2kEAql0pqFKwWG/nSxA+KDJ6NYRKrigh1X++JDp1LiB fvC8C5VgCPlUK6hD6FIpfVmj1X7qOiTOfl1vdeC1r6Tp9cBw28o4imbS6ob4Qq073NRY/u1OVkH0 efz4+k72FB83W9lVh/U7FoNSz0/jegki4Bj+y3DTZ3XI2alwJzJetAomb/NXrjIMBMdJPJuDKG5D EoPMM3n/QH4FAAD//wMAUEsBAi0AFAAGAAgAAAAhALaDOJL+AAAA4QEAABMAAAAAAAAAAAAAAAAA AAAAAFtDb250ZW50X1R5cGVzXS54bWxQSwECLQAUAAYACAAAACEAOP0h/9YAAACUAQAACwAAAAAA AAAAAAAAAAAvAQAAX3JlbHMvLnJlbHNQSwECLQAUAAYACAAAACEA09DyjnQCAABeBQAADgAAAAAA AAAAAAAAAAAuAgAAZHJzL2Uyb0RvYy54bWxQSwECLQAUAAYACAAAACEA+rgybN4AAAAIAQAADwAA AAAAAAAAAAAAAADOBAAAZHJzL2Rvd25yZXYueG1sUEsFBgAAAAAEAAQA8wAAANkFAAAAAA== " stroked="f" strokeweight=".5pt">
                <v:textbox style="mso-fit-shape-to-text:t" inset="0,0,0,0">
                  <w:txbxContent>
                    <w:tbl>
                      <w:tblPr>
                        <w:tblStyle w:val="Blank"/>
                        <w:tblW w:w="9639" w:type="dxa"/>
                        <w:tblLayout w:type="fixed"/>
                        <w:tblLook w:val="04A0" w:firstRow="1" w:lastRow="0" w:firstColumn="1" w:lastColumn="0" w:noHBand="0" w:noVBand="1"/>
                      </w:tblPr>
                      <w:tblGrid>
                        <w:gridCol w:w="9639"/>
                      </w:tblGrid>
                      <w:tr w:rsidR="00A360F7" w:rsidRPr="00B35708" w14:paraId="45961C71" w14:textId="77777777" w:rsidTr="00003A6E">
                        <w:trPr>
                          <w:trHeight w:hRule="exact" w:val="2835"/>
                        </w:trPr>
                        <w:tc>
                          <w:tcPr>
                            <w:tcW w:w="9639" w:type="dxa"/>
                          </w:tcPr>
                          <w:p w14:paraId="6ABAEB7C" w14:textId="0AC89156" w:rsidR="00A360F7" w:rsidRPr="007308ED" w:rsidRDefault="00554527"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t>udbudsbetingelser</w:t>
                                </w:r>
                              </w:sdtContent>
                            </w:sdt>
                          </w:p>
                          <w:p w14:paraId="1FE8EB43" w14:textId="52B38157" w:rsidR="00A360F7" w:rsidRPr="007308ED" w:rsidRDefault="00554527" w:rsidP="007308ED">
                            <w:pPr>
                              <w:pStyle w:val="FrontpageHeading2"/>
                            </w:pPr>
                            <w:sdt>
                              <w:sdtPr>
                                <w:rPr>
                                  <w:bCs/>
                                  <w:szCs w:val="60"/>
                                </w:r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Pr>
                                    <w:bCs/>
                                    <w:szCs w:val="60"/>
                                  </w:rPr>
                                  <w:t>udbud af udvikling af Den Veterinære Receptløsning</w:t>
                                </w:r>
                              </w:sdtContent>
                            </w:sdt>
                          </w:p>
                        </w:tc>
                      </w:tr>
                      <w:tr w:rsidR="00A360F7" w:rsidRPr="00B35708" w14:paraId="39866885" w14:textId="77777777" w:rsidTr="00003A6E">
                        <w:trPr>
                          <w:trHeight w:hRule="exact" w:val="437"/>
                        </w:trPr>
                        <w:tc>
                          <w:tcPr>
                            <w:tcW w:w="9639" w:type="dxa"/>
                          </w:tcPr>
                          <w:p w14:paraId="2ACDF03F" w14:textId="77777777" w:rsidR="00A360F7" w:rsidRPr="00B35708" w:rsidRDefault="00A360F7" w:rsidP="00A84F08">
                            <w:pPr>
                              <w:suppressOverlap/>
                            </w:pPr>
                          </w:p>
                        </w:tc>
                      </w:tr>
                      <w:tr w:rsidR="00A360F7" w:rsidRPr="00B35708" w14:paraId="4EF5B77B" w14:textId="77777777" w:rsidTr="00003A6E">
                        <w:trPr>
                          <w:trHeight w:hRule="exact" w:val="5727"/>
                        </w:trPr>
                        <w:tc>
                          <w:tcPr>
                            <w:tcW w:w="9639" w:type="dxa"/>
                          </w:tcPr>
                          <w:p w14:paraId="746482AA" w14:textId="77777777" w:rsidR="00A360F7" w:rsidRPr="00B35708" w:rsidRDefault="00A360F7" w:rsidP="00A84F08">
                            <w:pPr>
                              <w:suppressOverlap/>
                              <w:jc w:val="center"/>
                            </w:pPr>
                            <w:r>
                              <w:rPr>
                                <w:noProof/>
                              </w:rPr>
                              <w:drawing>
                                <wp:inline distT="0" distB="0" distL="0" distR="0" wp14:anchorId="3A345F48" wp14:editId="06791E27">
                                  <wp:extent cx="5886683" cy="350397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6683" cy="3503977"/>
                                          </a:xfrm>
                                          <a:prstGeom prst="rect">
                                            <a:avLst/>
                                          </a:prstGeom>
                                          <a:noFill/>
                                          <a:ln>
                                            <a:noFill/>
                                          </a:ln>
                                        </pic:spPr>
                                      </pic:pic>
                                    </a:graphicData>
                                  </a:graphic>
                                </wp:inline>
                              </w:drawing>
                            </w:r>
                          </w:p>
                        </w:tc>
                      </w:tr>
                    </w:tbl>
                    <w:p w14:paraId="438CD01C" w14:textId="77777777" w:rsidR="00A360F7" w:rsidRDefault="00A360F7" w:rsidP="00E333F0"/>
                  </w:txbxContent>
                </v:textbox>
                <w10:wrap anchorx="margin" anchory="margin"/>
              </v:shape>
            </w:pict>
          </mc:Fallback>
        </mc:AlternateContent>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69368C8F" w14:textId="77777777" w:rsidTr="00D06DD3">
        <w:trPr>
          <w:trHeight w:hRule="exact" w:val="2892"/>
        </w:trPr>
        <w:tc>
          <w:tcPr>
            <w:tcW w:w="8791" w:type="dxa"/>
          </w:tcPr>
          <w:p w14:paraId="68463A46" w14:textId="26CE133E" w:rsidR="00936B38" w:rsidRPr="00B35708" w:rsidRDefault="00936B38" w:rsidP="00E27E96">
            <w:pPr>
              <w:pStyle w:val="Overskrift"/>
            </w:pPr>
            <w:bookmarkStart w:id="29" w:name="LAN_Contents"/>
            <w:r>
              <w:lastRenderedPageBreak/>
              <w:t>Indhold</w:t>
            </w:r>
            <w:bookmarkEnd w:id="29"/>
          </w:p>
        </w:tc>
      </w:tr>
    </w:tbl>
    <w:p w14:paraId="1E9183B6" w14:textId="7E72DD3F" w:rsidR="00B41C28" w:rsidRDefault="00477CA1">
      <w:pPr>
        <w:pStyle w:val="Indholdsfortegnelse1"/>
        <w:rPr>
          <w:rFonts w:asciiTheme="minorHAnsi" w:eastAsiaTheme="minorEastAsia" w:hAnsiTheme="minorHAnsi" w:cstheme="minorBidi"/>
          <w:b w:val="0"/>
          <w:noProof/>
          <w:kern w:val="2"/>
          <w:sz w:val="24"/>
          <w:szCs w:val="24"/>
          <w:lang w:eastAsia="da-DK"/>
          <w14:ligatures w14:val="standardContextual"/>
        </w:rPr>
      </w:pPr>
      <w:r>
        <w:rPr>
          <w:caps/>
        </w:rPr>
        <w:fldChar w:fldCharType="begin"/>
        <w:instrText xml:space="preserve"> TOC \o "1-2" \h \z \u </w:instrText>
        <w:fldChar w:fldCharType="separate"/>
      </w:r>
      <w:hyperlink w:anchor="_Toc240975418" w:history="1">
        <w:r>
          <w:rPr>
            <w:rStyle w:val="Hyperlink"/>
            <w:noProof/>
          </w:rPr>
          <w:t>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Indledning</w:t>
        </w:r>
        <w:r>
          <w:rPr>
            <w:noProof/>
            <w:webHidden/>
          </w:rPr>
          <w:tab/>
          <w:fldChar w:fldCharType="begin"/>
          <w:instrText xml:space="preserve"> PAGEREF _Toc240975418 \h </w:instrText>
          <w:fldChar w:fldCharType="separate"/>
          <w:t>1</w:t>
          <w:fldChar w:fldCharType="end"/>
        </w:r>
      </w:hyperlink>
    </w:p>
    <w:p w14:paraId="4F7698E9" w14:textId="40024E58"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19" w:history="1">
        <w:r>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Den ordregivende myndighed</w:t>
        </w:r>
        <w:r>
          <w:rPr>
            <w:noProof/>
            <w:webHidden/>
          </w:rPr>
          <w:tab/>
          <w:fldChar w:fldCharType="begin"/>
          <w:instrText xml:space="preserve"> PAGEREF _Toc240975419 \h </w:instrText>
          <w:fldChar w:fldCharType="separate"/>
          <w:t>1</w:t>
          <w:fldChar w:fldCharType="end"/>
        </w:r>
      </w:hyperlink>
    </w:p>
    <w:p w14:paraId="13D4FA8A" w14:textId="76C70C1A"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20" w:history="1">
        <w:r>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Om ordregiver</w:t>
        </w:r>
        <w:r>
          <w:rPr>
            <w:noProof/>
            <w:webHidden/>
          </w:rPr>
          <w:tab/>
          <w:fldChar w:fldCharType="begin"/>
          <w:instrText xml:space="preserve"> PAGEREF _Toc240975420 \h </w:instrText>
          <w:fldChar w:fldCharType="separate"/>
          <w:t>1</w:t>
          <w:fldChar w:fldCharType="end"/>
        </w:r>
      </w:hyperlink>
    </w:p>
    <w:p w14:paraId="6C9C3614" w14:textId="1D31A60E"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21" w:history="1">
        <w:r>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Udbudsmaterialet</w:t>
        </w:r>
        <w:r>
          <w:rPr>
            <w:noProof/>
            <w:webHidden/>
          </w:rPr>
          <w:tab/>
          <w:fldChar w:fldCharType="begin"/>
          <w:instrText xml:space="preserve"> PAGEREF _Toc240975421 \h </w:instrText>
          <w:fldChar w:fldCharType="separate"/>
          <w:t>2</w:t>
          <w:fldChar w:fldCharType="end"/>
        </w:r>
      </w:hyperlink>
    </w:p>
    <w:p w14:paraId="3FD39514" w14:textId="12A3D1D6"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22" w:history="1">
        <w:r>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Oplysninger om Kontrakten</w:t>
        </w:r>
        <w:r>
          <w:rPr>
            <w:noProof/>
            <w:webHidden/>
          </w:rPr>
          <w:tab/>
          <w:fldChar w:fldCharType="begin"/>
          <w:instrText xml:space="preserve"> PAGEREF _Toc240975422 \h </w:instrText>
          <w:fldChar w:fldCharType="separate"/>
          <w:t>3</w:t>
          <w:fldChar w:fldCharType="end"/>
        </w:r>
      </w:hyperlink>
    </w:p>
    <w:p w14:paraId="330AE4D3" w14:textId="243AAC3B"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23" w:history="1">
        <w:r>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eastAsia="da-DK"/>
            <w14:ligatures w14:val="standardContextual"/>
          </w:rPr>
          <w:tab/>
        </w:r>
        <w:r>
          <w:rPr>
            <w:rStyle w:val="Hyperlink"/>
            <w:noProof/>
          </w:rPr>
          <w:t>Opdeling i delkontrakter</w:t>
        </w:r>
        <w:r>
          <w:rPr>
            <w:noProof/>
            <w:webHidden/>
          </w:rPr>
          <w:tab/>
          <w:fldChar w:fldCharType="begin"/>
          <w:instrText xml:space="preserve"> PAGEREF _Toc240975423 \h </w:instrText>
          <w:fldChar w:fldCharType="separate"/>
          <w:t>3</w:t>
          <w:fldChar w:fldCharType="end"/>
        </w:r>
      </w:hyperlink>
    </w:p>
    <w:p w14:paraId="43F95436" w14:textId="3EB965B8"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24" w:history="1">
        <w:r>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lang w:eastAsia="da-DK"/>
            <w14:ligatures w14:val="standardContextual"/>
          </w:rPr>
          <w:tab/>
        </w:r>
        <w:r>
          <w:rPr>
            <w:rStyle w:val="Hyperlink"/>
            <w:noProof/>
          </w:rPr>
          <w:t>Anvendelse af personer under oplæring (lærlinge mv.)</w:t>
        </w:r>
        <w:r>
          <w:rPr>
            <w:noProof/>
            <w:webHidden/>
          </w:rPr>
          <w:tab/>
          <w:fldChar w:fldCharType="begin"/>
          <w:instrText xml:space="preserve"> PAGEREF _Toc240975424 \h </w:instrText>
          <w:fldChar w:fldCharType="separate"/>
          <w:t>3</w:t>
          <w:fldChar w:fldCharType="end"/>
        </w:r>
      </w:hyperlink>
    </w:p>
    <w:p w14:paraId="4F206220" w14:textId="70A3EF67"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25" w:history="1">
        <w:r>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Sprog</w:t>
        </w:r>
        <w:r>
          <w:rPr>
            <w:noProof/>
            <w:webHidden/>
          </w:rPr>
          <w:tab/>
          <w:fldChar w:fldCharType="begin"/>
          <w:instrText xml:space="preserve"> PAGEREF _Toc240975425 \h </w:instrText>
          <w:fldChar w:fldCharType="separate"/>
          <w:t>3</w:t>
          <w:fldChar w:fldCharType="end"/>
        </w:r>
      </w:hyperlink>
    </w:p>
    <w:p w14:paraId="28613C8B" w14:textId="7381BD82"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26" w:history="1">
        <w:r>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Alternative tilbud</w:t>
        </w:r>
        <w:r>
          <w:rPr>
            <w:noProof/>
            <w:webHidden/>
          </w:rPr>
          <w:tab/>
          <w:fldChar w:fldCharType="begin"/>
          <w:instrText xml:space="preserve"> PAGEREF _Toc240975426 \h </w:instrText>
          <w:fldChar w:fldCharType="separate"/>
          <w:t>3</w:t>
          <w:fldChar w:fldCharType="end"/>
        </w:r>
      </w:hyperlink>
    </w:p>
    <w:p w14:paraId="355C6EF2" w14:textId="45197BB4"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27" w:history="1">
        <w:r>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Tidsplan for udbudsforretningen</w:t>
        </w:r>
        <w:r>
          <w:rPr>
            <w:noProof/>
            <w:webHidden/>
          </w:rPr>
          <w:tab/>
          <w:fldChar w:fldCharType="begin"/>
          <w:instrText xml:space="preserve"> PAGEREF _Toc240975427 \h </w:instrText>
          <w:fldChar w:fldCharType="separate"/>
          <w:t>3</w:t>
          <w:fldChar w:fldCharType="end"/>
        </w:r>
      </w:hyperlink>
    </w:p>
    <w:p w14:paraId="36191A93" w14:textId="396D6F10"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28" w:history="1">
        <w:r>
          <w:rPr>
            <w:rStyle w:val="Hyperlink"/>
            <w:noProof/>
          </w:rPr>
          <w:t>9.</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Prækvalifikationsfasen</w:t>
        </w:r>
        <w:r>
          <w:rPr>
            <w:noProof/>
            <w:webHidden/>
          </w:rPr>
          <w:tab/>
          <w:fldChar w:fldCharType="begin"/>
          <w:instrText xml:space="preserve"> PAGEREF _Toc240975428 \h </w:instrText>
          <w:fldChar w:fldCharType="separate"/>
          <w:t>3</w:t>
          <w:fldChar w:fldCharType="end"/>
        </w:r>
      </w:hyperlink>
    </w:p>
    <w:p w14:paraId="7C1D3903" w14:textId="621D4E0D"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29" w:history="1">
        <w:r>
          <w:rPr>
            <w:rStyle w:val="Hyperlink"/>
            <w:noProof/>
            <w14:scene3d>
              <w14:camera w14:prst="orthographicFront"/>
              <w14:lightRig w14:rig="threePt" w14:dir="t">
                <w14:rot w14:lat="0" w14:lon="0" w14:rev="0"/>
              </w14:lightRig>
            </w14:scene3d>
          </w:rPr>
          <w:t>9.1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_Toc240975429 \h </w:instrText>
          <w:fldChar w:fldCharType="separate"/>
          <w:t>3</w:t>
          <w:fldChar w:fldCharType="end"/>
        </w:r>
      </w:hyperlink>
    </w:p>
    <w:p w14:paraId="08213077" w14:textId="0117AC55"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30" w:history="1">
        <w:r>
          <w:rPr>
            <w:rStyle w:val="Hyperlink"/>
            <w:noProof/>
            <w14:scene3d>
              <w14:camera w14:prst="orthographicFront"/>
              <w14:lightRig w14:rig="threePt" w14:dir="t">
                <w14:rot w14:lat="0" w14:lon="0" w14:rev="0"/>
              </w14:lightRig>
            </w14:scene3d>
          </w:rPr>
          <w:t>9.2</w:t>
        </w:r>
        <w:r>
          <w:rPr>
            <w:rFonts w:asciiTheme="minorHAnsi" w:eastAsiaTheme="minorEastAsia" w:hAnsiTheme="minorHAnsi" w:cstheme="minorBidi"/>
            <w:noProof/>
            <w:kern w:val="2"/>
            <w:sz w:val="24"/>
            <w:szCs w:val="24"/>
            <w:lang w:eastAsia="da-DK"/>
            <w14:ligatures w14:val="standardContextual"/>
          </w:rPr>
          <w:tab/>
        </w:r>
        <w:r>
          <w:rPr>
            <w:rStyle w:val="Hyperlink"/>
            <w:noProof/>
          </w:rPr>
          <w:t>Udfyldelse af ESPD</w:t>
        </w:r>
        <w:r>
          <w:rPr>
            <w:noProof/>
            <w:webHidden/>
          </w:rPr>
          <w:tab/>
          <w:fldChar w:fldCharType="begin"/>
          <w:instrText xml:space="preserve"> PAGEREF _Toc240975430 \h </w:instrText>
          <w:fldChar w:fldCharType="separate"/>
          <w:t>4</w:t>
          <w:fldChar w:fldCharType="end"/>
        </w:r>
      </w:hyperlink>
    </w:p>
    <w:p w14:paraId="7C4CE8D1" w14:textId="6196073C"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31" w:history="1">
        <w:r>
          <w:rPr>
            <w:rStyle w:val="Hyperlink"/>
            <w:noProof/>
            <w14:scene3d>
              <w14:camera w14:prst="orthographicFront"/>
              <w14:lightRig w14:rig="threePt" w14:dir="t">
                <w14:rot w14:lat="0" w14:lon="0" w14:rev="0"/>
              </w14:lightRig>
            </w14:scene3d>
          </w:rPr>
          <w:t>9.3</w:t>
        </w:r>
        <w:r>
          <w:rPr>
            <w:rFonts w:asciiTheme="minorHAnsi" w:eastAsiaTheme="minorEastAsia" w:hAnsiTheme="minorHAnsi" w:cstheme="minorBidi"/>
            <w:noProof/>
            <w:kern w:val="2"/>
            <w:sz w:val="24"/>
            <w:szCs w:val="24"/>
            <w:lang w:eastAsia="da-DK"/>
            <w14:ligatures w14:val="standardContextual"/>
          </w:rPr>
          <w:tab/>
        </w:r>
        <w:r>
          <w:rPr>
            <w:rStyle w:val="Hyperlink"/>
            <w:noProof/>
          </w:rPr>
          <w:t>Spørgsmål i prækvalifikationsfasen</w:t>
        </w:r>
        <w:r>
          <w:rPr>
            <w:noProof/>
            <w:webHidden/>
          </w:rPr>
          <w:tab/>
          <w:fldChar w:fldCharType="begin"/>
          <w:instrText xml:space="preserve"> PAGEREF _Toc240975431 \h </w:instrText>
          <w:fldChar w:fldCharType="separate"/>
          <w:t>4</w:t>
          <w:fldChar w:fldCharType="end"/>
        </w:r>
      </w:hyperlink>
    </w:p>
    <w:p w14:paraId="2D8CA4D8" w14:textId="4AD67C47"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32" w:history="1">
        <w:r>
          <w:rPr>
            <w:rStyle w:val="Hyperlink"/>
            <w:noProof/>
            <w14:scene3d>
              <w14:camera w14:prst="orthographicFront"/>
              <w14:lightRig w14:rig="threePt" w14:dir="t">
                <w14:rot w14:lat="0" w14:lon="0" w14:rev="0"/>
              </w14:lightRig>
            </w14:scene3d>
          </w:rPr>
          <w:t>9.4</w:t>
        </w:r>
        <w:r>
          <w:rPr>
            <w:rFonts w:asciiTheme="minorHAnsi" w:eastAsiaTheme="minorEastAsia" w:hAnsiTheme="minorHAnsi" w:cstheme="minorBidi"/>
            <w:noProof/>
            <w:kern w:val="2"/>
            <w:sz w:val="24"/>
            <w:szCs w:val="24"/>
            <w:lang w:eastAsia="da-DK"/>
            <w14:ligatures w14:val="standardContextual"/>
          </w:rPr>
          <w:tab/>
        </w:r>
        <w:r>
          <w:rPr>
            <w:rStyle w:val="Hyperlink"/>
            <w:noProof/>
          </w:rPr>
          <w:t>Konsortier og underleverandører</w:t>
        </w:r>
        <w:r>
          <w:rPr>
            <w:noProof/>
            <w:webHidden/>
          </w:rPr>
          <w:tab/>
          <w:fldChar w:fldCharType="begin"/>
          <w:instrText xml:space="preserve"> PAGEREF _Toc240975432 \h </w:instrText>
          <w:fldChar w:fldCharType="separate"/>
          <w:t>4</w:t>
          <w:fldChar w:fldCharType="end"/>
        </w:r>
      </w:hyperlink>
    </w:p>
    <w:p w14:paraId="079CC352" w14:textId="0D5772BC"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33" w:history="1">
        <w:r>
          <w:rPr>
            <w:rStyle w:val="Hyperlink"/>
            <w:noProof/>
          </w:rPr>
          <w:t>10.</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EU-sanktioner mod Rusland og russiske interesser</w:t>
        </w:r>
        <w:r>
          <w:rPr>
            <w:noProof/>
            <w:webHidden/>
          </w:rPr>
          <w:tab/>
          <w:fldChar w:fldCharType="begin"/>
          <w:instrText xml:space="preserve"> PAGEREF _Toc240975433 \h </w:instrText>
          <w:fldChar w:fldCharType="separate"/>
          <w:t>4</w:t>
          <w:fldChar w:fldCharType="end"/>
        </w:r>
      </w:hyperlink>
    </w:p>
    <w:p w14:paraId="23FDD3E4" w14:textId="246B1A83"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34" w:history="1">
        <w:r>
          <w:rPr>
            <w:rStyle w:val="Hyperlink"/>
            <w:noProof/>
          </w:rPr>
          <w:t>11.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Skriftlige spørgsmål</w:t>
        </w:r>
        <w:r>
          <w:rPr>
            <w:noProof/>
            <w:webHidden/>
          </w:rPr>
          <w:tab/>
          <w:fldChar w:fldCharType="begin"/>
          <w:instrText xml:space="preserve"> PAGEREF _Toc240975434 \h </w:instrText>
          <w:fldChar w:fldCharType="separate"/>
          <w:t>5</w:t>
          <w:fldChar w:fldCharType="end"/>
        </w:r>
      </w:hyperlink>
    </w:p>
    <w:p w14:paraId="5BB6A705" w14:textId="56A97B53"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35" w:history="1">
        <w:r>
          <w:rPr>
            <w:rStyle w:val="Hyperlink"/>
            <w:noProof/>
          </w:rPr>
          <w:t>12.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Forhandlingsfasen</w:t>
        </w:r>
        <w:r>
          <w:rPr>
            <w:noProof/>
            <w:webHidden/>
          </w:rPr>
          <w:tab/>
          <w:fldChar w:fldCharType="begin"/>
          <w:instrText xml:space="preserve"> PAGEREF _Toc240975435 \h </w:instrText>
          <w:fldChar w:fldCharType="separate"/>
          <w:t>5</w:t>
          <w:fldChar w:fldCharType="end"/>
        </w:r>
      </w:hyperlink>
    </w:p>
    <w:p w14:paraId="093258D1" w14:textId="251BAE4F"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36" w:history="1">
        <w:r>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kern w:val="2"/>
            <w:sz w:val="24"/>
            <w:szCs w:val="24"/>
            <w:lang w:eastAsia="da-DK"/>
            <w14:ligatures w14:val="standardContextual"/>
          </w:rPr>
          <w:tab/>
        </w:r>
        <w:r>
          <w:rPr>
            <w:rStyle w:val="Hyperlink"/>
            <w:noProof/>
          </w:rPr>
          <w:t>Udbudsprocessens forhandlingsfase</w:t>
        </w:r>
        <w:r>
          <w:rPr>
            <w:noProof/>
            <w:webHidden/>
          </w:rPr>
          <w:tab/>
          <w:fldChar w:fldCharType="begin"/>
          <w:instrText xml:space="preserve"> PAGEREF _Toc240975436 \h </w:instrText>
          <w:fldChar w:fldCharType="separate"/>
          <w:t>5</w:t>
          <w:fldChar w:fldCharType="end"/>
        </w:r>
      </w:hyperlink>
    </w:p>
    <w:p w14:paraId="6B85EFE9" w14:textId="7D82BACE"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37" w:history="1">
        <w:r>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kern w:val="2"/>
            <w:sz w:val="24"/>
            <w:szCs w:val="24"/>
            <w:lang w:eastAsia="da-DK"/>
            <w14:ligatures w14:val="standardContextual"/>
          </w:rPr>
          <w:tab/>
        </w:r>
        <w:r>
          <w:rPr>
            <w:rStyle w:val="Hyperlink"/>
            <w:noProof/>
          </w:rPr>
          <w:t>Tilbudsgivernes afgivelse af indledende tilbud</w:t>
        </w:r>
        <w:r>
          <w:rPr>
            <w:noProof/>
            <w:webHidden/>
          </w:rPr>
          <w:tab/>
          <w:fldChar w:fldCharType="begin"/>
          <w:instrText xml:space="preserve"> PAGEREF _Toc240975437 \h </w:instrText>
          <w:fldChar w:fldCharType="separate"/>
          <w:t>5</w:t>
          <w:fldChar w:fldCharType="end"/>
        </w:r>
      </w:hyperlink>
    </w:p>
    <w:p w14:paraId="0C51C15F" w14:textId="543085CF"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38" w:history="1">
        <w:r>
          <w:rPr>
            <w:rStyle w:val="Hyperlink"/>
            <w:noProof/>
            <w14:scene3d>
              <w14:camera w14:prst="orthographicFront"/>
              <w14:lightRig w14:rig="threePt" w14:dir="t">
                <w14:rot w14:lat="0" w14:lon="0" w14:rev="0"/>
              </w14:lightRig>
            </w14:scene3d>
          </w:rPr>
          <w:t>12.3</w:t>
        </w:r>
        <w:r>
          <w:rPr>
            <w:rFonts w:asciiTheme="minorHAnsi" w:eastAsiaTheme="minorEastAsia" w:hAnsiTheme="minorHAnsi" w:cstheme="minorBidi"/>
            <w:noProof/>
            <w:kern w:val="2"/>
            <w:sz w:val="24"/>
            <w:szCs w:val="24"/>
            <w:lang w:eastAsia="da-DK"/>
            <w14:ligatures w14:val="standardContextual"/>
          </w:rPr>
          <w:tab/>
        </w:r>
        <w:r>
          <w:rPr>
            <w:rStyle w:val="Hyperlink"/>
            <w:noProof/>
          </w:rPr>
          <w:t>Formkrav til indledende tilbud</w:t>
        </w:r>
        <w:r>
          <w:rPr>
            <w:noProof/>
            <w:webHidden/>
          </w:rPr>
          <w:tab/>
          <w:fldChar w:fldCharType="begin"/>
          <w:instrText xml:space="preserve"> PAGEREF _Toc240975438 \h </w:instrText>
          <w:fldChar w:fldCharType="separate"/>
          <w:t>5</w:t>
          <w:fldChar w:fldCharType="end"/>
        </w:r>
      </w:hyperlink>
    </w:p>
    <w:p w14:paraId="37741994" w14:textId="23003137"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39" w:history="1">
        <w:r>
          <w:rPr>
            <w:rStyle w:val="Hyperlink"/>
            <w:noProof/>
            <w14:scene3d>
              <w14:camera w14:prst="orthographicFront"/>
              <w14:lightRig w14:rig="threePt" w14:dir="t">
                <w14:rot w14:lat="0" w14:lon="0" w14:rev="0"/>
              </w14:lightRig>
            </w14:scene3d>
          </w:rPr>
          <w:t>12.4</w:t>
        </w:r>
        <w:r>
          <w:rPr>
            <w:rFonts w:asciiTheme="minorHAnsi" w:eastAsiaTheme="minorEastAsia" w:hAnsiTheme="minorHAnsi" w:cstheme="minorBidi"/>
            <w:noProof/>
            <w:kern w:val="2"/>
            <w:sz w:val="24"/>
            <w:szCs w:val="24"/>
            <w:lang w:eastAsia="da-DK"/>
            <w14:ligatures w14:val="standardContextual"/>
          </w:rPr>
          <w:tab/>
        </w:r>
        <w:r>
          <w:rPr>
            <w:rStyle w:val="Hyperlink"/>
            <w:noProof/>
          </w:rPr>
          <w:t>Ordregivers behandling af det indledende tilbud</w:t>
        </w:r>
        <w:r>
          <w:rPr>
            <w:noProof/>
            <w:webHidden/>
          </w:rPr>
          <w:tab/>
          <w:fldChar w:fldCharType="begin"/>
          <w:instrText xml:space="preserve"> PAGEREF _Toc240975439 \h </w:instrText>
          <w:fldChar w:fldCharType="separate"/>
          <w:t>6</w:t>
          <w:fldChar w:fldCharType="end"/>
        </w:r>
      </w:hyperlink>
    </w:p>
    <w:p w14:paraId="7C0601DA" w14:textId="3CFB72DB"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40" w:history="1">
        <w:r>
          <w:rPr>
            <w:rStyle w:val="Hyperlink"/>
            <w:noProof/>
            <w14:scene3d>
              <w14:camera w14:prst="orthographicFront"/>
              <w14:lightRig w14:rig="threePt" w14:dir="t">
                <w14:rot w14:lat="0" w14:lon="0" w14:rev="0"/>
              </w14:lightRig>
            </w14:scene3d>
          </w:rPr>
          <w:t>12.5</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 om forhandlingsfasen</w:t>
        </w:r>
        <w:r>
          <w:rPr>
            <w:noProof/>
            <w:webHidden/>
          </w:rPr>
          <w:tab/>
          <w:fldChar w:fldCharType="begin"/>
          <w:instrText xml:space="preserve"> PAGEREF _Toc240975440 \h </w:instrText>
          <w:fldChar w:fldCharType="separate"/>
          <w:t>6</w:t>
          <w:fldChar w:fldCharType="end"/>
        </w:r>
      </w:hyperlink>
    </w:p>
    <w:p w14:paraId="0D820627" w14:textId="543BA0C5"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41" w:history="1">
        <w:r>
          <w:rPr>
            <w:rStyle w:val="Hyperlink"/>
            <w:noProof/>
            <w14:scene3d>
              <w14:camera w14:prst="orthographicFront"/>
              <w14:lightRig w14:rig="threePt" w14:dir="t">
                <w14:rot w14:lat="0" w14:lon="0" w14:rev="0"/>
              </w14:lightRig>
            </w14:scene3d>
          </w:rPr>
          <w:t>12.6</w:t>
        </w:r>
        <w:r>
          <w:rPr>
            <w:rFonts w:asciiTheme="minorHAnsi" w:eastAsiaTheme="minorEastAsia" w:hAnsiTheme="minorHAnsi" w:cstheme="minorBidi"/>
            <w:noProof/>
            <w:kern w:val="2"/>
            <w:sz w:val="24"/>
            <w:szCs w:val="24"/>
            <w:lang w:eastAsia="da-DK"/>
            <w14:ligatures w14:val="standardContextual"/>
          </w:rPr>
          <w:tab/>
        </w:r>
        <w:r>
          <w:rPr>
            <w:rStyle w:val="Hyperlink"/>
            <w:noProof/>
          </w:rPr>
          <w:t>Forhandlingsmøde</w:t>
        </w:r>
        <w:r>
          <w:rPr>
            <w:noProof/>
            <w:webHidden/>
          </w:rPr>
          <w:tab/>
          <w:fldChar w:fldCharType="begin"/>
          <w:instrText xml:space="preserve"> PAGEREF _Toc240975441 \h </w:instrText>
          <w:fldChar w:fldCharType="separate"/>
          <w:t>6</w:t>
          <w:fldChar w:fldCharType="end"/>
        </w:r>
      </w:hyperlink>
    </w:p>
    <w:p w14:paraId="5032C6AE" w14:textId="4C911EAF"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42" w:history="1">
        <w:r>
          <w:rPr>
            <w:rStyle w:val="Hyperlink"/>
            <w:noProof/>
            <w14:scene3d>
              <w14:camera w14:prst="orthographicFront"/>
              <w14:lightRig w14:rig="threePt" w14:dir="t">
                <w14:rot w14:lat="0" w14:lon="0" w14:rev="0"/>
              </w14:lightRig>
            </w14:scene3d>
          </w:rPr>
          <w:t>12.7</w:t>
        </w:r>
        <w:r>
          <w:rPr>
            <w:rFonts w:asciiTheme="minorHAnsi" w:eastAsiaTheme="minorEastAsia" w:hAnsiTheme="minorHAnsi" w:cstheme="minorBidi"/>
            <w:noProof/>
            <w:kern w:val="2"/>
            <w:sz w:val="24"/>
            <w:szCs w:val="24"/>
            <w:lang w:eastAsia="da-DK"/>
            <w14:ligatures w14:val="standardContextual"/>
          </w:rPr>
          <w:tab/>
        </w:r>
        <w:r>
          <w:rPr>
            <w:rStyle w:val="Hyperlink"/>
            <w:noProof/>
          </w:rPr>
          <w:t>Mulighed for afholdelse af yderligere forhandlingsmøder mv.</w:t>
        </w:r>
        <w:r>
          <w:rPr>
            <w:noProof/>
            <w:webHidden/>
          </w:rPr>
          <w:tab/>
          <w:fldChar w:fldCharType="begin"/>
          <w:instrText xml:space="preserve"> PAGEREF _Toc240975442 \h </w:instrText>
          <w:fldChar w:fldCharType="separate"/>
          <w:t>7</w:t>
          <w:fldChar w:fldCharType="end"/>
        </w:r>
      </w:hyperlink>
    </w:p>
    <w:p w14:paraId="46FCEA1C" w14:textId="69707B15"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43" w:history="1">
        <w:r>
          <w:rPr>
            <w:rStyle w:val="Hyperlink"/>
            <w:noProof/>
            <w14:scene3d>
              <w14:camera w14:prst="orthographicFront"/>
              <w14:lightRig w14:rig="threePt" w14:dir="t">
                <w14:rot w14:lat="0" w14:lon="0" w14:rev="0"/>
              </w14:lightRig>
            </w14:scene3d>
          </w:rPr>
          <w:t>12.8</w:t>
        </w:r>
        <w:r>
          <w:rPr>
            <w:rFonts w:asciiTheme="minorHAnsi" w:eastAsiaTheme="minorEastAsia" w:hAnsiTheme="minorHAnsi" w:cstheme="minorBidi"/>
            <w:noProof/>
            <w:kern w:val="2"/>
            <w:sz w:val="24"/>
            <w:szCs w:val="24"/>
            <w:lang w:eastAsia="da-DK"/>
            <w14:ligatures w14:val="standardContextual"/>
          </w:rPr>
          <w:tab/>
        </w:r>
        <w:r>
          <w:rPr>
            <w:rStyle w:val="Hyperlink"/>
            <w:noProof/>
          </w:rPr>
          <w:t>Endeligt tilbud</w:t>
        </w:r>
        <w:r>
          <w:rPr>
            <w:noProof/>
            <w:webHidden/>
          </w:rPr>
          <w:tab/>
          <w:fldChar w:fldCharType="begin"/>
          <w:instrText xml:space="preserve"> PAGEREF _Toc240975443 \h </w:instrText>
          <w:fldChar w:fldCharType="separate"/>
          <w:t>7</w:t>
          <w:fldChar w:fldCharType="end"/>
        </w:r>
      </w:hyperlink>
    </w:p>
    <w:p w14:paraId="6FAE1966" w14:textId="6A85F0A4"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44" w:history="1">
        <w:r>
          <w:rPr>
            <w:rStyle w:val="Hyperlink"/>
            <w:noProof/>
          </w:rPr>
          <w:t>13.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Afgivelse af endeligt tilbud</w:t>
        </w:r>
        <w:r>
          <w:rPr>
            <w:noProof/>
            <w:webHidden/>
          </w:rPr>
          <w:tab/>
          <w:fldChar w:fldCharType="begin"/>
          <w:instrText xml:space="preserve"> PAGEREF _Toc240975444 \h </w:instrText>
          <w:fldChar w:fldCharType="separate"/>
          <w:t>7</w:t>
          <w:fldChar w:fldCharType="end"/>
        </w:r>
      </w:hyperlink>
    </w:p>
    <w:p w14:paraId="0511471C" w14:textId="1E398125"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45" w:history="1">
        <w:r>
          <w:rPr>
            <w:rStyle w:val="Hyperlink"/>
            <w:noProof/>
            <w14:scene3d>
              <w14:camera w14:prst="orthographicFront"/>
              <w14:lightRig w14:rig="threePt" w14:dir="t">
                <w14:rot w14:lat="0" w14:lon="0" w14:rev="0"/>
              </w14:lightRig>
            </w14:scene3d>
          </w:rPr>
          <w:t>13.1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_Toc240975445 \h </w:instrText>
          <w:fldChar w:fldCharType="separate"/>
          <w:t>7</w:t>
          <w:fldChar w:fldCharType="end"/>
        </w:r>
      </w:hyperlink>
    </w:p>
    <w:p w14:paraId="02E1A3C4" w14:textId="16C93CA1"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46" w:history="1">
        <w:r>
          <w:rPr>
            <w:rStyle w:val="Hyperlink"/>
            <w:noProof/>
            <w14:scene3d>
              <w14:camera w14:prst="orthographicFront"/>
              <w14:lightRig w14:rig="threePt" w14:dir="t">
                <w14:rot w14:lat="0" w14:lon="0" w14:rev="0"/>
              </w14:lightRig>
            </w14:scene3d>
          </w:rPr>
          <w:t>13.2</w:t>
        </w:r>
        <w:r>
          <w:rPr>
            <w:rFonts w:asciiTheme="minorHAnsi" w:eastAsiaTheme="minorEastAsia" w:hAnsiTheme="minorHAnsi" w:cstheme="minorBidi"/>
            <w:noProof/>
            <w:kern w:val="2"/>
            <w:sz w:val="24"/>
            <w:szCs w:val="24"/>
            <w:lang w:eastAsia="da-DK"/>
            <w14:ligatures w14:val="standardContextual"/>
          </w:rPr>
          <w:tab/>
        </w:r>
        <w:r>
          <w:rPr>
            <w:rStyle w:val="Hyperlink"/>
            <w:noProof/>
          </w:rPr>
          <w:t>Tilbudsdisposition</w:t>
        </w:r>
        <w:r>
          <w:rPr>
            <w:noProof/>
            <w:webHidden/>
          </w:rPr>
          <w:tab/>
          <w:fldChar w:fldCharType="begin"/>
          <w:instrText xml:space="preserve"> PAGEREF _Toc240975446 \h </w:instrText>
          <w:fldChar w:fldCharType="separate"/>
          <w:t>8</w:t>
          <w:fldChar w:fldCharType="end"/>
        </w:r>
      </w:hyperlink>
    </w:p>
    <w:p w14:paraId="25543839" w14:textId="296CCA2E"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47" w:history="1">
        <w:r>
          <w:rPr>
            <w:rStyle w:val="Hyperlink"/>
            <w:noProof/>
            <w14:scene3d>
              <w14:camera w14:prst="orthographicFront"/>
              <w14:lightRig w14:rig="threePt" w14:dir="t">
                <w14:rot w14:lat="0" w14:lon="0" w14:rev="0"/>
              </w14:lightRig>
            </w14:scene3d>
          </w:rPr>
          <w:t>13.3</w:t>
        </w:r>
        <w:r>
          <w:rPr>
            <w:rFonts w:asciiTheme="minorHAnsi" w:eastAsiaTheme="minorEastAsia" w:hAnsiTheme="minorHAnsi" w:cstheme="minorBidi"/>
            <w:noProof/>
            <w:kern w:val="2"/>
            <w:sz w:val="24"/>
            <w:szCs w:val="24"/>
            <w:lang w:eastAsia="da-DK"/>
            <w14:ligatures w14:val="standardContextual"/>
          </w:rPr>
          <w:tab/>
        </w:r>
        <w:r>
          <w:rPr>
            <w:rStyle w:val="Hyperlink"/>
            <w:noProof/>
          </w:rPr>
          <w:t>Forhandlingsforbuddet gælder for det endelige tilbud</w:t>
        </w:r>
        <w:r>
          <w:rPr>
            <w:noProof/>
            <w:webHidden/>
          </w:rPr>
          <w:tab/>
          <w:fldChar w:fldCharType="begin"/>
          <w:instrText xml:space="preserve"> PAGEREF _Toc240975447 \h </w:instrText>
          <w:fldChar w:fldCharType="separate"/>
          <w:t>9</w:t>
          <w:fldChar w:fldCharType="end"/>
        </w:r>
      </w:hyperlink>
    </w:p>
    <w:p w14:paraId="2AFDA805" w14:textId="684BC9BA"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48" w:history="1">
        <w:r>
          <w:rPr>
            <w:rStyle w:val="Hyperlink"/>
            <w:noProof/>
            <w14:scene3d>
              <w14:camera w14:prst="orthographicFront"/>
              <w14:lightRig w14:rig="threePt" w14:dir="t">
                <w14:rot w14:lat="0" w14:lon="0" w14:rev="0"/>
              </w14:lightRig>
            </w14:scene3d>
          </w:rPr>
          <w:t>13.4</w:t>
        </w:r>
        <w:r>
          <w:rPr>
            <w:rFonts w:asciiTheme="minorHAnsi" w:eastAsiaTheme="minorEastAsia" w:hAnsiTheme="minorHAnsi" w:cstheme="minorBidi"/>
            <w:noProof/>
            <w:kern w:val="2"/>
            <w:sz w:val="24"/>
            <w:szCs w:val="24"/>
            <w:lang w:eastAsia="da-DK"/>
            <w14:ligatures w14:val="standardContextual"/>
          </w:rPr>
          <w:tab/>
        </w:r>
        <w:r>
          <w:rPr>
            <w:rStyle w:val="Hyperlink"/>
            <w:noProof/>
          </w:rPr>
          <w:t>Mindstekrav</w:t>
        </w:r>
        <w:r>
          <w:rPr>
            <w:noProof/>
            <w:webHidden/>
          </w:rPr>
          <w:tab/>
          <w:fldChar w:fldCharType="begin"/>
          <w:instrText xml:space="preserve"> PAGEREF _Toc240975448 \h </w:instrText>
          <w:fldChar w:fldCharType="separate"/>
          <w:t>9</w:t>
          <w:fldChar w:fldCharType="end"/>
        </w:r>
      </w:hyperlink>
    </w:p>
    <w:p w14:paraId="602392F8" w14:textId="55573061"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49" w:history="1">
        <w:r>
          <w:rPr>
            <w:rStyle w:val="Hyperlink"/>
            <w:noProof/>
          </w:rPr>
          <w:t>14.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Vurdering af tilbud</w:t>
        </w:r>
        <w:r>
          <w:rPr>
            <w:noProof/>
            <w:webHidden/>
          </w:rPr>
          <w:tab/>
          <w:fldChar w:fldCharType="begin"/>
          <w:instrText xml:space="preserve"> PAGEREF _Toc240975449 \h </w:instrText>
          <w:fldChar w:fldCharType="separate"/>
          <w:t>10</w:t>
          <w:fldChar w:fldCharType="end"/>
        </w:r>
      </w:hyperlink>
    </w:p>
    <w:p w14:paraId="4FCA150D" w14:textId="37C9D336"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50" w:history="1">
        <w:r>
          <w:rPr>
            <w:rStyle w:val="Hyperlink"/>
            <w:noProof/>
            <w14:scene3d>
              <w14:camera w14:prst="orthographicFront"/>
              <w14:lightRig w14:rig="threePt" w14:dir="t">
                <w14:rot w14:lat="0" w14:lon="0" w14:rev="0"/>
              </w14:lightRig>
            </w14:scene3d>
          </w:rPr>
          <w:t>14.1</w:t>
        </w:r>
        <w:r>
          <w:rPr>
            <w:rFonts w:asciiTheme="minorHAnsi" w:eastAsiaTheme="minorEastAsia" w:hAnsiTheme="minorHAnsi" w:cstheme="minorBidi"/>
            <w:noProof/>
            <w:kern w:val="2"/>
            <w:sz w:val="24"/>
            <w:szCs w:val="24"/>
            <w:lang w:eastAsia="da-DK"/>
            <w14:ligatures w14:val="standardContextual"/>
          </w:rPr>
          <w:tab/>
        </w:r>
        <w:r>
          <w:rPr>
            <w:rStyle w:val="Hyperlink"/>
            <w:noProof/>
          </w:rPr>
          <w:t>Tildelingskriterium</w:t>
        </w:r>
        <w:r>
          <w:rPr>
            <w:noProof/>
            <w:webHidden/>
          </w:rPr>
          <w:tab/>
          <w:fldChar w:fldCharType="begin"/>
          <w:instrText xml:space="preserve"> PAGEREF _Toc240975450 \h </w:instrText>
          <w:fldChar w:fldCharType="separate"/>
          <w:t>10</w:t>
          <w:fldChar w:fldCharType="end"/>
        </w:r>
      </w:hyperlink>
    </w:p>
    <w:p w14:paraId="16966F37" w14:textId="45C0F494"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51" w:history="1">
        <w:r>
          <w:rPr>
            <w:rStyle w:val="Hyperlink"/>
            <w:noProof/>
            <w14:scene3d>
              <w14:camera w14:prst="orthographicFront"/>
              <w14:lightRig w14:rig="threePt" w14:dir="t">
                <w14:rot w14:lat="0" w14:lon="0" w14:rev="0"/>
              </w14:lightRig>
            </w14:scene3d>
          </w:rPr>
          <w:t>14.2</w:t>
        </w:r>
        <w:r>
          <w:rPr>
            <w:rFonts w:asciiTheme="minorHAnsi" w:eastAsiaTheme="minorEastAsia" w:hAnsiTheme="minorHAnsi" w:cstheme="minorBidi"/>
            <w:noProof/>
            <w:kern w:val="2"/>
            <w:sz w:val="24"/>
            <w:szCs w:val="24"/>
            <w:lang w:eastAsia="da-DK"/>
            <w14:ligatures w14:val="standardContextual"/>
          </w:rPr>
          <w:tab/>
        </w:r>
        <w:r>
          <w:rPr>
            <w:rStyle w:val="Hyperlink"/>
            <w:noProof/>
          </w:rPr>
          <w:t>Evalueringsmetode</w:t>
        </w:r>
        <w:r>
          <w:rPr>
            <w:noProof/>
            <w:webHidden/>
          </w:rPr>
          <w:tab/>
          <w:fldChar w:fldCharType="begin"/>
          <w:instrText xml:space="preserve"> PAGEREF _Toc240975451 \h </w:instrText>
          <w:fldChar w:fldCharType="separate"/>
          <w:t>13</w:t>
          <w:fldChar w:fldCharType="end"/>
        </w:r>
      </w:hyperlink>
    </w:p>
    <w:p w14:paraId="24353C24" w14:textId="6C0747F2"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52" w:history="1">
        <w:r>
          <w:rPr>
            <w:rStyle w:val="Hyperlink"/>
            <w:noProof/>
          </w:rPr>
          <w:t>15.</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Underretning og kontraktindgåelse</w:t>
        </w:r>
        <w:r>
          <w:rPr>
            <w:noProof/>
            <w:webHidden/>
          </w:rPr>
          <w:tab/>
          <w:fldChar w:fldCharType="begin"/>
          <w:instrText xml:space="preserve"> PAGEREF _Toc240975452 \h </w:instrText>
          <w:fldChar w:fldCharType="separate"/>
          <w:t>15</w:t>
          <w:fldChar w:fldCharType="end"/>
        </w:r>
      </w:hyperlink>
    </w:p>
    <w:p w14:paraId="2950FC88" w14:textId="767B8048"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53" w:history="1">
        <w:r>
          <w:rPr>
            <w:rStyle w:val="Hyperlink"/>
            <w:noProof/>
          </w:rPr>
          <w:t>16.</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Behandling af tilbud m.v.</w:t>
        </w:r>
        <w:r>
          <w:rPr>
            <w:noProof/>
            <w:webHidden/>
          </w:rPr>
          <w:tab/>
          <w:fldChar w:fldCharType="begin"/>
          <w:instrText xml:space="preserve"> PAGEREF _Toc240975453 \h </w:instrText>
          <w:fldChar w:fldCharType="separate"/>
          <w:t>15</w:t>
          <w:fldChar w:fldCharType="end"/>
        </w:r>
      </w:hyperlink>
    </w:p>
    <w:p w14:paraId="22F4C3E0" w14:textId="2BA0664C"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54" w:history="1">
        <w:r>
          <w:rPr>
            <w:rStyle w:val="Hyperlink"/>
            <w:noProof/>
          </w:rPr>
          <w:t>17.</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Fortrolighed</w:t>
        </w:r>
        <w:r>
          <w:rPr>
            <w:noProof/>
            <w:webHidden/>
          </w:rPr>
          <w:tab/>
          <w:fldChar w:fldCharType="begin"/>
          <w:instrText xml:space="preserve"> PAGEREF _Toc240975454 \h </w:instrText>
          <w:fldChar w:fldCharType="separate"/>
          <w:t>16</w:t>
          <w:fldChar w:fldCharType="end"/>
        </w:r>
      </w:hyperlink>
    </w:p>
    <w:p w14:paraId="230B3361" w14:textId="4E6138AE"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55" w:history="1">
        <w:r>
          <w:rPr>
            <w:rStyle w:val="Hyperlink"/>
            <w:noProof/>
          </w:rPr>
          <w:t>18.</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Behandling af personoplysninger</w:t>
        </w:r>
        <w:r>
          <w:rPr>
            <w:noProof/>
            <w:webHidden/>
          </w:rPr>
          <w:tab/>
          <w:fldChar w:fldCharType="begin"/>
          <w:instrText xml:space="preserve"> PAGEREF _Toc240975455 \h </w:instrText>
          <w:fldChar w:fldCharType="separate"/>
          <w:t>16</w:t>
          <w:fldChar w:fldCharType="end"/>
        </w:r>
      </w:hyperlink>
    </w:p>
    <w:p w14:paraId="7FBEE341" w14:textId="567B6780"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56" w:history="1">
        <w:r>
          <w:rPr>
            <w:rStyle w:val="Hyperlink"/>
            <w:noProof/>
            <w14:scene3d>
              <w14:camera w14:prst="orthographicFront"/>
              <w14:lightRig w14:rig="threePt" w14:dir="t">
                <w14:rot w14:lat="0" w14:lon="0" w14:rev="0"/>
              </w14:lightRig>
            </w14:scene3d>
          </w:rPr>
          <w:t>18.1</w:t>
        </w:r>
        <w:r>
          <w:rPr>
            <w:rFonts w:asciiTheme="minorHAnsi" w:eastAsiaTheme="minorEastAsia" w:hAnsiTheme="minorHAnsi" w:cstheme="minorBidi"/>
            <w:noProof/>
            <w:kern w:val="2"/>
            <w:sz w:val="24"/>
            <w:szCs w:val="24"/>
            <w:lang w:eastAsia="da-DK"/>
            <w14:ligatures w14:val="standardContextual"/>
          </w:rPr>
          <w:tab/>
        </w:r>
        <w:r>
          <w:rPr>
            <w:rStyle w:val="Hyperlink"/>
            <w:noProof/>
          </w:rPr>
          <w:t>Opbevaring af personoplysninger</w:t>
        </w:r>
        <w:r>
          <w:rPr>
            <w:noProof/>
            <w:webHidden/>
          </w:rPr>
          <w:tab/>
          <w:fldChar w:fldCharType="begin"/>
          <w:instrText xml:space="preserve"> PAGEREF _Toc240975456 \h </w:instrText>
          <w:fldChar w:fldCharType="separate"/>
          <w:t>16</w:t>
          <w:fldChar w:fldCharType="end"/>
        </w:r>
      </w:hyperlink>
    </w:p>
    <w:p w14:paraId="59213EB4" w14:textId="1203F779" w:rsidR="00B41C28" w:rsidRDefault="00B41C28">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975457" w:history="1">
        <w:r>
          <w:rPr>
            <w:rStyle w:val="Hyperlink"/>
            <w:noProof/>
            <w14:scene3d>
              <w14:camera w14:prst="orthographicFront"/>
              <w14:lightRig w14:rig="threePt" w14:dir="t">
                <w14:rot w14:lat="0" w14:lon="0" w14:rev="0"/>
              </w14:lightRig>
            </w14:scene3d>
          </w:rPr>
          <w:t>18.2</w:t>
        </w:r>
        <w:r>
          <w:rPr>
            <w:rFonts w:asciiTheme="minorHAnsi" w:eastAsiaTheme="minorEastAsia" w:hAnsiTheme="minorHAnsi" w:cstheme="minorBidi"/>
            <w:noProof/>
            <w:kern w:val="2"/>
            <w:sz w:val="24"/>
            <w:szCs w:val="24"/>
            <w:lang w:eastAsia="da-DK"/>
            <w14:ligatures w14:val="standardContextual"/>
          </w:rPr>
          <w:tab/>
        </w:r>
        <w:r>
          <w:rPr>
            <w:rStyle w:val="Hyperlink"/>
            <w:noProof/>
          </w:rPr>
          <w:t>Underretning af de registrerede og de registreredes rettigheder</w:t>
        </w:r>
        <w:r>
          <w:rPr>
            <w:noProof/>
            <w:webHidden/>
          </w:rPr>
          <w:tab/>
          <w:fldChar w:fldCharType="begin"/>
          <w:instrText xml:space="preserve"> PAGEREF _Toc240975457 \h </w:instrText>
          <w:fldChar w:fldCharType="separate"/>
          <w:t>16</w:t>
          <w:fldChar w:fldCharType="end"/>
        </w:r>
      </w:hyperlink>
    </w:p>
    <w:p w14:paraId="6B6F7699" w14:textId="65D3D392"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58" w:history="1">
        <w:r>
          <w:rPr>
            <w:rStyle w:val="Hyperlink"/>
            <w:noProof/>
          </w:rPr>
          <w:t>19.</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Aktindsigt</w:t>
        </w:r>
        <w:r>
          <w:rPr>
            <w:noProof/>
            <w:webHidden/>
          </w:rPr>
          <w:tab/>
          <w:fldChar w:fldCharType="begin"/>
          <w:instrText xml:space="preserve"> PAGEREF _Toc240975458 \h </w:instrText>
          <w:fldChar w:fldCharType="separate"/>
          <w:t>17</w:t>
          <w:fldChar w:fldCharType="end"/>
        </w:r>
      </w:hyperlink>
    </w:p>
    <w:p w14:paraId="2E25CB69" w14:textId="637C8F85"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59" w:history="1">
        <w:r>
          <w:rPr>
            <w:rStyle w:val="Hyperlink"/>
            <w:noProof/>
          </w:rPr>
          <w:t>20.</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Dokumentation for oplysninger i ESPD</w:t>
        </w:r>
        <w:r>
          <w:rPr>
            <w:noProof/>
            <w:webHidden/>
          </w:rPr>
          <w:tab/>
          <w:fldChar w:fldCharType="begin"/>
          <w:instrText xml:space="preserve"> PAGEREF _Toc240975459 \h </w:instrText>
          <w:fldChar w:fldCharType="separate"/>
          <w:t>17</w:t>
          <w:fldChar w:fldCharType="end"/>
        </w:r>
      </w:hyperlink>
    </w:p>
    <w:p w14:paraId="7AF9507C" w14:textId="16E560E3" w:rsidR="00B41C28" w:rsidRDefault="00B41C28">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975460" w:history="1">
        <w:r>
          <w:rPr>
            <w:rStyle w:val="Hyperlink"/>
            <w:noProof/>
          </w:rPr>
          <w:t>21.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Dokumentation vedrørende EU-sanktioner mod Rusland og russiske interesser</w:t>
        </w:r>
        <w:r>
          <w:rPr>
            <w:noProof/>
            <w:webHidden/>
          </w:rPr>
          <w:tab/>
          <w:fldChar w:fldCharType="begin"/>
          <w:instrText xml:space="preserve"> PAGEREF _Toc240975460 \h </w:instrText>
          <w:fldChar w:fldCharType="separate"/>
          <w:t>21</w:t>
          <w:fldChar w:fldCharType="end"/>
        </w:r>
      </w:hyperlink>
    </w:p>
    <w:p w14:paraId="644CF78D" w14:textId="4991A0FA" w:rsidR="00D06DD3" w:rsidRDefault="00477CA1" w:rsidP="00936B38">
      <w:r>
        <w:rPr>
          <w:caps/>
        </w:rPr>
        <w:fldChar w:fldCharType="end"/>
      </w:r>
    </w:p>
    <w:p w14:paraId="77C1C173" w14:textId="77777777" w:rsidR="00A40A26" w:rsidRDefault="00A40A26" w:rsidP="00DE6588">
      <w:pPr>
        <w:ind w:hanging="426"/>
      </w:pPr>
    </w:p>
    <w:p w14:paraId="6BC715A1" w14:textId="77777777" w:rsidR="00685078" w:rsidRDefault="00685078" w:rsidP="00DE6588">
      <w:pPr>
        <w:spacing w:after="240" w:line="360" w:lineRule="auto"/>
        <w:ind w:hanging="567"/>
        <w:rPr>
          <w:b/>
          <w:caps/>
          <w:color w:val="009DE0"/>
          <w:sz w:val="22"/>
          <w:szCs w:val="22"/>
        </w:rPr>
      </w:pPr>
    </w:p>
    <w:p w14:paraId="38103A29" w14:textId="77777777" w:rsidR="00A40A26" w:rsidRDefault="00A40A26" w:rsidP="00A40A26">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61940BA3" w14:textId="0A74D3EA" w:rsidR="00BD35FA" w:rsidRDefault="000B4F7B" w:rsidP="003F4C8A">
      <w:pPr>
        <w:pStyle w:val="Overskrift1"/>
        <w:spacing w:line="276" w:lineRule="auto"/>
      </w:pPr>
      <w:bookmarkStart w:id="30" w:name="_Toc240975418"/>
      <w:r>
        <w:lastRenderedPageBreak/>
        <w:t>Indledning</w:t>
      </w:r>
      <w:bookmarkEnd w:id="30"/>
    </w:p>
    <w:p w14:paraId="5F4A547F" w14:textId="66962CDF" w:rsidR="00C77FCF" w:rsidRPr="00BB2B04" w:rsidRDefault="00C77FCF" w:rsidP="003F4C8A">
      <w:pPr>
        <w:spacing w:line="276" w:lineRule="auto"/>
      </w:pPr>
      <w:r>
        <w:t xml:space="preserve">Nærværende udbud er udbudt i henhold til udbudsloven, lov nr. 1564 af 15. december 2015.</w:t>
      </w:r>
    </w:p>
    <w:p w14:paraId="41987CAE" w14:textId="77777777" w:rsidR="00C77FCF" w:rsidRDefault="00C77FCF" w:rsidP="003F4C8A">
      <w:pPr>
        <w:spacing w:line="276" w:lineRule="auto"/>
      </w:pPr>
    </w:p>
    <w:p w14:paraId="0B1271B4" w14:textId="28FA1F52" w:rsidR="00352E12" w:rsidRDefault="00352E12" w:rsidP="003F4C8A">
      <w:pPr>
        <w:spacing w:line="276" w:lineRule="auto"/>
      </w:pPr>
      <w:r>
        <w:t xml:space="preserve">Udbuddet omfatter udvikling af Den Veterinære Receptløsning (DVR).</w:t>
      </w:r>
    </w:p>
    <w:p>
      <w:pPr>
        <w:spacing w:line="276" w:lineRule="auto"/>
        <w:rPr>
          <w:ins w:id="1147" w:author="Claude" w:date="2026-09-29T12:00:00Z"/>
        </w:rPr>
      </w:pPr>
      <w:ins w:id="1148" w:author="Claude" w:date="2026-09-29T12:00:00Z">
        <w:r>
          <w:t xml:space="preserve">Der skal desuden gives tilbud på en option på udvikling og levering af DVR online (webbaseret brugergrænseflade til dyrlæger), jf. Kontraktens punkt 6.2, bilag 3A, afsnit 3.5, og bilag 12, punkt 8.</w:t>
        </w:r>
      </w:ins>
    </w:p>
    <w:p w14:paraId="2073F191" w14:textId="77777777" w:rsidR="00352E12" w:rsidRPr="00BB2B04" w:rsidRDefault="00352E12" w:rsidP="003F4C8A">
      <w:pPr>
        <w:spacing w:line="276" w:lineRule="auto"/>
      </w:pPr>
    </w:p>
    <w:p w14:paraId="11F3F24F" w14:textId="30C7352B" w:rsidR="00C77FCF" w:rsidRPr="00BB2B04" w:rsidRDefault="00116B67" w:rsidP="003F4C8A">
      <w:pPr>
        <w:spacing w:line="276" w:lineRule="auto"/>
      </w:pPr>
      <w:r>
        <w:t xml:space="preserve">Udbuddet gennemføres som et udbud med forhandling, jf. udbudslovens § 61 stk. 1, nr. a, idet Lægemiddelstyrelsens behov ikke kan imødekommes uden tilpasning af allerede tilgængelige løsninger.</w:t>
      </w:r>
    </w:p>
    <w:p w14:paraId="56A38508" w14:textId="0AB6F275" w:rsidR="00C77FCF" w:rsidRDefault="00C77FCF" w:rsidP="003F4C8A">
      <w:pPr>
        <w:spacing w:line="276" w:lineRule="auto"/>
      </w:pPr>
    </w:p>
    <w:p w14:paraId="2A7993CC" w14:textId="2D0545B5" w:rsidR="00C77FCF" w:rsidRPr="00BB2B04" w:rsidRDefault="00C77FCF" w:rsidP="003F4C8A">
      <w:pPr>
        <w:spacing w:line="276" w:lineRule="auto"/>
      </w:pPr>
      <w:r>
        <w:t xml:space="preserve">Kontrakten løber i 6 år og med option på forlængelse i 2 x 1 år for 1 år ad gangen.</w:t>
      </w:r>
    </w:p>
    <w:p w14:paraId="1527C53D" w14:textId="77777777" w:rsidR="00C77FCF" w:rsidRPr="00BB2B04" w:rsidRDefault="00C77FCF" w:rsidP="003F4C8A">
      <w:pPr>
        <w:spacing w:line="276" w:lineRule="auto"/>
      </w:pPr>
    </w:p>
    <w:p w14:paraId="31C67D9E" w14:textId="7D92EA2B" w:rsidR="00C77FCF" w:rsidRDefault="00C77FCF" w:rsidP="003F4C8A">
      <w:pPr>
        <w:spacing w:line="276" w:lineRule="auto"/>
      </w:pPr>
    </w:p>
    <w:p w14:paraId="385F188B" w14:textId="3978CFDF" w:rsidR="00C77FCF" w:rsidRPr="00BB2B04" w:rsidRDefault="000B4F7B" w:rsidP="003F4C8A">
      <w:pPr>
        <w:pStyle w:val="Overskrift1"/>
        <w:keepLines w:val="0"/>
        <w:pageBreakBefore w:val="0"/>
        <w:suppressAutoHyphens w:val="0"/>
        <w:spacing w:after="240" w:line="276" w:lineRule="auto"/>
        <w:contextualSpacing w:val="0"/>
      </w:pPr>
      <w:bookmarkStart w:id="31" w:name="_Toc240975419"/>
      <w:r>
        <w:t>Den ordregivende myndighed</w:t>
      </w:r>
      <w:bookmarkEnd w:id="31"/>
    </w:p>
    <w:p w14:paraId="437DDD3D" w14:textId="77777777" w:rsidR="00C77FCF" w:rsidRPr="00EA2D88" w:rsidRDefault="00C77FCF" w:rsidP="003F4C8A">
      <w:pPr>
        <w:spacing w:line="276" w:lineRule="auto"/>
      </w:pPr>
      <w:r>
        <w:t>Den ordregivende myndighed er:</w:t>
      </w:r>
    </w:p>
    <w:p w14:paraId="4E9D578F" w14:textId="77777777" w:rsidR="00C77FCF" w:rsidRPr="00EA2D88" w:rsidRDefault="00C77FCF" w:rsidP="003F4C8A">
      <w:pPr>
        <w:spacing w:line="276" w:lineRule="auto"/>
      </w:pPr>
    </w:p>
    <w:p w14:paraId="0534E018" w14:textId="714F59C7" w:rsidR="00C77FCF" w:rsidRPr="00DB0444" w:rsidRDefault="00F85836" w:rsidP="005F4D62">
      <w:pPr>
        <w:spacing w:line="276" w:lineRule="auto"/>
        <w:ind w:left="567"/>
      </w:pPr>
      <w:r>
        <w:t>Lægemiddelstyrelsen</w:t>
      </w:r>
    </w:p>
    <w:p w14:paraId="5885B5B6" w14:textId="53EEA7EB" w:rsidR="00C77FCF" w:rsidRPr="00DB0444" w:rsidRDefault="00C006F3" w:rsidP="005F4D62">
      <w:pPr>
        <w:spacing w:line="276" w:lineRule="auto"/>
        <w:ind w:left="567"/>
      </w:pPr>
      <w:r>
        <w:t>Axel Heides Gade 1</w:t>
      </w:r>
    </w:p>
    <w:p w14:paraId="2F26323F" w14:textId="1B5535EE" w:rsidR="00C77FCF" w:rsidRPr="00DB0444" w:rsidRDefault="00C77FCF" w:rsidP="005F4D62">
      <w:pPr>
        <w:spacing w:line="276" w:lineRule="auto"/>
        <w:ind w:left="567"/>
      </w:pPr>
      <w:r>
        <w:t>DK-2300 København S</w:t>
      </w:r>
    </w:p>
    <w:p w14:paraId="562565DA" w14:textId="77777777" w:rsidR="00455947" w:rsidRPr="00DB0444" w:rsidRDefault="00455947" w:rsidP="00455947">
      <w:pPr>
        <w:spacing w:line="276" w:lineRule="auto"/>
        <w:ind w:left="567"/>
        <w:rPr>
          <w:lang w:val="en-US"/>
        </w:rPr>
      </w:pPr>
      <w:r>
        <w:rPr>
          <w:lang w:val="en-US"/>
        </w:rPr>
        <w:t>CVR nr. 37052485</w:t>
      </w:r>
    </w:p>
    <w:p w14:paraId="67627253" w14:textId="54B24BFC" w:rsidR="00C77FCF" w:rsidRPr="00DB0444" w:rsidRDefault="00C77FCF" w:rsidP="005F4D62">
      <w:pPr>
        <w:spacing w:line="276" w:lineRule="auto"/>
        <w:ind w:left="567"/>
        <w:rPr>
          <w:lang w:val="en-US"/>
        </w:rPr>
      </w:pPr>
      <w:r>
        <w:rPr>
          <w:lang w:val="en-US"/>
        </w:rPr>
        <w:t xml:space="preserve">Tlf.: +45 4488 9595</w:t>
      </w:r>
    </w:p>
    <w:p w14:paraId="46C8D961" w14:textId="7F888CFA" w:rsidR="00C77FCF" w:rsidRPr="00DB0444" w:rsidRDefault="00C77FCF" w:rsidP="005F4D62">
      <w:pPr>
        <w:spacing w:line="276" w:lineRule="auto"/>
        <w:ind w:left="567"/>
        <w:rPr>
          <w:lang w:val="en-US"/>
        </w:rPr>
      </w:pPr>
      <w:r>
        <w:rPr>
          <w:lang w:val="en-US"/>
        </w:rPr>
        <w:t xml:space="preserve">Fax: +45 4488 9599</w:t>
      </w:r>
    </w:p>
    <w:p w14:paraId="2248486A" w14:textId="063D4428" w:rsidR="00C77FCF" w:rsidRDefault="00C77FCF" w:rsidP="005F4D62">
      <w:pPr>
        <w:spacing w:line="276" w:lineRule="auto"/>
        <w:ind w:left="567"/>
        <w:rPr>
          <w:lang w:val="en-US"/>
        </w:rPr>
      </w:pPr>
      <w:r>
        <w:rPr>
          <w:lang w:val="en-US"/>
        </w:rPr>
        <w:t xml:space="preserve">E-mail: </w:t>
      </w:r>
      <w:hyperlink r:id="rId21" w:history="1">
        <w:r>
          <w:rPr>
            <w:rStyle w:val="Hyperlink"/>
            <w:lang w:val="en-US"/>
          </w:rPr>
          <w:t>dkma@dkma.dk</w:t>
        </w:r>
      </w:hyperlink>
    </w:p>
    <w:p w14:paraId="5D2D20F3" w14:textId="16A8D459" w:rsidR="00DB0444" w:rsidRPr="009278DC" w:rsidRDefault="00C77FCF" w:rsidP="005F4D62">
      <w:pPr>
        <w:spacing w:line="276" w:lineRule="auto"/>
        <w:ind w:left="567"/>
        <w:rPr>
          <w:lang w:val="en-US"/>
        </w:rPr>
      </w:pPr>
      <w:r>
        <w:rPr>
          <w:lang w:val="en-US"/>
        </w:rPr>
        <w:t xml:space="preserve">Internetadresse: </w:t>
      </w:r>
      <w:hyperlink r:id="rId22" w:history="1">
        <w:r>
          <w:rPr>
            <w:rStyle w:val="Hyperlink"/>
            <w:lang w:val="en-US"/>
          </w:rPr>
          <w:t>https://laegemiddelstyrelsen.dk/</w:t>
        </w:r>
      </w:hyperlink>
    </w:p>
    <w:p w14:paraId="4A0ECCBE" w14:textId="418FE717" w:rsidR="00C77FCF" w:rsidRPr="009278DC" w:rsidRDefault="00C77FCF" w:rsidP="005F4D62">
      <w:pPr>
        <w:spacing w:line="276" w:lineRule="auto"/>
        <w:ind w:left="567"/>
        <w:rPr>
          <w:lang w:val="en-US"/>
        </w:rPr>
      </w:pPr>
      <w:r>
        <w:rPr>
          <w:lang w:val="en-US"/>
        </w:rPr>
        <w:t xml:space="preserve"> </w:t>
      </w:r>
    </w:p>
    <w:p w14:paraId="148063E0" w14:textId="34C3F0C3" w:rsidR="00C77FCF" w:rsidRDefault="00C77FCF" w:rsidP="003F4C8A">
      <w:pPr>
        <w:spacing w:line="276" w:lineRule="auto"/>
      </w:pPr>
      <w:r>
        <w:rPr>
          <w:color w:val="000000"/>
        </w:rPr>
        <w:t xml:space="preserve">Udbuddet gennemføres i udbudssystemet EU-Supply (herefter betegnet ”udbudssystemet”).</w:t>
      </w:r>
    </w:p>
    <w:p w14:paraId="1C84345C" w14:textId="77777777" w:rsidR="00C77FCF" w:rsidRPr="001739B4" w:rsidRDefault="00C77FCF" w:rsidP="003F4C8A">
      <w:pPr>
        <w:tabs>
          <w:tab w:val="left" w:pos="864"/>
          <w:tab w:val="left" w:pos="1872"/>
          <w:tab w:val="left" w:pos="3312"/>
          <w:tab w:val="left" w:pos="4752"/>
          <w:tab w:val="left" w:pos="6048"/>
          <w:tab w:val="left" w:pos="7200"/>
          <w:tab w:val="right" w:pos="9216"/>
        </w:tabs>
        <w:spacing w:line="276" w:lineRule="auto"/>
        <w:rPr>
          <w:rFonts w:cs="Verdana"/>
          <w:color w:val="000000"/>
        </w:rPr>
      </w:pPr>
      <w:r>
        <w:rPr>
          <w:rFonts w:cs="Verdana"/>
          <w:color w:val="000000"/>
        </w:rPr>
        <w:t>Alle henvendelser, herunder spørgsmål m.v., skal i løbet af udbudsprocessen fremsendes via udbudssystemet i beskedfunktionen.</w:t>
      </w:r>
    </w:p>
    <w:p w14:paraId="16D978CD" w14:textId="77777777" w:rsidR="00C77FCF" w:rsidRPr="001739B4" w:rsidRDefault="00C77FCF" w:rsidP="003F4C8A">
      <w:pPr>
        <w:tabs>
          <w:tab w:val="left" w:pos="864"/>
          <w:tab w:val="left" w:pos="1872"/>
          <w:tab w:val="left" w:pos="3312"/>
          <w:tab w:val="left" w:pos="4752"/>
          <w:tab w:val="left" w:pos="6048"/>
          <w:tab w:val="left" w:pos="7200"/>
          <w:tab w:val="right" w:pos="9216"/>
        </w:tabs>
        <w:spacing w:line="276" w:lineRule="auto"/>
        <w:rPr>
          <w:rFonts w:cs="Verdana"/>
          <w:color w:val="000000"/>
        </w:rPr>
      </w:pPr>
    </w:p>
    <w:p w14:paraId="2FFC1FF9" w14:textId="77777777" w:rsidR="00C77FCF" w:rsidRPr="001739B4" w:rsidRDefault="00C77FCF" w:rsidP="003F4C8A">
      <w:pPr>
        <w:spacing w:line="276" w:lineRule="auto"/>
      </w:pPr>
      <w:r>
        <w:t>Kontakt under udbudsprocessen via udbudssystemet varetages af:</w:t>
      </w:r>
    </w:p>
    <w:p w14:paraId="76636294" w14:textId="77777777" w:rsidR="00C77FCF" w:rsidRPr="001739B4" w:rsidRDefault="00C77FCF" w:rsidP="003F4C8A">
      <w:pPr>
        <w:spacing w:line="276" w:lineRule="auto"/>
      </w:pPr>
    </w:p>
    <w:p w14:paraId="5DC9C0C6" w14:textId="77777777" w:rsidR="00C77FCF" w:rsidRPr="007D1DAD" w:rsidRDefault="00C77FCF" w:rsidP="00340953">
      <w:pPr>
        <w:spacing w:line="276" w:lineRule="auto"/>
        <w:ind w:left="1304" w:hanging="737"/>
        <w:rPr>
          <w:lang w:val="en-US"/>
        </w:rPr>
      </w:pPr>
      <w:r>
        <w:rPr>
          <w:lang w:val="en-US"/>
        </w:rPr>
        <w:t xml:space="preserve">Rambøll Management Consulting A/S </w:t>
      </w:r>
    </w:p>
    <w:p w14:paraId="1FF55342" w14:textId="6E6284FD" w:rsidR="00C77FCF" w:rsidRDefault="00C77FCF" w:rsidP="00340953">
      <w:pPr>
        <w:spacing w:line="276" w:lineRule="auto"/>
        <w:ind w:left="1304" w:hanging="737"/>
        <w:rPr>
          <w:lang w:val="en-US"/>
        </w:rPr>
      </w:pPr>
      <w:r>
        <w:rPr>
          <w:lang w:val="en-US"/>
        </w:rPr>
        <w:t xml:space="preserve">Att.: Maj-Britt Rose Böwadt</w:t>
      </w:r>
    </w:p>
    <w:p w14:paraId="6A5BE653" w14:textId="77777777" w:rsidR="00C77FCF" w:rsidRPr="007D1DAD" w:rsidRDefault="00C77FCF" w:rsidP="003F4C8A">
      <w:pPr>
        <w:spacing w:line="276" w:lineRule="auto"/>
        <w:ind w:left="850"/>
        <w:rPr>
          <w:lang w:val="en-US"/>
        </w:rPr>
      </w:pPr>
    </w:p>
    <w:p w14:paraId="1EC27BAA" w14:textId="77777777" w:rsidR="008903C7" w:rsidRDefault="008903C7" w:rsidP="003F4C8A">
      <w:pPr>
        <w:spacing w:line="276" w:lineRule="auto"/>
        <w:rPr>
          <w:lang w:val="en-US"/>
        </w:rPr>
      </w:pPr>
    </w:p>
    <w:p w14:paraId="6E26D2B4" w14:textId="4BA4E68C" w:rsidR="005C2325" w:rsidRPr="00BB2B04" w:rsidRDefault="000B4F7B" w:rsidP="003F4C8A">
      <w:pPr>
        <w:pStyle w:val="Overskrift1"/>
        <w:keepLines w:val="0"/>
        <w:pageBreakBefore w:val="0"/>
        <w:suppressAutoHyphens w:val="0"/>
        <w:spacing w:after="240" w:line="276" w:lineRule="auto"/>
        <w:contextualSpacing w:val="0"/>
      </w:pPr>
      <w:bookmarkStart w:id="32" w:name="_Toc240975420"/>
      <w:r>
        <w:t>Om ordregiver</w:t>
      </w:r>
      <w:bookmarkEnd w:id="32"/>
    </w:p>
    <w:p w14:paraId="416ADED1" w14:textId="1F5EBDD4" w:rsidR="00E27C8E" w:rsidRDefault="00244D8F" w:rsidP="00E27C8E">
      <w:pPr>
        <w:spacing w:line="276" w:lineRule="auto"/>
      </w:pPr>
      <w:r>
        <w:t xml:space="preserve">Lægemiddelstyrelsen har cirka 650 medarbejdere, og de fire største faggrupper er farmaceuter, kontorassistenter, læger og jurister/samfundsfaglige kandidater.</w:t>
      </w:r>
    </w:p>
    <w:p w14:paraId="71F5A79A" w14:textId="77777777" w:rsidR="00E27C8E" w:rsidRPr="00E27C8E" w:rsidRDefault="00E27C8E" w:rsidP="00E27C8E">
      <w:pPr>
        <w:spacing w:line="276" w:lineRule="auto"/>
      </w:pPr>
    </w:p>
    <w:p w14:paraId="3BF2BEE2" w14:textId="782BA0A6" w:rsidR="00E27C8E" w:rsidRDefault="00E27C8E" w:rsidP="00E27C8E">
      <w:pPr>
        <w:spacing w:line="276" w:lineRule="auto"/>
      </w:pPr>
      <w:r>
        <w:t>Lægemiddelstyrelsen:</w:t>
      </w:r>
    </w:p>
    <w:p w14:paraId="05B4564A" w14:textId="77777777" w:rsidR="00E27C8E" w:rsidRPr="00E27C8E" w:rsidRDefault="00E27C8E" w:rsidP="00E27C8E">
      <w:pPr>
        <w:spacing w:line="276" w:lineRule="auto"/>
      </w:pPr>
    </w:p>
    <w:p w14:paraId="6A91BE76" w14:textId="77777777" w:rsidR="00E27C8E" w:rsidRPr="00E27C8E" w:rsidRDefault="00E27C8E" w:rsidP="00554527">
      <w:pPr>
        <w:numPr>
          <w:ilvl w:val="0"/>
          <w:numId w:val="36"/>
        </w:numPr>
        <w:spacing w:line="276" w:lineRule="auto"/>
      </w:pPr>
      <w:r>
        <w:t>godkender og kontrollerer lægemiddelvirksomheder og lægemidler på det danske marked</w:t>
      </w:r>
    </w:p>
    <w:p w14:paraId="7444B751" w14:textId="77777777" w:rsidR="00E27C8E" w:rsidRPr="00E27C8E" w:rsidRDefault="00E27C8E" w:rsidP="00554527">
      <w:pPr>
        <w:numPr>
          <w:ilvl w:val="0"/>
          <w:numId w:val="36"/>
        </w:numPr>
        <w:spacing w:line="276" w:lineRule="auto"/>
      </w:pPr>
      <w:r>
        <w:t>overvåger bivirkninger ved lægemidler</w:t>
      </w:r>
    </w:p>
    <w:p w14:paraId="0B398156" w14:textId="77777777" w:rsidR="00E27C8E" w:rsidRPr="00E27C8E" w:rsidRDefault="00E27C8E" w:rsidP="00554527">
      <w:pPr>
        <w:numPr>
          <w:ilvl w:val="0"/>
          <w:numId w:val="36"/>
        </w:numPr>
        <w:spacing w:line="276" w:lineRule="auto"/>
      </w:pPr>
      <w:r>
        <w:t>godkender kliniske forsøg</w:t>
      </w:r>
    </w:p>
    <w:p w14:paraId="38236ABA" w14:textId="77777777" w:rsidR="00E27C8E" w:rsidRPr="00E27C8E" w:rsidRDefault="00E27C8E" w:rsidP="00554527">
      <w:pPr>
        <w:numPr>
          <w:ilvl w:val="0"/>
          <w:numId w:val="36"/>
        </w:numPr>
        <w:spacing w:line="276" w:lineRule="auto"/>
      </w:pPr>
      <w:r>
        <w:t>beslutter, hvilke lægemidler der skal have tilskud</w:t>
      </w:r>
    </w:p>
    <w:p w14:paraId="41C23B09" w14:textId="77777777" w:rsidR="00E27C8E" w:rsidRPr="00E27C8E" w:rsidRDefault="00E27C8E" w:rsidP="00554527">
      <w:pPr>
        <w:numPr>
          <w:ilvl w:val="0"/>
          <w:numId w:val="36"/>
        </w:numPr>
        <w:spacing w:line="276" w:lineRule="auto"/>
      </w:pPr>
      <w:r>
        <w:t>fører tilsyn med medicinsk udstyr, som er tilgængeligt i Danmark, og overvåger alvorlige hændelser med medicinsk udstyr</w:t>
      </w:r>
    </w:p>
    <w:p w14:paraId="535F9D76" w14:textId="77777777" w:rsidR="00E27C8E" w:rsidRPr="00E27C8E" w:rsidRDefault="00E27C8E" w:rsidP="00554527">
      <w:pPr>
        <w:numPr>
          <w:ilvl w:val="0"/>
          <w:numId w:val="36"/>
        </w:numPr>
        <w:spacing w:line="276" w:lineRule="auto"/>
      </w:pPr>
      <w:r>
        <w:t>udpeger apotekere, tilrettelægger apoteksstrukturen og fører tilsyn med apoteker og detailforhandlere.</w:t>
      </w:r>
    </w:p>
    <w:p w14:paraId="1628A5DD" w14:textId="28DD72EE" w:rsidR="00E27C8E" w:rsidRPr="00E27C8E" w:rsidRDefault="00E27C8E" w:rsidP="00E27C8E">
      <w:pPr>
        <w:spacing w:line="276" w:lineRule="auto"/>
      </w:pPr>
      <w:r>
        <w:lastRenderedPageBreak/>
        <w:t xml:space="preserve">De fleste af Lægemiddelstyrelsens opgaver løses  i tæt samarbejde med kolleger i lægemiddelmyndigheder og organisationer i de øvrige EU-lande.</w:t>
      </w:r>
    </w:p>
    <w:p w14:paraId="5B7A924C" w14:textId="77777777" w:rsidR="00D5606E" w:rsidRPr="00BB2B04" w:rsidRDefault="00D5606E" w:rsidP="003F4C8A">
      <w:pPr>
        <w:spacing w:line="276" w:lineRule="auto"/>
      </w:pPr>
    </w:p>
    <w:p w14:paraId="51243C4D" w14:textId="77777777" w:rsidR="00C77FCF" w:rsidRPr="00BB2B04" w:rsidRDefault="00C77FCF" w:rsidP="003F4C8A">
      <w:pPr>
        <w:spacing w:line="276" w:lineRule="auto"/>
      </w:pPr>
    </w:p>
    <w:p w14:paraId="6736CE43" w14:textId="7E217E7C" w:rsidR="00BF2AB6" w:rsidRPr="00BB2B04" w:rsidRDefault="000B4F7B" w:rsidP="003F4C8A">
      <w:pPr>
        <w:pStyle w:val="Overskrift1"/>
        <w:keepLines w:val="0"/>
        <w:pageBreakBefore w:val="0"/>
        <w:suppressAutoHyphens w:val="0"/>
        <w:spacing w:after="240" w:line="276" w:lineRule="auto"/>
        <w:contextualSpacing w:val="0"/>
      </w:pPr>
      <w:bookmarkStart w:id="33" w:name="_Toc240975421"/>
      <w:r>
        <w:t>Udbudsmaterialet</w:t>
      </w:r>
      <w:bookmarkEnd w:id="33"/>
    </w:p>
    <w:p w14:paraId="4F36CB57" w14:textId="77777777" w:rsidR="00C77FCF" w:rsidRPr="00BB2B04" w:rsidRDefault="00C77FCF" w:rsidP="003F4C8A">
      <w:pPr>
        <w:spacing w:line="276" w:lineRule="auto"/>
      </w:pPr>
      <w:r>
        <w:t>Det samlede udbudsmateriale består af:</w:t>
      </w:r>
    </w:p>
    <w:p w14:paraId="042396AF" w14:textId="77777777" w:rsidR="00C77FCF" w:rsidRPr="00BB2B04" w:rsidRDefault="00C77FCF" w:rsidP="003F4C8A">
      <w:pPr>
        <w:spacing w:line="276" w:lineRule="auto"/>
      </w:pPr>
    </w:p>
    <w:p w14:paraId="1C1CE6FF" w14:textId="77777777" w:rsidR="00BF2AB6" w:rsidRPr="00BB0E68" w:rsidRDefault="00BF2AB6" w:rsidP="00554527">
      <w:pPr>
        <w:pStyle w:val="Opstilling-punkttegn"/>
        <w:numPr>
          <w:ilvl w:val="0"/>
          <w:numId w:val="20"/>
        </w:numPr>
        <w:spacing w:line="276" w:lineRule="auto"/>
        <w:ind w:left="720"/>
        <w:contextualSpacing w:val="0"/>
      </w:pPr>
      <w:r>
        <w:t>Udbudsbekendtgørelsen</w:t>
      </w:r>
    </w:p>
    <w:p w14:paraId="1242CEBD" w14:textId="1C475623" w:rsidR="00BF2AB6" w:rsidRDefault="00BF2AB6" w:rsidP="00554527">
      <w:pPr>
        <w:pStyle w:val="Opstilling-punkttegn"/>
        <w:numPr>
          <w:ilvl w:val="0"/>
          <w:numId w:val="20"/>
        </w:numPr>
        <w:spacing w:line="276" w:lineRule="auto"/>
        <w:ind w:left="720"/>
        <w:contextualSpacing w:val="0"/>
      </w:pPr>
      <w:r>
        <w:t>Udbudsbetingelser (nærværende dokument)</w:t>
      </w:r>
    </w:p>
    <w:p w14:paraId="39F38B0B" w14:textId="75868886" w:rsidR="002305E1" w:rsidRDefault="002305E1" w:rsidP="00554527">
      <w:pPr>
        <w:pStyle w:val="Opstilling-punkttegn"/>
        <w:numPr>
          <w:ilvl w:val="0"/>
          <w:numId w:val="20"/>
        </w:numPr>
        <w:spacing w:line="276" w:lineRule="auto"/>
        <w:ind w:left="720"/>
        <w:contextualSpacing w:val="0"/>
      </w:pPr>
      <w:r>
        <w:t>Tilbudsbrev</w:t>
      </w:r>
    </w:p>
    <w:p w14:paraId="70089DB6" w14:textId="2A305FC4" w:rsidR="002305E1" w:rsidRDefault="002305E1" w:rsidP="00554527">
      <w:pPr>
        <w:pStyle w:val="Opstilling-punkttegn"/>
        <w:numPr>
          <w:ilvl w:val="0"/>
          <w:numId w:val="20"/>
        </w:numPr>
        <w:spacing w:line="276" w:lineRule="auto"/>
        <w:ind w:left="720"/>
        <w:contextualSpacing w:val="0"/>
      </w:pPr>
      <w:r>
        <w:t>Udbudsbetingelser, bilag A: Tidsplan</w:t>
      </w:r>
    </w:p>
    <w:p w14:paraId="710D90CD" w14:textId="710C92FD" w:rsidR="002305E1" w:rsidRPr="00BB0E68" w:rsidRDefault="002305E1" w:rsidP="00554527">
      <w:pPr>
        <w:pStyle w:val="Opstilling-punkttegn"/>
        <w:numPr>
          <w:ilvl w:val="0"/>
          <w:numId w:val="20"/>
        </w:numPr>
        <w:spacing w:line="276" w:lineRule="auto"/>
        <w:ind w:left="720"/>
        <w:contextualSpacing w:val="0"/>
      </w:pPr>
      <w:r>
        <w:t>Udbudsbetingelser, bilag B: Opfyldelse af mindstekrav</w:t>
      </w:r>
    </w:p>
    <w:p w14:paraId="2801E521" w14:textId="621BC7BE" w:rsidR="00BF2AB6" w:rsidRPr="00BB0E68" w:rsidRDefault="00BF2AB6" w:rsidP="00554527">
      <w:pPr>
        <w:pStyle w:val="Opstilling-punkttegn"/>
        <w:numPr>
          <w:ilvl w:val="0"/>
          <w:numId w:val="20"/>
        </w:numPr>
        <w:spacing w:line="276" w:lineRule="auto"/>
        <w:ind w:left="720"/>
        <w:contextualSpacing w:val="0"/>
      </w:pPr>
      <w:r>
        <w:t xml:space="preserve">Kontrakt om udvikling af den Veterinære Receptløsning</w:t>
      </w:r>
    </w:p>
    <w:p w14:paraId="2F01F539" w14:textId="022672DE" w:rsidR="00960A51" w:rsidRDefault="00BF2AB6" w:rsidP="00554527">
      <w:pPr>
        <w:pStyle w:val="Opstilling-punkttegn"/>
        <w:numPr>
          <w:ilvl w:val="0"/>
          <w:numId w:val="42"/>
        </w:numPr>
        <w:spacing w:line="276" w:lineRule="auto"/>
        <w:contextualSpacing w:val="0"/>
      </w:pPr>
      <w:r>
        <w:t xml:space="preserve">Bilag til Kontrakt:</w:t>
      </w:r>
    </w:p>
    <w:p w14:paraId="7CA99629" w14:textId="5A9806BA" w:rsidR="00960A51" w:rsidRPr="00BE3383" w:rsidRDefault="00960A51" w:rsidP="00554527">
      <w:pPr>
        <w:pStyle w:val="Listeafsnit"/>
        <w:numPr>
          <w:ilvl w:val="0"/>
          <w:numId w:val="42"/>
        </w:numPr>
      </w:pPr>
      <w:bookmarkStart w:id="34" w:name="_Hlk128049052"/>
      <w:r>
        <w:t xml:space="preserve">Bilag 1: Tidsplan</w:t>
      </w:r>
    </w:p>
    <w:p w14:paraId="45511FE2" w14:textId="6631AC02" w:rsidR="00960A51" w:rsidRPr="00BE3383" w:rsidRDefault="00960A51" w:rsidP="00554527">
      <w:pPr>
        <w:pStyle w:val="Listeafsnit"/>
        <w:numPr>
          <w:ilvl w:val="0"/>
          <w:numId w:val="42"/>
        </w:numPr>
      </w:pPr>
      <w:r>
        <w:t xml:space="preserve">Bilag 2: Kundens it-miljø</w:t>
      </w:r>
    </w:p>
    <w:p w14:paraId="5CC51743" w14:textId="10AB0720" w:rsidR="00960A51" w:rsidRPr="00BE3383" w:rsidRDefault="00960A51" w:rsidP="00554527">
      <w:pPr>
        <w:pStyle w:val="Listeafsnit"/>
        <w:numPr>
          <w:ilvl w:val="0"/>
          <w:numId w:val="42"/>
        </w:numPr>
      </w:pPr>
      <w:r>
        <w:t xml:space="preserve">Bilag 3: Leverancebeskrivelse</w:t>
      </w:r>
    </w:p>
    <w:p w14:paraId="5E1589EB" w14:textId="289A7D81" w:rsidR="00960A51" w:rsidRPr="00BE3383" w:rsidRDefault="00960A51" w:rsidP="00554527">
      <w:pPr>
        <w:pStyle w:val="Listeafsnit"/>
        <w:numPr>
          <w:ilvl w:val="0"/>
          <w:numId w:val="42"/>
        </w:numPr>
      </w:pPr>
      <w:r>
        <w:t xml:space="preserve">Bilag 3A: Kravspecifikation</w:t>
      </w:r>
    </w:p>
    <w:p w14:paraId="1D5D61EB" w14:textId="6064292A" w:rsidR="00960A51" w:rsidRPr="00BE3383" w:rsidRDefault="00960A51" w:rsidP="00554527">
      <w:pPr>
        <w:pStyle w:val="Listeafsnit"/>
        <w:numPr>
          <w:ilvl w:val="0"/>
          <w:numId w:val="42"/>
        </w:numPr>
      </w:pPr>
      <w:r>
        <w:t xml:space="preserve">Bilag 3B: Løsningsbeskrivelse</w:t>
      </w:r>
    </w:p>
    <w:p w14:paraId="75EF051F" w14:textId="2065D859" w:rsidR="00960A51" w:rsidRPr="00BE3383" w:rsidRDefault="00960A51" w:rsidP="00554527">
      <w:pPr>
        <w:pStyle w:val="Listeafsnit"/>
        <w:numPr>
          <w:ilvl w:val="0"/>
          <w:numId w:val="42"/>
        </w:numPr>
      </w:pPr>
      <w:r>
        <w:t xml:space="preserve">Bilag 4: Dokumentation</w:t>
      </w:r>
    </w:p>
    <w:p w14:paraId="595BC53C" w14:textId="476159C1" w:rsidR="00960A51" w:rsidRPr="00BE3383" w:rsidRDefault="00960A51" w:rsidP="00554527">
      <w:pPr>
        <w:pStyle w:val="Listeafsnit"/>
        <w:numPr>
          <w:ilvl w:val="0"/>
          <w:numId w:val="42"/>
        </w:numPr>
      </w:pPr>
      <w:r>
        <w:t xml:space="preserve">Bilag 5: Vedligeholdelse og support</w:t>
      </w:r>
    </w:p>
    <w:p w14:paraId="16B62D48" w14:textId="512CA882" w:rsidR="00960A51" w:rsidRPr="00BE3383" w:rsidRDefault="00960A51" w:rsidP="00554527">
      <w:pPr>
        <w:pStyle w:val="Listeafsnit"/>
        <w:numPr>
          <w:ilvl w:val="0"/>
          <w:numId w:val="42"/>
        </w:numPr>
      </w:pPr>
      <w:r>
        <w:t xml:space="preserve">Bilag 6: Servicemål</w:t>
      </w:r>
    </w:p>
    <w:p w14:paraId="5A9FA6EE" w14:textId="61F7465E" w:rsidR="00960A51" w:rsidRPr="00F74F63" w:rsidRDefault="00960A51" w:rsidP="00554527">
      <w:pPr>
        <w:pStyle w:val="Listeafsnit"/>
        <w:numPr>
          <w:ilvl w:val="0"/>
          <w:numId w:val="42"/>
        </w:numPr>
      </w:pPr>
      <w:r>
        <w:t xml:space="preserve">Bilag 7: Drift (</w:t>
      </w:r>
      <w:r>
        <w:rPr>
          <w:b/>
          <w:bCs/>
        </w:rPr>
        <w:t>udgår</w:t>
      </w:r>
      <w:r>
        <w:t>)</w:t>
      </w:r>
    </w:p>
    <w:p w14:paraId="10D84763" w14:textId="1E687C31" w:rsidR="00960A51" w:rsidRPr="00B545A5" w:rsidRDefault="00960A51" w:rsidP="00554527">
      <w:pPr>
        <w:pStyle w:val="Listeafsnit"/>
        <w:numPr>
          <w:ilvl w:val="0"/>
          <w:numId w:val="42"/>
        </w:numPr>
      </w:pPr>
      <w:r>
        <w:t xml:space="preserve">Bilag 8: Databehandleraftale</w:t>
      </w:r>
    </w:p>
    <w:p w14:paraId="68D4CE8D" w14:textId="57848EDC" w:rsidR="00960A51" w:rsidRPr="00B545A5" w:rsidRDefault="00960A51" w:rsidP="00554527">
      <w:pPr>
        <w:pStyle w:val="Listeafsnit"/>
        <w:numPr>
          <w:ilvl w:val="0"/>
          <w:numId w:val="42"/>
        </w:numPr>
      </w:pPr>
      <w:r>
        <w:t xml:space="preserve">Bilag 9: Ændringshåndtering</w:t>
      </w:r>
    </w:p>
    <w:p w14:paraId="1FB55A66" w14:textId="68E6A81D" w:rsidR="00960A51" w:rsidRPr="00C03FBC" w:rsidRDefault="00960A51" w:rsidP="00554527">
      <w:pPr>
        <w:pStyle w:val="Listeafsnit"/>
        <w:numPr>
          <w:ilvl w:val="0"/>
          <w:numId w:val="42"/>
        </w:numPr>
      </w:pPr>
      <w:r>
        <w:t xml:space="preserve">Bilag 10: Samarbejdsorganisation</w:t>
      </w:r>
    </w:p>
    <w:p w14:paraId="0E0A40BB" w14:textId="0AB3F1EC" w:rsidR="00960A51" w:rsidRPr="00C03FBC" w:rsidRDefault="00960A51" w:rsidP="00554527">
      <w:pPr>
        <w:pStyle w:val="Listeafsnit"/>
        <w:numPr>
          <w:ilvl w:val="0"/>
          <w:numId w:val="42"/>
        </w:numPr>
      </w:pPr>
      <w:r>
        <w:t xml:space="preserve">Bilag 11: Kundens deltagelse</w:t>
      </w:r>
    </w:p>
    <w:p w14:paraId="5E61A385" w14:textId="00716847" w:rsidR="00960A51" w:rsidRPr="00C03FBC" w:rsidRDefault="00960A51" w:rsidP="00554527">
      <w:pPr>
        <w:pStyle w:val="Listeafsnit"/>
        <w:numPr>
          <w:ilvl w:val="0"/>
          <w:numId w:val="42"/>
        </w:numPr>
      </w:pPr>
      <w:r>
        <w:t xml:space="preserve">Bilag 12: Leverancevederlag og betalingsplan samt øvrige priser</w:t>
      </w:r>
    </w:p>
    <w:p w14:paraId="209FF3B9" w14:textId="3AF2CCA4" w:rsidR="00960A51" w:rsidRPr="00D44D6B" w:rsidRDefault="00960A51" w:rsidP="00554527">
      <w:pPr>
        <w:pStyle w:val="Listeafsnit"/>
        <w:numPr>
          <w:ilvl w:val="0"/>
          <w:numId w:val="42"/>
        </w:numPr>
      </w:pPr>
      <w:r>
        <w:t xml:space="preserve">Bilag 12A: Priser</w:t>
      </w:r>
    </w:p>
    <w:p w14:paraId="7C423691" w14:textId="4BCD75B6" w:rsidR="00960A51" w:rsidRPr="00C03FBC" w:rsidRDefault="00960A51" w:rsidP="00554527">
      <w:pPr>
        <w:pStyle w:val="Listeafsnit"/>
        <w:numPr>
          <w:ilvl w:val="0"/>
          <w:numId w:val="42"/>
        </w:numPr>
      </w:pPr>
      <w:r>
        <w:t xml:space="preserve">Bilag 13: Samfundsansvar</w:t>
      </w:r>
    </w:p>
    <w:p w14:paraId="5A42817C" w14:textId="55A759CF" w:rsidR="00960A51" w:rsidRPr="00C03FBC" w:rsidRDefault="00960A51" w:rsidP="00554527">
      <w:pPr>
        <w:pStyle w:val="Listeafsnit"/>
        <w:numPr>
          <w:ilvl w:val="0"/>
          <w:numId w:val="42"/>
        </w:numPr>
      </w:pPr>
      <w:r>
        <w:t xml:space="preserve">Bilag 14: Prøver</w:t>
      </w:r>
    </w:p>
    <w:p w14:paraId="575C29E2" w14:textId="7BC24162" w:rsidR="00960A51" w:rsidRPr="00C03FBC" w:rsidRDefault="00960A51" w:rsidP="00554527">
      <w:pPr>
        <w:pStyle w:val="Listeafsnit"/>
        <w:numPr>
          <w:ilvl w:val="0"/>
          <w:numId w:val="42"/>
        </w:numPr>
      </w:pPr>
      <w:r>
        <w:t xml:space="preserve">Bilag 15: Licensbetingelser</w:t>
      </w:r>
    </w:p>
    <w:p w14:paraId="26A650AD" w14:textId="7ED71DA3" w:rsidR="00960A51" w:rsidRPr="00C03FBC" w:rsidRDefault="00960A51" w:rsidP="00554527">
      <w:pPr>
        <w:pStyle w:val="Listeafsnit"/>
        <w:numPr>
          <w:ilvl w:val="0"/>
          <w:numId w:val="42"/>
        </w:numPr>
      </w:pPr>
      <w:r>
        <w:t xml:space="preserve">Bilag 16: Leverandørens forpligtelser ved ophør</w:t>
      </w:r>
    </w:p>
    <w:p w14:paraId="093DA705" w14:textId="5C6CA19A" w:rsidR="00960A51" w:rsidRDefault="00960A51" w:rsidP="00554527">
      <w:pPr>
        <w:pStyle w:val="Listeafsnit"/>
        <w:numPr>
          <w:ilvl w:val="0"/>
          <w:numId w:val="42"/>
        </w:numPr>
      </w:pPr>
      <w:r>
        <w:t xml:space="preserve">Bilag 17: Spørgsmål og svar </w:t>
      </w:r>
    </w:p>
    <w:bookmarkEnd w:id="34"/>
    <w:p w14:paraId="1CD6BE52" w14:textId="0F9834E5" w:rsidR="00177E71" w:rsidRPr="000367F6" w:rsidRDefault="00177E71" w:rsidP="00554527">
      <w:pPr>
        <w:pStyle w:val="Opstilling-punkttegn"/>
        <w:numPr>
          <w:ilvl w:val="0"/>
          <w:numId w:val="20"/>
        </w:numPr>
        <w:spacing w:line="240" w:lineRule="atLeast"/>
        <w:ind w:left="720"/>
        <w:contextualSpacing w:val="0"/>
      </w:pPr>
      <w:r>
        <w:t xml:space="preserve">Tro- og love erklæring vedrørende sanktioner mod Rusland og russiske interesser</w:t>
      </w:r>
    </w:p>
    <w:p w14:paraId="0E135A68" w14:textId="211E274F" w:rsidR="00BF2AB6" w:rsidRPr="00C74141" w:rsidRDefault="00BF2AB6" w:rsidP="00554527">
      <w:pPr>
        <w:pStyle w:val="Opstilling-punkttegn"/>
        <w:numPr>
          <w:ilvl w:val="0"/>
          <w:numId w:val="20"/>
        </w:numPr>
        <w:spacing w:line="276" w:lineRule="auto"/>
        <w:ind w:left="720"/>
        <w:contextualSpacing w:val="0"/>
      </w:pPr>
      <w:r>
        <w:t xml:space="preserve">TIL BRUG FOR DOKUMENTATION: Erklæring om konsortiedannelse </w:t>
      </w:r>
    </w:p>
    <w:p w14:paraId="25833161" w14:textId="77777777" w:rsidR="00BF2AB6" w:rsidRPr="00C74141" w:rsidRDefault="00BF2AB6" w:rsidP="00554527">
      <w:pPr>
        <w:pStyle w:val="Opstilling-punkttegn"/>
        <w:numPr>
          <w:ilvl w:val="0"/>
          <w:numId w:val="20"/>
        </w:numPr>
        <w:spacing w:line="276" w:lineRule="auto"/>
        <w:ind w:left="720"/>
        <w:contextualSpacing w:val="0"/>
      </w:pPr>
      <w:r>
        <w:t xml:space="preserve">TIL BRUG FOR DOKUMENTATION: Støtteerklæring for teknisk og faglig formåen </w:t>
      </w:r>
    </w:p>
    <w:p w14:paraId="211FEEB8" w14:textId="350A2F67" w:rsidR="00C77FCF" w:rsidRPr="00F542A8" w:rsidRDefault="00C77FCF" w:rsidP="003F4C8A">
      <w:pPr>
        <w:spacing w:line="276" w:lineRule="auto"/>
      </w:pPr>
    </w:p>
    <w:p w14:paraId="4A7E3337" w14:textId="2D2E9B9D" w:rsidR="00C77FCF" w:rsidRPr="00BB2B04" w:rsidRDefault="00C77FCF" w:rsidP="003F4C8A">
      <w:pPr>
        <w:spacing w:line="276" w:lineRule="auto"/>
      </w:pPr>
      <w:r>
        <w:t xml:space="preserve">Udbudsmaterialet er gjort tilgængeligt via udbudssystemet angivet i udbudsbekendtgørelsen.</w:t>
      </w:r>
    </w:p>
    <w:p w14:paraId="667FAAA8" w14:textId="433A38AB" w:rsidR="00C77FCF" w:rsidRPr="00BB2B04" w:rsidRDefault="00C77FCF" w:rsidP="003F4C8A">
      <w:pPr>
        <w:spacing w:line="276" w:lineRule="auto"/>
      </w:pPr>
    </w:p>
    <w:p w14:paraId="4AC2DB87" w14:textId="5D1720AC" w:rsidR="00C77FCF" w:rsidRPr="00BB2B04" w:rsidRDefault="00C77FCF" w:rsidP="003F4C8A">
      <w:pPr>
        <w:spacing w:line="276" w:lineRule="auto"/>
      </w:pPr>
      <w:r>
        <w:t xml:space="preserve">Yderligere oplysninger, rettelser mv. samt spørgsmål og svar vil indgå som en del af udbudsmaterialet og vil blive indeholdt i den endelige Kontrakt.</w:t>
      </w:r>
    </w:p>
    <w:p w14:paraId="39236127" w14:textId="7A2C1056" w:rsidR="00C77FCF" w:rsidRDefault="00C77FCF" w:rsidP="003F4C8A">
      <w:pPr>
        <w:spacing w:line="276" w:lineRule="auto"/>
      </w:pPr>
    </w:p>
    <w:p w14:paraId="5C446E85" w14:textId="77777777" w:rsidR="00136D61" w:rsidRDefault="00136D61" w:rsidP="003F4C8A">
      <w:pPr>
        <w:spacing w:line="276" w:lineRule="auto"/>
      </w:pPr>
    </w:p>
    <w:p w14:paraId="287B8EF5" w14:textId="77777777" w:rsidR="00F1775F" w:rsidRDefault="00F1775F" w:rsidP="003F4C8A">
      <w:pPr>
        <w:spacing w:line="276" w:lineRule="auto"/>
      </w:pPr>
    </w:p>
    <w:p w14:paraId="4565AFC5" w14:textId="77777777" w:rsidR="00F1775F" w:rsidRDefault="00F1775F" w:rsidP="003F4C8A">
      <w:pPr>
        <w:spacing w:line="276" w:lineRule="auto"/>
      </w:pPr>
    </w:p>
    <w:p w14:paraId="56573B04" w14:textId="77777777" w:rsidR="00F1775F" w:rsidRDefault="00F1775F" w:rsidP="003F4C8A">
      <w:pPr>
        <w:spacing w:line="276" w:lineRule="auto"/>
      </w:pPr>
    </w:p>
    <w:p w14:paraId="2FA88DD9" w14:textId="39C227AC" w:rsidR="00095F6E" w:rsidRDefault="00095F6E" w:rsidP="00095F6E">
      <w:pPr>
        <w:pStyle w:val="Overskrift1"/>
        <w:keepLines w:val="0"/>
        <w:pageBreakBefore w:val="0"/>
        <w:tabs>
          <w:tab w:val="num" w:pos="0"/>
        </w:tabs>
        <w:suppressAutoHyphens w:val="0"/>
        <w:spacing w:after="0" w:line="276" w:lineRule="auto"/>
        <w:contextualSpacing w:val="0"/>
      </w:pPr>
      <w:bookmarkStart w:id="35" w:name="_Toc113264398"/>
      <w:bookmarkStart w:id="36" w:name="_Toc240975422"/>
      <w:r>
        <w:lastRenderedPageBreak/>
        <w:t xml:space="preserve">Oplysninger om Kontrakten</w:t>
      </w:r>
      <w:bookmarkEnd w:id="35"/>
      <w:bookmarkEnd w:id="36"/>
    </w:p>
    <w:p w14:paraId="705698CB" w14:textId="77777777" w:rsidR="00095F6E" w:rsidRPr="00FA786D" w:rsidRDefault="00095F6E" w:rsidP="00095F6E">
      <w:pPr>
        <w:pStyle w:val="Overskrift2"/>
      </w:pPr>
      <w:bookmarkStart w:id="37" w:name="_Toc113264399"/>
      <w:bookmarkStart w:id="38" w:name="_Toc240975423"/>
      <w:r>
        <w:t>Opdeling i delkontrakter</w:t>
      </w:r>
      <w:bookmarkEnd w:id="37"/>
      <w:bookmarkEnd w:id="38"/>
    </w:p>
    <w:p w14:paraId="45309137" w14:textId="77777777" w:rsidR="00095F6E" w:rsidRPr="00852867" w:rsidRDefault="00095F6E" w:rsidP="00095F6E">
      <w:pPr>
        <w:spacing w:line="276" w:lineRule="auto"/>
        <w:rPr>
          <w:highlight w:val="yellow"/>
        </w:rPr>
      </w:pPr>
    </w:p>
    <w:p w14:paraId="733FD35A" w14:textId="19559C15" w:rsidR="00095F6E" w:rsidRPr="004B4475" w:rsidRDefault="00095F6E" w:rsidP="00095F6E">
      <w:pPr>
        <w:spacing w:line="276" w:lineRule="auto"/>
      </w:pPr>
      <w:r>
        <w:t xml:space="preserve">I henhold til Udbudslovens § 49, stk. 2 om opdeling i delkontrakter (opdel-eller-forklar-princippet) er det Lægemiddelstyrelsens vurdering, at Kontrakten ikke hverken it-strategisk, teknisk eller forretningsmæssigt er egnet til at opdele i særskilte delkontrakter.</w:t>
      </w:r>
    </w:p>
    <w:p w14:paraId="791AEB1C" w14:textId="77777777" w:rsidR="00095F6E" w:rsidRDefault="00095F6E" w:rsidP="00095F6E">
      <w:pPr>
        <w:pStyle w:val="Overskrift2"/>
      </w:pPr>
      <w:bookmarkStart w:id="39" w:name="_Toc113264400"/>
      <w:bookmarkStart w:id="40" w:name="_Toc240975424"/>
      <w:r>
        <w:t>Anvendelse af personer under oplæring (lærlinge mv.)</w:t>
      </w:r>
      <w:bookmarkEnd w:id="39"/>
      <w:bookmarkEnd w:id="40"/>
    </w:p>
    <w:p w14:paraId="18BA91AD" w14:textId="77777777" w:rsidR="00095F6E" w:rsidRDefault="00095F6E" w:rsidP="00095F6E"/>
    <w:p w14:paraId="39A89D77" w14:textId="5588B0F9" w:rsidR="00095F6E" w:rsidRDefault="00095F6E" w:rsidP="00095F6E">
      <w:r>
        <w:t xml:space="preserve">Der er ikke</w:t>
      </w:r>
      <w:r>
        <w:rPr>
          <w:b/>
          <w:bCs/>
        </w:rPr>
        <w:t xml:space="preserve"> </w:t>
      </w:r>
      <w:r>
        <w:t>fastsat krav om anvendelse af personer under oplæring ved gennemførelse af Kontrakten, da Kontrakten ikke er omfattet af anvendelsesområdet for udbudslovens § 176, stk. 2, som afgrænset ved Bekendtgørelse nr. 1079 af 29. juni 2022 om krav om anvendelse af personer under oplæring i offentlige kontrakter.</w:t>
      </w:r>
    </w:p>
    <w:p w14:paraId="077BB3AC" w14:textId="77777777" w:rsidR="00095F6E" w:rsidRDefault="00095F6E" w:rsidP="003F4C8A">
      <w:pPr>
        <w:spacing w:line="276" w:lineRule="auto"/>
      </w:pPr>
    </w:p>
    <w:p w14:paraId="6FA93309" w14:textId="77777777" w:rsidR="00A66AA1" w:rsidRDefault="00A66AA1" w:rsidP="003F4C8A">
      <w:pPr>
        <w:spacing w:line="276" w:lineRule="auto"/>
      </w:pPr>
    </w:p>
    <w:p w14:paraId="69F571C2" w14:textId="51160156" w:rsidR="00A37275" w:rsidRPr="00BB2B04" w:rsidRDefault="000B4F7B" w:rsidP="003F4C8A">
      <w:pPr>
        <w:pStyle w:val="Overskrift1"/>
        <w:keepLines w:val="0"/>
        <w:pageBreakBefore w:val="0"/>
        <w:suppressAutoHyphens w:val="0"/>
        <w:spacing w:after="240" w:line="276" w:lineRule="auto"/>
        <w:contextualSpacing w:val="0"/>
      </w:pPr>
      <w:bookmarkStart w:id="41" w:name="_Toc240975425"/>
      <w:r>
        <w:t>Sprog</w:t>
      </w:r>
      <w:bookmarkEnd w:id="41"/>
    </w:p>
    <w:p w14:paraId="5D5DBF78" w14:textId="216D0028" w:rsidR="001F10E5" w:rsidRDefault="00C77FCF" w:rsidP="003F4C8A">
      <w:pPr>
        <w:spacing w:line="276" w:lineRule="auto"/>
      </w:pPr>
      <w:r>
        <w:t xml:space="preserve">Sproget i udbudsmaterialet er dansk, og udbudsprocessen, herunder forhandlingerne, gennemføres på dansk. </w:t>
      </w:r>
    </w:p>
    <w:p w14:paraId="42F572A3" w14:textId="77777777" w:rsidR="00335B37" w:rsidRPr="00F563C2" w:rsidRDefault="00335B37" w:rsidP="003F4C8A">
      <w:pPr>
        <w:spacing w:line="276" w:lineRule="auto"/>
      </w:pPr>
    </w:p>
    <w:p w14:paraId="0A15DA50" w14:textId="405A7193" w:rsidR="00C77FCF" w:rsidRPr="00BB2B04" w:rsidRDefault="00F563C2" w:rsidP="003F4C8A">
      <w:pPr>
        <w:spacing w:line="276" w:lineRule="auto"/>
      </w:pPr>
      <w:r>
        <w:t xml:space="preserve">Ansøgningen og tilbuddet skal være på dansk. Dog accepteres det, at teknisk dokumentation, eventuelle licensbetingelser i bilag 15 og egnethedsdokumentation kan være på engelsk.</w:t>
      </w:r>
      <w:r>
        <w:rPr>
          <w:highlight w:val="yellow"/>
        </w:rPr>
        <w:t xml:space="preserve"> </w:t>
      </w:r>
    </w:p>
    <w:p w14:paraId="0364D821" w14:textId="3E39696A" w:rsidR="00C77FCF" w:rsidRDefault="00C77FCF" w:rsidP="003F4C8A">
      <w:pPr>
        <w:spacing w:line="276" w:lineRule="auto"/>
      </w:pPr>
    </w:p>
    <w:p w14:paraId="3B8DE552" w14:textId="4DA33E26" w:rsidR="00E13B54" w:rsidRDefault="00E13B54" w:rsidP="003F4C8A">
      <w:pPr>
        <w:spacing w:line="276" w:lineRule="auto"/>
      </w:pPr>
    </w:p>
    <w:p w14:paraId="0ED41F76" w14:textId="44EC7506" w:rsidR="00C96C87" w:rsidRPr="00BB2B04" w:rsidRDefault="000B4F7B" w:rsidP="003F4C8A">
      <w:pPr>
        <w:pStyle w:val="Overskrift1"/>
        <w:keepLines w:val="0"/>
        <w:pageBreakBefore w:val="0"/>
        <w:suppressAutoHyphens w:val="0"/>
        <w:spacing w:after="240" w:line="276" w:lineRule="auto"/>
        <w:contextualSpacing w:val="0"/>
      </w:pPr>
      <w:bookmarkStart w:id="42" w:name="_Toc240975426"/>
      <w:r>
        <w:t>Alternative tilbud</w:t>
      </w:r>
      <w:bookmarkEnd w:id="42"/>
    </w:p>
    <w:p w14:paraId="7AC7A0D8" w14:textId="77777777" w:rsidR="00C96C87" w:rsidRPr="00BB2B04" w:rsidRDefault="00C96C87" w:rsidP="003F4C8A">
      <w:pPr>
        <w:spacing w:line="276" w:lineRule="auto"/>
      </w:pPr>
      <w:r>
        <w:t>Tilbudsgiver er ikke berettiget til at afgive alternative tilbud.</w:t>
      </w:r>
    </w:p>
    <w:p w14:paraId="5DCE85AD" w14:textId="300A9423" w:rsidR="00C96C87" w:rsidRDefault="00C96C87" w:rsidP="003F4C8A">
      <w:pPr>
        <w:spacing w:line="276" w:lineRule="auto"/>
      </w:pPr>
    </w:p>
    <w:p w14:paraId="0BA096E0" w14:textId="77777777" w:rsidR="00C96C87" w:rsidRDefault="00C96C87" w:rsidP="003F4C8A">
      <w:pPr>
        <w:spacing w:line="276" w:lineRule="auto"/>
      </w:pPr>
    </w:p>
    <w:p w14:paraId="55ACC573" w14:textId="3B5CF554" w:rsidR="00181DB8" w:rsidRPr="00BB2B04" w:rsidRDefault="000B4F7B" w:rsidP="003F4C8A">
      <w:pPr>
        <w:pStyle w:val="Overskrift1"/>
        <w:keepLines w:val="0"/>
        <w:pageBreakBefore w:val="0"/>
        <w:suppressAutoHyphens w:val="0"/>
        <w:spacing w:after="240" w:line="276" w:lineRule="auto"/>
        <w:contextualSpacing w:val="0"/>
      </w:pPr>
      <w:bookmarkStart w:id="43" w:name="_Toc240975427"/>
      <w:r>
        <w:t>Tidsplan for udbudsforretningen</w:t>
      </w:r>
      <w:bookmarkEnd w:id="43"/>
    </w:p>
    <w:p w14:paraId="325E72FD" w14:textId="69DB7971" w:rsidR="00C77FCF" w:rsidRPr="00BB2B04" w:rsidRDefault="007F12E7" w:rsidP="003F4C8A">
      <w:pPr>
        <w:spacing w:line="276" w:lineRule="auto"/>
      </w:pPr>
      <w:r>
        <w:t xml:space="preserve">Udbuddet gennemføres efter tidsplanen i bilag A.</w:t>
      </w:r>
    </w:p>
    <w:p w14:paraId="6C6E18B1" w14:textId="77777777" w:rsidR="00C77FCF" w:rsidRPr="00BB2B04" w:rsidRDefault="00C77FCF" w:rsidP="003F4C8A">
      <w:pPr>
        <w:spacing w:line="276" w:lineRule="auto"/>
      </w:pPr>
    </w:p>
    <w:p w14:paraId="56B634C3" w14:textId="4C9EBB14" w:rsidR="00C77FCF" w:rsidRPr="00BB2B04" w:rsidRDefault="00287534" w:rsidP="003F4C8A">
      <w:pPr>
        <w:spacing w:line="276" w:lineRule="auto"/>
      </w:pPr>
      <w:r>
        <w:t xml:space="preserve">Lægemiddelstyrelsen kan inden for udbudslovens rammer ændre tidsplanen, bl.a. forløbet af forhandlingsfasen, herunder ved et eventuelt behov for at gennemføre yderligere forhandlingsmøder eller efter opfordring fra tilbudsgiverne om at udarbejde yderligere eller reviderede tilbud. </w:t>
      </w:r>
    </w:p>
    <w:p w14:paraId="2712FD6D" w14:textId="77777777" w:rsidR="00C77FCF" w:rsidRPr="00BB2B04" w:rsidRDefault="00C77FCF" w:rsidP="003F4C8A">
      <w:pPr>
        <w:spacing w:line="276" w:lineRule="auto"/>
      </w:pPr>
    </w:p>
    <w:p w14:paraId="1E90F73F" w14:textId="5728F5FC" w:rsidR="00C77FCF" w:rsidRDefault="00C77FCF" w:rsidP="003F4C8A">
      <w:pPr>
        <w:spacing w:line="276" w:lineRule="auto"/>
      </w:pPr>
      <w:r>
        <w:t xml:space="preserve">De endelige frister for udbuddets tilbudsfase vil blive oplyst i opfordringen til at afgive endeligt tilbud. </w:t>
      </w:r>
    </w:p>
    <w:p w14:paraId="7123F283" w14:textId="77777777" w:rsidR="003A139A" w:rsidRDefault="003A139A" w:rsidP="003F4C8A">
      <w:pPr>
        <w:spacing w:line="276" w:lineRule="auto"/>
      </w:pPr>
    </w:p>
    <w:p w14:paraId="5971A74D" w14:textId="782C1E3E" w:rsidR="001613BA" w:rsidRDefault="001613BA" w:rsidP="003F4C8A">
      <w:pPr>
        <w:spacing w:line="276" w:lineRule="auto"/>
      </w:pPr>
    </w:p>
    <w:p w14:paraId="1134F3AB" w14:textId="77777777" w:rsidR="001613BA" w:rsidRDefault="001613BA" w:rsidP="001613BA">
      <w:pPr>
        <w:pStyle w:val="Overskrift1"/>
        <w:keepLines w:val="0"/>
        <w:pageBreakBefore w:val="0"/>
        <w:suppressAutoHyphens w:val="0"/>
        <w:spacing w:after="240" w:line="276" w:lineRule="auto"/>
        <w:contextualSpacing w:val="0"/>
      </w:pPr>
      <w:bookmarkStart w:id="44" w:name="_Toc55307188"/>
      <w:bookmarkStart w:id="45" w:name="_Toc81572581"/>
      <w:bookmarkStart w:id="46" w:name="_Toc86407637"/>
      <w:bookmarkStart w:id="47" w:name="_Toc240975428"/>
      <w:r>
        <w:t>Prækvalifikationsfasen</w:t>
      </w:r>
      <w:bookmarkEnd w:id="44"/>
      <w:bookmarkEnd w:id="45"/>
      <w:bookmarkEnd w:id="46"/>
      <w:bookmarkEnd w:id="47"/>
    </w:p>
    <w:p w14:paraId="37748F6F" w14:textId="77777777" w:rsidR="001613BA" w:rsidRDefault="001613BA" w:rsidP="001613BA">
      <w:pPr>
        <w:pStyle w:val="Overskrift2"/>
        <w:spacing w:line="276" w:lineRule="auto"/>
      </w:pPr>
      <w:bookmarkStart w:id="48" w:name="_Toc55307189"/>
      <w:bookmarkStart w:id="49" w:name="_Toc81572582"/>
      <w:bookmarkStart w:id="50" w:name="_Toc86407638"/>
      <w:bookmarkStart w:id="51" w:name="_Toc240975429"/>
      <w:r>
        <w:t>Generelt</w:t>
      </w:r>
      <w:bookmarkEnd w:id="48"/>
      <w:bookmarkEnd w:id="49"/>
      <w:bookmarkEnd w:id="50"/>
      <w:bookmarkEnd w:id="51"/>
    </w:p>
    <w:p w14:paraId="0DAF6487" w14:textId="77777777" w:rsidR="001613BA" w:rsidRDefault="001613BA" w:rsidP="001613BA">
      <w:pPr>
        <w:spacing w:line="276" w:lineRule="auto"/>
      </w:pPr>
    </w:p>
    <w:p w14:paraId="1CB0424C" w14:textId="1B5BB5FF" w:rsidR="001613BA" w:rsidRDefault="001613BA" w:rsidP="001613BA">
      <w:pPr>
        <w:spacing w:line="276" w:lineRule="auto"/>
      </w:pPr>
      <w:r>
        <w:t xml:space="preserve">Udelukkelsesgrunde, kriterier for udvælgelse og minimumskrav til egnethed er angivet i udbudsbekendtgørelsen. Ansøger opfordres til at læse denne grundigt.</w:t>
      </w:r>
    </w:p>
    <w:p w14:paraId="5FCF183F" w14:textId="77777777" w:rsidR="0025257C" w:rsidRDefault="0025257C" w:rsidP="0025257C">
      <w:pPr>
        <w:spacing w:line="276" w:lineRule="auto"/>
      </w:pPr>
    </w:p>
    <w:p w14:paraId="6CBCBAA0" w14:textId="19888B63" w:rsidR="001613BA" w:rsidRDefault="001613BA" w:rsidP="001613BA">
      <w:pPr>
        <w:spacing w:line="276" w:lineRule="auto"/>
      </w:pPr>
      <w:r>
        <w:lastRenderedPageBreak/>
        <w:t>Kun ansøgere, som prækvalificeres, anmodes om at deltage i forhandlings- og tilbudsfasen.</w:t>
      </w:r>
    </w:p>
    <w:p w14:paraId="1F507F98" w14:textId="77777777" w:rsidR="001613BA" w:rsidRDefault="001613BA" w:rsidP="001613BA">
      <w:pPr>
        <w:pStyle w:val="Overskrift2"/>
        <w:spacing w:line="276" w:lineRule="auto"/>
      </w:pPr>
      <w:bookmarkStart w:id="52" w:name="_Toc55307190"/>
      <w:bookmarkStart w:id="53" w:name="_Toc81572583"/>
      <w:bookmarkStart w:id="54" w:name="_Toc86407639"/>
      <w:bookmarkStart w:id="55" w:name="_Toc240975430"/>
      <w:r>
        <w:t>Udfyldelse af ESPD</w:t>
      </w:r>
      <w:bookmarkEnd w:id="52"/>
      <w:bookmarkEnd w:id="53"/>
      <w:bookmarkEnd w:id="54"/>
      <w:bookmarkEnd w:id="55"/>
    </w:p>
    <w:p w14:paraId="6E3B9A3F" w14:textId="77777777" w:rsidR="001613BA" w:rsidRDefault="001613BA" w:rsidP="001613BA">
      <w:pPr>
        <w:spacing w:line="276" w:lineRule="auto"/>
      </w:pPr>
    </w:p>
    <w:p w14:paraId="7F994D48" w14:textId="28CF58F0" w:rsidR="001613BA" w:rsidRPr="00FA2E55" w:rsidRDefault="00287534" w:rsidP="001613BA">
      <w:pPr>
        <w:spacing w:line="276" w:lineRule="auto"/>
      </w:pPr>
      <w:r>
        <w:t xml:space="preserve">Lægemiddelstyrelsen har udarbejdet et ESPD, som er tilgængeligt via udbudssystemet. </w:t>
      </w:r>
    </w:p>
    <w:p w14:paraId="3736C0A9" w14:textId="77777777" w:rsidR="001613BA" w:rsidRPr="00FA2E55" w:rsidRDefault="001613BA" w:rsidP="001613BA">
      <w:pPr>
        <w:spacing w:line="276" w:lineRule="auto"/>
      </w:pPr>
    </w:p>
    <w:p w14:paraId="4A89F6D3" w14:textId="7F18AB4B" w:rsidR="001613BA" w:rsidRDefault="001613BA" w:rsidP="001613BA">
      <w:pPr>
        <w:spacing w:line="276" w:lineRule="auto"/>
      </w:pPr>
      <w:r>
        <w:t xml:space="preserve">Ansøger skal udfylde ESPD via udbudssystemet. I forbindelse med udfyldelse af ESPD skal ansøger grundigt gennemgå den offentliggjorte udbudsbekendtgørelse og følge de instruktioner, der fremgår heraf. Ansøger bør ikke indsende anden dokumentation eller andre bilag end den dokumentation og de bilag, Lægemiddelstyrelsen har anmodet om. </w:t>
      </w:r>
    </w:p>
    <w:p w14:paraId="29CED7EB" w14:textId="77777777" w:rsidR="001613BA" w:rsidRDefault="001613BA" w:rsidP="001613BA">
      <w:pPr>
        <w:pStyle w:val="Overskrift2"/>
        <w:spacing w:line="276" w:lineRule="auto"/>
      </w:pPr>
      <w:bookmarkStart w:id="56" w:name="_Toc55307191"/>
      <w:bookmarkStart w:id="57" w:name="_Toc81572584"/>
      <w:bookmarkStart w:id="58" w:name="_Toc86407640"/>
      <w:bookmarkStart w:id="59" w:name="_Toc240975431"/>
      <w:r>
        <w:t>Spørgsmål i prækvalifikationsfasen</w:t>
      </w:r>
      <w:bookmarkEnd w:id="56"/>
      <w:bookmarkEnd w:id="57"/>
      <w:bookmarkEnd w:id="58"/>
      <w:bookmarkEnd w:id="59"/>
    </w:p>
    <w:p w14:paraId="7F3E0EFC" w14:textId="77777777" w:rsidR="001613BA" w:rsidRDefault="001613BA" w:rsidP="001613BA">
      <w:pPr>
        <w:spacing w:line="276" w:lineRule="auto"/>
      </w:pPr>
    </w:p>
    <w:p w14:paraId="0AD1D7BB" w14:textId="2BFB70D8" w:rsidR="001613BA" w:rsidRDefault="001613BA" w:rsidP="001613BA">
      <w:pPr>
        <w:spacing w:line="276" w:lineRule="auto"/>
      </w:pPr>
      <w:r>
        <w:t xml:space="preserve">Håndtering af og frist for modtagelse af skriftlige spørgsmål i prækvalifikationsfasen fremgår af udbudsbekendtgørelsen. </w:t>
      </w:r>
    </w:p>
    <w:p w14:paraId="2F4DCFEA" w14:textId="77777777" w:rsidR="001613BA" w:rsidRDefault="001613BA" w:rsidP="001613BA">
      <w:pPr>
        <w:pStyle w:val="Overskrift2"/>
        <w:spacing w:line="276" w:lineRule="auto"/>
      </w:pPr>
      <w:bookmarkStart w:id="60" w:name="_Toc525040558"/>
      <w:bookmarkStart w:id="61" w:name="_Toc55307192"/>
      <w:bookmarkStart w:id="62" w:name="_Toc81572585"/>
      <w:bookmarkStart w:id="63" w:name="_Toc86407641"/>
      <w:bookmarkStart w:id="64" w:name="_Toc240975432"/>
      <w:r>
        <w:t>Konsortier og underleverandører</w:t>
      </w:r>
      <w:bookmarkEnd w:id="60"/>
      <w:bookmarkEnd w:id="61"/>
      <w:bookmarkEnd w:id="62"/>
      <w:bookmarkEnd w:id="63"/>
      <w:bookmarkEnd w:id="64"/>
    </w:p>
    <w:p w14:paraId="572E1993" w14:textId="77777777" w:rsidR="001613BA" w:rsidRDefault="001613BA" w:rsidP="001613BA">
      <w:pPr>
        <w:spacing w:line="276" w:lineRule="auto"/>
      </w:pPr>
    </w:p>
    <w:p w14:paraId="1E9806E1" w14:textId="77777777" w:rsidR="001613BA" w:rsidRPr="00027426" w:rsidRDefault="001613BA" w:rsidP="001613BA">
      <w:pPr>
        <w:spacing w:line="276" w:lineRule="auto"/>
      </w:pPr>
      <w:r>
        <w:t>Ved sammenslutninger af ansøgere (konsortium) skal hver enkelt deltager i sammenslutningen vedlægge et særskilt ESPD, som omfatter ovennævnte erklæringer.</w:t>
      </w:r>
    </w:p>
    <w:p w14:paraId="494C9D7C" w14:textId="77777777" w:rsidR="001613BA" w:rsidRPr="00027426" w:rsidRDefault="001613BA" w:rsidP="001613BA">
      <w:pPr>
        <w:spacing w:line="276" w:lineRule="auto"/>
      </w:pPr>
    </w:p>
    <w:p w14:paraId="4F913898" w14:textId="5BCD6E34" w:rsidR="001613BA" w:rsidRPr="00027426" w:rsidRDefault="001613BA" w:rsidP="003F4C8A">
      <w:pPr>
        <w:spacing w:line="276" w:lineRule="auto"/>
      </w:pPr>
      <w:r>
        <w:t>Hvis ansøger baserer sig på andre enheders økonomiske og finansielle formåen og/eller tekniske og faglige formåen (f.eks. enheder inden for samme koncern, herunder moder-, søster- eller datterselskaber), skal hver enkelt af disse enheder vedlægge et særskilt ESPD, som omfatter de relevante dele af ovennævnte erklæringer.</w:t>
      </w:r>
    </w:p>
    <w:p w14:paraId="7309B6E6" w14:textId="5FAB0CB4" w:rsidR="00CC2E49" w:rsidRDefault="00CC2E49" w:rsidP="003F4C8A">
      <w:pPr>
        <w:spacing w:line="276" w:lineRule="auto"/>
      </w:pPr>
    </w:p>
    <w:p w14:paraId="40132F61" w14:textId="77777777" w:rsidR="00CF57BB" w:rsidRDefault="00CF57BB" w:rsidP="003F4C8A">
      <w:pPr>
        <w:spacing w:line="276" w:lineRule="auto"/>
      </w:pPr>
    </w:p>
    <w:p w14:paraId="3A7BE53C" w14:textId="77777777" w:rsidR="00CC2E49" w:rsidRPr="00F542A8" w:rsidRDefault="00CC2E49" w:rsidP="00CC2E49">
      <w:pPr>
        <w:pStyle w:val="Overskrift1"/>
        <w:keepLines w:val="0"/>
        <w:pageBreakBefore w:val="0"/>
        <w:suppressAutoHyphens w:val="0"/>
        <w:spacing w:after="240" w:line="276" w:lineRule="auto"/>
        <w:contextualSpacing w:val="0"/>
      </w:pPr>
      <w:bookmarkStart w:id="65" w:name="_Ref103872129"/>
      <w:bookmarkStart w:id="66" w:name="_Toc103872295"/>
      <w:bookmarkStart w:id="67" w:name="_Toc240975433"/>
      <w:r>
        <w:t>EU-sanktioner mod Rusland og russiske interesser</w:t>
      </w:r>
      <w:bookmarkEnd w:id="65"/>
      <w:bookmarkEnd w:id="66"/>
      <w:bookmarkEnd w:id="67"/>
    </w:p>
    <w:p w14:paraId="30256A2D" w14:textId="77777777" w:rsidR="00645CF2" w:rsidRPr="00F7008D" w:rsidRDefault="00645CF2" w:rsidP="00645CF2">
      <w:r>
        <w:t xml:space="preserve">EU har indført forbud mod deltagelse i EU-udbud af virksomheder med russisk involvering, jf. artikel 5k i Rådets Forordning (EU) no. 833/2014 af 31. juli 2014 om restriktive foranstaltninger på baggrund af Ruslands handlinger, der destabiliserer situationen i Ukraine, som ændret ved Rådets Forordning (EU) nr. 2022/578 af 8. april 2022, Rådets forordning (EU) 2022/879 af 3. juni 2022, og Rådets forordning (EU) 2022/1269 af 21. juli 2022. </w:t>
      </w:r>
    </w:p>
    <w:p w14:paraId="6DC66D5A" w14:textId="77777777" w:rsidR="00CC2E49" w:rsidRPr="00895ADD" w:rsidRDefault="00CC2E49" w:rsidP="00CC2E49"/>
    <w:p w14:paraId="705DFD52" w14:textId="0FB8643F" w:rsidR="00CC2E49" w:rsidRPr="00895ADD" w:rsidRDefault="00CC2E49" w:rsidP="00CC2E49">
      <w:r>
        <w:t xml:space="preserve">Tilbudsgiver skal, sammen med det endelige tilbud, aflevere en tro og love erklæring om, at virksomheden og tilbuddet ikke har russisk involvering, der overskrider grænserne i forordningen. </w:t>
      </w:r>
    </w:p>
    <w:p w14:paraId="60CC14B8" w14:textId="77777777" w:rsidR="00CC2E49" w:rsidRPr="00895ADD" w:rsidRDefault="00CC2E49" w:rsidP="00CC2E49"/>
    <w:p w14:paraId="1043C045" w14:textId="77777777" w:rsidR="00CC2E49" w:rsidRPr="00895ADD" w:rsidRDefault="00CC2E49" w:rsidP="00CC2E49">
      <w:r>
        <w:t xml:space="preserve">Ved sammenslutninger af tilbudsgivere (konsortium) skal hver enkelt deltager i sammenslutningen vedlægge en tro og love erklæring. </w:t>
      </w:r>
    </w:p>
    <w:p w14:paraId="1233E059" w14:textId="77777777" w:rsidR="00CC2E49" w:rsidRPr="00895ADD" w:rsidRDefault="00CC2E49" w:rsidP="00CC2E49"/>
    <w:p w14:paraId="6B328288" w14:textId="77777777" w:rsidR="00CC2E49" w:rsidRPr="00895ADD" w:rsidRDefault="00CC2E49" w:rsidP="00CC2E49">
      <w:r>
        <w:t xml:space="preserve">Udbudsmaterialet indeholder en skabelon, som kan benyttes. </w:t>
      </w:r>
    </w:p>
    <w:p w14:paraId="0BC69132" w14:textId="77777777" w:rsidR="00CC2E49" w:rsidRPr="00895ADD" w:rsidRDefault="00CC2E49" w:rsidP="00CC2E49"/>
    <w:p w14:paraId="5BBCF352" w14:textId="23629D47" w:rsidR="00CC2E49" w:rsidRDefault="00CC2E49" w:rsidP="00CC2E49">
      <w:pPr>
        <w:spacing w:line="276" w:lineRule="auto"/>
      </w:pPr>
      <w:r>
        <w:t xml:space="preserve">Hvis tro og love erklæring ikke medfølger tilbuddet, kan Lægemiddelstyrelsen give mulighed for eftersendelse indenfor en kort tidsfrist. Lægemiddelstyrelsen er dog ikke forpligtet hertil. </w:t>
      </w:r>
    </w:p>
    <w:p w14:paraId="738B3A58" w14:textId="77777777" w:rsidR="00871F0D" w:rsidRPr="00895ADD" w:rsidRDefault="00871F0D" w:rsidP="00CC2E49">
      <w:pPr>
        <w:spacing w:line="276" w:lineRule="auto"/>
      </w:pPr>
    </w:p>
    <w:p w14:paraId="4F8B9FBD" w14:textId="77777777" w:rsidR="00CC2E49" w:rsidRPr="00BB2B04" w:rsidRDefault="00CC2E49" w:rsidP="003F4C8A">
      <w:pPr>
        <w:spacing w:line="276" w:lineRule="auto"/>
      </w:pPr>
    </w:p>
    <w:p w14:paraId="5143502C" w14:textId="57C53259" w:rsidR="0045242B" w:rsidRPr="00BB2B04" w:rsidRDefault="000B4F7B" w:rsidP="003F4C8A">
      <w:pPr>
        <w:pStyle w:val="Overskrift1"/>
        <w:keepLines w:val="0"/>
        <w:pageBreakBefore w:val="0"/>
        <w:suppressAutoHyphens w:val="0"/>
        <w:spacing w:after="240" w:line="276" w:lineRule="auto"/>
        <w:contextualSpacing w:val="0"/>
      </w:pPr>
      <w:bookmarkStart w:id="68" w:name="_Toc240975434"/>
      <w:r>
        <w:lastRenderedPageBreak/>
        <w:t>Skriftlige spørgsmål</w:t>
      </w:r>
      <w:bookmarkEnd w:id="68"/>
    </w:p>
    <w:p w14:paraId="7A755C1A" w14:textId="119787C4" w:rsidR="00194C12" w:rsidRDefault="00583655" w:rsidP="003F4C8A">
      <w:pPr>
        <w:spacing w:line="276" w:lineRule="auto"/>
      </w:pPr>
      <w:r>
        <w:t xml:space="preserve">Tilbudsgiver kan stille skriftlige spørgsmål til udbudsmaterialet til det indledende tilbud og det endelige tilbud. </w:t>
      </w:r>
    </w:p>
    <w:p w14:paraId="07ADA379" w14:textId="77777777" w:rsidR="00B80E30" w:rsidRPr="00194C12" w:rsidRDefault="00B80E30" w:rsidP="003F4C8A">
      <w:pPr>
        <w:spacing w:line="276" w:lineRule="auto"/>
      </w:pPr>
    </w:p>
    <w:p w14:paraId="60A5E711" w14:textId="0E359C44" w:rsidR="00194C12" w:rsidRPr="00194C12" w:rsidRDefault="00194C12" w:rsidP="003F4C8A">
      <w:pPr>
        <w:spacing w:line="276" w:lineRule="auto"/>
      </w:pPr>
      <w:r>
        <w:t xml:space="preserve">Tilbudsgiverne har således mulighed for at få afklaret uklarheder og få supplerende oplysninger om udbudsmaterialet og de udbudte ydelser ved fremsættelse af skriftlige spørgsmål. </w:t>
      </w:r>
    </w:p>
    <w:p w14:paraId="1BD3E88D" w14:textId="77777777" w:rsidR="00194C12" w:rsidRPr="00194C12" w:rsidRDefault="00194C12" w:rsidP="003F4C8A">
      <w:pPr>
        <w:spacing w:line="276" w:lineRule="auto"/>
      </w:pPr>
    </w:p>
    <w:p w14:paraId="2B8D1701" w14:textId="24813557" w:rsidR="00194C12" w:rsidRPr="00194C12" w:rsidRDefault="00194C12" w:rsidP="003F4C8A">
      <w:pPr>
        <w:spacing w:line="276" w:lineRule="auto"/>
      </w:pPr>
      <w:r>
        <w:t xml:space="preserve">Spørgsmål skal stilles via udbudssystemet med tydelig angivelse af de steder i udbudsmaterialet (sideantal og afsnit), der spørges til. Lægemiddelstyrelsen ser gerne – såfremt muligt ud fra spørgsmålets karakter - at spørgsmålet tillige ledsages af et konkret forslag til justering af udbudsmaterialet.</w:t>
      </w:r>
    </w:p>
    <w:p w14:paraId="7F3BD3AF" w14:textId="77777777" w:rsidR="00194C12" w:rsidRPr="00194C12" w:rsidRDefault="00194C12" w:rsidP="003F4C8A">
      <w:pPr>
        <w:spacing w:line="276" w:lineRule="auto"/>
      </w:pPr>
    </w:p>
    <w:p w14:paraId="3534D1CB" w14:textId="7C8BABAF" w:rsidR="00194C12" w:rsidRPr="00194C12" w:rsidRDefault="00194C12" w:rsidP="003F4C8A">
      <w:pPr>
        <w:spacing w:line="276" w:lineRule="auto"/>
      </w:pPr>
      <w:r>
        <w:t xml:space="preserve">Spørgsmål (i anonymiseret form) og svar vil løbende blive offentliggjort via udbudssystemet.  </w:t>
      </w:r>
    </w:p>
    <w:p w14:paraId="46611DE8" w14:textId="77777777" w:rsidR="00194C12" w:rsidRPr="00194C12" w:rsidRDefault="00194C12" w:rsidP="003F4C8A">
      <w:pPr>
        <w:spacing w:line="276" w:lineRule="auto"/>
      </w:pPr>
    </w:p>
    <w:p w14:paraId="16C519DC" w14:textId="068BC479" w:rsidR="00194C12" w:rsidRPr="00194C12" w:rsidRDefault="00583655" w:rsidP="003F4C8A">
      <w:pPr>
        <w:spacing w:line="276" w:lineRule="auto"/>
      </w:pPr>
      <w:r>
        <w:t xml:space="preserve">Hvis et spørgsmål giver anledning til en konkret tydeliggørelse, justering eller supplering af udbudsmaterialet, herunder aftalegrundlaget med bilag, vil tilbudsgiverne blive orienteret herom samtidig med besvarelsen af de stillede spørgsmål.</w:t>
      </w:r>
    </w:p>
    <w:p w14:paraId="227DD8D4" w14:textId="77777777" w:rsidR="00194C12" w:rsidRPr="00194C12" w:rsidRDefault="00194C12" w:rsidP="003F4C8A">
      <w:pPr>
        <w:spacing w:line="276" w:lineRule="auto"/>
      </w:pPr>
    </w:p>
    <w:p w14:paraId="50F3F091" w14:textId="77777777" w:rsidR="00194C12" w:rsidRPr="00194C12" w:rsidRDefault="00194C12" w:rsidP="003F4C8A">
      <w:pPr>
        <w:spacing w:line="276" w:lineRule="auto"/>
      </w:pPr>
      <w:r>
        <w:t xml:space="preserve">Tilbudsgiver kan stille uddybende spørgsmål til udbudsmaterialet inden de i bilag A angivne frister. </w:t>
      </w:r>
    </w:p>
    <w:p w14:paraId="3960C351" w14:textId="77777777" w:rsidR="00194C12" w:rsidRPr="00194C12" w:rsidRDefault="00194C12" w:rsidP="003F4C8A">
      <w:pPr>
        <w:spacing w:line="276" w:lineRule="auto"/>
      </w:pPr>
    </w:p>
    <w:p w14:paraId="7257D07F" w14:textId="3106CF2D" w:rsidR="00C77FCF" w:rsidRPr="00370C43" w:rsidRDefault="00583655" w:rsidP="003F4C8A">
      <w:pPr>
        <w:spacing w:line="276" w:lineRule="auto"/>
        <w:rPr>
          <w:iCs/>
        </w:rPr>
      </w:pPr>
      <w:r>
        <w:t xml:space="preserve">Alle spørgsmål (inkl. spørgsmål modtaget efter fristerne i Bilag A) vil blive besvaret, i det omfang det er muligt at fremkomme med en besvarelse senest 6 kalenderdage inden tilbudsfristen for indledende, reviderede eller endelige tilbuds udløb. </w:t>
      </w:r>
    </w:p>
    <w:p w14:paraId="03356A5C" w14:textId="03291EDD" w:rsidR="00C77FCF" w:rsidRDefault="00C77FCF" w:rsidP="003F4C8A">
      <w:pPr>
        <w:spacing w:line="276" w:lineRule="auto"/>
      </w:pPr>
    </w:p>
    <w:p w14:paraId="5B91A986" w14:textId="7E215E15" w:rsidR="008832C2" w:rsidRDefault="008832C2" w:rsidP="003F4C8A">
      <w:pPr>
        <w:spacing w:line="276" w:lineRule="auto"/>
      </w:pPr>
    </w:p>
    <w:p w14:paraId="0AEF4B09" w14:textId="2916E815" w:rsidR="004838C6" w:rsidRPr="00BB2B04" w:rsidRDefault="000B4F7B" w:rsidP="003F4C8A">
      <w:pPr>
        <w:pStyle w:val="Overskrift1"/>
        <w:keepLines w:val="0"/>
        <w:pageBreakBefore w:val="0"/>
        <w:suppressAutoHyphens w:val="0"/>
        <w:spacing w:after="240" w:line="276" w:lineRule="auto"/>
        <w:contextualSpacing w:val="0"/>
      </w:pPr>
      <w:bookmarkStart w:id="69" w:name="_Toc240975435"/>
      <w:r>
        <w:t>Forhandlingsfasen</w:t>
      </w:r>
      <w:bookmarkEnd w:id="69"/>
    </w:p>
    <w:p w14:paraId="266453FC" w14:textId="77777777" w:rsidR="00746E9A" w:rsidRPr="00B87451" w:rsidRDefault="00746E9A" w:rsidP="003F4C8A">
      <w:pPr>
        <w:pStyle w:val="Overskrift2"/>
        <w:spacing w:line="276" w:lineRule="auto"/>
      </w:pPr>
      <w:bookmarkStart w:id="70" w:name="_Toc240975436"/>
      <w:bookmarkStart w:id="71" w:name="_Toc490675095"/>
      <w:bookmarkStart w:id="72" w:name="_Toc197842914"/>
      <w:bookmarkStart w:id="73" w:name="_Toc197927059"/>
      <w:r>
        <w:t>Udbudsprocessens forhandlingsfase</w:t>
      </w:r>
      <w:bookmarkEnd w:id="70"/>
    </w:p>
    <w:p w14:paraId="71F6AE5B" w14:textId="77777777" w:rsidR="00746E9A" w:rsidRPr="00BB2B04" w:rsidRDefault="00746E9A" w:rsidP="003F4C8A">
      <w:pPr>
        <w:spacing w:line="276" w:lineRule="auto"/>
      </w:pPr>
    </w:p>
    <w:p w14:paraId="1F8BC1A9" w14:textId="77777777" w:rsidR="00746E9A" w:rsidRPr="00BB2B04" w:rsidRDefault="00746E9A" w:rsidP="003F4C8A">
      <w:pPr>
        <w:spacing w:line="276" w:lineRule="auto"/>
      </w:pPr>
      <w:r>
        <w:t>Udbudsprocessens forhandlingsfase forventes at omfatte følgende faser:</w:t>
      </w:r>
    </w:p>
    <w:p w14:paraId="4F9139C0" w14:textId="77777777" w:rsidR="00746E9A" w:rsidRPr="00BB2B04" w:rsidRDefault="00746E9A" w:rsidP="003F4C8A">
      <w:pPr>
        <w:spacing w:line="276" w:lineRule="auto"/>
      </w:pPr>
    </w:p>
    <w:p w14:paraId="11614DEC" w14:textId="573C3196" w:rsidR="00746E9A" w:rsidRPr="00F21D3D" w:rsidRDefault="00943D34" w:rsidP="00554527">
      <w:pPr>
        <w:pStyle w:val="Opstilling-punkttegn"/>
        <w:numPr>
          <w:ilvl w:val="0"/>
          <w:numId w:val="26"/>
        </w:numPr>
        <w:spacing w:line="276" w:lineRule="auto"/>
        <w:contextualSpacing w:val="0"/>
      </w:pPr>
      <w:r>
        <w:t>Afgivelse af indledende tilbud</w:t>
      </w:r>
    </w:p>
    <w:p w14:paraId="5CF72209" w14:textId="5B94990A" w:rsidR="00746E9A" w:rsidRPr="00F21D3D" w:rsidRDefault="00943D34" w:rsidP="00554527">
      <w:pPr>
        <w:pStyle w:val="Opstilling-punkttegn"/>
        <w:numPr>
          <w:ilvl w:val="0"/>
          <w:numId w:val="26"/>
        </w:numPr>
        <w:spacing w:line="276" w:lineRule="auto"/>
        <w:contextualSpacing w:val="0"/>
      </w:pPr>
      <w:r>
        <w:t>Forhandlingsmøde</w:t>
      </w:r>
    </w:p>
    <w:p w14:paraId="18AAE621" w14:textId="0DF0F749" w:rsidR="00746E9A" w:rsidRPr="00BB2B04" w:rsidRDefault="00746E9A" w:rsidP="00554527">
      <w:pPr>
        <w:pStyle w:val="Opstilling-punkttegn"/>
        <w:numPr>
          <w:ilvl w:val="0"/>
          <w:numId w:val="26"/>
        </w:numPr>
        <w:spacing w:line="276" w:lineRule="auto"/>
        <w:contextualSpacing w:val="0"/>
      </w:pPr>
      <w:r>
        <w:t>Afgivelse af endeligt tilbud</w:t>
      </w:r>
    </w:p>
    <w:p w14:paraId="6F4B2D3E" w14:textId="77777777" w:rsidR="00746E9A" w:rsidRPr="00B87451" w:rsidRDefault="00746E9A" w:rsidP="003F4C8A">
      <w:pPr>
        <w:pStyle w:val="Overskrift2"/>
        <w:spacing w:line="276" w:lineRule="auto"/>
      </w:pPr>
      <w:bookmarkStart w:id="74" w:name="_Ref440526812"/>
      <w:bookmarkStart w:id="75" w:name="_Ref440526961"/>
      <w:bookmarkStart w:id="76" w:name="_Toc240975437"/>
      <w:r>
        <w:t>Tilbudsgivernes afgivelse af indledende tilbud</w:t>
      </w:r>
      <w:bookmarkEnd w:id="74"/>
      <w:bookmarkEnd w:id="75"/>
      <w:bookmarkEnd w:id="76"/>
    </w:p>
    <w:p w14:paraId="321398A3" w14:textId="77777777" w:rsidR="00746E9A" w:rsidRPr="00BB2B04" w:rsidRDefault="00746E9A" w:rsidP="003F4C8A">
      <w:pPr>
        <w:spacing w:line="276" w:lineRule="auto"/>
      </w:pPr>
    </w:p>
    <w:p w14:paraId="34D37B75" w14:textId="77777777" w:rsidR="00746E9A" w:rsidRPr="00BB2B04" w:rsidRDefault="00746E9A" w:rsidP="003F4C8A">
      <w:pPr>
        <w:spacing w:line="276" w:lineRule="auto"/>
      </w:pPr>
      <w:r>
        <w:t xml:space="preserve">Som grundlag for første forhandlingsmøde med tilbudsgiver, skal tilbudsgiver afgive et indledende tilbud indenfor fristen, jf. tidsplanen i bilag A.</w:t>
      </w:r>
    </w:p>
    <w:p w14:paraId="303413F7" w14:textId="77777777" w:rsidR="00746E9A" w:rsidRDefault="00746E9A" w:rsidP="003F4C8A">
      <w:pPr>
        <w:spacing w:line="276" w:lineRule="auto"/>
      </w:pPr>
    </w:p>
    <w:p w14:paraId="40BF055D" w14:textId="161B5E7B" w:rsidR="00895ADD" w:rsidRDefault="00895ADD" w:rsidP="003F4C8A">
      <w:pPr>
        <w:spacing w:line="276" w:lineRule="auto"/>
      </w:pPr>
      <w:r>
        <w:t>Tilbud skal afgives via udbudssystemet.</w:t>
      </w:r>
    </w:p>
    <w:p w14:paraId="6E92AC72" w14:textId="77777777" w:rsidR="00746E9A" w:rsidRPr="00B87451" w:rsidRDefault="00746E9A" w:rsidP="003F4C8A">
      <w:pPr>
        <w:pStyle w:val="Overskrift2"/>
        <w:spacing w:line="276" w:lineRule="auto"/>
      </w:pPr>
      <w:bookmarkStart w:id="77" w:name="_Ref440462606"/>
      <w:bookmarkStart w:id="78" w:name="_Toc240975438"/>
      <w:r>
        <w:t>Formkrav til indledende tilbud</w:t>
      </w:r>
      <w:bookmarkEnd w:id="77"/>
      <w:bookmarkEnd w:id="78"/>
    </w:p>
    <w:p w14:paraId="0BEE8961" w14:textId="77777777" w:rsidR="00746E9A" w:rsidRPr="00BB2B04" w:rsidRDefault="00746E9A" w:rsidP="003F4C8A">
      <w:pPr>
        <w:spacing w:line="276" w:lineRule="auto"/>
      </w:pPr>
    </w:p>
    <w:p w14:paraId="5919114C" w14:textId="45D1C202" w:rsidR="00746E9A" w:rsidRPr="00A265E6" w:rsidRDefault="00746E9A" w:rsidP="003F4C8A">
      <w:pPr>
        <w:spacing w:line="276" w:lineRule="auto"/>
      </w:pPr>
      <w:r>
        <w:t>Det indledende tilbud:</w:t>
      </w:r>
    </w:p>
    <w:p w14:paraId="31B98041" w14:textId="77777777" w:rsidR="00746E9A" w:rsidRPr="00BB2B04" w:rsidRDefault="00746E9A" w:rsidP="003F4C8A">
      <w:pPr>
        <w:pStyle w:val="Listeafsnit"/>
        <w:spacing w:line="276" w:lineRule="auto"/>
      </w:pPr>
    </w:p>
    <w:p w14:paraId="2C7D2C33" w14:textId="0B7D6CAF" w:rsidR="00DC1814" w:rsidRDefault="00DC1814" w:rsidP="00554527">
      <w:pPr>
        <w:pStyle w:val="Opstilling-punkttegn"/>
        <w:numPr>
          <w:ilvl w:val="0"/>
          <w:numId w:val="37"/>
        </w:numPr>
        <w:spacing w:line="276" w:lineRule="auto"/>
        <w:ind w:left="720"/>
        <w:contextualSpacing w:val="0"/>
      </w:pPr>
      <w:r>
        <w:t xml:space="preserve">Bør udformes på grundlag af vedlagte udkast til Kontrakt med bilag, der udtrykker de krav, ønsker og forventninger, som Lægemiddelstyrelsen har til tilbudsgivers tilbud. </w:t>
      </w:r>
    </w:p>
    <w:p w14:paraId="26F3261C" w14:textId="77777777" w:rsidR="00DC1814" w:rsidRDefault="00DC1814" w:rsidP="00DC1814">
      <w:pPr>
        <w:pStyle w:val="Opstilling-punkttegn"/>
        <w:numPr>
          <w:ilvl w:val="0"/>
          <w:numId w:val="0"/>
        </w:numPr>
        <w:spacing w:line="276" w:lineRule="auto"/>
        <w:contextualSpacing w:val="0"/>
      </w:pPr>
    </w:p>
    <w:p w14:paraId="5AE4ECB7" w14:textId="6C150F5A" w:rsidR="00DC1814" w:rsidRPr="00DC1814" w:rsidRDefault="00DC1814" w:rsidP="00554527">
      <w:pPr>
        <w:pStyle w:val="Opstilling-punkttegn"/>
        <w:numPr>
          <w:ilvl w:val="0"/>
          <w:numId w:val="37"/>
        </w:numPr>
        <w:spacing w:line="276" w:lineRule="auto"/>
        <w:ind w:left="720"/>
        <w:contextualSpacing w:val="0"/>
        <w:rPr>
          <w:rFonts w:eastAsiaTheme="majorEastAsia" w:cstheme="majorBidi"/>
          <w:b/>
          <w:bCs/>
          <w:sz w:val="20"/>
          <w:szCs w:val="26"/>
        </w:rPr>
      </w:pPr>
      <w:r>
        <w:t xml:space="preserve">Skal tage højde for mindstekrav angivet i pkt. </w:t>
        <w:fldChar w:fldCharType="begin"/>
        <w:instrText xml:space="preserve"> REF _Ref440447462 \r \h </w:instrText>
        <w:fldChar w:fldCharType="separate"/>
        <w:t>13.4</w:t>
        <w:fldChar w:fldCharType="end"/>
        <w:t>.</w:t>
      </w:r>
    </w:p>
    <w:p w14:paraId="4158BE4C" w14:textId="327202DF" w:rsidR="00746E9A" w:rsidRPr="00B87451" w:rsidRDefault="00746E9A" w:rsidP="003F4C8A">
      <w:pPr>
        <w:pStyle w:val="Overskrift2"/>
        <w:spacing w:line="276" w:lineRule="auto"/>
      </w:pPr>
      <w:bookmarkStart w:id="79" w:name="_Toc240975439"/>
      <w:r>
        <w:lastRenderedPageBreak/>
        <w:t>Ordregivers behandling af det indledende tilbud</w:t>
      </w:r>
      <w:bookmarkEnd w:id="79"/>
    </w:p>
    <w:p w14:paraId="5FECFF46" w14:textId="77777777" w:rsidR="00746E9A" w:rsidRDefault="00746E9A" w:rsidP="003F4C8A">
      <w:pPr>
        <w:spacing w:line="276" w:lineRule="auto"/>
      </w:pPr>
    </w:p>
    <w:p w14:paraId="220A14A5" w14:textId="75280D5C" w:rsidR="00746E9A" w:rsidRDefault="00746E9A" w:rsidP="003F4C8A">
      <w:pPr>
        <w:spacing w:line="276" w:lineRule="auto"/>
      </w:pPr>
      <w:r>
        <w:t xml:space="preserve">Efter fristens udløb vil Lægemiddelstyrelsen gennemgå det indledende tilbud med henblik på at identificere de elementer i det indledende tilbud, som Lægemiddelstyrelsen gerne vil drøfte nærmere med tilbudsgiver. </w:t>
      </w:r>
    </w:p>
    <w:p w14:paraId="46DE8F1D" w14:textId="77777777" w:rsidR="00836D18" w:rsidRDefault="00836D18" w:rsidP="001A7A31">
      <w:pPr>
        <w:spacing w:line="276" w:lineRule="auto"/>
      </w:pPr>
    </w:p>
    <w:p w14:paraId="618F435E" w14:textId="79487987" w:rsidR="00A22EFF" w:rsidRPr="00BB2B04" w:rsidRDefault="00836D18" w:rsidP="001A7A31">
      <w:pPr>
        <w:spacing w:line="276" w:lineRule="auto"/>
      </w:pPr>
      <w:r>
        <w:t xml:space="preserve">Lægemiddelstyrelsen forbeholder sig ret til at tildele Kontrakten på grundlag af det indledende tilbud. Såfremt Lægemiddelstyrelsen vælger at benytte sig af denne ret, vil Lægemiddelstyrelsen gå direkte til evaluering og tildeling som angivet i punkt </w:t>
        <w:fldChar w:fldCharType="begin"/>
        <w:instrText xml:space="preserve"> REF _Ref212636666 \r \h </w:instrText>
        <w:instrText xml:space="preserve"> \* MERGEFORMAT </w:instrText>
        <w:fldChar w:fldCharType="separate"/>
        <w:t>14</w:t>
        <w:fldChar w:fldCharType="end"/>
        <w:t>.</w:t>
      </w:r>
    </w:p>
    <w:p w14:paraId="111B4F7D" w14:textId="32B16C2D" w:rsidR="00C77FCF" w:rsidRDefault="00C77FCF" w:rsidP="003F4C8A">
      <w:pPr>
        <w:pStyle w:val="Overskrift2"/>
        <w:spacing w:line="276" w:lineRule="auto"/>
      </w:pPr>
      <w:bookmarkStart w:id="80" w:name="_Toc240975440"/>
      <w:r>
        <w:t>Generelt om forhandlingsfasen</w:t>
      </w:r>
      <w:bookmarkEnd w:id="71"/>
      <w:bookmarkEnd w:id="80"/>
    </w:p>
    <w:p w14:paraId="5B8FCFEA" w14:textId="77777777" w:rsidR="00A66AA1" w:rsidRPr="00A66AA1" w:rsidRDefault="00A66AA1" w:rsidP="003F4C8A">
      <w:pPr>
        <w:spacing w:line="276" w:lineRule="auto"/>
      </w:pPr>
    </w:p>
    <w:p w14:paraId="62ED9A02" w14:textId="75F54040" w:rsidR="00836D18" w:rsidRDefault="00836D18" w:rsidP="001A7A31">
      <w:pPr>
        <w:spacing w:line="276" w:lineRule="auto"/>
      </w:pPr>
      <w:r>
        <w:t xml:space="preserve">Lægemiddelstyrelsen vil, hvis Lægemiddelstyrelsen ikke tildeler til det indledende tilbud, indlede forhandling med de udvalgte tilbudsgivere. Forhandlingens formål er at indkredse og fastslå, hvorledes Lægemiddelstyrelsens behov bedst kan opfyldes.</w:t>
      </w:r>
    </w:p>
    <w:p w14:paraId="76388067" w14:textId="77777777" w:rsidR="00836D18" w:rsidRPr="00BB2B04" w:rsidRDefault="00836D18" w:rsidP="003F4C8A">
      <w:pPr>
        <w:spacing w:line="276" w:lineRule="auto"/>
      </w:pPr>
    </w:p>
    <w:p w14:paraId="370D782D" w14:textId="77777777" w:rsidR="00292DDD" w:rsidRDefault="00292DDD" w:rsidP="003F4C8A">
      <w:pPr>
        <w:spacing w:line="276" w:lineRule="auto"/>
      </w:pPr>
      <w:r>
        <w:t xml:space="preserve">Under denne forhandling kan alle aspekter af udbudsmaterialet drøftes med tilbudsgiverne. Der kan dog ikke forhandles om de endelig tilbud og grundlæggende elementer, herunder mindstekrav og kriterier for tildeling.</w:t>
      </w:r>
    </w:p>
    <w:p w14:paraId="4A1F64C5" w14:textId="77777777" w:rsidR="00C77FCF" w:rsidRPr="00BB2B04" w:rsidRDefault="00C77FCF" w:rsidP="003F4C8A">
      <w:pPr>
        <w:spacing w:line="276" w:lineRule="auto"/>
      </w:pPr>
    </w:p>
    <w:p w14:paraId="3169C77D" w14:textId="4A3E0023" w:rsidR="00C77FCF" w:rsidRPr="001D6A33" w:rsidRDefault="00C77FCF" w:rsidP="003F4C8A">
      <w:pPr>
        <w:spacing w:line="276" w:lineRule="auto"/>
      </w:pPr>
      <w:r>
        <w:t xml:space="preserve">Under forhandlingerne sikrer Lægemiddelstyrelsen, at alle udvalgte tilbudsgivere behandles ens. </w:t>
      </w:r>
    </w:p>
    <w:p w14:paraId="4216CBCB" w14:textId="77777777" w:rsidR="00C77FCF" w:rsidRPr="001D6A33" w:rsidRDefault="00C77FCF" w:rsidP="003F4C8A">
      <w:pPr>
        <w:spacing w:line="276" w:lineRule="auto"/>
      </w:pPr>
    </w:p>
    <w:p w14:paraId="11A9B098" w14:textId="30C1F375" w:rsidR="007D6037" w:rsidRDefault="00287534" w:rsidP="003F4C8A">
      <w:pPr>
        <w:spacing w:line="276" w:lineRule="auto"/>
      </w:pPr>
      <w:r>
        <w:t xml:space="preserve">Lægemiddelstyrelsen vil ikke overfor de andre tilbudsgivere afsløre de løsninger, som en tilbudsgiver har foreslået, eller andre fortrolige oplysninger, som en tilbudsgiver i forhandlingerne har meddelt, uden dennes samtykke. </w:t>
      </w:r>
    </w:p>
    <w:p w14:paraId="3223AB63" w14:textId="77777777" w:rsidR="007D6037" w:rsidRDefault="007D6037" w:rsidP="003F4C8A">
      <w:pPr>
        <w:spacing w:line="276" w:lineRule="auto"/>
      </w:pPr>
    </w:p>
    <w:p w14:paraId="4FAB36CC" w14:textId="31F6673C" w:rsidR="00C77FCF" w:rsidRPr="001D6A33" w:rsidRDefault="00C77FCF" w:rsidP="003F4C8A">
      <w:pPr>
        <w:spacing w:line="276" w:lineRule="auto"/>
      </w:pPr>
      <w:r>
        <w:t xml:space="preserve">Det er ikke givet på forhånd, at Lægemiddelstyrelsen vil diskutere de samme elementer med alle tilbudsgiverne, og Lægemiddelstyrelsen forbeholder sig således under overholdelse af ligebehandlingsprincippet ret til også at føre forhandling om de elementer i hvert af de konkret afgivne tilbud, der set i forhold til Lægemiddelstyrelsen er relevante.</w:t>
      </w:r>
    </w:p>
    <w:p w14:paraId="76620453" w14:textId="77777777" w:rsidR="00C77FCF" w:rsidRPr="001D6A33" w:rsidRDefault="00C77FCF" w:rsidP="003F4C8A">
      <w:pPr>
        <w:spacing w:line="276" w:lineRule="auto"/>
      </w:pPr>
    </w:p>
    <w:p w14:paraId="294CEAA6" w14:textId="2A445E22" w:rsidR="00C77FCF" w:rsidRPr="001D6A33" w:rsidRDefault="00F11726" w:rsidP="003F4C8A">
      <w:pPr>
        <w:spacing w:line="276" w:lineRule="auto"/>
      </w:pPr>
      <w:r>
        <w:t xml:space="preserve">Forhandlingerne med tilbudsgiver har særligt til formål at sikre, at tilbudsgiver har forstået Lægemiddelstyrelsens behov, og at tilbudsgiver har grundlaget for at vurdere, hvordan tilbudsgivers forhandlingstilbud kan justeres eller ændres med sigte på en bedre opfyldelse af behovene.</w:t>
      </w:r>
    </w:p>
    <w:p w14:paraId="06D2BDF2" w14:textId="77777777" w:rsidR="00C77FCF" w:rsidRPr="001D6A33" w:rsidRDefault="00C77FCF" w:rsidP="003F4C8A">
      <w:pPr>
        <w:spacing w:line="276" w:lineRule="auto"/>
      </w:pPr>
    </w:p>
    <w:p w14:paraId="005B9504" w14:textId="136F14DB" w:rsidR="00C77FCF" w:rsidRPr="001D6A33" w:rsidRDefault="00C77FCF" w:rsidP="003F4C8A">
      <w:pPr>
        <w:spacing w:line="276" w:lineRule="auto"/>
      </w:pPr>
      <w:r>
        <w:t xml:space="preserve">Hvis forhandlingen med tilbudsgiverne afdækker aspekter vedrørende Lægemiddelstyrelsens behov, som ikke allerede er belyst i udbudsmaterialet, men som med fordel kan uddybes eller revideres, vil Lægemiddelstyrelsen inden for udbudslovens rammer revidere udbudsmaterialet og gøre dette tilgængeligt for tilbudsgiverne.  </w:t>
      </w:r>
    </w:p>
    <w:p w14:paraId="54707B91" w14:textId="77777777" w:rsidR="00C77FCF" w:rsidRPr="001D6A33" w:rsidRDefault="00C77FCF" w:rsidP="003F4C8A">
      <w:pPr>
        <w:spacing w:line="276" w:lineRule="auto"/>
        <w:rPr>
          <w:u w:val="single"/>
        </w:rPr>
      </w:pPr>
    </w:p>
    <w:p w14:paraId="1BC9E6FB" w14:textId="6D0267EC" w:rsidR="00D40345" w:rsidRPr="001D6A33" w:rsidRDefault="00287534" w:rsidP="00D40345">
      <w:pPr>
        <w:spacing w:line="276" w:lineRule="auto"/>
      </w:pPr>
      <w:r>
        <w:t xml:space="preserve">Lægemiddelstyrelsen vil informere alle udvalgte tilbudsgivere, hvis det under forhandlingsfasen på baggrund af input fra tilbudsgiver bliver klart, at der med fordel kan justeres i udbudsmaterialet. </w:t>
      </w:r>
    </w:p>
    <w:p w14:paraId="2875E8AA" w14:textId="77777777" w:rsidR="00452E25" w:rsidRPr="001D6A33" w:rsidRDefault="00452E25" w:rsidP="003F4C8A">
      <w:pPr>
        <w:spacing w:line="276" w:lineRule="auto"/>
        <w:rPr>
          <w:u w:val="single"/>
        </w:rPr>
      </w:pPr>
    </w:p>
    <w:p w14:paraId="3E0DD5A0" w14:textId="5BA19D6C" w:rsidR="00DA462E" w:rsidRDefault="00287534" w:rsidP="003F4C8A">
      <w:pPr>
        <w:spacing w:line="276" w:lineRule="auto"/>
      </w:pPr>
      <w:r>
        <w:t xml:space="preserve">Lægemiddelstyrelsen dokumenterer forhandlingsforløbet ved udarbejdelse af referater. </w:t>
      </w:r>
    </w:p>
    <w:p w14:paraId="1662FEE4" w14:textId="5ED23F6E" w:rsidR="00746E9A" w:rsidRPr="00B87451" w:rsidRDefault="00746E9A" w:rsidP="003F4C8A">
      <w:pPr>
        <w:pStyle w:val="Overskrift2"/>
        <w:spacing w:line="276" w:lineRule="auto"/>
      </w:pPr>
      <w:bookmarkStart w:id="81" w:name="_Toc240975441"/>
      <w:bookmarkStart w:id="82" w:name="_Toc440539965"/>
      <w:bookmarkStart w:id="83" w:name="_Toc440562137"/>
      <w:bookmarkStart w:id="84" w:name="_Toc490675096"/>
      <w:r>
        <w:t>Forhandlingsmøde</w:t>
      </w:r>
      <w:bookmarkEnd w:id="81"/>
    </w:p>
    <w:p w14:paraId="6ED92E91" w14:textId="77777777" w:rsidR="00746E9A" w:rsidRPr="00BB2B04" w:rsidRDefault="00746E9A" w:rsidP="003F4C8A">
      <w:pPr>
        <w:spacing w:line="276" w:lineRule="auto"/>
      </w:pPr>
    </w:p>
    <w:p w14:paraId="784FFFD1" w14:textId="30622ABF" w:rsidR="00746E9A" w:rsidRDefault="00746E9A" w:rsidP="003F4C8A">
      <w:pPr>
        <w:spacing w:line="276" w:lineRule="auto"/>
      </w:pPr>
      <w:r>
        <w:t xml:space="preserve">Forud for afholdelse af forhandlingsmødet vil hver udvalgt tilbudsgiver få tilsendt en agenda og en angivelse af de hovedemner, som Lægemiddelstyrelsen ønsker at drøfte. Dette vil være angivet i en ”diskussionsliste”, der indeholder en angivelse af de temaer og aspekter, som Lægemiddelstyrelsen ønsker at drøfte på forhandlingsmødet. </w:t>
      </w:r>
    </w:p>
    <w:p w14:paraId="040AD9AD" w14:textId="77777777" w:rsidR="008337D2" w:rsidRPr="00BB2B04" w:rsidRDefault="008337D2" w:rsidP="003F4C8A">
      <w:pPr>
        <w:spacing w:line="276" w:lineRule="auto"/>
      </w:pPr>
    </w:p>
    <w:p w14:paraId="7B0750EF" w14:textId="77777777" w:rsidR="00746E9A" w:rsidRPr="00BB2B04" w:rsidRDefault="00746E9A" w:rsidP="003F4C8A">
      <w:pPr>
        <w:spacing w:line="276" w:lineRule="auto"/>
      </w:pPr>
      <w:r>
        <w:lastRenderedPageBreak/>
        <w:t xml:space="preserve">Der udarbejdes en individuel diskussionsliste for hver tilbudsgiver. </w:t>
      </w:r>
    </w:p>
    <w:p w14:paraId="62B8DE07" w14:textId="77777777" w:rsidR="00746E9A" w:rsidRPr="00BB2B04" w:rsidRDefault="00746E9A" w:rsidP="003F4C8A">
      <w:pPr>
        <w:spacing w:line="276" w:lineRule="auto"/>
      </w:pPr>
    </w:p>
    <w:p w14:paraId="692AA076" w14:textId="77777777" w:rsidR="00746E9A" w:rsidRPr="00BB2B04" w:rsidRDefault="00746E9A" w:rsidP="003F4C8A">
      <w:pPr>
        <w:spacing w:line="276" w:lineRule="auto"/>
      </w:pPr>
      <w:r>
        <w:t>Første forhandlingsmøde afvikles på de i tidsplanen i bilag A angivne tidspunkter.</w:t>
      </w:r>
    </w:p>
    <w:p w14:paraId="235ABA9E" w14:textId="77777777" w:rsidR="00746E9A" w:rsidRPr="00BB2B04" w:rsidRDefault="00746E9A" w:rsidP="003F4C8A">
      <w:pPr>
        <w:tabs>
          <w:tab w:val="left" w:pos="3060"/>
        </w:tabs>
        <w:spacing w:line="276" w:lineRule="auto"/>
      </w:pPr>
    </w:p>
    <w:p w14:paraId="6AB5FA84" w14:textId="7C2F39B2" w:rsidR="00746E9A" w:rsidRDefault="00746E9A" w:rsidP="003F4C8A">
      <w:pPr>
        <w:spacing w:line="276" w:lineRule="auto"/>
      </w:pPr>
      <w:r>
        <w:t xml:space="preserve">Alle møder afholdes hos Lægemiddelstyrelsen på Axel Heides Gade 1, 2300 København S, medmindre andet aftales. </w:t>
      </w:r>
    </w:p>
    <w:p w14:paraId="62587FDB" w14:textId="77777777" w:rsidR="00746E9A" w:rsidRPr="00BB2B04" w:rsidRDefault="00746E9A" w:rsidP="003F4C8A">
      <w:pPr>
        <w:spacing w:line="276" w:lineRule="auto"/>
      </w:pPr>
    </w:p>
    <w:p w14:paraId="7FA7C057" w14:textId="43874601" w:rsidR="00746E9A" w:rsidRPr="00BB2B04" w:rsidRDefault="00746E9A" w:rsidP="003F4C8A">
      <w:pPr>
        <w:spacing w:line="276" w:lineRule="auto"/>
      </w:pPr>
      <w:r>
        <w:t xml:space="preserve">Tilbudsgiverne skal ud fra dette reviderede udbudsmateriale afgive et endeligt tilbud inden for den i bilag A fastsatte frist for afgivelse af endeligt tilbud.</w:t>
      </w:r>
    </w:p>
    <w:p w14:paraId="5FD91746" w14:textId="47FCECE1" w:rsidR="00C77FCF" w:rsidRPr="00DA462E" w:rsidRDefault="00C77FCF" w:rsidP="003F4C8A">
      <w:pPr>
        <w:pStyle w:val="Overskrift2"/>
        <w:spacing w:line="276" w:lineRule="auto"/>
      </w:pPr>
      <w:bookmarkStart w:id="85" w:name="_Toc240975442"/>
      <w:r>
        <w:t>Mulighed for afholdelse af yderligere forhandlingsmøder</w:t>
      </w:r>
      <w:bookmarkEnd w:id="82"/>
      <w:bookmarkEnd w:id="83"/>
      <w:bookmarkEnd w:id="84"/>
      <w:r>
        <w:t xml:space="preserve"> mv.</w:t>
      </w:r>
      <w:bookmarkEnd w:id="85"/>
    </w:p>
    <w:p w14:paraId="265ED08B" w14:textId="77777777" w:rsidR="00C77FCF" w:rsidRPr="00BB2B04" w:rsidRDefault="00C77FCF" w:rsidP="003F4C8A">
      <w:pPr>
        <w:spacing w:line="276" w:lineRule="auto"/>
      </w:pPr>
    </w:p>
    <w:p w14:paraId="1E731E7E" w14:textId="2896141F" w:rsidR="00C77FCF" w:rsidRPr="00BB2B04" w:rsidRDefault="00287534" w:rsidP="003F4C8A">
      <w:pPr>
        <w:spacing w:line="276" w:lineRule="auto"/>
      </w:pPr>
      <w:r>
        <w:t xml:space="preserve">Lægemiddelstyrelsen forbeholder sig ret til i forhandlingsfasen at anmode tilbudsgiverne om deltagelse i opfølgende møder, yderligere forhandlingsmøder mv.</w:t>
      </w:r>
    </w:p>
    <w:p w14:paraId="416591E1" w14:textId="77777777" w:rsidR="00C77FCF" w:rsidRPr="00BB2B04" w:rsidRDefault="00C77FCF" w:rsidP="003F4C8A">
      <w:pPr>
        <w:spacing w:line="276" w:lineRule="auto"/>
      </w:pPr>
    </w:p>
    <w:p w14:paraId="3EE4C621" w14:textId="4D185BD0" w:rsidR="00C77FCF" w:rsidRPr="00BB2B04" w:rsidRDefault="00C77FCF" w:rsidP="003F4C8A">
      <w:pPr>
        <w:spacing w:line="276" w:lineRule="auto"/>
      </w:pPr>
      <w:r>
        <w:t>Dette vil i givet fald blive fulgt op af en revidering af tidsplanen, jf. bilag A. Tilbudsgiverne vil i rimelig tid inden blive orienteret om eventuel afholdelse af yderligere forhandlingsmøder og eventuelle yderligere eller reviderede tilbud samt de nye frister, der fastsættes herfor.</w:t>
      </w:r>
    </w:p>
    <w:p w14:paraId="4E135F22" w14:textId="282FCCD7" w:rsidR="00C77FCF" w:rsidRPr="00F44D94" w:rsidRDefault="007A3E34" w:rsidP="003F4C8A">
      <w:pPr>
        <w:pStyle w:val="Overskrift2"/>
        <w:spacing w:line="276" w:lineRule="auto"/>
      </w:pPr>
      <w:bookmarkStart w:id="86" w:name="_Toc366178319"/>
      <w:bookmarkStart w:id="87" w:name="_Toc440539974"/>
      <w:bookmarkStart w:id="88" w:name="_Toc440562146"/>
      <w:bookmarkStart w:id="89" w:name="_Toc490675104"/>
      <w:bookmarkStart w:id="90" w:name="_Toc240975443"/>
      <w:r>
        <w:t>Endeligt tilbud</w:t>
      </w:r>
      <w:bookmarkEnd w:id="86"/>
      <w:bookmarkEnd w:id="87"/>
      <w:bookmarkEnd w:id="88"/>
      <w:bookmarkEnd w:id="89"/>
      <w:bookmarkEnd w:id="90"/>
    </w:p>
    <w:p w14:paraId="58358752" w14:textId="77777777" w:rsidR="00C77FCF" w:rsidRPr="00BB2B04" w:rsidRDefault="00C77FCF" w:rsidP="003F4C8A">
      <w:pPr>
        <w:spacing w:line="276" w:lineRule="auto"/>
        <w:rPr>
          <w:rFonts w:asciiTheme="minorHAnsi" w:hAnsiTheme="minorHAnsi"/>
        </w:rPr>
      </w:pPr>
    </w:p>
    <w:p w14:paraId="7BCE60D0" w14:textId="1281BC4A" w:rsidR="00C77FCF" w:rsidRPr="00BB2B04" w:rsidRDefault="00B70786" w:rsidP="003F4C8A">
      <w:pPr>
        <w:spacing w:line="276" w:lineRule="auto"/>
        <w:rPr>
          <w:rFonts w:asciiTheme="minorHAnsi" w:hAnsiTheme="minorHAnsi"/>
        </w:rPr>
      </w:pPr>
      <w:r>
        <w:rPr>
          <w:rFonts w:asciiTheme="minorHAnsi" w:hAnsiTheme="minorHAnsi"/>
        </w:rPr>
        <w:t xml:space="preserve">Når Lægemiddelstyrelsen har gennemført forhandlingerne, vil Lægemiddelstyrelsen skriftligt opfordre til de tilbudsgivere, der har deltaget i forhandlingerne, til at afgive endeligt tilbud. Meddelelsen vil indeholde fristen for afgivelse af endeligt tilbud samt den endelige tidsplan for den resterende del af udbuddet. </w:t>
      </w:r>
    </w:p>
    <w:p w14:paraId="37650B51" w14:textId="77777777" w:rsidR="00C77FCF" w:rsidRPr="00BB2B04" w:rsidRDefault="00C77FCF" w:rsidP="003F4C8A">
      <w:pPr>
        <w:spacing w:line="276" w:lineRule="auto"/>
        <w:rPr>
          <w:rFonts w:asciiTheme="minorHAnsi" w:hAnsiTheme="minorHAnsi"/>
        </w:rPr>
      </w:pPr>
    </w:p>
    <w:p w14:paraId="39A36894" w14:textId="77777777" w:rsidR="00EB402E" w:rsidRPr="00BB2B04" w:rsidRDefault="00EB402E" w:rsidP="003F4C8A">
      <w:pPr>
        <w:spacing w:line="276" w:lineRule="auto"/>
        <w:rPr>
          <w:rFonts w:asciiTheme="minorHAnsi" w:hAnsiTheme="minorHAnsi"/>
        </w:rPr>
      </w:pPr>
    </w:p>
    <w:p w14:paraId="5FC32A91" w14:textId="6810E06F" w:rsidR="00EB402E" w:rsidRPr="00BB2B04" w:rsidRDefault="000B4F7B" w:rsidP="003F4C8A">
      <w:pPr>
        <w:pStyle w:val="Overskrift1"/>
        <w:keepLines w:val="0"/>
        <w:pageBreakBefore w:val="0"/>
        <w:suppressAutoHyphens w:val="0"/>
        <w:spacing w:after="240" w:line="276" w:lineRule="auto"/>
        <w:contextualSpacing w:val="0"/>
      </w:pPr>
      <w:bookmarkStart w:id="91" w:name="_Toc240975444"/>
      <w:r>
        <w:t>Afgivelse af endeligt tilbud</w:t>
      </w:r>
      <w:bookmarkEnd w:id="91"/>
    </w:p>
    <w:p w14:paraId="5D44F682" w14:textId="77777777" w:rsidR="00EB402E" w:rsidRPr="00AF50D5" w:rsidRDefault="00EB402E" w:rsidP="003F4C8A">
      <w:pPr>
        <w:pStyle w:val="Overskrift2"/>
        <w:spacing w:line="276" w:lineRule="auto"/>
      </w:pPr>
      <w:bookmarkStart w:id="92" w:name="_Toc240975445"/>
      <w:r>
        <w:t>Generelt</w:t>
      </w:r>
      <w:bookmarkEnd w:id="92"/>
    </w:p>
    <w:p w14:paraId="39B1C067" w14:textId="77777777" w:rsidR="00EB402E" w:rsidRPr="00BB2B04" w:rsidRDefault="00EB402E" w:rsidP="003F4C8A">
      <w:pPr>
        <w:spacing w:line="276" w:lineRule="auto"/>
      </w:pPr>
    </w:p>
    <w:p w14:paraId="732F0DD3" w14:textId="24D7723C" w:rsidR="00EB402E" w:rsidRPr="00BB2B04" w:rsidRDefault="00EB402E" w:rsidP="003F4C8A">
      <w:pPr>
        <w:spacing w:line="276" w:lineRule="auto"/>
        <w:rPr>
          <w:rFonts w:asciiTheme="minorHAnsi" w:hAnsiTheme="minorHAnsi"/>
        </w:rPr>
      </w:pPr>
      <w:r>
        <w:rPr>
          <w:rFonts w:asciiTheme="minorHAnsi" w:hAnsiTheme="minorHAnsi"/>
        </w:rPr>
        <w:t xml:space="preserve">Det endelige tilbud bør baseres på tilbudsgivers seneste reviderede tilbud samt det reviderede udbudsmateriale og med anvendelse af ”track changes”. </w:t>
      </w:r>
    </w:p>
    <w:p w14:paraId="6F3252C2" w14:textId="77777777" w:rsidR="00EB402E" w:rsidRPr="00BB2B04" w:rsidRDefault="00EB402E" w:rsidP="003F4C8A">
      <w:pPr>
        <w:spacing w:line="276" w:lineRule="auto"/>
        <w:rPr>
          <w:rFonts w:asciiTheme="minorHAnsi" w:hAnsiTheme="minorHAnsi"/>
        </w:rPr>
      </w:pPr>
    </w:p>
    <w:p w14:paraId="789DC719" w14:textId="26468A08" w:rsidR="00EB402E" w:rsidRPr="00BB2B04" w:rsidRDefault="00EB402E" w:rsidP="003F4C8A">
      <w:pPr>
        <w:spacing w:line="276" w:lineRule="auto"/>
        <w:rPr>
          <w:rFonts w:asciiTheme="minorHAnsi" w:hAnsiTheme="minorHAnsi"/>
        </w:rPr>
      </w:pPr>
      <w:r>
        <w:rPr>
          <w:rFonts w:asciiTheme="minorHAnsi" w:hAnsiTheme="minorHAnsi"/>
        </w:rPr>
        <w:t xml:space="preserve">Det er hensigten, at tilbudsgiver i sit endelige tilbud søger at forbedre opfyldelsen af Lægemiddelstyrelsens behov, herunder at implementere eventuelle forslag som Lægemiddelstyrelsen måtte have fremsat overfor tilbudsgiver op imod forhandlingsfasens afslutning. </w:t>
      </w:r>
      <w:r>
        <w:t xml:space="preserve">Tilbudsgivers endelige tilbud skal indeholde alle de elementer, der er nødvendige for Kontraktens udførelse.</w:t>
      </w:r>
    </w:p>
    <w:p w14:paraId="57EBF634" w14:textId="77777777" w:rsidR="00EB402E" w:rsidRPr="00BB2B04" w:rsidRDefault="00EB402E" w:rsidP="003F4C8A">
      <w:pPr>
        <w:spacing w:line="276" w:lineRule="auto"/>
        <w:rPr>
          <w:rFonts w:asciiTheme="minorHAnsi" w:hAnsiTheme="minorHAnsi"/>
        </w:rPr>
      </w:pPr>
    </w:p>
    <w:p w14:paraId="62887BE7" w14:textId="63FC171A" w:rsidR="00E4655A" w:rsidRDefault="00EB402E" w:rsidP="00554527">
      <w:pPr>
        <w:pStyle w:val="Opstilling-punkttegn"/>
        <w:numPr>
          <w:ilvl w:val="0"/>
          <w:numId w:val="27"/>
        </w:numPr>
        <w:spacing w:line="276" w:lineRule="auto"/>
        <w:contextualSpacing w:val="0"/>
      </w:pPr>
      <w:r>
        <w:t xml:space="preserve">Ved udarbejdelsen af det endelige tilbud skal tilbudsgiver tilse, at der i det endelige tilbud anvendes en sprogbrug, der egner sig til at bære retlige forpligtelser. Gentagen anvendelse af formuleringer som eksempelvis </w:t>
      </w:r>
      <w:r>
        <w:rPr>
          <w:i/>
        </w:rPr>
        <w:t>”vi har ofte med succes gjort”, ”man kunne også forestille sig, at…”</w:t>
      </w:r>
      <w:r>
        <w:t xml:space="preserve">, </w:t>
      </w:r>
      <w:r>
        <w:rPr>
          <w:i/>
        </w:rPr>
        <w:t xml:space="preserve">”det kunne eventuelt søges løst ved, at…” </w:t>
      </w:r>
      <w:r>
        <w:t>eller</w:t>
      </w:r>
      <w:r>
        <w:rPr>
          <w:i/>
        </w:rPr>
        <w:t xml:space="preserve"> ”… det finder vi ud af senere…” </w:t>
      </w:r>
      <w:r>
        <w:t xml:space="preserve">er ikke hensigtsmæssige, og vil indenfor rammerne af kriterierne i punkt </w:t>
        <w:fldChar w:fldCharType="begin"/>
        <w:instrText xml:space="preserve"> REF _Ref81904765 \r \h </w:instrText>
        <w:instrText xml:space="preserve"> \* MERGEFORMAT </w:instrText>
        <w:fldChar w:fldCharType="separate"/>
        <w:t>14.1</w:t>
        <w:fldChar w:fldCharType="end"/>
        <w:t xml:space="preserve"> blive tillagt negativ betydning i tilbudsevalueringen. </w:t>
      </w:r>
    </w:p>
    <w:p w14:paraId="716A9433" w14:textId="77777777" w:rsidR="00E4655A" w:rsidRDefault="00E4655A" w:rsidP="003F4C8A">
      <w:pPr>
        <w:pStyle w:val="Opstilling-punkttegn"/>
        <w:numPr>
          <w:ilvl w:val="0"/>
          <w:numId w:val="0"/>
        </w:numPr>
        <w:spacing w:line="276" w:lineRule="auto"/>
        <w:ind w:left="720"/>
        <w:contextualSpacing w:val="0"/>
      </w:pPr>
    </w:p>
    <w:p w14:paraId="58C7F328" w14:textId="6956E76D" w:rsidR="00E4655A" w:rsidRPr="00BB2B04" w:rsidRDefault="00E4655A" w:rsidP="00554527">
      <w:pPr>
        <w:pStyle w:val="Opstilling-punkttegn"/>
        <w:numPr>
          <w:ilvl w:val="0"/>
          <w:numId w:val="27"/>
        </w:numPr>
        <w:spacing w:line="276" w:lineRule="auto"/>
        <w:contextualSpacing w:val="0"/>
      </w:pPr>
      <w:r>
        <w:t xml:space="preserve">Det endelige tilbud er bindende i 6 måneder fra tilbudsfristens udløb. Orientering om tildelingsbeslutningen indebærer således ikke, at tilbudsgiver allerede pr. dette tidspunkt er frigjort fra sit endelige tilbud. Hvis Lægemiddelstyrelsen har behov for udvidelse af vedståelsesfristen, indhenter Lægemiddelstyrelsen samtykke fra tilbudsgiverne.</w:t>
      </w:r>
    </w:p>
    <w:p w14:paraId="09C82A8A" w14:textId="77777777" w:rsidR="00E4655A" w:rsidRPr="00BB2B04" w:rsidRDefault="00E4655A" w:rsidP="003F4C8A">
      <w:pPr>
        <w:pStyle w:val="Opstilling-punkttegn"/>
        <w:numPr>
          <w:ilvl w:val="0"/>
          <w:numId w:val="0"/>
        </w:numPr>
        <w:spacing w:line="276" w:lineRule="auto"/>
      </w:pPr>
    </w:p>
    <w:p w14:paraId="5F149DEA" w14:textId="77777777" w:rsidR="00E4655A" w:rsidRPr="00BB2B04" w:rsidRDefault="00E4655A" w:rsidP="00554527">
      <w:pPr>
        <w:pStyle w:val="Opstilling-punkttegn"/>
        <w:numPr>
          <w:ilvl w:val="0"/>
          <w:numId w:val="27"/>
        </w:numPr>
        <w:spacing w:line="276" w:lineRule="auto"/>
        <w:contextualSpacing w:val="0"/>
      </w:pPr>
      <w:r>
        <w:lastRenderedPageBreak/>
        <w:t xml:space="preserve">Det endelige tilbud skal uploades via udbudssystemet og inden tilbudsfristen, jf. bilag A. </w:t>
      </w:r>
    </w:p>
    <w:p w14:paraId="2B92E46B" w14:textId="35DC5032" w:rsidR="00832CF1" w:rsidRPr="00AF50D5" w:rsidRDefault="0093419D" w:rsidP="003F4C8A">
      <w:pPr>
        <w:pStyle w:val="Overskrift2"/>
        <w:spacing w:line="276" w:lineRule="auto"/>
      </w:pPr>
      <w:bookmarkStart w:id="93" w:name="_Toc240975446"/>
      <w:r>
        <w:t>Tilbudsdisposition</w:t>
      </w:r>
      <w:bookmarkEnd w:id="93"/>
    </w:p>
    <w:p w14:paraId="3D51A241" w14:textId="77777777" w:rsidR="00832CF1" w:rsidRPr="00BB2B04" w:rsidRDefault="00832CF1" w:rsidP="003F4C8A">
      <w:pPr>
        <w:spacing w:line="276" w:lineRule="auto"/>
      </w:pPr>
    </w:p>
    <w:p w14:paraId="429ABB64" w14:textId="77777777" w:rsidR="0093419D" w:rsidRDefault="0093419D" w:rsidP="003F4C8A">
      <w:pPr>
        <w:spacing w:line="276" w:lineRule="auto"/>
        <w:rPr>
          <w:rFonts w:cs="Arial"/>
        </w:rPr>
      </w:pPr>
      <w:r>
        <w:rPr>
          <w:rFonts w:cs="Arial"/>
        </w:rPr>
        <w:t xml:space="preserve">Tilbuddet bør bestå af de dokumenter, der fremgår nedenfor. Dokumenterne bør fremgå af tilbuddet i den anførte rækkefølge. </w:t>
      </w:r>
    </w:p>
    <w:p w14:paraId="4513C192" w14:textId="77777777" w:rsidR="0093419D" w:rsidRDefault="0093419D" w:rsidP="003F4C8A">
      <w:pPr>
        <w:spacing w:line="276" w:lineRule="auto"/>
        <w:rPr>
          <w:rFonts w:cs="Arial"/>
        </w:rPr>
      </w:pPr>
    </w:p>
    <w:p w14:paraId="21F5DA81" w14:textId="77777777" w:rsidR="0093419D" w:rsidRDefault="0093419D" w:rsidP="003F4C8A">
      <w:pPr>
        <w:spacing w:line="276" w:lineRule="auto"/>
      </w:pPr>
      <w:r>
        <w:rPr>
          <w:rFonts w:cs="Arial"/>
        </w:rPr>
        <w:t xml:space="preserve">Tilbudsgiver bør følge </w:t>
      </w:r>
      <w:r>
        <w:t xml:space="preserve">nedenstående disposition for tilbuddet: </w:t>
      </w:r>
    </w:p>
    <w:p w14:paraId="6FCC3FE2" w14:textId="77777777" w:rsidR="0093419D" w:rsidRDefault="0093419D" w:rsidP="003F4C8A">
      <w:pPr>
        <w:spacing w:line="276" w:lineRule="auto"/>
      </w:pPr>
    </w:p>
    <w:p w14:paraId="7E843217" w14:textId="1254538D" w:rsidR="0093419D" w:rsidRDefault="00F223AD" w:rsidP="00554527">
      <w:pPr>
        <w:pStyle w:val="Listeafsnit"/>
        <w:numPr>
          <w:ilvl w:val="0"/>
          <w:numId w:val="44"/>
        </w:numPr>
        <w:spacing w:line="276" w:lineRule="auto"/>
      </w:pPr>
      <w:r>
        <w:t>Tilbudsbrev</w:t>
      </w:r>
    </w:p>
    <w:p w14:paraId="799D2E0F" w14:textId="3847D3A6" w:rsidR="00B64BD4" w:rsidRPr="00C8705B" w:rsidRDefault="0093419D" w:rsidP="00554527">
      <w:pPr>
        <w:pStyle w:val="Listeafsnit"/>
        <w:numPr>
          <w:ilvl w:val="0"/>
          <w:numId w:val="44"/>
        </w:numPr>
        <w:spacing w:line="276" w:lineRule="auto"/>
      </w:pPr>
      <w:r>
        <w:t xml:space="preserve">Samlet liste over opfyldelse af mindstekrav (Bilag B)</w:t>
      </w:r>
    </w:p>
    <w:p w14:paraId="1A67322F" w14:textId="3FE61AC1" w:rsidR="0093419D" w:rsidRPr="00C8705B" w:rsidRDefault="0093419D" w:rsidP="00554527">
      <w:pPr>
        <w:pStyle w:val="Listeafsnit"/>
        <w:numPr>
          <w:ilvl w:val="0"/>
          <w:numId w:val="44"/>
        </w:numPr>
        <w:spacing w:line="276" w:lineRule="auto"/>
      </w:pPr>
      <w:r>
        <w:t>Samlet gengivelse af forbehold</w:t>
      </w:r>
    </w:p>
    <w:p w14:paraId="03FCF25F" w14:textId="54776315" w:rsidR="0093419D" w:rsidRPr="00C8705B" w:rsidRDefault="0093419D" w:rsidP="00554527">
      <w:pPr>
        <w:pStyle w:val="Listeafsnit"/>
        <w:numPr>
          <w:ilvl w:val="0"/>
          <w:numId w:val="44"/>
        </w:numPr>
        <w:spacing w:line="276" w:lineRule="auto"/>
      </w:pPr>
      <w:r>
        <w:t>Kontrakt</w:t>
      </w:r>
    </w:p>
    <w:p w14:paraId="19EAC9F5" w14:textId="691EFE70" w:rsidR="0093419D" w:rsidRPr="00C8705B" w:rsidRDefault="0093419D" w:rsidP="00554527">
      <w:pPr>
        <w:pStyle w:val="Listeafsnit"/>
        <w:numPr>
          <w:ilvl w:val="0"/>
          <w:numId w:val="44"/>
        </w:numPr>
        <w:spacing w:line="276" w:lineRule="auto"/>
      </w:pPr>
      <w:r>
        <w:t>Bilag til Kontrakt</w:t>
      </w:r>
    </w:p>
    <w:p w14:paraId="5F526C42"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ind w:left="60"/>
      </w:pPr>
    </w:p>
    <w:p w14:paraId="1C2FE211" w14:textId="77777777" w:rsidR="00F223AD" w:rsidRPr="000E1083" w:rsidRDefault="00F223AD" w:rsidP="00554527">
      <w:pPr>
        <w:pStyle w:val="Listeafsnit"/>
        <w:keepNext/>
        <w:numPr>
          <w:ilvl w:val="0"/>
          <w:numId w:val="43"/>
        </w:numPr>
        <w:spacing w:line="276" w:lineRule="auto"/>
        <w:ind w:left="426" w:hanging="426"/>
        <w:rPr>
          <w:b/>
          <w:bCs/>
        </w:rPr>
      </w:pPr>
      <w:r>
        <w:rPr>
          <w:b/>
          <w:bCs/>
        </w:rPr>
        <w:t>Tilbudsbrev</w:t>
      </w:r>
    </w:p>
    <w:p w14:paraId="6677C791" w14:textId="77777777" w:rsidR="00F223AD" w:rsidRDefault="00F223AD" w:rsidP="003F4C8A">
      <w:pPr>
        <w:spacing w:line="276" w:lineRule="auto"/>
        <w:jc w:val="both"/>
        <w:rPr>
          <w:b/>
          <w:bCs/>
        </w:rPr>
      </w:pPr>
    </w:p>
    <w:p w14:paraId="17CB4474" w14:textId="77777777" w:rsidR="00576BA2" w:rsidRDefault="00576BA2" w:rsidP="00576BA2">
      <w:r>
        <w:t xml:space="preserve">Tilbudsgiver bør vedlægge et tilbudsbrev med følgende oplysninger:</w:t>
      </w:r>
    </w:p>
    <w:p w14:paraId="7AFF0F6B" w14:textId="273783E2" w:rsidR="00576BA2" w:rsidRPr="00166E7E" w:rsidRDefault="00576BA2" w:rsidP="00576BA2">
      <w:r>
        <w:t xml:space="preserve"> </w:t>
      </w:r>
    </w:p>
    <w:p w14:paraId="25FF62C0" w14:textId="77777777" w:rsidR="00576BA2" w:rsidRPr="006C1C4B" w:rsidRDefault="00576BA2" w:rsidP="00554527">
      <w:pPr>
        <w:pStyle w:val="Listeafsnit"/>
        <w:numPr>
          <w:ilvl w:val="0"/>
          <w:numId w:val="38"/>
        </w:numPr>
      </w:pPr>
      <w:r>
        <w:t>Hvilken virksomhed eller sammenslutning, der afgiver tilbuddet.</w:t>
      </w:r>
    </w:p>
    <w:p w14:paraId="517C225C" w14:textId="706BE3D2" w:rsidR="00576BA2" w:rsidRDefault="00576BA2" w:rsidP="00554527">
      <w:pPr>
        <w:pStyle w:val="Listeafsnit"/>
        <w:numPr>
          <w:ilvl w:val="0"/>
          <w:numId w:val="38"/>
        </w:numPr>
      </w:pPr>
      <w:r>
        <w:t xml:space="preserve">E-mailadresse og telefonnummer, Lægemiddelstyrelsen kan rette henvendelse til i forbindelse med udbuddet. </w:t>
      </w:r>
    </w:p>
    <w:p w14:paraId="117DACBD"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pPr>
    </w:p>
    <w:p w14:paraId="1D587D6B" w14:textId="77777777" w:rsidR="0093419D" w:rsidRDefault="0093419D" w:rsidP="00554527">
      <w:pPr>
        <w:pStyle w:val="Listeafsnit"/>
        <w:keepNext/>
        <w:numPr>
          <w:ilvl w:val="0"/>
          <w:numId w:val="43"/>
        </w:numPr>
        <w:spacing w:line="276" w:lineRule="auto"/>
        <w:ind w:left="426" w:hanging="426"/>
        <w:rPr>
          <w:b/>
          <w:bCs/>
        </w:rPr>
      </w:pPr>
      <w:r>
        <w:rPr>
          <w:b/>
          <w:bCs/>
        </w:rPr>
        <w:t>Samlet liste over opfyldelse af mindstekrav</w:t>
      </w:r>
    </w:p>
    <w:p w14:paraId="66D03288" w14:textId="77777777" w:rsidR="0093419D" w:rsidRDefault="0093419D" w:rsidP="003F4C8A">
      <w:pPr>
        <w:keepNext/>
        <w:keepLines/>
        <w:tabs>
          <w:tab w:val="right" w:pos="9216"/>
        </w:tabs>
        <w:spacing w:line="276" w:lineRule="auto"/>
        <w:rPr>
          <w:b/>
          <w:bCs/>
        </w:rPr>
      </w:pPr>
    </w:p>
    <w:p w14:paraId="5C2F823E" w14:textId="4236ED7E" w:rsidR="0093419D" w:rsidRDefault="0093419D" w:rsidP="003F4C8A">
      <w:pPr>
        <w:keepNext/>
        <w:keepLines/>
        <w:tabs>
          <w:tab w:val="right" w:pos="9216"/>
        </w:tabs>
        <w:spacing w:line="276" w:lineRule="auto"/>
      </w:pPr>
      <w:r>
        <w:t xml:space="preserve">Tilbudsgiver skal i bilag B angive, hvorvidt de angivne mindstekrav er opfyldt på tidspunktet for afgivelse af tilbuddet.</w:t>
      </w:r>
    </w:p>
    <w:p w14:paraId="25A46183" w14:textId="77777777" w:rsidR="0093419D" w:rsidRDefault="0093419D" w:rsidP="003F4C8A">
      <w:pPr>
        <w:keepNext/>
        <w:keepLines/>
        <w:tabs>
          <w:tab w:val="right" w:pos="9216"/>
        </w:tabs>
        <w:spacing w:line="276" w:lineRule="auto"/>
        <w:rPr>
          <w:b/>
          <w:bCs/>
        </w:rPr>
      </w:pPr>
    </w:p>
    <w:p w14:paraId="2E3DA207" w14:textId="77777777" w:rsidR="0093419D" w:rsidRDefault="0093419D" w:rsidP="00554527">
      <w:pPr>
        <w:pStyle w:val="Listeafsnit"/>
        <w:keepNext/>
        <w:numPr>
          <w:ilvl w:val="0"/>
          <w:numId w:val="43"/>
        </w:numPr>
        <w:spacing w:line="276" w:lineRule="auto"/>
        <w:ind w:left="426" w:hanging="426"/>
        <w:rPr>
          <w:b/>
          <w:bCs/>
        </w:rPr>
      </w:pPr>
      <w:r>
        <w:rPr>
          <w:b/>
          <w:bCs/>
        </w:rPr>
        <w:t>Samlet gengivelse af forbehold</w:t>
      </w:r>
    </w:p>
    <w:p w14:paraId="0D7DAC4E"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pPr>
    </w:p>
    <w:p w14:paraId="2947E3EF" w14:textId="04262093" w:rsidR="0093419D" w:rsidRPr="00C8705B" w:rsidRDefault="0093419D" w:rsidP="003F4C8A">
      <w:pPr>
        <w:spacing w:line="276" w:lineRule="auto"/>
      </w:pPr>
      <w:r>
        <w:t>Afsnittet bør indeholde en samlet gengivelse af tilbudsgivers eventuelle forbehold til Kontrakten med bilag.</w:t>
      </w:r>
    </w:p>
    <w:p w14:paraId="4600191F" w14:textId="77777777" w:rsidR="0093419D" w:rsidRPr="00C8705B" w:rsidRDefault="0093419D" w:rsidP="003F4C8A">
      <w:pPr>
        <w:spacing w:line="276" w:lineRule="auto"/>
      </w:pPr>
    </w:p>
    <w:p w14:paraId="0CD0972D" w14:textId="77777777" w:rsidR="0093419D" w:rsidRPr="00C8705B" w:rsidRDefault="0093419D" w:rsidP="003F4C8A">
      <w:pPr>
        <w:spacing w:line="276" w:lineRule="auto"/>
        <w:rPr>
          <w:u w:val="single"/>
        </w:rPr>
      </w:pPr>
      <w:r>
        <w:t>Tilbudsgivers forbehold bør ledsages af en skriftlig begrundelse.</w:t>
      </w:r>
    </w:p>
    <w:p w14:paraId="394455D1" w14:textId="77777777" w:rsidR="0093419D" w:rsidRPr="00C8705B" w:rsidRDefault="0093419D" w:rsidP="003F4C8A">
      <w:pPr>
        <w:spacing w:line="276" w:lineRule="auto"/>
        <w:rPr>
          <w:u w:val="single"/>
        </w:rPr>
      </w:pPr>
    </w:p>
    <w:p w14:paraId="0D9CFCCF" w14:textId="51A5E41B" w:rsidR="0093419D" w:rsidRDefault="0093419D" w:rsidP="003F4C8A">
      <w:pPr>
        <w:spacing w:line="276" w:lineRule="auto"/>
      </w:pPr>
      <w:r>
        <w:t xml:space="preserve">Forbehold skal desuden fremgå af de relevante dele af kontraktgrundlaget. </w:t>
      </w:r>
    </w:p>
    <w:p w14:paraId="5A9B486C" w14:textId="77777777" w:rsidR="0093419D" w:rsidRDefault="0093419D" w:rsidP="003F4C8A">
      <w:pPr>
        <w:spacing w:line="276" w:lineRule="auto"/>
      </w:pPr>
    </w:p>
    <w:p w14:paraId="12362C0E" w14:textId="504BCFB5" w:rsidR="0093419D" w:rsidRPr="00C90879" w:rsidRDefault="0093419D" w:rsidP="003F4C8A">
      <w:pPr>
        <w:spacing w:line="276" w:lineRule="auto"/>
      </w:pPr>
      <w:r>
        <w:t xml:space="preserve">Afsnittet vil ikke indgå i det endelige kontraktgrundlag, men tjener alene til at give Lægemiddelstyrelsen et samlet overblik.</w:t>
      </w:r>
    </w:p>
    <w:p w14:paraId="4344E03D" w14:textId="77777777" w:rsidR="0093419D" w:rsidRPr="00C90879" w:rsidRDefault="0093419D" w:rsidP="003F4C8A">
      <w:pPr>
        <w:spacing w:line="276" w:lineRule="auto"/>
      </w:pPr>
    </w:p>
    <w:p w14:paraId="445B651E" w14:textId="2518BE30" w:rsidR="0093419D" w:rsidRPr="00C90879" w:rsidRDefault="0093419D" w:rsidP="00554527">
      <w:pPr>
        <w:pStyle w:val="Listeafsnit"/>
        <w:keepNext/>
        <w:numPr>
          <w:ilvl w:val="0"/>
          <w:numId w:val="43"/>
        </w:numPr>
        <w:spacing w:line="276" w:lineRule="auto"/>
        <w:ind w:left="426" w:hanging="426"/>
        <w:rPr>
          <w:b/>
          <w:bCs/>
        </w:rPr>
      </w:pPr>
      <w:r>
        <w:rPr>
          <w:b/>
          <w:bCs/>
        </w:rPr>
        <w:t>Kontrakt</w:t>
      </w:r>
    </w:p>
    <w:p w14:paraId="01430B64" w14:textId="77777777" w:rsidR="0093419D" w:rsidRPr="00C90879" w:rsidRDefault="0093419D" w:rsidP="003F4C8A">
      <w:pPr>
        <w:spacing w:line="276" w:lineRule="auto"/>
      </w:pPr>
    </w:p>
    <w:p w14:paraId="0418A67E" w14:textId="7EFD526A" w:rsidR="0093419D" w:rsidRPr="00C90879" w:rsidRDefault="0093419D" w:rsidP="003F4C8A">
      <w:pPr>
        <w:spacing w:line="276" w:lineRule="auto"/>
      </w:pPr>
      <w:r>
        <w:t xml:space="preserve">Kontrakten skal vedlægges tilbuddet, og tilbudsgiver skal udfylde følgende punkter:</w:t>
      </w:r>
    </w:p>
    <w:p w14:paraId="40B7D4DD" w14:textId="77777777" w:rsidR="0093419D" w:rsidRPr="00C90879" w:rsidRDefault="0093419D" w:rsidP="003F4C8A">
      <w:pPr>
        <w:spacing w:line="276" w:lineRule="auto"/>
      </w:pPr>
    </w:p>
    <w:p w14:paraId="676E043F" w14:textId="2AA1ED86" w:rsidR="0093419D" w:rsidRPr="00C90879" w:rsidRDefault="0093419D" w:rsidP="00554527">
      <w:pPr>
        <w:pStyle w:val="Listeafsnit"/>
        <w:numPr>
          <w:ilvl w:val="0"/>
          <w:numId w:val="32"/>
        </w:numPr>
        <w:spacing w:line="276" w:lineRule="auto"/>
      </w:pPr>
      <w:r>
        <w:t>Kontraktens parter</w:t>
      </w:r>
    </w:p>
    <w:p w14:paraId="02A5DD4D" w14:textId="77777777" w:rsidR="0093419D" w:rsidRPr="00C90879" w:rsidRDefault="0093419D" w:rsidP="00554527">
      <w:pPr>
        <w:pStyle w:val="Listeafsnit"/>
        <w:numPr>
          <w:ilvl w:val="0"/>
          <w:numId w:val="32"/>
        </w:numPr>
        <w:spacing w:line="276" w:lineRule="auto"/>
      </w:pPr>
      <w:r>
        <w:t>Navn og titel på den eller de personer, der skal skrive under</w:t>
      </w:r>
    </w:p>
    <w:p w14:paraId="3027827A" w14:textId="77777777" w:rsidR="0093419D" w:rsidRPr="00C90879" w:rsidRDefault="0093419D" w:rsidP="003F4C8A">
      <w:pPr>
        <w:spacing w:line="276" w:lineRule="auto"/>
      </w:pPr>
    </w:p>
    <w:p w14:paraId="76C5624E" w14:textId="071F574A" w:rsidR="0093419D" w:rsidRPr="00C90879" w:rsidRDefault="0093419D" w:rsidP="003F4C8A">
      <w:pPr>
        <w:spacing w:line="276" w:lineRule="auto"/>
      </w:pPr>
      <w:r>
        <w:t xml:space="preserve">Derudover kan tilbudsgiver i Kontrakten tydeligt angive eventuelle forbehold hertil, jf. dog punkt </w:t>
        <w:fldChar w:fldCharType="begin"/>
        <w:instrText xml:space="preserve"> REF _Ref440447462 \r \h </w:instrText>
        <w:instrText xml:space="preserve"> \* MERGEFORMAT </w:instrText>
        <w:fldChar w:fldCharType="separate"/>
        <w:t>13.4</w:t>
        <w:fldChar w:fldCharType="end"/>
        <w:t xml:space="preserve"> om mindstekrav og forbehold. Der må således alene foretages ændringer i Kontrakten i overensstemmelse med punkt </w:t>
        <w:fldChar w:fldCharType="begin"/>
        <w:instrText xml:space="preserve"> REF _Ref440447462 \r \h </w:instrText>
        <w:instrText xml:space="preserve"> \* MERGEFORMAT </w:instrText>
        <w:fldChar w:fldCharType="separate"/>
        <w:t>13.4</w:t>
        <w:fldChar w:fldCharType="end"/>
        <w:t xml:space="preserve"> om mindstekrav og forbehold. </w:t>
      </w:r>
    </w:p>
    <w:p w14:paraId="0D592EF8" w14:textId="77777777" w:rsidR="0093419D" w:rsidRPr="00C90879" w:rsidRDefault="0093419D" w:rsidP="003F4C8A">
      <w:pPr>
        <w:spacing w:line="276" w:lineRule="auto"/>
      </w:pPr>
    </w:p>
    <w:p w14:paraId="273162F6" w14:textId="020D650F" w:rsidR="00E4655A" w:rsidRDefault="0093419D" w:rsidP="003F4C8A">
      <w:pPr>
        <w:spacing w:line="276" w:lineRule="auto"/>
      </w:pPr>
      <w:r>
        <w:t xml:space="preserve">Tilbudsgivers forbehold skal markeres tydeligt, og tilbudsgiver skal i Kontrakten eksplicit angive, hvilken anden konkret formulering af de pågældende bestemmelser tilbudsgiver vil indgå på. Det </w:t>
        <w:lastRenderedPageBreak/>
        <w:t xml:space="preserve">vil være hensigtsmæssigt, om en sådan markering sker ved anvendelse af ændringsmarkeringer (”track changes”) eller lignende.</w:t>
      </w:r>
    </w:p>
    <w:p w14:paraId="09D7A1B7" w14:textId="77777777" w:rsidR="00A22EFF" w:rsidRDefault="00A22EFF" w:rsidP="003F4C8A">
      <w:pPr>
        <w:spacing w:line="276" w:lineRule="auto"/>
      </w:pPr>
    </w:p>
    <w:p w14:paraId="06B89D56" w14:textId="3D8F1D1F" w:rsidR="0093419D" w:rsidRPr="00C90879" w:rsidRDefault="0093419D" w:rsidP="00554527">
      <w:pPr>
        <w:pStyle w:val="Listeafsnit"/>
        <w:keepNext/>
        <w:numPr>
          <w:ilvl w:val="0"/>
          <w:numId w:val="43"/>
        </w:numPr>
        <w:spacing w:line="276" w:lineRule="auto"/>
        <w:ind w:left="426" w:hanging="426"/>
        <w:rPr>
          <w:b/>
          <w:bCs/>
        </w:rPr>
      </w:pPr>
      <w:r>
        <w:rPr>
          <w:b/>
          <w:bCs/>
        </w:rPr>
        <w:t xml:space="preserve">Bilag til Kontrakt</w:t>
      </w:r>
    </w:p>
    <w:p w14:paraId="73789F91" w14:textId="77777777" w:rsidR="0093419D" w:rsidRPr="00C90879" w:rsidRDefault="0093419D" w:rsidP="003F4C8A">
      <w:pPr>
        <w:spacing w:line="276" w:lineRule="auto"/>
      </w:pPr>
    </w:p>
    <w:p w14:paraId="758E67C5" w14:textId="77777777" w:rsidR="0093419D" w:rsidRPr="00C90879" w:rsidRDefault="0093419D" w:rsidP="003F4C8A">
      <w:pPr>
        <w:spacing w:line="276" w:lineRule="auto"/>
      </w:pPr>
      <w:r>
        <w:t xml:space="preserve">Det fremgår af de enkelte bilag og vejledninger til bilag, hvorledes tilbudsgiver skal forholde sig hertil ved tilbudsgivningen og hvilke felter, tilbudsgiver skal udfylde i forbindelse med afgivelsen af tilbuddet. </w:t>
      </w:r>
    </w:p>
    <w:p w14:paraId="732FF88F" w14:textId="77777777" w:rsidR="0093419D" w:rsidRPr="00C90879" w:rsidRDefault="0093419D" w:rsidP="003F4C8A">
      <w:pPr>
        <w:spacing w:line="276" w:lineRule="auto"/>
      </w:pPr>
    </w:p>
    <w:p w14:paraId="125F79DE" w14:textId="75F5407F" w:rsidR="0093419D" w:rsidRPr="00C90879" w:rsidRDefault="0093419D" w:rsidP="003F4C8A">
      <w:pPr>
        <w:spacing w:line="276" w:lineRule="auto"/>
      </w:pPr>
      <w:r>
        <w:t xml:space="preserve">Derudover kan tilbudsgiver i bilagene tydeligt angive eventuelle forbehold til bilagene, jf. dog punkt </w:t>
        <w:fldChar w:fldCharType="begin"/>
        <w:instrText xml:space="preserve"> REF _Ref440447462 \r \h </w:instrText>
        <w:instrText xml:space="preserve"> \* MERGEFORMAT </w:instrText>
        <w:fldChar w:fldCharType="separate"/>
        <w:t>13.4</w:t>
        <w:fldChar w:fldCharType="end"/>
        <w:t xml:space="preserve"> om mindstekrav og forbehold. Der må således alene foretages ændringer i bilagene i overensstemmelse med punkt </w:t>
        <w:fldChar w:fldCharType="begin"/>
        <w:instrText xml:space="preserve"> REF _Ref440447462 \r \h </w:instrText>
        <w:instrText xml:space="preserve"> \* MERGEFORMAT </w:instrText>
        <w:fldChar w:fldCharType="separate"/>
        <w:t>13.4</w:t>
        <w:fldChar w:fldCharType="end"/>
        <w:t xml:space="preserve"> om mindstekrav og forbehold. </w:t>
      </w:r>
    </w:p>
    <w:p w14:paraId="73D2ED1F" w14:textId="77777777" w:rsidR="0093419D" w:rsidRPr="00C90879" w:rsidRDefault="0093419D" w:rsidP="003F4C8A">
      <w:pPr>
        <w:spacing w:line="276" w:lineRule="auto"/>
      </w:pPr>
    </w:p>
    <w:p w14:paraId="57CA3B79" w14:textId="752A2050" w:rsidR="00832CF1" w:rsidRPr="00BB2B04" w:rsidRDefault="0093419D" w:rsidP="003F4C8A">
      <w:pPr>
        <w:spacing w:line="276" w:lineRule="auto"/>
      </w:pPr>
      <w:r>
        <w:t xml:space="preserve">Tilbudsgivers forbehold skal markeres tydeligt, og tilbudsgiver skal i bilagene eksplicit angive, hvilken anden konkret formulering af de pågældende bestemmelser tilbudsgiver vil indgå på. Det vil være hensigtsmæssigt, om en sådan markering sker ved anvendelse af ændringsmarkeringer (”track changes”) eller lignende.</w:t>
      </w:r>
    </w:p>
    <w:p w14:paraId="6A9A9EF2" w14:textId="77777777" w:rsidR="00832CF1" w:rsidRPr="00AF50D5" w:rsidRDefault="00832CF1" w:rsidP="003F4C8A">
      <w:pPr>
        <w:pStyle w:val="Overskrift2"/>
        <w:spacing w:line="276" w:lineRule="auto"/>
      </w:pPr>
      <w:bookmarkStart w:id="94" w:name="_Toc240975447"/>
      <w:r>
        <w:t>Forhandlingsforbuddet gælder for det endelige tilbud</w:t>
      </w:r>
      <w:bookmarkEnd w:id="94"/>
    </w:p>
    <w:p w14:paraId="48D0A373" w14:textId="77777777" w:rsidR="00832CF1" w:rsidRPr="00BB2B04" w:rsidRDefault="00832CF1" w:rsidP="003F4C8A">
      <w:pPr>
        <w:spacing w:line="276" w:lineRule="auto"/>
      </w:pPr>
    </w:p>
    <w:p w14:paraId="405A1C24" w14:textId="32D29F44" w:rsidR="00832CF1" w:rsidRPr="00BB2B04" w:rsidRDefault="00287534" w:rsidP="003F4C8A">
      <w:pPr>
        <w:spacing w:line="276" w:lineRule="auto"/>
        <w:rPr>
          <w:i/>
          <w:iCs/>
        </w:rPr>
      </w:pPr>
      <w:r>
        <w:t xml:space="preserve">Lægemiddelstyrelsen skal iagttage rammerne for forhandling ved det endelige tilbud, der blandt andet følger af udbudsloven og endvidere de principper der er givet vejledning om i en erklæring fra Rådet og Kommis</w:t>
        <w:softHyphen/>
        <w:t>sionen i forbindelse med direktiv 93/37/EØF (EFT nr. L 111/114 af 30/4 1994).</w:t>
      </w:r>
    </w:p>
    <w:p w14:paraId="5BF66359" w14:textId="77777777" w:rsidR="00832CF1" w:rsidRPr="00BB2B04" w:rsidRDefault="00832CF1" w:rsidP="003F4C8A">
      <w:pPr>
        <w:spacing w:line="276" w:lineRule="auto"/>
        <w:rPr>
          <w:iCs/>
        </w:rPr>
      </w:pPr>
    </w:p>
    <w:p w14:paraId="16F12D4A" w14:textId="18FC5A59" w:rsidR="00832CF1" w:rsidRPr="00BB2B04" w:rsidRDefault="00832CF1" w:rsidP="003F4C8A">
      <w:pPr>
        <w:spacing w:line="276" w:lineRule="auto"/>
      </w:pPr>
      <w:r>
        <w:t xml:space="preserve">Der gælder således snævre grænser for forhandlinger og der vil derfor ikke blive afholdt egentlige kontrakt- eller prisforhandlinger. Tilbudsgiver bør sikre sig at tilbuddet er udformet således, at Kontrakten kan indgås uden forudgående drøftelser mellem tilbudsgiver og Lægemiddelstyrelsen.</w:t>
      </w:r>
    </w:p>
    <w:p w14:paraId="3D631F2A" w14:textId="7EAAA272" w:rsidR="00832CF1" w:rsidRPr="00AF50D5" w:rsidRDefault="00832CF1" w:rsidP="003F4C8A">
      <w:pPr>
        <w:pStyle w:val="Overskrift2"/>
        <w:spacing w:line="276" w:lineRule="auto"/>
      </w:pPr>
      <w:bookmarkStart w:id="95" w:name="_Ref440447462"/>
      <w:bookmarkStart w:id="96" w:name="_Toc240975448"/>
      <w:r>
        <w:t>Mindstekrav</w:t>
      </w:r>
      <w:bookmarkEnd w:id="95"/>
      <w:bookmarkEnd w:id="96"/>
    </w:p>
    <w:p w14:paraId="1EAF5957" w14:textId="77777777" w:rsidR="00832CF1" w:rsidRPr="00BB2B04" w:rsidRDefault="00832CF1" w:rsidP="003F4C8A">
      <w:pPr>
        <w:spacing w:line="276" w:lineRule="auto"/>
      </w:pPr>
    </w:p>
    <w:p w14:paraId="4803123B" w14:textId="42696134" w:rsidR="00832CF1" w:rsidRPr="00BB2B04" w:rsidRDefault="00832CF1" w:rsidP="003F4C8A">
      <w:pPr>
        <w:tabs>
          <w:tab w:val="right" w:leader="dot" w:pos="7938"/>
        </w:tabs>
        <w:spacing w:line="276" w:lineRule="auto"/>
      </w:pPr>
      <w:r>
        <w:t xml:space="preserve">Et mindstekrav er et krav, som </w:t>
      </w:r>
      <w:r>
        <w:rPr>
          <w:bCs/>
        </w:rPr>
        <w:t>ubetinget skal opfyldes</w:t>
      </w:r>
      <w:r>
        <w:t xml:space="preserve"> og overholdes, idet fravigelser herfra ikke accepteres. Der kan således ikke tages forbehold over for mindstekrav. </w:t>
      </w:r>
    </w:p>
    <w:p w14:paraId="686C49FB" w14:textId="77777777" w:rsidR="00832CF1" w:rsidRPr="00EA2D88" w:rsidRDefault="00832CF1" w:rsidP="003F4C8A">
      <w:pPr>
        <w:spacing w:line="276" w:lineRule="auto"/>
      </w:pPr>
    </w:p>
    <w:p w14:paraId="50F1AD42" w14:textId="77777777" w:rsidR="005304BE" w:rsidRDefault="005304BE" w:rsidP="005304BE">
      <w:pPr>
        <w:spacing w:line="276" w:lineRule="auto"/>
      </w:pPr>
      <w:r>
        <w:t>Tilbudsgiver skal respektere følgende mindstekrav:</w:t>
      </w:r>
    </w:p>
    <w:p w14:paraId="6290AAD2" w14:textId="77777777" w:rsidR="005304BE" w:rsidRDefault="005304BE" w:rsidP="005304BE">
      <w:pPr>
        <w:spacing w:line="276" w:lineRule="auto"/>
      </w:pPr>
    </w:p>
    <w:p w14:paraId="62F61F11" w14:textId="566C32BF" w:rsidR="005304BE" w:rsidRPr="00736DC7" w:rsidRDefault="0077425A" w:rsidP="00554527">
      <w:pPr>
        <w:pStyle w:val="Listeafsnit"/>
        <w:numPr>
          <w:ilvl w:val="0"/>
          <w:numId w:val="34"/>
        </w:numPr>
        <w:spacing w:line="276" w:lineRule="auto"/>
      </w:pPr>
      <w:r>
        <w:t xml:space="preserve">Kontrakten er et mindstekrav i sin helhed, idet der dog kan tages forbehold over for følgende punkter i Kontrakten:</w:t>
      </w:r>
    </w:p>
    <w:p w14:paraId="1E8541FB" w14:textId="77777777" w:rsidR="0077425A" w:rsidRDefault="0077425A" w:rsidP="00554527">
      <w:pPr>
        <w:pStyle w:val="Opstilling-talellerbogst"/>
        <w:numPr>
          <w:ilvl w:val="1"/>
          <w:numId w:val="45"/>
        </w:numPr>
        <w:spacing w:line="276" w:lineRule="auto"/>
        <w:contextualSpacing w:val="0"/>
      </w:pPr>
      <w:r>
        <w:t xml:space="preserve">Kontraktens punkt 5.8. (Audit)</w:t>
      </w:r>
    </w:p>
    <w:p w14:paraId="7940F84C" w14:textId="77777777" w:rsidR="0077425A" w:rsidRDefault="0077425A" w:rsidP="00554527">
      <w:pPr>
        <w:pStyle w:val="Opstilling-talellerbogst"/>
        <w:numPr>
          <w:ilvl w:val="1"/>
          <w:numId w:val="45"/>
        </w:numPr>
        <w:spacing w:line="276" w:lineRule="auto"/>
        <w:contextualSpacing w:val="0"/>
      </w:pPr>
      <w:r>
        <w:t>Kontraktens punkt 17.2 (Bod). Der kan kun tages eventuelt forbehold over for bodsstørrelserne.</w:t>
      </w:r>
    </w:p>
    <w:p w14:paraId="4C826BB4" w14:textId="4F183253" w:rsidR="0077425A" w:rsidRDefault="0077425A" w:rsidP="00554527">
      <w:pPr>
        <w:pStyle w:val="Opstilling-talellerbogst"/>
        <w:numPr>
          <w:ilvl w:val="1"/>
          <w:numId w:val="45"/>
        </w:numPr>
        <w:spacing w:line="276" w:lineRule="auto"/>
        <w:contextualSpacing w:val="0"/>
      </w:pPr>
      <w:r>
        <w:t xml:space="preserve">Kontraktens punkt 21 (Erstatning og forsikring). Der kan kun tages eventuelt forbehold over for størrelsen af erstatningsmaksimum, som er fastsat til leverancevederlaget.</w:t>
      </w:r>
    </w:p>
    <w:p w14:paraId="426AA80A" w14:textId="77777777" w:rsidR="0077425A" w:rsidRDefault="0077425A" w:rsidP="00554527">
      <w:pPr>
        <w:pStyle w:val="Opstilling-talellerbogst"/>
        <w:numPr>
          <w:ilvl w:val="1"/>
          <w:numId w:val="45"/>
        </w:numPr>
        <w:spacing w:line="276" w:lineRule="auto"/>
        <w:contextualSpacing w:val="0"/>
      </w:pPr>
      <w:r>
        <w:t>Kontraktens punkt 23 (Rettigheder til Programmel og Dokumentation)</w:t>
      </w:r>
    </w:p>
    <w:p w14:paraId="2F3D53AA" w14:textId="5E8A0C11" w:rsidR="005304BE" w:rsidRPr="003F359F" w:rsidRDefault="005304BE" w:rsidP="00554527">
      <w:pPr>
        <w:pStyle w:val="Listeafsnit"/>
        <w:numPr>
          <w:ilvl w:val="0"/>
          <w:numId w:val="35"/>
        </w:numPr>
      </w:pPr>
      <w:r>
        <w:t xml:space="preserve">Det i bilag 1 (Hovedtidsplan) angivne mindstekrav.</w:t>
      </w:r>
    </w:p>
    <w:p w14:paraId="5EBF5E33" w14:textId="70FDC443" w:rsidR="005304BE" w:rsidRPr="003F359F" w:rsidRDefault="00C455AA" w:rsidP="00554527">
      <w:pPr>
        <w:pStyle w:val="Listeafsnit"/>
        <w:numPr>
          <w:ilvl w:val="0"/>
          <w:numId w:val="35"/>
        </w:numPr>
      </w:pPr>
      <w:r>
        <w:t xml:space="preserve">Bilag 8 (Databehandleraftale) er et mindstekrav i sin helhed.</w:t>
      </w:r>
    </w:p>
    <w:p w14:paraId="6E8DA244" w14:textId="525F213F" w:rsidR="005304BE" w:rsidRPr="003F359F" w:rsidRDefault="005304BE" w:rsidP="00554527">
      <w:pPr>
        <w:pStyle w:val="Listeafsnit"/>
        <w:numPr>
          <w:ilvl w:val="0"/>
          <w:numId w:val="35"/>
        </w:numPr>
      </w:pPr>
      <w:r>
        <w:t xml:space="preserve">De i bilag 12 (Leverancevederlag og betalingsplan samt øvrige priser) i vejledningen angivne mindstekrav.</w:t>
      </w:r>
    </w:p>
    <w:p w14:paraId="159D4440" w14:textId="61E88D08" w:rsidR="00722356" w:rsidRPr="003F359F" w:rsidRDefault="00722356" w:rsidP="00554527">
      <w:pPr>
        <w:pStyle w:val="Listeafsnit"/>
        <w:numPr>
          <w:ilvl w:val="0"/>
          <w:numId w:val="35"/>
        </w:numPr>
      </w:pPr>
      <w:r>
        <w:t>Det i bilag 14 (Prøver) angivne mindstekrav.</w:t>
      </w:r>
    </w:p>
    <w:p w14:paraId="6588E0A8" w14:textId="77777777" w:rsidR="00F1775F" w:rsidRDefault="00F1775F" w:rsidP="00DC5849">
      <w:pPr>
        <w:spacing w:line="276" w:lineRule="auto"/>
        <w:rPr>
          <w:rFonts w:asciiTheme="minorHAnsi" w:hAnsiTheme="minorHAnsi"/>
        </w:rPr>
      </w:pPr>
    </w:p>
    <w:p w14:paraId="14AF98AD" w14:textId="4F1F79C0" w:rsidR="00DC5849" w:rsidRDefault="00DC5849" w:rsidP="00DC5849">
      <w:pPr>
        <w:spacing w:line="276" w:lineRule="auto"/>
        <w:rPr>
          <w:rFonts w:asciiTheme="minorHAnsi" w:hAnsiTheme="minorHAnsi"/>
        </w:rPr>
      </w:pPr>
      <w:r>
        <w:rPr>
          <w:rFonts w:asciiTheme="minorHAnsi" w:hAnsiTheme="minorHAnsi"/>
        </w:rPr>
        <w:t xml:space="preserve">De ovenfor angivne mindstekrav er udtrykkeligt angivet ved hjælp af betegnelsen ”mindstekrav”. Herudover er der ikke andre mindstekrav i udbudsmaterialet, og sproglige formuleringer i de </w:t>
        <w:lastRenderedPageBreak/>
        <w:t xml:space="preserve">øvrige dele af udbudsmaterialet kan således heller ikke tillægges den betydning, at der er tale om mindstekrav. Lægemiddelstyrelsens angivelse af mindstekrav er således udtømmende.</w:t>
      </w:r>
    </w:p>
    <w:p w14:paraId="488E4310" w14:textId="77777777" w:rsidR="00DC5849" w:rsidRDefault="00DC5849" w:rsidP="003F4C8A">
      <w:pPr>
        <w:spacing w:line="276" w:lineRule="auto"/>
        <w:rPr>
          <w:rFonts w:asciiTheme="minorHAnsi" w:hAnsiTheme="minorHAnsi"/>
        </w:rPr>
      </w:pPr>
    </w:p>
    <w:p w14:paraId="2295E32A" w14:textId="6910E782" w:rsidR="006D2179" w:rsidRPr="00BB2B04" w:rsidRDefault="006D2179" w:rsidP="003F4C8A">
      <w:pPr>
        <w:spacing w:line="276" w:lineRule="auto"/>
        <w:rPr>
          <w:rFonts w:asciiTheme="minorHAnsi" w:hAnsiTheme="minorHAnsi"/>
        </w:rPr>
      </w:pPr>
      <w:r>
        <w:rPr>
          <w:rFonts w:asciiTheme="minorHAnsi" w:hAnsiTheme="minorHAnsi"/>
        </w:rPr>
        <w:t xml:space="preserve">Forbehold over for mindstekrav og grundlæggende elementer i udbudsmaterialet vil medføre, at tilbuddet vil blive anset for ukonditionsmæssigt og dermed ikke indgå i tilbudsvurderingen.</w:t>
      </w:r>
    </w:p>
    <w:p w14:paraId="038DA040" w14:textId="2D1A6780" w:rsidR="00832CF1" w:rsidRDefault="00287534" w:rsidP="003F4C8A">
      <w:pPr>
        <w:spacing w:line="276" w:lineRule="auto"/>
        <w:rPr>
          <w:rFonts w:asciiTheme="minorHAnsi" w:hAnsiTheme="minorHAnsi"/>
        </w:rPr>
      </w:pPr>
      <w:r>
        <w:rPr>
          <w:rFonts w:asciiTheme="minorHAnsi" w:hAnsiTheme="minorHAnsi"/>
        </w:rPr>
        <w:t xml:space="preserve">Lægemiddelstyrelsen betragter således mindstekravene som grundlæggende elementer i udbuddet. Dette udelukker ikke, at også andre elementer i udbuddet kan være grundlæggende elementer. </w:t>
      </w:r>
    </w:p>
    <w:p w14:paraId="3D653364" w14:textId="77777777" w:rsidR="004C2EB1" w:rsidRPr="00BB2B04" w:rsidRDefault="004C2EB1" w:rsidP="003F4C8A">
      <w:pPr>
        <w:spacing w:line="276" w:lineRule="auto"/>
        <w:rPr>
          <w:rFonts w:asciiTheme="minorHAnsi" w:hAnsiTheme="minorHAnsi"/>
        </w:rPr>
      </w:pPr>
    </w:p>
    <w:p w14:paraId="7C509F10" w14:textId="77777777" w:rsidR="00832CF1" w:rsidRPr="00BB2B04" w:rsidRDefault="00832CF1" w:rsidP="003F4C8A">
      <w:pPr>
        <w:spacing w:line="276" w:lineRule="auto"/>
        <w:rPr>
          <w:rFonts w:asciiTheme="minorHAnsi" w:hAnsiTheme="minorHAnsi"/>
        </w:rPr>
      </w:pPr>
      <w:r>
        <w:rPr>
          <w:rFonts w:asciiTheme="minorHAnsi" w:hAnsiTheme="minorHAnsi"/>
        </w:rPr>
        <w:t xml:space="preserve">Det er i forbindelse med vurderingen af konditionsmæssighed uden betydning, hvorvidt tilbudsgiver benævner en afvigelse ”præcisering”, ”justering” eller lignende, idet det afgørende er, at der er foretaget en afvigelse, der ikke vil blive accepteret. </w:t>
      </w:r>
    </w:p>
    <w:p w14:paraId="4C31F08E" w14:textId="3BBE05CE" w:rsidR="007B5D4A" w:rsidRDefault="007B5D4A" w:rsidP="003F4C8A">
      <w:pPr>
        <w:spacing w:line="276" w:lineRule="auto"/>
        <w:rPr>
          <w:rFonts w:asciiTheme="minorHAnsi" w:hAnsiTheme="minorHAnsi"/>
        </w:rPr>
      </w:pPr>
    </w:p>
    <w:p w14:paraId="4013409D" w14:textId="77777777" w:rsidR="00912F44" w:rsidRDefault="00912F44" w:rsidP="003F4C8A">
      <w:pPr>
        <w:spacing w:line="276" w:lineRule="auto"/>
        <w:rPr>
          <w:rFonts w:asciiTheme="minorHAnsi" w:hAnsiTheme="minorHAnsi"/>
        </w:rPr>
      </w:pPr>
    </w:p>
    <w:p w14:paraId="48F37FF4" w14:textId="133558F8" w:rsidR="00BB1C3E" w:rsidRPr="001F38AA" w:rsidRDefault="000B4F7B" w:rsidP="003F4C8A">
      <w:pPr>
        <w:pStyle w:val="Overskrift1"/>
        <w:keepLines w:val="0"/>
        <w:pageBreakBefore w:val="0"/>
        <w:suppressAutoHyphens w:val="0"/>
        <w:spacing w:after="240" w:line="276" w:lineRule="auto"/>
        <w:contextualSpacing w:val="0"/>
        <w:rPr>
          <w:color w:val="00B0F0"/>
        </w:rPr>
      </w:pPr>
      <w:bookmarkStart w:id="97" w:name="_Ref212636666"/>
      <w:bookmarkStart w:id="98" w:name="_Toc240975449"/>
      <w:bookmarkStart w:id="99" w:name="_Ref71880715"/>
      <w:bookmarkStart w:id="100" w:name="_Ref71880754"/>
      <w:bookmarkStart w:id="101" w:name="_Ref71881055"/>
      <w:bookmarkStart w:id="102" w:name="_Toc75185453"/>
      <w:r>
        <w:rPr>
          <w:color w:val="00B0F0"/>
        </w:rPr>
        <w:t xml:space="preserve">Vurdering af tilbud</w:t>
      </w:r>
      <w:bookmarkEnd w:id="97"/>
      <w:bookmarkEnd w:id="98"/>
      <w:r>
        <w:rPr>
          <w:color w:val="00B0F0"/>
        </w:rPr>
        <w:t xml:space="preserve"> </w:t>
      </w:r>
    </w:p>
    <w:p w14:paraId="3CFC5514" w14:textId="7681EFFC" w:rsidR="001450D2" w:rsidRPr="001F38AA" w:rsidRDefault="001450D2" w:rsidP="003F4C8A">
      <w:pPr>
        <w:spacing w:line="276" w:lineRule="auto"/>
      </w:pPr>
      <w:r>
        <w:t xml:space="preserve">Efter den endelige tilbudsfrists udløb foretager Lægemiddelstyrelsen indledningsvist en vurdering af, hvorvidt tilbuddene er opfylder de formelle og materielle krav til indhold og udformning. </w:t>
      </w:r>
    </w:p>
    <w:p w14:paraId="3758A7D3" w14:textId="77777777" w:rsidR="001450D2" w:rsidRPr="001F38AA" w:rsidRDefault="001450D2" w:rsidP="003F4C8A">
      <w:pPr>
        <w:spacing w:line="276" w:lineRule="auto"/>
      </w:pPr>
    </w:p>
    <w:p w14:paraId="273B9D2C" w14:textId="4C6C3EE1" w:rsidR="001450D2" w:rsidRPr="00494E26" w:rsidRDefault="001450D2" w:rsidP="003F4C8A">
      <w:pPr>
        <w:spacing w:line="276" w:lineRule="auto"/>
      </w:pPr>
      <w:r>
        <w:t xml:space="preserve">Dernæst foretager Lægemiddelstyrelsen en evaluering af tilbuddene i forhold til de offentliggjorte under- og delkriterier i dette afsnit.</w:t>
      </w:r>
    </w:p>
    <w:p w14:paraId="04B83924" w14:textId="24541BB6" w:rsidR="00EB402E" w:rsidRPr="00DA04D9" w:rsidRDefault="00774C3C" w:rsidP="003F4C8A">
      <w:pPr>
        <w:pStyle w:val="Overskrift2"/>
        <w:spacing w:line="276" w:lineRule="auto"/>
      </w:pPr>
      <w:bookmarkStart w:id="103" w:name="_Ref81902919"/>
      <w:bookmarkStart w:id="104" w:name="_Ref81903008"/>
      <w:bookmarkStart w:id="105" w:name="_Ref81903486"/>
      <w:bookmarkStart w:id="106" w:name="_Ref81903735"/>
      <w:bookmarkStart w:id="107" w:name="_Ref81904765"/>
      <w:bookmarkStart w:id="108" w:name="_Ref81904788"/>
      <w:bookmarkStart w:id="109" w:name="_Ref81905106"/>
      <w:bookmarkStart w:id="110" w:name="_Toc240975450"/>
      <w:r>
        <w:t>Tildelingskriterium</w:t>
      </w:r>
      <w:bookmarkEnd w:id="99"/>
      <w:bookmarkEnd w:id="100"/>
      <w:bookmarkEnd w:id="101"/>
      <w:bookmarkEnd w:id="102"/>
      <w:bookmarkEnd w:id="103"/>
      <w:bookmarkEnd w:id="104"/>
      <w:bookmarkEnd w:id="105"/>
      <w:bookmarkEnd w:id="106"/>
      <w:bookmarkEnd w:id="107"/>
      <w:bookmarkEnd w:id="108"/>
      <w:bookmarkEnd w:id="109"/>
      <w:bookmarkEnd w:id="110"/>
    </w:p>
    <w:p w14:paraId="7C0C7D7F" w14:textId="77777777" w:rsidR="003F4C8A" w:rsidRDefault="003F4C8A" w:rsidP="003F4C8A">
      <w:pPr>
        <w:spacing w:line="276" w:lineRule="auto"/>
      </w:pPr>
    </w:p>
    <w:p w14:paraId="57745D87" w14:textId="50BCE3F1" w:rsidR="00EB402E" w:rsidRDefault="00EB402E" w:rsidP="003F4C8A">
      <w:pPr>
        <w:spacing w:line="276" w:lineRule="auto"/>
      </w:pPr>
      <w:r>
        <w:t xml:space="preserve">Tildeling af Kontrakten vil ske til den tilbudsgiver, der har afgivet det økonomisk mest fordelagtige tilbud, vurderet på grundlag af tildelingskriteriet ”Bedste forhold mellem pris og kvalitet” med følgende vægtning:</w:t>
      </w:r>
    </w:p>
    <w:p w14:paraId="2634F290" w14:textId="77777777" w:rsidR="00EB402E" w:rsidRDefault="00EB402E" w:rsidP="003F4C8A">
      <w:pPr>
        <w:spacing w:line="276" w:lineRule="auto"/>
      </w:pPr>
    </w:p>
    <w:p w14:paraId="584A5514" w14:textId="640D7C6E" w:rsidR="00EB402E" w:rsidRPr="00247DA4" w:rsidRDefault="00B44277" w:rsidP="00554527">
      <w:pPr>
        <w:pStyle w:val="Listeafsnit"/>
        <w:numPr>
          <w:ilvl w:val="0"/>
          <w:numId w:val="29"/>
        </w:numPr>
        <w:spacing w:line="276" w:lineRule="auto"/>
      </w:pPr>
      <w:r>
        <w:t xml:space="preserve">Kvalitet (35 %)</w:t>
      </w:r>
    </w:p>
    <w:p w14:paraId="36AEC725" w14:textId="4117F38F" w:rsidR="00EB402E" w:rsidRDefault="00B44277" w:rsidP="00554527">
      <w:pPr>
        <w:pStyle w:val="Listeafsnit"/>
        <w:numPr>
          <w:ilvl w:val="0"/>
          <w:numId w:val="29"/>
        </w:numPr>
        <w:spacing w:line="276" w:lineRule="auto"/>
      </w:pPr>
      <w:r>
        <w:t xml:space="preserve">Pris (25 %)</w:t>
      </w:r>
    </w:p>
    <w:p w14:paraId="0195DE79" w14:textId="77777777" w:rsidR="005D63B3" w:rsidRPr="00247DA4" w:rsidRDefault="005D63B3" w:rsidP="00554527">
      <w:pPr>
        <w:pStyle w:val="Listeafsnit"/>
        <w:numPr>
          <w:ilvl w:val="0"/>
          <w:numId w:val="29"/>
        </w:numPr>
        <w:spacing w:line="276" w:lineRule="auto"/>
      </w:pPr>
      <w:r>
        <w:t xml:space="preserve">Metode og proces (25 %)</w:t>
      </w:r>
    </w:p>
    <w:p w14:paraId="6A1A98FA" w14:textId="4B6B9507" w:rsidR="00EB402E" w:rsidRPr="00247DA4" w:rsidRDefault="00B44277" w:rsidP="00554527">
      <w:pPr>
        <w:pStyle w:val="Listeafsnit"/>
        <w:numPr>
          <w:ilvl w:val="0"/>
          <w:numId w:val="29"/>
        </w:numPr>
        <w:spacing w:line="276" w:lineRule="auto"/>
      </w:pPr>
      <w:r>
        <w:t xml:space="preserve">Vedligeholdelse, support og servicemål (10 %)</w:t>
      </w:r>
    </w:p>
    <w:p w14:paraId="4F1B7969" w14:textId="789B65F2" w:rsidR="00EB402E" w:rsidRPr="00247DA4" w:rsidRDefault="00B44277" w:rsidP="00554527">
      <w:pPr>
        <w:pStyle w:val="Listeafsnit"/>
        <w:numPr>
          <w:ilvl w:val="0"/>
          <w:numId w:val="29"/>
        </w:numPr>
        <w:spacing w:line="276" w:lineRule="auto"/>
      </w:pPr>
      <w:r>
        <w:t xml:space="preserve">Kontraktlige vilkår (5 %)</w:t>
      </w:r>
    </w:p>
    <w:p w14:paraId="01F7A624" w14:textId="77777777" w:rsidR="00CB67D5" w:rsidRDefault="00CB67D5" w:rsidP="003F4C8A">
      <w:pPr>
        <w:spacing w:line="276" w:lineRule="auto"/>
      </w:pPr>
    </w:p>
    <w:p w14:paraId="5CA58DB8" w14:textId="77777777" w:rsidR="00EB402E" w:rsidRDefault="00EB402E" w:rsidP="003F4C8A">
      <w:pPr>
        <w:spacing w:line="276" w:lineRule="auto"/>
      </w:pPr>
      <w:r>
        <w:t>Mindstekrav indgår ikke i tilbudsvurderingen.</w:t>
      </w:r>
    </w:p>
    <w:p w14:paraId="563ABFC2" w14:textId="77777777" w:rsidR="00EB402E" w:rsidRDefault="00EB402E" w:rsidP="003F4C8A">
      <w:pPr>
        <w:spacing w:line="276" w:lineRule="auto"/>
      </w:pPr>
    </w:p>
    <w:p w14:paraId="26DB4F3E" w14:textId="77777777" w:rsidR="00EB402E" w:rsidRDefault="00EB402E" w:rsidP="003F4C8A">
      <w:pPr>
        <w:spacing w:line="276" w:lineRule="auto"/>
      </w:pPr>
      <w:r>
        <w:t xml:space="preserve">Ved vurderingen af underkriteriet ”</w:t>
      </w:r>
      <w:r>
        <w:rPr>
          <w:b/>
        </w:rPr>
        <w:t>Kvalitet</w:t>
      </w:r>
      <w:r>
        <w:t xml:space="preserve">” lægges vægt på følgende, der er angivet i prioriteret rækkefølge nedenfor:</w:t>
      </w:r>
    </w:p>
    <w:p w14:paraId="4B5B5084" w14:textId="77777777" w:rsidR="0089523D" w:rsidRDefault="0089523D" w:rsidP="003F4C8A">
      <w:pPr>
        <w:spacing w:line="276" w:lineRule="auto"/>
      </w:pPr>
    </w:p>
    <w:p w14:paraId="6F651E4C" w14:textId="77777777" w:rsidR="0089523D" w:rsidRPr="00C03089" w:rsidRDefault="0089523D" w:rsidP="00554527">
      <w:pPr>
        <w:pStyle w:val="Listeafsnit"/>
        <w:numPr>
          <w:ilvl w:val="0"/>
          <w:numId w:val="30"/>
        </w:numPr>
        <w:spacing w:line="276" w:lineRule="auto"/>
      </w:pPr>
      <w:r>
        <w:t>I hvilket omfang og med hvilket indhold de krav, der fremgår under bilag 3A (Kravspecifikation), afsnit 3.2 (Generelle krav til DVR-løsningen), samt afsnit 3.2.1-3.2.4 (krav til DVR-applikationens validering, receptudstedelse, bestilling og udlevering), imødekommes. Det vurderes positivt, at der tilbydes en sammenhængende, korrekt og effektiv understøttelse af de angivne funktionelle områder. Det vurderes negativt, såfremt kravene i de angivne afsnit ikke imødekommes.</w:t>
      </w:r>
    </w:p>
    <w:p w14:paraId="110CBD2C" w14:textId="77777777" w:rsidR="0089523D" w:rsidRPr="00C03089" w:rsidRDefault="0089523D" w:rsidP="003F4C8A">
      <w:pPr>
        <w:spacing w:line="276" w:lineRule="auto"/>
      </w:pPr>
    </w:p>
    <w:p w14:paraId="6988F772" w14:textId="77777777" w:rsidR="0089523D" w:rsidRPr="00C03089" w:rsidRDefault="0089523D" w:rsidP="00554527">
      <w:pPr>
        <w:pStyle w:val="Listeafsnit"/>
        <w:numPr>
          <w:ilvl w:val="0"/>
          <w:numId w:val="30"/>
        </w:numPr>
        <w:spacing w:line="276" w:lineRule="auto"/>
      </w:pPr>
      <w:r>
        <w:t>I hvilket omfang og med hvilket indhold det angivne i bilag 3A (Kravspecifikation), afsnit 3.2.5 (Krav til DVR services) og afsnit 3.3 (Krav til roller og rettigheder), imødekommes. Det vurderes positivt, at der tilbydes en sammenhængende, fleksibel og effektiv understøttelse af DVR services samt en klar og hensigtsmæssig styring af roller og rettigheder. Det vurderes negativt, såfremt kravene i de angivne afsnit ikke imødekommes.</w:t>
      </w:r>
    </w:p>
    <w:p w14:paraId="13A1090F" w14:textId="3C916A08" w:rsidR="00611A14" w:rsidRDefault="0089523D" w:rsidP="00554527">
      <w:pPr>
        <w:pStyle w:val="Listeafsnit"/>
        <w:numPr>
          <w:ilvl w:val="0"/>
          <w:numId w:val="46"/>
        </w:numPr>
        <w:ind w:left="720"/>
      </w:pPr>
      <w:r>
        <w:lastRenderedPageBreak/>
        <w:t>I hvilket omfang og med hvilket indhold det angivne i bilag 3A (Kravspecifikation), afsnit 3.7 (Krav til udvikling af stamdataløsningen), herunder afsnit 3.7.1-3.7.4 om generelle krav til Stamdataløsningen, stamdataindlæsere, stamdatadatabase og stamdataservices, imødekommes. Det vurderes positivt, at der tilbydes en sammenhængende, robust, modulær og udvidelig stamdataløsning. Det vurderes negativt, såfremt kravene i det angivne afsnit ikke imødekommes.</w:t>
      </w:r>
    </w:p>
    <w:p w14:paraId="2952E506" w14:textId="77777777" w:rsidR="0089523D" w:rsidRDefault="0089523D" w:rsidP="004C4F42">
      <w:pPr>
        <w:pStyle w:val="Listeafsnit"/>
        <w:ind w:left="0"/>
        <w:rPr>
          <w:highlight w:val="lightGray"/>
        </w:rPr>
      </w:pPr>
    </w:p>
    <w:p w14:paraId="65423DEB" w14:textId="0AA2E9B4" w:rsidR="004C4F42" w:rsidRDefault="004C4F42" w:rsidP="00554527">
      <w:pPr>
        <w:pStyle w:val="Listeafsnit"/>
        <w:numPr>
          <w:ilvl w:val="0"/>
          <w:numId w:val="46"/>
        </w:numPr>
        <w:ind w:left="720"/>
      </w:pPr>
      <w:r>
        <w:t>I hvilket omfang og med hvilket indhold det angivne i bilag 3A (Kravspecifikation), afsnit 4 (Generelle krav til integrationer), imødekommes. Det vurderes positivt, at der tilbydes en sammenhængende, stabil, interoperabel og standardbaseret understøttelse af integrationerne til de eksterne anvendersystemer. Det vurderes negativt, såfremt kravene i det angivne afsnit ikke imødekommes.</w:t>
      </w:r>
    </w:p>
    <w:p w14:paraId="05B9124F" w14:textId="77777777" w:rsidR="004C4F42" w:rsidRDefault="004C4F42" w:rsidP="00611A14">
      <w:pPr>
        <w:pStyle w:val="Listeafsnit"/>
      </w:pPr>
    </w:p>
    <w:p w14:paraId="35A7F104" w14:textId="77777777" w:rsidR="004C4F42" w:rsidRPr="00C03089" w:rsidRDefault="004C4F42" w:rsidP="00554527">
      <w:pPr>
        <w:pStyle w:val="Listeafsnit"/>
        <w:numPr>
          <w:ilvl w:val="0"/>
          <w:numId w:val="30"/>
        </w:numPr>
      </w:pPr>
      <w:r>
        <w:t>I hvilket omfang og med hvilket indhold det angivne i bilag 3A (Kravspecifikation), afsnit 5.1 (Sikkerhed og auditlogning), imødekommes. Det vurderes positivt, at der tilbydes en sammenhængende og robust opfyldelse af de tekniske og sikkerhedsmæssige krav, herunder en sikker og fyldestgørende auditlogning. Det vurderes negativt, såfremt kravene i de angivne afsnit ikke imødekommes.</w:t>
      </w:r>
    </w:p>
    <w:p w14:paraId="59CFF8F7" w14:textId="77777777" w:rsidR="004C4F42" w:rsidRDefault="004C4F42" w:rsidP="00611A14">
      <w:pPr>
        <w:pStyle w:val="Listeafsnit"/>
      </w:pPr>
    </w:p>
    <w:p w14:paraId="0CCF1B6A" w14:textId="324EDEA5" w:rsidR="00C03089" w:rsidRDefault="00C03089" w:rsidP="00554527">
      <w:pPr>
        <w:pStyle w:val="Listeafsnit"/>
        <w:numPr>
          <w:ilvl w:val="0"/>
          <w:numId w:val="47"/>
        </w:numPr>
      </w:pPr>
      <w:r>
        <w:t xml:space="preserve">I hvilket omfang og med hvilket indhold det angivne i bilag 3A (Kravspecifikation), afsnit 3.1 (Generelle krav til Løsningen), imødekommes. Det vurderes positivt, at der tilbydes en sammenhængende, robust og fremtidssikret opfyldelse af de generelle krav til Løsningen. Det vurderes negativt, såfremt kravene i det angivne afsnit ikke imødekommes.</w:t>
      </w:r>
    </w:p>
    <w:p w14:paraId="0BDDBCBC" w14:textId="77777777" w:rsidR="00C137A9" w:rsidRDefault="00C137A9" w:rsidP="00C137A9">
      <w:pPr>
        <w:pStyle w:val="Listeafsnit"/>
        <w:spacing w:line="276" w:lineRule="auto"/>
        <w:rPr>
          <w:highlight w:val="lightGray"/>
        </w:rPr>
      </w:pPr>
    </w:p>
    <w:p w14:paraId="560479F1" w14:textId="490EC467" w:rsidR="00C137A9" w:rsidRDefault="004C4F42" w:rsidP="00554527">
      <w:pPr>
        <w:numPr>
          <w:ilvl w:val="0"/>
          <w:numId w:val="30"/>
        </w:numPr>
        <w:spacing w:line="276" w:lineRule="auto"/>
      </w:pPr>
      <w:r>
        <w:t xml:space="preserve">I hvilket omfang og med hvilket indhold det angivne i bilag 3A (Kravspecifikation), </w:t>
      </w:r>
      <w:del w:id="1150" w:author="Claude" w:date="2026-09-29T12:00:00Z">
        <w:r>
          <w:delText xml:space="preserve">afsnit 3.5 (Krav til DVR online), imødekommes</w:delText>
        </w:r>
      </w:del>
      <w:ins w:id="1151" w:author="Claude" w:date="2026-09-29T12:00:00Z">
        <w:r>
          <w:t xml:space="preserve">afsnit 3.5 (Krav til DVR online, der udbydes som option), imødekommes</w:t>
        </w:r>
      </w:ins>
      <w:r>
        <w:t xml:space="preserve">. Det vurderes positivt, at DVR online samlet set tilbyder en brugervenlig, intuitiv og effektiv understøttelse af dyrlægens arbejdsgange. Det vurderes negativt, såfremt kravene i det angivne afsnit ikke imødekommes.</w:t>
      </w:r>
    </w:p>
    <w:p w14:paraId="3E1BEA36" w14:textId="77777777" w:rsidR="004C4F42" w:rsidRDefault="004C4F42" w:rsidP="00C137A9">
      <w:pPr>
        <w:pStyle w:val="Listeafsnit"/>
        <w:spacing w:line="276" w:lineRule="auto"/>
      </w:pPr>
    </w:p>
    <w:p w14:paraId="79FBAE5B" w14:textId="77777777" w:rsidR="004C4F42" w:rsidRDefault="004C4F42" w:rsidP="00554527">
      <w:pPr>
        <w:numPr>
          <w:ilvl w:val="0"/>
          <w:numId w:val="30"/>
        </w:numPr>
        <w:spacing w:line="276" w:lineRule="auto"/>
      </w:pPr>
      <w:r>
        <w:t xml:space="preserve">I hvilket omfang og med hvilket indhold tilbudsgivers krav i bilag 2 (Kundens it-miljø), Appendiks A, fremstår som velbegrundede og relevante for at sikre en stabil afvikling af Løsningen, idet det vurderes positivt, at omfanget af krav fra tilbudsgiver er få og at tilbudsgiver alene anlægger få forventninger til ændringsbehov ved etablering af Leverancen, herunder at tilbudsgivers krav til Kundens it-miljø ikke afviger væsentligt fra de bestykningsmuligheder, der er anført i bilag 2, punkt 1.4. Det vurderes negativt, såfremt kravene i det angivne bilag ikke imødekommes.</w:t>
      </w:r>
    </w:p>
    <w:p w14:paraId="022FAC8F" w14:textId="77777777" w:rsidR="004C4F42" w:rsidRDefault="004C4F42" w:rsidP="00C137A9">
      <w:pPr>
        <w:pStyle w:val="Listeafsnit"/>
        <w:spacing w:line="276" w:lineRule="auto"/>
        <w:rPr>
          <w:highlight w:val="lightGray"/>
        </w:rPr>
      </w:pPr>
    </w:p>
    <w:p w14:paraId="2C0406AF" w14:textId="37045731" w:rsidR="00C137A9" w:rsidRDefault="00C137A9" w:rsidP="00554527">
      <w:pPr>
        <w:pStyle w:val="Listeafsnit"/>
        <w:numPr>
          <w:ilvl w:val="0"/>
          <w:numId w:val="30"/>
        </w:numPr>
      </w:pPr>
      <w:r>
        <w:t>I hvilket omfang og med hvilket indhold det angivne i bilag 3A (Kravspecifikation), afsnit 3.4 (Krav til rapportering og dataudtræk) og afsnit 3.6 (Krav til oprydning og sletning af data), imødekommes. Det vurderes positivt, at der tilbydes en pålidelig, struktureret og anvendelig understøttelse af rapportering og dataudtræk samt en kontrolleret håndtering af oprydning og sletning af data. Det vurderes negativt, såfremt kravene i de angivne afsnit ikke imødekommes.</w:t>
      </w:r>
    </w:p>
    <w:p w14:paraId="41DBFBF2" w14:textId="322CDE22" w:rsidR="00EB402E" w:rsidRDefault="00EB402E" w:rsidP="003F4C8A">
      <w:pPr>
        <w:spacing w:line="276" w:lineRule="auto"/>
      </w:pPr>
    </w:p>
    <w:p w14:paraId="2F5D3813" w14:textId="6A98E0DF" w:rsidR="00EB402E" w:rsidRDefault="00EB402E" w:rsidP="003F4C8A">
      <w:pPr>
        <w:spacing w:line="276" w:lineRule="auto"/>
      </w:pPr>
      <w:r>
        <w:t xml:space="preserve">Vurderingen sker på baggrund af de i bilag 2 (Kundens it-miljø), Appendiks A, og bilag 3B (Leverandørens Løsningsbeskrivelse) anførte besvarelser.</w:t>
      </w:r>
    </w:p>
    <w:p w14:paraId="263CFD7B" w14:textId="77777777" w:rsidR="00EB402E" w:rsidRDefault="00EB402E" w:rsidP="003F4C8A">
      <w:pPr>
        <w:spacing w:line="276" w:lineRule="auto"/>
      </w:pPr>
    </w:p>
    <w:p w14:paraId="06F108E3" w14:textId="77777777" w:rsidR="005D63B3" w:rsidRDefault="005D63B3" w:rsidP="005D63B3">
      <w:pPr>
        <w:spacing w:line="276" w:lineRule="auto"/>
      </w:pPr>
      <w:r>
        <w:t>Ved vurderingen af underkriteriet ”</w:t>
      </w:r>
      <w:r>
        <w:rPr>
          <w:b/>
        </w:rPr>
        <w:t>Pris</w:t>
      </w:r>
      <w:r>
        <w:t xml:space="preserve">” lægges vægt på den laveste samlede tilbudstekniske pris, opgjort som beregnet i bilag 12A.</w:t>
      </w:r>
      <w:ins w:id="1149" w:author="Claude" w:date="2026-09-29T12:00:00Z">
        <w:r>
          <w:t xml:space="preserve"> Den samlede tilbudstekniske pris omfatter vederlaget for optionen på DVR online, jf. bilag 12, punkt 8, uanset om optionen udnyttes.</w:t>
        </w:r>
      </w:ins>
    </w:p>
    <w:p w14:paraId="181C0B7A" w14:textId="77777777" w:rsidR="005D63B3" w:rsidRDefault="005D63B3" w:rsidP="003F4C8A">
      <w:pPr>
        <w:spacing w:line="276" w:lineRule="auto"/>
      </w:pPr>
    </w:p>
    <w:p w14:paraId="4C1B863F" w14:textId="77777777" w:rsidR="00957AB8" w:rsidRPr="0055631C" w:rsidRDefault="00EB402E" w:rsidP="00957AB8">
      <w:pPr>
        <w:spacing w:line="276" w:lineRule="auto"/>
      </w:pPr>
      <w:r>
        <w:lastRenderedPageBreak/>
        <w:t>Ved vurderingen af underkriteriet ”</w:t>
      </w:r>
      <w:r>
        <w:rPr>
          <w:b/>
          <w:bCs/>
        </w:rPr>
        <w:t>Metode og proces</w:t>
      </w:r>
      <w:r>
        <w:t xml:space="preserve">” lægges vægt på følgende, der er angivet i prioriteret rækkefølge nedenfor:</w:t>
      </w:r>
    </w:p>
    <w:p w14:paraId="67C30B67" w14:textId="77777777" w:rsidR="00EB402E" w:rsidRDefault="00EB402E" w:rsidP="003F4C8A">
      <w:pPr>
        <w:spacing w:line="276" w:lineRule="auto"/>
      </w:pPr>
    </w:p>
    <w:p w14:paraId="49B944FB" w14:textId="77777777" w:rsidR="00804DBF" w:rsidRDefault="00804DBF" w:rsidP="00554527">
      <w:pPr>
        <w:pStyle w:val="Listeafsnit"/>
        <w:numPr>
          <w:ilvl w:val="0"/>
          <w:numId w:val="39"/>
        </w:numPr>
      </w:pPr>
      <w:bookmarkStart w:id="111" w:name="_Hlk505699066"/>
      <w:r>
        <w:t>I hvilket omfang og med hvilket indhold de i bilag 1 (Tidsplan) angivne krav imødekommes, og præsenterer et realistisk, robust og sammenhængende leveranceforløb, der sikrer en rettidig struktureret og fejlfri udførelse af Leverancen under hensyntagen til de i bilag 1 anførte forhold. Det vurderes negativt, såfremt kravene i bilaget ikke imødekommes.</w:t>
      </w:r>
    </w:p>
    <w:p w14:paraId="63982EFE" w14:textId="77777777" w:rsidR="00804DBF" w:rsidRDefault="00804DBF" w:rsidP="00804DBF"/>
    <w:p w14:paraId="604FAFFF" w14:textId="028297C6" w:rsidR="00804DBF" w:rsidRDefault="00804DBF" w:rsidP="00554527">
      <w:pPr>
        <w:pStyle w:val="Listeafsnit"/>
        <w:numPr>
          <w:ilvl w:val="0"/>
          <w:numId w:val="40"/>
        </w:numPr>
      </w:pPr>
      <w:r>
        <w:t>I hvilket omfang og med hvilket indhold de i bilag 14 (Prøver) angivne krav imødekommes, og ved tilbudsgivers tilbudte værktøjer, metoder og processer til brug for interne test og afvikling af prøver, skaber sikkerhed for et stabilt prøveforløb, der kan påvise, at Leverancen leveres i overensstemmelse med Kontraktens krav. Det vurderes negativt, hvis tilbudsgiver ikke imødekommer de i bilaget angivne krav.</w:t>
      </w:r>
    </w:p>
    <w:p w14:paraId="6C1FAECA" w14:textId="77777777" w:rsidR="00804DBF" w:rsidRDefault="00804DBF" w:rsidP="00804DBF">
      <w:pPr>
        <w:pStyle w:val="Listeafsnit"/>
      </w:pPr>
    </w:p>
    <w:p w14:paraId="750F9885" w14:textId="77777777" w:rsidR="00354169" w:rsidRDefault="00354169" w:rsidP="00554527">
      <w:pPr>
        <w:pStyle w:val="Listeafsnit"/>
        <w:numPr>
          <w:ilvl w:val="0"/>
          <w:numId w:val="40"/>
        </w:numPr>
      </w:pPr>
      <w:r>
        <w:t xml:space="preserve">I hvilket omfang og med hvilket indhold de i bilag 10 (Samarbejdsorganisation) angivne krav imødekommes og understøtter en struktureret levering af Leverancen samt efterfølgende vedligeholdelse heraf. I vurderingen indgår ligeledes kvalifikationerne hos de nøglepersoner, der tilbydes til at opfylde Kontrakten, idet der lægges vægt på de tilbudte medarbejderes kompetencer, erfaring og indsigt i forhold til varetagelse af Kontrakten samt </w:t>
      </w:r>
      <w:r>
        <w:rPr>
          <w:rFonts w:cs="Verdana"/>
        </w:rPr>
        <w:t xml:space="preserve">hvordan nøglepersonernes dokumenterede kvalifikationer tænkes inddraget i forbindelse med Kontraktens opfyldelse. </w:t>
      </w:r>
      <w:r>
        <w:t>Det vurderes negativt, hvis tilbudsgiver ikke imødekommer de i bilaget angivne krav.</w:t>
      </w:r>
    </w:p>
    <w:p w14:paraId="378143B7" w14:textId="77777777" w:rsidR="00354169" w:rsidRDefault="00354169" w:rsidP="00354169">
      <w:pPr>
        <w:pStyle w:val="Listeafsnit"/>
      </w:pPr>
    </w:p>
    <w:p w14:paraId="16815D78" w14:textId="77777777" w:rsidR="00804DBF" w:rsidRDefault="00804DBF" w:rsidP="00554527">
      <w:pPr>
        <w:pStyle w:val="Listeafsnit"/>
        <w:numPr>
          <w:ilvl w:val="0"/>
          <w:numId w:val="40"/>
        </w:numPr>
      </w:pPr>
      <w:r>
        <w:t>I hvilket omfang og med hvilket indhold de i bilag 11 (Kundens deltagelse) angivne krav imødekommes og indebærer en velbegrundet involvering af Kunden, der på relevant og hensigtsmæssig vis understøtter rettidig og struktureret levering af Leverancen. Det vurderes negativt, hvis tilbudsgiver ikke imødekommer de i bilaget angivne krav.</w:t>
      </w:r>
    </w:p>
    <w:bookmarkEnd w:id="111"/>
    <w:p w14:paraId="7BEB6F3A" w14:textId="77777777" w:rsidR="00804DBF" w:rsidRDefault="00804DBF" w:rsidP="00804DBF">
      <w:pPr>
        <w:spacing w:line="276" w:lineRule="auto"/>
      </w:pPr>
    </w:p>
    <w:p w14:paraId="013DAC08" w14:textId="77777777" w:rsidR="00804DBF" w:rsidRDefault="00804DBF" w:rsidP="00554527">
      <w:pPr>
        <w:pStyle w:val="Listeafsnit"/>
        <w:numPr>
          <w:ilvl w:val="0"/>
          <w:numId w:val="40"/>
        </w:numPr>
      </w:pPr>
      <w:r>
        <w:t xml:space="preserve">I hvilket omfang og med hvilket indhold de i bilag 4 (Dokumentation) angivne krav imødekommes, idet det vurderes negativt, hvis tilbudsgiver ikke imødekommer de i bilaget angivne krav. </w:t>
      </w:r>
    </w:p>
    <w:p w14:paraId="35FD4DDA" w14:textId="77777777" w:rsidR="00804DBF" w:rsidRDefault="00804DBF" w:rsidP="00804DBF"/>
    <w:p w14:paraId="51A07EB6" w14:textId="77777777" w:rsidR="00804DBF" w:rsidRDefault="00804DBF" w:rsidP="00554527">
      <w:pPr>
        <w:pStyle w:val="Listeafsnit"/>
        <w:numPr>
          <w:ilvl w:val="0"/>
          <w:numId w:val="40"/>
        </w:numPr>
      </w:pPr>
      <w:r>
        <w:t>I hvilket omfang og med hvilket indhold de i bilag 9 (Ændringshåndtering) angivne krav imødekommes og understøtter en struktureret levering af ændringer. Det vurderes negativt, hvis tilbudsgiver ikke imødekommer de i bilaget angivne krav.</w:t>
      </w:r>
    </w:p>
    <w:p w14:paraId="1529DB3F" w14:textId="77777777" w:rsidR="00804DBF" w:rsidRDefault="00804DBF" w:rsidP="00804DBF">
      <w:pPr>
        <w:pStyle w:val="Listeafsnit"/>
      </w:pPr>
    </w:p>
    <w:p w14:paraId="01CCAC2C" w14:textId="77777777" w:rsidR="00804DBF" w:rsidRDefault="00804DBF" w:rsidP="00554527">
      <w:pPr>
        <w:pStyle w:val="Listeafsnit"/>
        <w:numPr>
          <w:ilvl w:val="0"/>
          <w:numId w:val="40"/>
        </w:numPr>
        <w:spacing w:line="276" w:lineRule="auto"/>
      </w:pPr>
      <w:r>
        <w:t xml:space="preserve">I hvilket omfang og med hvilket indhold de angivne krav i </w:t>
      </w:r>
      <w:r>
        <w:rPr>
          <w:bCs/>
        </w:rPr>
        <w:t>bilag 16</w:t>
      </w:r>
      <w:r>
        <w:t xml:space="preserve"> (Forpligtelser ved ophør) imødekommes, </w:t>
      </w:r>
      <w:r>
        <w:rPr>
          <w:rFonts w:asciiTheme="minorHAnsi" w:hAnsiTheme="minorHAnsi"/>
        </w:rPr>
        <w:t>idet det vurderes negativt, at kravene ikke opfyldes</w:t>
      </w:r>
      <w:r>
        <w:t xml:space="preserve">. </w:t>
      </w:r>
    </w:p>
    <w:p w14:paraId="3B16C3F7" w14:textId="77777777" w:rsidR="00804DBF" w:rsidRPr="00BA5A9C" w:rsidRDefault="00804DBF" w:rsidP="003F4C8A">
      <w:pPr>
        <w:pStyle w:val="Listeafsnit"/>
        <w:spacing w:line="276" w:lineRule="auto"/>
      </w:pPr>
    </w:p>
    <w:p w14:paraId="3A6C219A" w14:textId="481BD67D" w:rsidR="00EB402E" w:rsidRDefault="00EB402E" w:rsidP="003F4C8A">
      <w:pPr>
        <w:spacing w:line="276" w:lineRule="auto"/>
      </w:pPr>
      <w:r>
        <w:t>Ved vurderingen af underkriteriet ”</w:t>
      </w:r>
      <w:r>
        <w:rPr>
          <w:b/>
          <w:bCs/>
        </w:rPr>
        <w:t>Vedligeholdelse, support og servicemål</w:t>
      </w:r>
      <w:r>
        <w:t xml:space="preserve">” lægges vægt på følgende:</w:t>
      </w:r>
    </w:p>
    <w:p w14:paraId="6151F3B3" w14:textId="77777777" w:rsidR="00EB402E" w:rsidRDefault="00EB402E" w:rsidP="003F4C8A">
      <w:pPr>
        <w:spacing w:line="276" w:lineRule="auto"/>
      </w:pPr>
    </w:p>
    <w:p w14:paraId="21BE8DD0" w14:textId="3C26DF3E" w:rsidR="00E57466" w:rsidRPr="00736DC7" w:rsidRDefault="00E57466" w:rsidP="00554527">
      <w:pPr>
        <w:pStyle w:val="Listeafsnit"/>
        <w:numPr>
          <w:ilvl w:val="0"/>
          <w:numId w:val="41"/>
        </w:numPr>
      </w:pPr>
      <w:r>
        <w:t xml:space="preserve">I hvilket omfang og med hvilket indhold de i bilag 5 (Vedligeholdelse og support) angivne krav imødekommes og understøttes af den tilbudte supportorganisation, jf. Appendiks A, der skal sikre en effektiv og smidig håndtering af Service Desk, kontaktpunkt for anmeldelse af Fejl og Mangler, levering af 2nd level support, håndtering af Kundens fejlkategorier, herunder prioritering, eskalation og opfølgning, samt hvordan supportorganisationen understøtter opfyldelsen af de i bilag 6 fastlagte servicemål. Det vurderes negativt, hvis tilbudsgiver ikke imødekommer de i bilaget angivne krav. </w:t>
      </w:r>
    </w:p>
    <w:p w14:paraId="2653345D" w14:textId="77777777" w:rsidR="00E57466" w:rsidRPr="00736DC7" w:rsidRDefault="00E57466" w:rsidP="00E57466">
      <w:pPr>
        <w:pStyle w:val="Listeafsnit"/>
      </w:pPr>
    </w:p>
    <w:p w14:paraId="610C986B" w14:textId="002143EE" w:rsidR="00E57466" w:rsidRPr="00736DC7" w:rsidRDefault="00E57466" w:rsidP="00554527">
      <w:pPr>
        <w:pStyle w:val="Listeafsnit"/>
        <w:numPr>
          <w:ilvl w:val="0"/>
          <w:numId w:val="41"/>
        </w:numPr>
      </w:pPr>
      <w:r>
        <w:lastRenderedPageBreak/>
        <w:t xml:space="preserve">I hvilket omfang og med hvilket indhold de i bilag 6 (Servicemål) angivne krav imødekommes, idet det vurderes positivt, at der tilbydes effektive og attraktive svartider, gode reaktionstider for afhjælpning og at de angivne bodsbestemmelser, herunder beregning og størrelse, imødekommes. Det vurderes negativt, hvis tilbudsgiver ikke imødekommer de i bilaget angivne krav. </w:t>
      </w:r>
    </w:p>
    <w:p w14:paraId="340FF8B5" w14:textId="77777777" w:rsidR="00EB402E" w:rsidRPr="00736DC7" w:rsidRDefault="00EB402E" w:rsidP="003F4C8A">
      <w:pPr>
        <w:pStyle w:val="Listeafsnit"/>
        <w:spacing w:line="276" w:lineRule="auto"/>
      </w:pPr>
    </w:p>
    <w:p w14:paraId="16E5D8BF" w14:textId="77777777" w:rsidR="00EB402E" w:rsidRPr="00736DC7" w:rsidRDefault="00EB402E" w:rsidP="003F4C8A">
      <w:pPr>
        <w:spacing w:line="276" w:lineRule="auto"/>
      </w:pPr>
      <w:r>
        <w:t>Ved vurderingen af underkriteriet ”</w:t>
      </w:r>
      <w:r>
        <w:rPr>
          <w:b/>
        </w:rPr>
        <w:t>Kontraktlige vilkår</w:t>
      </w:r>
      <w:r>
        <w:t>” lægges vægt på, at de nedenfor angivne krav imødekommes, idet det vurderes negativt, hvis tilbudsgiver ikke imødekommer de pågældende krav:</w:t>
      </w:r>
    </w:p>
    <w:p w14:paraId="0AB8D6C8" w14:textId="77777777" w:rsidR="00EB402E" w:rsidRPr="00736DC7" w:rsidRDefault="00EB402E" w:rsidP="003F4C8A">
      <w:pPr>
        <w:spacing w:line="276" w:lineRule="auto"/>
      </w:pPr>
    </w:p>
    <w:p w14:paraId="70145D64" w14:textId="03621A47" w:rsidR="00EB402E" w:rsidRPr="00736DC7" w:rsidRDefault="00EB402E" w:rsidP="00554527">
      <w:pPr>
        <w:pStyle w:val="Listeafsnit"/>
        <w:numPr>
          <w:ilvl w:val="0"/>
          <w:numId w:val="31"/>
        </w:numPr>
        <w:spacing w:line="276" w:lineRule="auto"/>
        <w:rPr>
          <w:u w:val="single"/>
        </w:rPr>
      </w:pPr>
      <w:r>
        <w:rPr>
          <w:u w:val="single"/>
        </w:rPr>
        <w:t>Kontrakten:</w:t>
      </w:r>
    </w:p>
    <w:p w14:paraId="584FC202" w14:textId="77777777" w:rsidR="00EB402E" w:rsidRPr="00736DC7" w:rsidRDefault="00EB402E" w:rsidP="003F4C8A">
      <w:pPr>
        <w:spacing w:line="276" w:lineRule="auto"/>
      </w:pPr>
    </w:p>
    <w:p w14:paraId="2B4B62FD" w14:textId="77777777" w:rsidR="00736DC7" w:rsidRDefault="00736DC7" w:rsidP="00554527">
      <w:pPr>
        <w:pStyle w:val="Opstilling-talellerbogst"/>
        <w:numPr>
          <w:ilvl w:val="1"/>
          <w:numId w:val="45"/>
        </w:numPr>
        <w:spacing w:line="276" w:lineRule="auto"/>
        <w:contextualSpacing w:val="0"/>
      </w:pPr>
      <w:bookmarkStart w:id="112" w:name="_Toc75185454"/>
      <w:r>
        <w:t xml:space="preserve">Kontraktens punkt 5.8. (Audit)</w:t>
      </w:r>
    </w:p>
    <w:p w14:paraId="062155F6" w14:textId="69F2BFD3" w:rsidR="00736DC7" w:rsidRDefault="00736DC7" w:rsidP="00554527">
      <w:pPr>
        <w:pStyle w:val="Opstilling-talellerbogst"/>
        <w:numPr>
          <w:ilvl w:val="1"/>
          <w:numId w:val="45"/>
        </w:numPr>
        <w:spacing w:line="276" w:lineRule="auto"/>
        <w:contextualSpacing w:val="0"/>
      </w:pPr>
      <w:r>
        <w:t>Kontraktens punkt 17.2 (Bod). Der kan kun tages eventuelt forbehold over for bodsstørrelserne.</w:t>
      </w:r>
    </w:p>
    <w:p w14:paraId="47EB6DDF" w14:textId="7CD0D38C" w:rsidR="00736DC7" w:rsidRDefault="00736DC7" w:rsidP="00554527">
      <w:pPr>
        <w:pStyle w:val="Opstilling-talellerbogst"/>
        <w:numPr>
          <w:ilvl w:val="1"/>
          <w:numId w:val="45"/>
        </w:numPr>
        <w:spacing w:line="276" w:lineRule="auto"/>
        <w:contextualSpacing w:val="0"/>
      </w:pPr>
      <w:r>
        <w:t xml:space="preserve">Kontraktens punkt 21 (Erstatning og forsikring). Der kan kun tages eventuelt forbehold over for størrelsen af erstatningsmaksimum, som er fastsat til leverancevederlaget.</w:t>
      </w:r>
    </w:p>
    <w:p w14:paraId="2DE2E3FF" w14:textId="77777777" w:rsidR="00736DC7" w:rsidRDefault="00736DC7" w:rsidP="00554527">
      <w:pPr>
        <w:pStyle w:val="Opstilling-talellerbogst"/>
        <w:numPr>
          <w:ilvl w:val="1"/>
          <w:numId w:val="45"/>
        </w:numPr>
        <w:spacing w:line="276" w:lineRule="auto"/>
        <w:contextualSpacing w:val="0"/>
      </w:pPr>
      <w:r>
        <w:t>Kontraktens punkt 23 (Rettigheder til Programmel og Dokumentation)</w:t>
      </w:r>
    </w:p>
    <w:p w14:paraId="33822C22" w14:textId="77777777" w:rsidR="00EB402E" w:rsidRPr="00B04C6C" w:rsidRDefault="00EB402E" w:rsidP="003F4C8A">
      <w:pPr>
        <w:pStyle w:val="Overskrift2"/>
        <w:spacing w:line="276" w:lineRule="auto"/>
      </w:pPr>
      <w:bookmarkStart w:id="113" w:name="_Toc240975451"/>
      <w:r>
        <w:t>Evalueringsmetode</w:t>
      </w:r>
      <w:bookmarkEnd w:id="112"/>
      <w:bookmarkEnd w:id="113"/>
      <w:r>
        <w:t xml:space="preserve"> </w:t>
      </w:r>
    </w:p>
    <w:p w14:paraId="14944FEE" w14:textId="77777777" w:rsidR="003F4C8A" w:rsidRDefault="003F4C8A" w:rsidP="003F4C8A">
      <w:pPr>
        <w:spacing w:line="276" w:lineRule="auto"/>
      </w:pPr>
    </w:p>
    <w:p w14:paraId="23E3E0DB" w14:textId="06375A6A" w:rsidR="00EB402E" w:rsidRPr="000873D9" w:rsidRDefault="00EB402E" w:rsidP="003F4C8A">
      <w:pPr>
        <w:spacing w:line="276" w:lineRule="auto"/>
      </w:pPr>
      <w:r>
        <w:t>Evaluering af de modtagne konditionsmæssige tilbud foretages på baggrund af ovenstående vurderingsgrundlag i overensstemmelse med ligebehandlings- og gennemsigtighedsprincippet.</w:t>
      </w:r>
    </w:p>
    <w:p w14:paraId="7835F67D" w14:textId="17CE857D" w:rsidR="00EB402E" w:rsidRPr="000B4F7B" w:rsidRDefault="00EB402E" w:rsidP="003F4C8A">
      <w:pPr>
        <w:pStyle w:val="Overskrift3"/>
        <w:spacing w:line="276" w:lineRule="auto"/>
        <w:rPr>
          <w:caps w:val="0"/>
        </w:rPr>
      </w:pPr>
      <w:bookmarkStart w:id="114" w:name="_Toc447221093"/>
      <w:bookmarkStart w:id="115" w:name="_Toc510514914"/>
      <w:bookmarkStart w:id="116" w:name="_Toc459725100"/>
      <w:bookmarkStart w:id="117" w:name="_Toc531005091"/>
      <w:bookmarkStart w:id="118" w:name="_Toc75185455"/>
      <w:r>
        <w:rPr>
          <w:caps w:val="0"/>
        </w:rPr>
        <w:t xml:space="preserve">Evalueringsmetode for underkriteriet </w:t>
      </w:r>
      <w:commentRangeStart w:id="119"/>
      <w:r>
        <w:rPr>
          <w:caps w:val="0"/>
        </w:rPr>
        <w:t>”Pris</w:t>
      </w:r>
      <w:bookmarkEnd w:id="114"/>
      <w:r>
        <w:rPr>
          <w:caps w:val="0"/>
        </w:rPr>
        <w:t>”</w:t>
      </w:r>
      <w:bookmarkEnd w:id="115"/>
      <w:bookmarkEnd w:id="116"/>
      <w:bookmarkEnd w:id="117"/>
      <w:bookmarkEnd w:id="118"/>
      <w:commentRangeEnd w:id="119"/>
      <w:r>
        <w:rPr>
          <w:rStyle w:val="Kommentarhenvisning"/>
          <w:caps w:val="0"/>
          <w:sz w:val="18"/>
          <w:szCs w:val="18"/>
        </w:rPr>
        <w:commentReference w:id="119"/>
      </w:r>
    </w:p>
    <w:p w14:paraId="493E1DCF" w14:textId="77777777" w:rsidR="00EB402E" w:rsidRPr="000873D9" w:rsidRDefault="00EB402E" w:rsidP="003F4C8A">
      <w:pPr>
        <w:spacing w:line="276" w:lineRule="auto"/>
        <w:rPr>
          <w:b/>
          <w:color w:val="FF0000"/>
          <w:highlight w:val="yellow"/>
        </w:rPr>
      </w:pPr>
    </w:p>
    <w:p w14:paraId="742007A0" w14:textId="77777777" w:rsidR="004C6C6B" w:rsidRDefault="004C6C6B" w:rsidP="004C6C6B">
      <w:r>
        <w:t xml:space="preserve">Evalueringen af underkriteriet ”Pris” foretages ud fra den samlede tilbudstekniske pris.</w:t>
      </w:r>
    </w:p>
    <w:p w14:paraId="0BD18628" w14:textId="77777777" w:rsidR="004C6C6B" w:rsidRDefault="004C6C6B" w:rsidP="004C6C6B"/>
    <w:p w14:paraId="001457EB" w14:textId="77777777" w:rsidR="004C6C6B" w:rsidRPr="000873D9" w:rsidRDefault="004C6C6B" w:rsidP="004C6C6B">
      <w:r>
        <w:t xml:space="preserve">Der tildeles points for underkriteriet ”Pris” ved brug af en lineær pointmodel, hvor point tildeles på en skala fra 0-8, og hvor 8 er maksimumpoint.</w:t>
      </w:r>
    </w:p>
    <w:p w14:paraId="277D8C5E" w14:textId="77777777" w:rsidR="004C6C6B" w:rsidRDefault="004C6C6B" w:rsidP="004C6C6B"/>
    <w:p w14:paraId="167EBC42" w14:textId="77777777" w:rsidR="004C6C6B" w:rsidRDefault="004C6C6B" w:rsidP="004C6C6B">
      <w:r>
        <w:t xml:space="preserve">Det konditionsmæssige tilbud med den laveste tilbudssum tildeles således maksimumpoint (8). Tilbudssummer, der er </w:t>
      </w:r>
      <w:r>
        <w:rPr>
          <w:highlight w:val="lightGray"/>
        </w:rPr>
        <w:t>100 %</w:t>
      </w:r>
      <w:r>
        <w:t xml:space="preserve"> højere end laveste tilbudssum, tildeles 0 point. De resterende tilbud gives point ud fra lineær interpolation mellem disse 2 yderpunkter. </w:t>
      </w:r>
    </w:p>
    <w:p w14:paraId="1708E361" w14:textId="77777777" w:rsidR="004C6C6B" w:rsidRDefault="004C6C6B" w:rsidP="004C6C6B"/>
    <w:p w14:paraId="4B07CAF1" w14:textId="77777777" w:rsidR="004C6C6B" w:rsidRDefault="004C6C6B" w:rsidP="004C6C6B">
      <w:r>
        <w:t>Den lineære pointmodel kan angives ved følgende formel:</w:t>
      </w:r>
    </w:p>
    <w:p w14:paraId="05015D11" w14:textId="77777777" w:rsidR="004C6C6B" w:rsidRDefault="004C6C6B" w:rsidP="004C6C6B">
      <w:pPr>
        <w:spacing w:line="276" w:lineRule="auto"/>
      </w:pPr>
    </w:p>
    <w:p w14:paraId="205BFCAA" w14:textId="77777777" w:rsidR="004C6C6B" w:rsidRDefault="004C6C6B" w:rsidP="004C6C6B">
      <w:pPr>
        <w:spacing w:line="276" w:lineRule="auto"/>
      </w:pPr>
      <w:r>
        <w:rPr>
          <w:noProof/>
          <w14:ligatures w14:val="standardContextual"/>
        </w:rPr>
        <mc:AlternateContent>
          <mc:Choice Requires="wps">
            <w:drawing>
              <wp:inline distT="0" distB="0" distL="0" distR="0" wp14:anchorId="42301D83" wp14:editId="4AE8FD03">
                <wp:extent cx="2657475" cy="390525"/>
                <wp:effectExtent l="0" t="0" r="0" b="0"/>
                <wp:docPr id="70827423" name="Text Box 70827423"/>
                <wp:cNvGraphicFramePr/>
                <a:graphic xmlns:a="http://schemas.openxmlformats.org/drawingml/2006/main">
                  <a:graphicData uri="http://schemas.microsoft.com/office/word/2010/wordprocessingShape">
                    <wps:wsp>
                      <wps:cNvSpPr txBox="1"/>
                      <wps:spPr>
                        <a:xfrm>
                          <a:off x="0" y="0"/>
                          <a:ext cx="2657475" cy="39052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5FEABE4" w14:textId="77777777" w:rsidR="004C6C6B" w:rsidRDefault="004C6C6B" w:rsidP="004C6C6B">
                            <w:pPr>
                              <w:rPr>
                                <w:rFonts w:ascii="Cambria Math" w:hAnsi="Cambria Math"/>
                                <w:b/>
                                <w:bCs/>
                                <w:i/>
                                <w:iCs/>
                                <w:color w:val="333333" w:themeColor="text1"/>
                                <w:sz w:val="20"/>
                                <w:szCs w:val="20"/>
                              </w:rPr>
                            </w:pPr>
                            <m:oMath>
                              <m:r>
                                <w:rPr>
                                  <w:rFonts w:ascii="Cambria Math" w:hAnsi="Cambria Math"/>
                                  <w:sz w:val="22"/>
                                  <w:szCs w:val="22"/>
                                </w:rPr>
                                <m:t>Point=8-</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8</m:t>
                                      </m:r>
                                    </m:num>
                                    <m:den>
                                      <m:r>
                                        <w:rPr>
                                          <w:rFonts w:ascii="Cambria Math" w:hAnsi="Cambria Math"/>
                                          <w:sz w:val="22"/>
                                          <w:szCs w:val="22"/>
                                        </w:rPr>
                                        <m:t>100 %</m:t>
                                      </m:r>
                                    </m:den>
                                  </m:f>
                                </m:e>
                              </m:d>
                              <m:r>
                                <w:rPr>
                                  <w:rFonts w:ascii="Cambria Math" w:hAnsi="Cambria Math"/>
                                  <w:sz w:val="22"/>
                                  <w:szCs w:val="22"/>
                                </w:rPr>
                                <m:t xml:space="preserve"> x </m:t>
                              </m:r>
                              <m:f>
                                <m:fPr>
                                  <m:ctrlPr>
                                    <w:rPr>
                                      <w:rFonts w:ascii="Cambria Math" w:hAnsi="Cambria Math"/>
                                      <w:i/>
                                      <w:sz w:val="22"/>
                                      <w:szCs w:val="22"/>
                                    </w:rPr>
                                  </m:ctrlPr>
                                </m:fPr>
                                <m:num>
                                  <m:r>
                                    <w:rPr>
                                      <w:rFonts w:ascii="Cambria Math" w:hAnsi="Cambria Math"/>
                                      <w:sz w:val="22"/>
                                      <w:szCs w:val="22"/>
                                    </w:rPr>
                                    <m:t>Pris-laveste pris</m:t>
                                  </m:r>
                                </m:num>
                                <m:den>
                                  <m:r>
                                    <w:rPr>
                                      <w:rFonts w:ascii="Cambria Math" w:hAnsi="Cambria Math"/>
                                      <w:sz w:val="22"/>
                                      <w:szCs w:val="22"/>
                                    </w:rPr>
                                    <m:t>laveste pris</m:t>
                                  </m:r>
                                </m:den>
                              </m:f>
                            </m:oMath>
                            <w:r>
                              <w:rPr>
                                <w:rFonts w:asciiTheme="minorHAnsi" w:hAnsi="Calibri"/>
                                <w:b/>
                                <w:bCs/>
                                <w:i/>
                                <w:iCs/>
                                <w:color w:val="333333" w:themeColor="text1"/>
                                <w:sz w:val="20"/>
                                <w:szCs w:val="20"/>
                                <w:lang w:val="en-US"/>
                              </w:rPr>
                              <w:t xml:space="preserve">  </w:t>
                            </w:r>
                          </w:p>
                        </w:txbxContent>
                      </wps:txbx>
                      <wps:bodyPr vertOverflow="clip" horzOverflow="clip" wrap="square" rtlCol="0" anchor="t">
                        <a:noAutofit/>
                      </wps:bodyPr>
                    </wps:wsp>
                  </a:graphicData>
                </a:graphic>
              </wp:inline>
            </w:drawing>
          </mc:Choice>
          <mc:Fallback>
            <w:pict>
              <v:shape w14:anchorId="42301D83" id="Text Box 70827423" o:spid="_x0000_s1029" type="#_x0000_t202" style="width:209.25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QJWK7wEAAC8EAAAOAAAAZHJzL2Uyb0RvYy54bWysU01vEzEQvSPxHyzfyW4DaWmUTQWtygXR isIPcLx21pLtMWMnu+HXM/YmG9Seirh41+P5ePPezOpmcJbtFUYDvuEXs5oz5SW0xm8b/vPH/buP nMUkfCsseNXwg4r8Zv32zaoPSzWHDmyrkFESH5d9aHiXUlhWVZSdciLOIChPjxrQiURX3FYtip6y O1vN6/qy6gHbgCBVjGS9Gx/5uuTXWsn0oHVUidmGE7ZUTiznJp/VeiWWWxShM/IIQ/wDCieMp6JT qjuRBNuheZHKGYkQQaeZBFeB1kaq0gN1c1E/6+apE0GVXoicGCaa4v9LK7/tn8IjsjR8hoEEzIT0 IS4jGXM/g0aXv4SU0TtReJhoU0Nikozzy8XVh6sFZ5Le3l/Xi/kip6nO0QFj+qLAsfzTcCRZClti /zWm0fXkkot5uDfWZvsZSvlLB6uyg/XflWamLYiyIUrcbm4tslFamj1CehKYgJSA7Kgp8StjjyE5 WpWJemX8FFTqg09TvDMesBBR5l3lBvaCJjUNRQgCrkf/ExUjAZmLNGwGYoAIP0m2gfZAStIypgc6 tIW+4dKawFkH+Pu5raehb3j8tROoOMNkb2HcEeEl+ROIgszDp10CbYpMufBY5giIprIIfdygPPZ/ 34vXec/XfwAAAP//AwBQSwMEFAAGAAgAAAAhAFvLGSXZAAAABAEAAA8AAABkcnMvZG93bnJldi54 bWxMj0FLw0AQhe+C/2EZwZudjTSlxmyKKF4VWxW8TbPTJJidDdltE/+9qxe9DDze471vys3senXi MXReDGQLDYql9raTxsDr7vFqDSpEEku9FzbwxQE21flZSYX1k7zwaRsblUokFGSgjXEoEEPdsqOw 8ANL8g5+dBSTHBu0I02p3PV4rfUKHXWSFloa+L7l+nN7dAbeng4f70v93Dy4fJj8rFHcDRpzeTHf 3YKKPMe/MPzgJ3SoEtPeH8UG1RtIj8Tfm7xlts5B7Q2sshywKvE/fPUNAAD//wMAUEsBAi0AFAAG AAgAAAAhALaDOJL+AAAA4QEAABMAAAAAAAAAAAAAAAAAAAAAAFtDb250ZW50X1R5cGVzXS54bWxQ SwECLQAUAAYACAAAACEAOP0h/9YAAACUAQAACwAAAAAAAAAAAAAAAAAvAQAAX3JlbHMvLnJlbHNQ SwECLQAUAAYACAAAACEA8ECViu8BAAAvBAAADgAAAAAAAAAAAAAAAAAuAgAAZHJzL2Uyb0RvYy54 bWxQSwECLQAUAAYACAAAACEAW8sZJdkAAAAEAQAADwAAAAAAAAAAAAAAAABJBAAAZHJzL2Rvd25y ZXYueG1sUEsFBgAAAAAEAAQA8wAAAE8FAAAAAA== " filled="f" stroked="f">
                <v:textbox>
                  <w:txbxContent>
                    <w:p w14:paraId="35FEABE4" w14:textId="77777777" w:rsidR="004C6C6B" w:rsidRDefault="004C6C6B" w:rsidP="004C6C6B">
                      <w:pPr>
                        <w:rPr>
                          <w:rFonts w:ascii="Cambria Math" w:hAnsi="Cambria Math"/>
                          <w:b/>
                          <w:bCs/>
                          <w:i/>
                          <w:iCs/>
                          <w:color w:val="333333" w:themeColor="text1"/>
                          <w:sz w:val="20"/>
                          <w:szCs w:val="20"/>
                        </w:rPr>
                      </w:pPr>
                      <m:oMath>
                        <m:r>
                          <w:rPr>
                            <w:rFonts w:ascii="Cambria Math" w:hAnsi="Cambria Math"/>
                            <w:sz w:val="22"/>
                            <w:szCs w:val="22"/>
                          </w:rPr>
                          <m:t>Point=8-</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8</m:t>
                                </m:r>
                              </m:num>
                              <m:den>
                                <m:r>
                                  <w:rPr>
                                    <w:rFonts w:ascii="Cambria Math" w:hAnsi="Cambria Math"/>
                                    <w:sz w:val="22"/>
                                    <w:szCs w:val="22"/>
                                  </w:rPr>
                                  <m:t>100 %</m:t>
                                </m:r>
                              </m:den>
                            </m:f>
                          </m:e>
                        </m:d>
                        <m:r>
                          <w:rPr>
                            <w:rFonts w:ascii="Cambria Math" w:hAnsi="Cambria Math"/>
                            <w:sz w:val="22"/>
                            <w:szCs w:val="22"/>
                          </w:rPr>
                          <m:t xml:space="preserve"> x </m:t>
                        </m:r>
                        <m:f>
                          <m:fPr>
                            <m:ctrlPr>
                              <w:rPr>
                                <w:rFonts w:ascii="Cambria Math" w:hAnsi="Cambria Math"/>
                                <w:i/>
                                <w:sz w:val="22"/>
                                <w:szCs w:val="22"/>
                              </w:rPr>
                            </m:ctrlPr>
                          </m:fPr>
                          <m:num>
                            <m:r>
                              <w:rPr>
                                <w:rFonts w:ascii="Cambria Math" w:hAnsi="Cambria Math"/>
                                <w:sz w:val="22"/>
                                <w:szCs w:val="22"/>
                              </w:rPr>
                              <m:t>Pris-laveste pris</m:t>
                            </m:r>
                          </m:num>
                          <m:den>
                            <m:r>
                              <w:rPr>
                                <w:rFonts w:ascii="Cambria Math" w:hAnsi="Cambria Math"/>
                                <w:sz w:val="22"/>
                                <w:szCs w:val="22"/>
                              </w:rPr>
                              <m:t>laveste pris</m:t>
                            </m:r>
                          </m:den>
                        </m:f>
                      </m:oMath>
                      <w:r>
                        <w:rPr>
                          <w:rFonts w:asciiTheme="minorHAnsi" w:hAnsi="Calibri"/>
                          <w:b/>
                          <w:bCs/>
                          <w:i/>
                          <w:iCs/>
                          <w:color w:val="333333" w:themeColor="text1"/>
                          <w:sz w:val="20"/>
                          <w:szCs w:val="20"/>
                          <w:lang w:val="en-US"/>
                        </w:rPr>
                        <w:t xml:space="preserve">  </w:t>
                      </w:r>
                    </w:p>
                  </w:txbxContent>
                </v:textbox>
                <w10:anchorlock/>
              </v:shape>
            </w:pict>
          </mc:Fallback>
        </mc:AlternateContent>
      </w:r>
    </w:p>
    <w:p w14:paraId="7C11747C" w14:textId="77777777" w:rsidR="004C6C6B" w:rsidRDefault="004C6C6B" w:rsidP="004C6C6B">
      <w:r>
        <w:t xml:space="preserve">Point angives med to decimaler. </w:t>
      </w:r>
    </w:p>
    <w:p w14:paraId="44AEBE6B" w14:textId="77777777" w:rsidR="004C6C6B" w:rsidRDefault="004C6C6B" w:rsidP="004C6C6B">
      <w:pPr>
        <w:rPr>
          <w:iCs/>
        </w:rPr>
      </w:pPr>
    </w:p>
    <w:p w14:paraId="7ECBF4FF" w14:textId="7C542070" w:rsidR="004C6C6B" w:rsidRPr="00A320A6" w:rsidRDefault="004F2258" w:rsidP="004C6C6B">
      <w:pPr>
        <w:rPr>
          <w:iCs/>
          <w:u w:val="single"/>
        </w:rPr>
      </w:pPr>
      <w:r>
        <w:rPr>
          <w:iCs/>
          <w:u w:val="single"/>
        </w:rPr>
        <w:t xml:space="preserve">Sekundær model</w:t>
      </w:r>
    </w:p>
    <w:p w14:paraId="7182CA94" w14:textId="77777777" w:rsidR="004C6C6B" w:rsidRDefault="004C6C6B" w:rsidP="004C6C6B"/>
    <w:p w14:paraId="41A277FE" w14:textId="147B363B" w:rsidR="004C6C6B" w:rsidRDefault="004C6C6B" w:rsidP="004C6C6B">
      <w:r>
        <w:t xml:space="preserve">Hvis et (eller flere) konditionsmæssige tilbud indeholder tilbudssummer, der overstiger det forventede maksimale spænd på </w:t>
      </w:r>
      <w:r>
        <w:rPr>
          <w:highlight w:val="lightGray"/>
        </w:rPr>
        <w:t>100 %,</w:t>
      </w:r>
      <w:r>
        <w:t xml:space="preserve"> vil Lægemiddelstyrelsen justere pointmodellen, baseret på samme formel, men med et andet spænd. </w:t>
      </w:r>
    </w:p>
    <w:p w14:paraId="10E2183A" w14:textId="77777777" w:rsidR="004C6C6B" w:rsidRPr="00A320A6" w:rsidRDefault="004C6C6B" w:rsidP="004C6C6B"/>
    <w:p w14:paraId="4CC83173" w14:textId="77777777" w:rsidR="004C6C6B" w:rsidRPr="00C02ECE" w:rsidRDefault="004C6C6B" w:rsidP="004C6C6B">
      <w:r>
        <w:t xml:space="preserve">Spændet på </w:t>
      </w:r>
      <w:r>
        <w:rPr>
          <w:highlight w:val="lightGray"/>
        </w:rPr>
        <w:t>100 %</w:t>
      </w:r>
      <w:r>
        <w:t xml:space="preserve"> vil blive udvidet i trin på </w:t>
      </w:r>
      <w:r>
        <w:rPr>
          <w:highlight w:val="lightGray"/>
        </w:rPr>
        <w:t>5 %</w:t>
      </w:r>
      <w:r>
        <w:t xml:space="preserve"> (dvs. til 105 %, 110 %, osv.), indtil samtlige konditionsmæssige tilbudssummer kan indeholdes i spændet. I ovennævnte formel erstattes ”</w:t>
      </w:r>
      <w:r>
        <w:rPr>
          <w:highlight w:val="lightGray"/>
        </w:rPr>
        <w:t>100%”</w:t>
      </w:r>
      <w:r>
        <w:t xml:space="preserve"> således med det justerede spænd.</w:t>
      </w:r>
    </w:p>
    <w:p w14:paraId="1337BA4B" w14:textId="18E1DBFD" w:rsidR="004C6C6B" w:rsidRPr="00C02ECE" w:rsidRDefault="004C6C6B" w:rsidP="004C6C6B">
      <w:r>
        <w:lastRenderedPageBreak/>
        <w:t xml:space="preserve">Spændet vil maksimalt blive udvidet til </w:t>
      </w:r>
      <w:r>
        <w:rPr>
          <w:highlight w:val="lightGray"/>
        </w:rPr>
        <w:t xml:space="preserve">150 %.</w:t>
      </w:r>
      <w:r>
        <w:t xml:space="preserve"> Et konditionsmæssigt tilbud med en tilbudssum, der overstiger det maksimale spænd på </w:t>
      </w:r>
      <w:r>
        <w:rPr>
          <w:highlight w:val="lightGray"/>
        </w:rPr>
        <w:t xml:space="preserve">150 %,</w:t>
      </w:r>
      <w:r>
        <w:t xml:space="preserve"> vil blive tildelt 0 point. </w:t>
      </w:r>
    </w:p>
    <w:p w14:paraId="5BF292E8" w14:textId="77777777" w:rsidR="004C6C6B" w:rsidRPr="00C02ECE" w:rsidRDefault="004C6C6B" w:rsidP="004C6C6B"/>
    <w:p w14:paraId="03FAA8F3" w14:textId="77777777" w:rsidR="004C6C6B" w:rsidRPr="000873D9" w:rsidRDefault="004C6C6B" w:rsidP="004C6C6B">
      <w:r>
        <w:t xml:space="preserve">De beregnede point for underkriteriet ”Pris”, jf. ovenstående, indgår herefter i sammenstillingen med point for vurderingen af de kvalitative underkriterier. </w:t>
      </w:r>
    </w:p>
    <w:p w14:paraId="67D76FDD" w14:textId="77777777" w:rsidR="00EB402E" w:rsidRPr="000B4F7B" w:rsidRDefault="00EB402E" w:rsidP="003F4C8A">
      <w:pPr>
        <w:pStyle w:val="Overskrift3"/>
        <w:spacing w:line="276" w:lineRule="auto"/>
        <w:rPr>
          <w:caps w:val="0"/>
        </w:rPr>
      </w:pPr>
      <w:bookmarkStart w:id="120" w:name="_Toc510514915"/>
      <w:bookmarkStart w:id="121" w:name="_Toc459725101"/>
      <w:bookmarkStart w:id="122" w:name="_Toc447221094"/>
      <w:bookmarkStart w:id="123" w:name="_Toc531005092"/>
      <w:bookmarkStart w:id="124" w:name="_Toc75185456"/>
      <w:r>
        <w:rPr>
          <w:caps w:val="0"/>
        </w:rPr>
        <w:t>Evaluering af de kvalitative kriterier</w:t>
      </w:r>
      <w:bookmarkEnd w:id="120"/>
      <w:bookmarkEnd w:id="121"/>
      <w:bookmarkEnd w:id="122"/>
      <w:bookmarkEnd w:id="123"/>
      <w:bookmarkEnd w:id="124"/>
    </w:p>
    <w:p w14:paraId="4EEB51B8" w14:textId="77777777" w:rsidR="00EB402E" w:rsidRPr="000873D9" w:rsidRDefault="00EB402E" w:rsidP="003F4C8A">
      <w:pPr>
        <w:spacing w:line="276" w:lineRule="auto"/>
      </w:pPr>
    </w:p>
    <w:p w14:paraId="34AAD0EB" w14:textId="7C36B640" w:rsidR="00EB402E" w:rsidRPr="0043528C" w:rsidRDefault="00EB402E" w:rsidP="003F4C8A">
      <w:pPr>
        <w:spacing w:line="276" w:lineRule="auto"/>
      </w:pPr>
      <w:r>
        <w:t xml:space="preserve">For underkriterierne ”Kvalitet”, ”Metode og proces” og ”Vedligeholdelse, support og servicemål” foretages der for hvert af de tilhørende delkriterier en samlet vurdering af det kvalitativt tilbudte ud fra de enkelte delkriteriers evalueringsindhold. Evalueringen af det enkelte delkriterium inden for de kvalitative underkriterier resulterer således i en samlet skønsmæssig bedømmelse for hvert delkriterium. </w:t>
      </w:r>
    </w:p>
    <w:p w14:paraId="181D8F61" w14:textId="77777777" w:rsidR="00EB402E" w:rsidRPr="0043528C" w:rsidRDefault="00EB402E" w:rsidP="003F4C8A">
      <w:pPr>
        <w:spacing w:line="276" w:lineRule="auto"/>
      </w:pPr>
    </w:p>
    <w:p w14:paraId="41124512" w14:textId="21D08D6B" w:rsidR="00EB402E" w:rsidRPr="000873D9" w:rsidRDefault="00EB402E" w:rsidP="003F4C8A">
      <w:pPr>
        <w:spacing w:line="276" w:lineRule="auto"/>
      </w:pPr>
      <w:r>
        <w:t xml:space="preserve">Det er Lægemiddelstyrelsens vurdering, at eventuelle forbehold til de i Kontrakten nævnte bestemmelser ikke sagligt og objektivt kan prissættes af myndighederne. For underkriteriet ”Kontraktlige vilkår” foretages der derfor en kvalitativ vurdering fra følgende kategorisering, der anvendes som støtte for vurderingen, der resulterer i en samlet skønsmæssig bedømmelse: </w:t>
      </w:r>
    </w:p>
    <w:p w14:paraId="74F08C4B" w14:textId="77777777" w:rsidR="00EB402E" w:rsidRPr="000873D9" w:rsidRDefault="00EB402E" w:rsidP="003F4C8A">
      <w:pPr>
        <w:spacing w:line="276" w:lineRule="auto"/>
      </w:pPr>
    </w:p>
    <w:p w14:paraId="4B430165" w14:textId="77777777" w:rsidR="00EB402E" w:rsidRPr="000873D9" w:rsidRDefault="00EB402E" w:rsidP="00554527">
      <w:pPr>
        <w:pStyle w:val="Listeafsnit"/>
        <w:numPr>
          <w:ilvl w:val="0"/>
          <w:numId w:val="28"/>
        </w:numPr>
        <w:spacing w:line="276" w:lineRule="auto"/>
      </w:pPr>
      <w:r>
        <w:t xml:space="preserve">Kategori A: Væsentlig forringelse af Kundens retsstilling </w:t>
      </w:r>
    </w:p>
    <w:p w14:paraId="64996C1C" w14:textId="77777777" w:rsidR="00EB402E" w:rsidRPr="000873D9" w:rsidRDefault="00EB402E" w:rsidP="00554527">
      <w:pPr>
        <w:pStyle w:val="Listeafsnit"/>
        <w:numPr>
          <w:ilvl w:val="0"/>
          <w:numId w:val="28"/>
        </w:numPr>
        <w:spacing w:line="276" w:lineRule="auto"/>
      </w:pPr>
      <w:r>
        <w:t>Kategori B: Forringelse af Kundens retsstilling</w:t>
      </w:r>
    </w:p>
    <w:p w14:paraId="6CD56801" w14:textId="77777777" w:rsidR="00EB402E" w:rsidRPr="000873D9" w:rsidRDefault="00EB402E" w:rsidP="00554527">
      <w:pPr>
        <w:pStyle w:val="Listeafsnit"/>
        <w:numPr>
          <w:ilvl w:val="0"/>
          <w:numId w:val="28"/>
        </w:numPr>
        <w:spacing w:line="276" w:lineRule="auto"/>
      </w:pPr>
      <w:r>
        <w:t>Kategori C: Redaktionelle og/eller mindre betydende ændringer i forhold til Kundens retsstilling</w:t>
      </w:r>
    </w:p>
    <w:p w14:paraId="5203D58A" w14:textId="77777777" w:rsidR="00EB402E" w:rsidRPr="000873D9" w:rsidRDefault="00EB402E" w:rsidP="003F4C8A">
      <w:pPr>
        <w:spacing w:line="276" w:lineRule="auto"/>
      </w:pPr>
    </w:p>
    <w:p w14:paraId="7823ED9D" w14:textId="77777777" w:rsidR="00EB402E" w:rsidRPr="000873D9" w:rsidRDefault="00EB402E" w:rsidP="003F4C8A">
      <w:pPr>
        <w:spacing w:line="276" w:lineRule="auto"/>
      </w:pPr>
      <w:r>
        <w:t>På baggrund af de ovenfor angivne vurderinger foretages der herefter en samlet verbal vurdering for hvert af de kvalitative underkriterier, der således er udtryk for den samlede kvalitative evaluering for underkriteriet. Vurderingen er absolut, hvilket indebærer, at hvert tilbud vurderes særskilt i forhold til de stillede krav.</w:t>
      </w:r>
    </w:p>
    <w:p w14:paraId="155FA21D" w14:textId="77777777" w:rsidR="00EB402E" w:rsidRPr="000873D9" w:rsidRDefault="00EB402E" w:rsidP="003F4C8A">
      <w:pPr>
        <w:spacing w:line="276" w:lineRule="auto"/>
      </w:pPr>
    </w:p>
    <w:p w14:paraId="10DAF29A" w14:textId="77777777" w:rsidR="00EB402E" w:rsidRPr="000873D9" w:rsidRDefault="00EB402E" w:rsidP="003F4C8A">
      <w:pPr>
        <w:spacing w:line="276" w:lineRule="auto"/>
      </w:pPr>
      <w:r>
        <w:t>Der vil ved vurderingen blive anvendt en pointmodel, der udmønter den verbale vurdering af det enkelte underkriterium i et point.</w:t>
      </w:r>
    </w:p>
    <w:p w14:paraId="3A99BD09" w14:textId="77777777" w:rsidR="00EB402E" w:rsidRPr="000873D9" w:rsidRDefault="00EB402E" w:rsidP="003F4C8A">
      <w:pPr>
        <w:spacing w:line="276" w:lineRule="auto"/>
      </w:pPr>
    </w:p>
    <w:p w14:paraId="36F5D9DD" w14:textId="77777777" w:rsidR="00EB402E" w:rsidRPr="00582B72" w:rsidRDefault="00EB402E" w:rsidP="003F4C8A">
      <w:pPr>
        <w:spacing w:line="276" w:lineRule="auto"/>
      </w:pPr>
      <w:r>
        <w:t>Der gives således for hvert enkelt kvalitativt underkriterium et point på en skala fra 0 til 8, hvor 0 er laveste og 8 er højeste pointscore:</w:t>
      </w:r>
    </w:p>
    <w:p w14:paraId="10B3B3BA" w14:textId="77777777" w:rsidR="00EB402E" w:rsidRPr="00582B72" w:rsidRDefault="00EB402E" w:rsidP="003F4C8A">
      <w:pPr>
        <w:spacing w:line="276" w:lineRule="auto"/>
      </w:pPr>
    </w:p>
    <w:tbl>
      <w:tblPr>
        <w:tblStyle w:val="Tabel-Gitter"/>
        <w:tblW w:w="8902" w:type="dxa"/>
        <w:tblInd w:w="-5" w:type="dxa"/>
        <w:tblLayout w:type="fixed"/>
        <w:tblCellMar>
          <w:top w:w="85" w:type="dxa"/>
          <w:bottom w:w="85" w:type="dxa"/>
        </w:tblCellMar>
        <w:tblLook w:val="01E0" w:firstRow="1" w:lastRow="1" w:firstColumn="1" w:lastColumn="1" w:noHBand="0" w:noVBand="0"/>
      </w:tblPr>
      <w:tblGrid>
        <w:gridCol w:w="7059"/>
        <w:gridCol w:w="1843"/>
      </w:tblGrid>
      <w:tr w:rsidR="00EB402E" w:rsidRPr="00582B72" w14:paraId="5543087D" w14:textId="77777777" w:rsidTr="001F10E5">
        <w:trPr>
          <w:tblHeader/>
        </w:trPr>
        <w:tc>
          <w:tcPr>
            <w:tcW w:w="7059" w:type="dxa"/>
            <w:shd w:val="clear" w:color="auto" w:fill="C0C0C0"/>
          </w:tcPr>
          <w:p w14:paraId="5902A223" w14:textId="77777777" w:rsidR="00EB402E" w:rsidRPr="00582B72" w:rsidRDefault="00EB402E" w:rsidP="003F4C8A">
            <w:pPr>
              <w:spacing w:line="276" w:lineRule="auto"/>
              <w:rPr>
                <w:b/>
              </w:rPr>
            </w:pPr>
            <w:r>
              <w:rPr>
                <w:b/>
              </w:rPr>
              <w:t>Vurdering af det kvalitativt tilbudte i forhold til de stillede krav</w:t>
            </w:r>
          </w:p>
        </w:tc>
        <w:tc>
          <w:tcPr>
            <w:tcW w:w="1843" w:type="dxa"/>
            <w:shd w:val="clear" w:color="auto" w:fill="C0C0C0"/>
          </w:tcPr>
          <w:p w14:paraId="55130210" w14:textId="77777777" w:rsidR="00EB402E" w:rsidRPr="00582B72" w:rsidRDefault="00EB402E" w:rsidP="00736F9E">
            <w:pPr>
              <w:spacing w:line="276" w:lineRule="auto"/>
              <w:jc w:val="center"/>
              <w:rPr>
                <w:b/>
              </w:rPr>
            </w:pPr>
            <w:r>
              <w:rPr>
                <w:b/>
              </w:rPr>
              <w:t>Point</w:t>
            </w:r>
          </w:p>
        </w:tc>
      </w:tr>
      <w:tr w:rsidR="00EB402E" w:rsidRPr="00582B72" w14:paraId="79319C02" w14:textId="77777777" w:rsidTr="001F10E5">
        <w:tc>
          <w:tcPr>
            <w:tcW w:w="7059" w:type="dxa"/>
          </w:tcPr>
          <w:p w14:paraId="07A973BD" w14:textId="77777777" w:rsidR="00EB402E" w:rsidRPr="00582B72" w:rsidRDefault="00EB402E" w:rsidP="003F4C8A">
            <w:pPr>
              <w:spacing w:line="276" w:lineRule="auto"/>
            </w:pPr>
            <w:r>
              <w:rPr>
                <w:b/>
                <w:bCs/>
              </w:rPr>
              <w:t>Bedst mulige opfyldelse af kriteriet</w:t>
            </w:r>
          </w:p>
        </w:tc>
        <w:tc>
          <w:tcPr>
            <w:tcW w:w="1843" w:type="dxa"/>
            <w:vAlign w:val="center"/>
          </w:tcPr>
          <w:p w14:paraId="0AC9C25A" w14:textId="77777777" w:rsidR="00EB402E" w:rsidRPr="00582B72" w:rsidRDefault="00EB402E" w:rsidP="00736F9E">
            <w:pPr>
              <w:spacing w:line="276" w:lineRule="auto"/>
              <w:jc w:val="center"/>
              <w:rPr>
                <w:b/>
              </w:rPr>
            </w:pPr>
            <w:r>
              <w:rPr>
                <w:b/>
              </w:rPr>
              <w:t>8</w:t>
            </w:r>
          </w:p>
        </w:tc>
      </w:tr>
      <w:tr w:rsidR="00EB402E" w:rsidRPr="00582B72" w14:paraId="64079815" w14:textId="77777777" w:rsidTr="001F10E5">
        <w:tc>
          <w:tcPr>
            <w:tcW w:w="7059" w:type="dxa"/>
          </w:tcPr>
          <w:p w14:paraId="7F3AE418" w14:textId="77777777" w:rsidR="00EB402E" w:rsidRPr="00582B72" w:rsidRDefault="00EB402E" w:rsidP="003F4C8A">
            <w:pPr>
              <w:spacing w:line="276" w:lineRule="auto"/>
            </w:pPr>
            <w:r>
              <w:rPr>
                <w:b/>
                <w:bCs/>
              </w:rPr>
              <w:t>Glimrende opfyldelse af kriteriet</w:t>
            </w:r>
          </w:p>
        </w:tc>
        <w:tc>
          <w:tcPr>
            <w:tcW w:w="1843" w:type="dxa"/>
            <w:vAlign w:val="center"/>
          </w:tcPr>
          <w:p w14:paraId="114D782A" w14:textId="77777777" w:rsidR="00EB402E" w:rsidRPr="00582B72" w:rsidRDefault="00EB402E" w:rsidP="00736F9E">
            <w:pPr>
              <w:spacing w:line="276" w:lineRule="auto"/>
              <w:jc w:val="center"/>
              <w:rPr>
                <w:b/>
              </w:rPr>
            </w:pPr>
            <w:r>
              <w:rPr>
                <w:b/>
              </w:rPr>
              <w:t>7</w:t>
            </w:r>
          </w:p>
        </w:tc>
      </w:tr>
      <w:tr w:rsidR="00EB402E" w:rsidRPr="00582B72" w14:paraId="0067B0ED" w14:textId="77777777" w:rsidTr="001F10E5">
        <w:tc>
          <w:tcPr>
            <w:tcW w:w="7059" w:type="dxa"/>
          </w:tcPr>
          <w:p w14:paraId="126239A5" w14:textId="77777777" w:rsidR="00EB402E" w:rsidRPr="00582B72" w:rsidRDefault="00EB402E" w:rsidP="003F4C8A">
            <w:pPr>
              <w:spacing w:line="276" w:lineRule="auto"/>
            </w:pPr>
            <w:r>
              <w:rPr>
                <w:b/>
                <w:bCs/>
              </w:rPr>
              <w:t>God opfyldelse af kriteriet</w:t>
            </w:r>
          </w:p>
        </w:tc>
        <w:tc>
          <w:tcPr>
            <w:tcW w:w="1843" w:type="dxa"/>
            <w:vAlign w:val="center"/>
          </w:tcPr>
          <w:p w14:paraId="5D4A2484" w14:textId="77777777" w:rsidR="00EB402E" w:rsidRPr="00582B72" w:rsidRDefault="00EB402E" w:rsidP="00736F9E">
            <w:pPr>
              <w:spacing w:line="276" w:lineRule="auto"/>
              <w:jc w:val="center"/>
              <w:rPr>
                <w:b/>
              </w:rPr>
            </w:pPr>
            <w:r>
              <w:rPr>
                <w:b/>
              </w:rPr>
              <w:t>6</w:t>
            </w:r>
          </w:p>
        </w:tc>
      </w:tr>
      <w:tr w:rsidR="00EB402E" w:rsidRPr="00582B72" w14:paraId="622B11C5" w14:textId="77777777" w:rsidTr="001F10E5">
        <w:tc>
          <w:tcPr>
            <w:tcW w:w="7059" w:type="dxa"/>
          </w:tcPr>
          <w:p w14:paraId="24FB26D3" w14:textId="77777777" w:rsidR="00EB402E" w:rsidRPr="00582B72" w:rsidRDefault="00EB402E" w:rsidP="003F4C8A">
            <w:pPr>
              <w:spacing w:line="276" w:lineRule="auto"/>
            </w:pPr>
            <w:r>
              <w:rPr>
                <w:b/>
                <w:bCs/>
              </w:rPr>
              <w:t>Over middel opfyldelse af kriteriet</w:t>
            </w:r>
          </w:p>
        </w:tc>
        <w:tc>
          <w:tcPr>
            <w:tcW w:w="1843" w:type="dxa"/>
            <w:vAlign w:val="center"/>
          </w:tcPr>
          <w:p w14:paraId="520D455E" w14:textId="77777777" w:rsidR="00EB402E" w:rsidRPr="00582B72" w:rsidRDefault="00EB402E" w:rsidP="00736F9E">
            <w:pPr>
              <w:spacing w:line="276" w:lineRule="auto"/>
              <w:jc w:val="center"/>
              <w:rPr>
                <w:b/>
              </w:rPr>
            </w:pPr>
            <w:r>
              <w:rPr>
                <w:b/>
              </w:rPr>
              <w:t>5</w:t>
            </w:r>
          </w:p>
        </w:tc>
      </w:tr>
      <w:tr w:rsidR="00EB402E" w:rsidRPr="00582B72" w14:paraId="691715F6" w14:textId="77777777" w:rsidTr="001F10E5">
        <w:tc>
          <w:tcPr>
            <w:tcW w:w="7059" w:type="dxa"/>
          </w:tcPr>
          <w:p w14:paraId="29559E9D" w14:textId="48F7AF27" w:rsidR="00EB402E" w:rsidRPr="00582B72" w:rsidRDefault="00EB402E" w:rsidP="003F4C8A">
            <w:pPr>
              <w:spacing w:line="276" w:lineRule="auto"/>
            </w:pPr>
            <w:r>
              <w:rPr>
                <w:b/>
                <w:bCs/>
              </w:rPr>
              <w:t>Middel opfyldelse af kriteriet</w:t>
            </w:r>
          </w:p>
        </w:tc>
        <w:tc>
          <w:tcPr>
            <w:tcW w:w="1843" w:type="dxa"/>
            <w:vAlign w:val="center"/>
          </w:tcPr>
          <w:p w14:paraId="54B2C407" w14:textId="77777777" w:rsidR="00EB402E" w:rsidRPr="00582B72" w:rsidRDefault="00EB402E" w:rsidP="00736F9E">
            <w:pPr>
              <w:spacing w:line="276" w:lineRule="auto"/>
              <w:jc w:val="center"/>
              <w:rPr>
                <w:b/>
              </w:rPr>
            </w:pPr>
            <w:r>
              <w:rPr>
                <w:b/>
              </w:rPr>
              <w:t>4</w:t>
            </w:r>
          </w:p>
        </w:tc>
      </w:tr>
      <w:tr w:rsidR="00EB402E" w:rsidRPr="00582B72" w14:paraId="046CD38E" w14:textId="77777777" w:rsidTr="001F10E5">
        <w:tc>
          <w:tcPr>
            <w:tcW w:w="7059" w:type="dxa"/>
          </w:tcPr>
          <w:p w14:paraId="35B25AE8" w14:textId="77777777" w:rsidR="00EB402E" w:rsidRPr="00582B72" w:rsidRDefault="00EB402E" w:rsidP="003F4C8A">
            <w:pPr>
              <w:spacing w:line="276" w:lineRule="auto"/>
            </w:pPr>
            <w:r>
              <w:rPr>
                <w:b/>
                <w:bCs/>
              </w:rPr>
              <w:t>Under middel opfyldelse af kriteriet</w:t>
            </w:r>
          </w:p>
        </w:tc>
        <w:tc>
          <w:tcPr>
            <w:tcW w:w="1843" w:type="dxa"/>
            <w:vAlign w:val="center"/>
          </w:tcPr>
          <w:p w14:paraId="16563646" w14:textId="77777777" w:rsidR="00EB402E" w:rsidRPr="00582B72" w:rsidRDefault="00EB402E" w:rsidP="00736F9E">
            <w:pPr>
              <w:spacing w:line="276" w:lineRule="auto"/>
              <w:jc w:val="center"/>
              <w:rPr>
                <w:b/>
              </w:rPr>
            </w:pPr>
            <w:r>
              <w:rPr>
                <w:b/>
              </w:rPr>
              <w:t>3</w:t>
            </w:r>
          </w:p>
        </w:tc>
      </w:tr>
      <w:tr w:rsidR="00EB402E" w:rsidRPr="00582B72" w14:paraId="23A5F2B4" w14:textId="77777777" w:rsidTr="001F10E5">
        <w:tc>
          <w:tcPr>
            <w:tcW w:w="7059" w:type="dxa"/>
          </w:tcPr>
          <w:p w14:paraId="5DFCA3EF" w14:textId="77777777" w:rsidR="00EB402E" w:rsidRPr="00582B72" w:rsidRDefault="00EB402E" w:rsidP="003F4C8A">
            <w:pPr>
              <w:spacing w:line="276" w:lineRule="auto"/>
            </w:pPr>
            <w:r>
              <w:rPr>
                <w:b/>
                <w:bCs/>
              </w:rPr>
              <w:t>Mindre tilfredsstillende opfyldelse af kriteriet</w:t>
            </w:r>
          </w:p>
        </w:tc>
        <w:tc>
          <w:tcPr>
            <w:tcW w:w="1843" w:type="dxa"/>
            <w:vAlign w:val="center"/>
          </w:tcPr>
          <w:p w14:paraId="4029EE40" w14:textId="77777777" w:rsidR="00EB402E" w:rsidRPr="00582B72" w:rsidRDefault="00EB402E" w:rsidP="00736F9E">
            <w:pPr>
              <w:spacing w:line="276" w:lineRule="auto"/>
              <w:jc w:val="center"/>
              <w:rPr>
                <w:b/>
              </w:rPr>
            </w:pPr>
            <w:r>
              <w:rPr>
                <w:b/>
              </w:rPr>
              <w:t>2</w:t>
            </w:r>
          </w:p>
        </w:tc>
      </w:tr>
      <w:tr w:rsidR="00EB402E" w:rsidRPr="00582B72" w14:paraId="301E467B" w14:textId="77777777" w:rsidTr="001F10E5">
        <w:tc>
          <w:tcPr>
            <w:tcW w:w="7059" w:type="dxa"/>
          </w:tcPr>
          <w:p w14:paraId="305CBAFC" w14:textId="77777777" w:rsidR="00EB402E" w:rsidRPr="00582B72" w:rsidRDefault="00EB402E" w:rsidP="003F4C8A">
            <w:pPr>
              <w:spacing w:line="276" w:lineRule="auto"/>
            </w:pPr>
            <w:r>
              <w:rPr>
                <w:b/>
                <w:bCs/>
              </w:rPr>
              <w:t>Ringe opfyldelse af kriteriet</w:t>
            </w:r>
          </w:p>
        </w:tc>
        <w:tc>
          <w:tcPr>
            <w:tcW w:w="1843" w:type="dxa"/>
            <w:vAlign w:val="center"/>
          </w:tcPr>
          <w:p w14:paraId="707E15FC" w14:textId="77777777" w:rsidR="00EB402E" w:rsidRPr="00582B72" w:rsidRDefault="00EB402E" w:rsidP="00736F9E">
            <w:pPr>
              <w:spacing w:line="276" w:lineRule="auto"/>
              <w:jc w:val="center"/>
              <w:rPr>
                <w:b/>
              </w:rPr>
            </w:pPr>
            <w:r>
              <w:rPr>
                <w:b/>
              </w:rPr>
              <w:t>1</w:t>
            </w:r>
          </w:p>
        </w:tc>
      </w:tr>
      <w:tr w:rsidR="00EB402E" w:rsidRPr="00582B72" w14:paraId="49930B53" w14:textId="77777777" w:rsidTr="001F10E5">
        <w:tc>
          <w:tcPr>
            <w:tcW w:w="7059" w:type="dxa"/>
          </w:tcPr>
          <w:p w14:paraId="14829FBF" w14:textId="77777777" w:rsidR="00EB402E" w:rsidRPr="00582B72" w:rsidRDefault="00EB402E" w:rsidP="003F4C8A">
            <w:pPr>
              <w:spacing w:line="276" w:lineRule="auto"/>
            </w:pPr>
            <w:r>
              <w:rPr>
                <w:b/>
                <w:bCs/>
              </w:rPr>
              <w:t>Dårlig opfyldelse af kriteriet (men konditionsmæssigt tilbud)</w:t>
            </w:r>
          </w:p>
        </w:tc>
        <w:tc>
          <w:tcPr>
            <w:tcW w:w="1843" w:type="dxa"/>
            <w:vAlign w:val="center"/>
          </w:tcPr>
          <w:p w14:paraId="72372BAA" w14:textId="77777777" w:rsidR="00EB402E" w:rsidRPr="00582B72" w:rsidRDefault="00EB402E" w:rsidP="00736F9E">
            <w:pPr>
              <w:spacing w:line="276" w:lineRule="auto"/>
              <w:jc w:val="center"/>
              <w:rPr>
                <w:b/>
              </w:rPr>
            </w:pPr>
            <w:r>
              <w:rPr>
                <w:b/>
              </w:rPr>
              <w:t>0</w:t>
            </w:r>
          </w:p>
        </w:tc>
      </w:tr>
    </w:tbl>
    <w:p w14:paraId="29263EA7" w14:textId="77777777" w:rsidR="00EB402E" w:rsidRPr="00582B72" w:rsidRDefault="00EB402E" w:rsidP="003F4C8A">
      <w:pPr>
        <w:spacing w:line="276" w:lineRule="auto"/>
      </w:pPr>
    </w:p>
    <w:p w14:paraId="3B3E5BCB" w14:textId="77777777" w:rsidR="00EB402E" w:rsidRPr="000873D9" w:rsidRDefault="00EB402E" w:rsidP="003F4C8A">
      <w:pPr>
        <w:spacing w:line="276" w:lineRule="auto"/>
      </w:pPr>
      <w:r>
        <w:lastRenderedPageBreak/>
        <w:t xml:space="preserve">For hvert af de til et underkriterium hørende delkriterier er der foretaget en samlet vurdering af det kvalitativt tilbudte indenfor delkriteriet. Evalueringen af det enkelte delkriterium resulterer således i en samlet skønsmæssig bedømmelse på baggrund af vurderingerne af delkriterierne, der udmønter sig i en samlet pointtildeling for underkriteriet. </w:t>
      </w:r>
    </w:p>
    <w:p w14:paraId="62544D64" w14:textId="77777777" w:rsidR="00EB402E" w:rsidRPr="000873D9" w:rsidRDefault="00EB402E" w:rsidP="003F4C8A">
      <w:pPr>
        <w:spacing w:line="276" w:lineRule="auto"/>
      </w:pPr>
    </w:p>
    <w:p w14:paraId="5729DC94" w14:textId="77777777" w:rsidR="00EB402E" w:rsidRPr="000873D9" w:rsidRDefault="00EB402E" w:rsidP="003F4C8A">
      <w:pPr>
        <w:spacing w:line="276" w:lineRule="auto"/>
      </w:pPr>
      <w:r>
        <w:t xml:space="preserve">Den samlede vurdering af et underkriterium foretages således på baggrund af en samlet vurdering af delkriterierne, der udmøntes i den samlede kvalitative evaluering for underkriteriet. </w:t>
      </w:r>
    </w:p>
    <w:p w14:paraId="7BFFFF24" w14:textId="77777777" w:rsidR="00EB402E" w:rsidRDefault="00EB402E" w:rsidP="003F4C8A">
      <w:pPr>
        <w:spacing w:line="276" w:lineRule="auto"/>
      </w:pPr>
      <w:r>
        <w:t>Point gives i hele tal.</w:t>
      </w:r>
    </w:p>
    <w:p w14:paraId="26EBFF11" w14:textId="77777777" w:rsidR="00EB402E" w:rsidRPr="000B4F7B" w:rsidRDefault="00EB402E" w:rsidP="003F4C8A">
      <w:pPr>
        <w:pStyle w:val="Overskrift3"/>
        <w:spacing w:line="276" w:lineRule="auto"/>
        <w:rPr>
          <w:caps w:val="0"/>
        </w:rPr>
      </w:pPr>
      <w:bookmarkStart w:id="125" w:name="_Toc510514916"/>
      <w:bookmarkStart w:id="126" w:name="_Toc459725102"/>
      <w:bookmarkStart w:id="127" w:name="_Toc447221095"/>
      <w:bookmarkStart w:id="128" w:name="_Toc531005093"/>
      <w:bookmarkStart w:id="129" w:name="_Toc75185457"/>
      <w:r>
        <w:rPr>
          <w:caps w:val="0"/>
        </w:rPr>
        <w:t>Vægtning og sammenstilling af kriterier</w:t>
      </w:r>
      <w:bookmarkEnd w:id="125"/>
      <w:bookmarkEnd w:id="126"/>
      <w:bookmarkEnd w:id="127"/>
      <w:bookmarkEnd w:id="128"/>
      <w:bookmarkEnd w:id="129"/>
    </w:p>
    <w:p w14:paraId="46A4F3BC" w14:textId="77777777" w:rsidR="00EB402E" w:rsidRPr="000873D9" w:rsidRDefault="00EB402E" w:rsidP="003F4C8A">
      <w:pPr>
        <w:spacing w:line="276" w:lineRule="auto"/>
      </w:pPr>
    </w:p>
    <w:p w14:paraId="412754DB" w14:textId="77777777" w:rsidR="00EB402E" w:rsidRPr="000873D9" w:rsidRDefault="00EB402E" w:rsidP="003F4C8A">
      <w:pPr>
        <w:spacing w:line="276" w:lineRule="auto"/>
      </w:pPr>
      <w:r>
        <w:t>De tildelte point for de kvalitative underkriterier og underkriteriet pris vægtes herefter med det enkelte underkriteriums angivne vægtning ovenfor, hvorved de vægtede point fremkommer.</w:t>
      </w:r>
    </w:p>
    <w:p w14:paraId="1CEF1C12" w14:textId="77777777" w:rsidR="00EB402E" w:rsidRPr="000873D9" w:rsidRDefault="00EB402E" w:rsidP="003F4C8A">
      <w:pPr>
        <w:spacing w:line="276" w:lineRule="auto"/>
      </w:pPr>
    </w:p>
    <w:p w14:paraId="1C148F18" w14:textId="77777777" w:rsidR="00EB402E" w:rsidRDefault="00EB402E" w:rsidP="003F4C8A">
      <w:pPr>
        <w:spacing w:line="276" w:lineRule="auto"/>
      </w:pPr>
      <w:r>
        <w:t>For at identificere det økonomisk mest fordelagtige tilbud ud fra tildelingskriteriet ”bedste forhold mellem pris og kvalitet”, lægges de vægtede point sammen, hvorved tilbuddet med højeste antal vægtede point, findes, og som dermed er det tilbud, der giver det ”Bedste forhold mellem pris og kvalitet”.</w:t>
      </w:r>
    </w:p>
    <w:p w14:paraId="15184042" w14:textId="77777777" w:rsidR="00DC6DA8" w:rsidRPr="000873D9" w:rsidRDefault="00DC6DA8" w:rsidP="003F4C8A">
      <w:pPr>
        <w:spacing w:line="276" w:lineRule="auto"/>
      </w:pPr>
    </w:p>
    <w:p w14:paraId="656EC0F5" w14:textId="293AA937" w:rsidR="00C77FCF" w:rsidRDefault="00C77FCF" w:rsidP="003F4C8A">
      <w:pPr>
        <w:spacing w:line="276" w:lineRule="auto"/>
      </w:pPr>
      <w:bookmarkStart w:id="130" w:name="_Toc197842920"/>
      <w:bookmarkStart w:id="131" w:name="_Toc197927065"/>
      <w:bookmarkEnd w:id="72"/>
      <w:bookmarkEnd w:id="73"/>
    </w:p>
    <w:p w14:paraId="28F8DFFE" w14:textId="464D2CD1" w:rsidR="00086DBC" w:rsidRPr="004D561A" w:rsidRDefault="000B4F7B" w:rsidP="003F4C8A">
      <w:pPr>
        <w:pStyle w:val="Overskrift1"/>
        <w:keepLines w:val="0"/>
        <w:pageBreakBefore w:val="0"/>
        <w:suppressAutoHyphens w:val="0"/>
        <w:spacing w:after="240" w:line="276" w:lineRule="auto"/>
        <w:contextualSpacing w:val="0"/>
      </w:pPr>
      <w:bookmarkStart w:id="132" w:name="_Toc240975452"/>
      <w:r>
        <w:t xml:space="preserve">Underretning og kontraktindgåelse</w:t>
      </w:r>
      <w:bookmarkEnd w:id="132"/>
    </w:p>
    <w:p w14:paraId="6C84D80F" w14:textId="62EC5829" w:rsidR="002A2145" w:rsidRPr="004D561A" w:rsidRDefault="00211571" w:rsidP="003F4C8A">
      <w:pPr>
        <w:spacing w:line="276" w:lineRule="auto"/>
      </w:pPr>
      <w:r>
        <w:t xml:space="preserve">På baggrund af evalueringen, jf. afsnit 13, fastsætter Lægemiddelstyrelsen en frist for den tilbudsgiver, som Lægemiddelstyrelsen har til hensigt at tildele Kontrakten, til at indsende dokumentation for oplysningerne i ESPD. Efter udløbet af denne frist og forudsat dokumentationen er fyldestgørende underretter Lægemiddelstyrelsen om tildelingsbeslutningen. </w:t>
      </w:r>
    </w:p>
    <w:p w14:paraId="20095349" w14:textId="77777777" w:rsidR="002A2145" w:rsidRPr="004D561A" w:rsidRDefault="002A2145" w:rsidP="003F4C8A">
      <w:pPr>
        <w:spacing w:line="276" w:lineRule="auto"/>
      </w:pPr>
    </w:p>
    <w:p w14:paraId="41A8107F" w14:textId="33817CE9" w:rsidR="00086DBC" w:rsidRPr="004D561A" w:rsidRDefault="006C6D12" w:rsidP="003F4C8A">
      <w:pPr>
        <w:spacing w:line="276" w:lineRule="auto"/>
      </w:pPr>
      <w:r>
        <w:t xml:space="preserve">Underretningen udgør ikke et løfte om kontraktindgåelse med tilbudsgiveren, men er alene en underretning om, at Lægemiddelstyrelsen har vurderet den forventede vindende tilbudsgiverens tilbud som det økonomisk mest fordelagtige tilbud. </w:t>
      </w:r>
    </w:p>
    <w:p w14:paraId="112E62D6" w14:textId="3B925BD9" w:rsidR="00240ED0" w:rsidRPr="004D561A" w:rsidRDefault="00240ED0" w:rsidP="003F4C8A">
      <w:pPr>
        <w:spacing w:line="276" w:lineRule="auto"/>
      </w:pPr>
    </w:p>
    <w:p w14:paraId="78DA5ED5" w14:textId="69CA2A49" w:rsidR="00240ED0" w:rsidRDefault="00240ED0" w:rsidP="003F4C8A">
      <w:pPr>
        <w:spacing w:line="276" w:lineRule="auto"/>
      </w:pPr>
      <w:r>
        <w:t xml:space="preserve">Kontrakten kan først indgås efter udløbet af den obligatoriske stand still-periode på 10 kalenderdage regnet fra dagen efter den dag, hvor Lægemiddelstyrelsen elektronisk har sendt underretningen om tildelingsbeslutningen til tilbudsgiverne.</w:t>
      </w:r>
    </w:p>
    <w:p w14:paraId="7C35D1E0" w14:textId="77777777" w:rsidR="00F1775F" w:rsidRDefault="00F1775F" w:rsidP="003F4C8A">
      <w:pPr>
        <w:spacing w:line="276" w:lineRule="auto"/>
      </w:pPr>
    </w:p>
    <w:p w14:paraId="1230A766" w14:textId="77777777" w:rsidR="00F1775F" w:rsidRDefault="00F1775F" w:rsidP="003F4C8A">
      <w:pPr>
        <w:spacing w:line="276" w:lineRule="auto"/>
      </w:pPr>
    </w:p>
    <w:p w14:paraId="06F5D150" w14:textId="2D3D2BCB" w:rsidR="00FE6AEA" w:rsidRPr="00BB2B04" w:rsidRDefault="000B4F7B" w:rsidP="003F4C8A">
      <w:pPr>
        <w:pStyle w:val="Overskrift1"/>
        <w:keepLines w:val="0"/>
        <w:pageBreakBefore w:val="0"/>
        <w:suppressAutoHyphens w:val="0"/>
        <w:spacing w:after="240" w:line="276" w:lineRule="auto"/>
        <w:contextualSpacing w:val="0"/>
      </w:pPr>
      <w:bookmarkStart w:id="133" w:name="_Toc240975453"/>
      <w:r>
        <w:t>Behandling af tilbud m.v.</w:t>
      </w:r>
      <w:bookmarkEnd w:id="133"/>
    </w:p>
    <w:p w14:paraId="25DF26D9" w14:textId="5492FFEE" w:rsidR="00C77FCF" w:rsidRPr="00BB2B04" w:rsidRDefault="00C77FCF" w:rsidP="003F4C8A">
      <w:pPr>
        <w:spacing w:line="276" w:lineRule="auto"/>
      </w:pPr>
      <w:r>
        <w:t>Tilbudsgiver har ikke adgang til at overvære åbningen af til</w:t>
        <w:softHyphen/>
        <w:t>bud, eller til at få oplysninger om konkurrenters tilbud.</w:t>
      </w:r>
    </w:p>
    <w:p w14:paraId="7CE22553" w14:textId="77777777" w:rsidR="00C77FCF" w:rsidRPr="00BB2B04" w:rsidRDefault="00C77FCF" w:rsidP="003F4C8A">
      <w:pPr>
        <w:spacing w:line="276" w:lineRule="auto"/>
      </w:pPr>
    </w:p>
    <w:p w14:paraId="0ABEE0D5" w14:textId="65421C3F" w:rsidR="00C77FCF" w:rsidRPr="00FE759A" w:rsidRDefault="00287534" w:rsidP="003F4C8A">
      <w:pPr>
        <w:spacing w:line="276" w:lineRule="auto"/>
      </w:pPr>
      <w:r>
        <w:t xml:space="preserve">Lægemiddelstyrelsen er ikke pligtig at tilbagelevere tilbuddet til tilbudsgiver.</w:t>
      </w:r>
    </w:p>
    <w:p w14:paraId="57C412A2" w14:textId="77777777" w:rsidR="00C77FCF" w:rsidRPr="00FE759A" w:rsidRDefault="00C77FCF" w:rsidP="003F4C8A">
      <w:pPr>
        <w:spacing w:line="276" w:lineRule="auto"/>
      </w:pPr>
    </w:p>
    <w:p w14:paraId="180BC717" w14:textId="766C9CBF" w:rsidR="00C77FCF" w:rsidRDefault="00C77FCF" w:rsidP="003F4C8A">
      <w:pPr>
        <w:spacing w:line="276" w:lineRule="auto"/>
      </w:pPr>
      <w:r>
        <w:t xml:space="preserve">Tilbudsgivers omkostninger i forbindelse med nærværende udbud er Lægemiddelstyrelsen uved</w:t>
        <w:softHyphen/>
        <w:t>kommende.</w:t>
      </w:r>
    </w:p>
    <w:p w14:paraId="16E188F6" w14:textId="70EA25FD" w:rsidR="00C77FCF" w:rsidRDefault="00C77FCF" w:rsidP="003F4C8A">
      <w:pPr>
        <w:spacing w:line="276" w:lineRule="auto"/>
      </w:pPr>
    </w:p>
    <w:p w14:paraId="61C040D0" w14:textId="2783469A" w:rsidR="002F0D28" w:rsidRDefault="002F0D28" w:rsidP="003F4C8A">
      <w:pPr>
        <w:spacing w:line="276" w:lineRule="auto"/>
      </w:pPr>
    </w:p>
    <w:p w14:paraId="42C6182F" w14:textId="274F2535" w:rsidR="002F0D28" w:rsidRPr="00BB2B04" w:rsidRDefault="000B4F7B" w:rsidP="003F4C8A">
      <w:pPr>
        <w:pStyle w:val="Overskrift1"/>
        <w:pageBreakBefore w:val="0"/>
        <w:widowControl w:val="0"/>
        <w:suppressAutoHyphens w:val="0"/>
        <w:spacing w:after="240" w:line="276" w:lineRule="auto"/>
        <w:contextualSpacing w:val="0"/>
      </w:pPr>
      <w:bookmarkStart w:id="134" w:name="_Toc240975454"/>
      <w:r>
        <w:lastRenderedPageBreak/>
        <w:t>Fortrolighed</w:t>
      </w:r>
      <w:bookmarkEnd w:id="134"/>
    </w:p>
    <w:p w14:paraId="0A46B90E" w14:textId="0C5884CC" w:rsidR="00C77FCF" w:rsidRDefault="00C77FCF" w:rsidP="003F4C8A">
      <w:pPr>
        <w:keepNext/>
        <w:keepLines/>
        <w:widowControl w:val="0"/>
        <w:tabs>
          <w:tab w:val="left" w:pos="426"/>
        </w:tabs>
        <w:spacing w:line="276" w:lineRule="auto"/>
      </w:pPr>
      <w:r>
        <w:t xml:space="preserve">Tilbudsgiver skal iagttage ubetinget tavshed over for uvedkommende vedrørende forhold, som måtte komme til tilbudsgivers kendskab i forbindelse med nærværende udbudsforretning. </w:t>
      </w:r>
    </w:p>
    <w:p w14:paraId="3AEB2BF3" w14:textId="77777777" w:rsidR="00BD19EC" w:rsidRDefault="00BD19EC" w:rsidP="003F4C8A">
      <w:pPr>
        <w:tabs>
          <w:tab w:val="left" w:pos="426"/>
        </w:tabs>
        <w:spacing w:line="276" w:lineRule="auto"/>
      </w:pPr>
    </w:p>
    <w:p w14:paraId="416AEEBC" w14:textId="3E5576BE" w:rsidR="00BD19EC" w:rsidRDefault="00BD19EC" w:rsidP="003F4C8A">
      <w:pPr>
        <w:tabs>
          <w:tab w:val="left" w:pos="426"/>
        </w:tabs>
        <w:spacing w:line="276" w:lineRule="auto"/>
      </w:pPr>
    </w:p>
    <w:p w14:paraId="360B0950" w14:textId="42B932C5" w:rsidR="00BD19EC" w:rsidRPr="00FE759A" w:rsidRDefault="000B4F7B" w:rsidP="003F4C8A">
      <w:pPr>
        <w:pStyle w:val="Overskrift1"/>
        <w:keepLines w:val="0"/>
        <w:pageBreakBefore w:val="0"/>
        <w:suppressAutoHyphens w:val="0"/>
        <w:spacing w:after="240" w:line="276" w:lineRule="auto"/>
        <w:contextualSpacing w:val="0"/>
      </w:pPr>
      <w:bookmarkStart w:id="135" w:name="_Toc50974095"/>
      <w:bookmarkStart w:id="136" w:name="_Toc240975455"/>
      <w:r>
        <w:t>Behandling af personoplysninger</w:t>
      </w:r>
      <w:bookmarkEnd w:id="135"/>
      <w:bookmarkEnd w:id="136"/>
    </w:p>
    <w:p w14:paraId="60711BFA" w14:textId="3AC8E8AB" w:rsidR="00BD19EC" w:rsidRPr="00FE759A" w:rsidRDefault="00BD19EC" w:rsidP="00FF4B03">
      <w:pPr>
        <w:spacing w:line="276" w:lineRule="auto"/>
      </w:pPr>
      <w:r>
        <w:t xml:space="preserve">Som led i udbudsprocessen behandler Lægemiddelstyrelsen personoplysninger, som Lægemiddelstyrelsen modtager fra ansøger/tilbudsgiver. Ordregiver kan videregive personoplysninger til rådgivere, som bistår Lægemiddelstyrelsen med udbudsprocessen, databehandlere og klagemyndigheder, når dette er relevant. </w:t>
      </w:r>
    </w:p>
    <w:p w14:paraId="6E4B1E75" w14:textId="77777777" w:rsidR="00BD19EC" w:rsidRPr="00FE759A" w:rsidRDefault="00BD19EC" w:rsidP="00FF4B03">
      <w:pPr>
        <w:spacing w:line="276" w:lineRule="auto"/>
      </w:pPr>
    </w:p>
    <w:p w14:paraId="52DC6A23" w14:textId="0AA3AEC7" w:rsidR="00BD19EC" w:rsidRDefault="00287534" w:rsidP="00FF4B03">
      <w:pPr>
        <w:spacing w:line="276" w:lineRule="auto"/>
      </w:pPr>
      <w:r>
        <w:t xml:space="preserve">Lægemiddelstyrelsen behandler alene de personoplysninger, som er nødvendige for at gennemføre udbudsprocessen i overensstemmelse med udbudsmaterialet og gældende udbudslovgivning (lov nr. 1564 af 15/12/2015 (udbudsloven) med senere ændringer og tilhørende bekendtgørelser). Endvidere behandler Lægemiddelstyrelsen personoplysninger om ansøgers/tilbudsgivers medarbejdere, projektdeltagere eller tredjeparter, som er involveret i udbudsprocessen eller i opfyldelsen af Kontrakten.  </w:t>
      </w:r>
    </w:p>
    <w:p w14:paraId="6CE08F76" w14:textId="77777777" w:rsidR="00BD19EC" w:rsidRDefault="00BD19EC" w:rsidP="00FF4B03">
      <w:pPr>
        <w:spacing w:line="276" w:lineRule="auto"/>
      </w:pPr>
    </w:p>
    <w:p w14:paraId="798584B2" w14:textId="632F7E75" w:rsidR="00BD19EC" w:rsidRDefault="00287534" w:rsidP="00FF4B03">
      <w:pPr>
        <w:spacing w:line="276" w:lineRule="auto"/>
      </w:pPr>
      <w:r>
        <w:t xml:space="preserve">Lægemiddelstyrelsen er ansvarlig for at sikre, at personoplysninger behandles i overensstemmelse med forordning 2016/679 (databeskyttelsesforordningen) og lov nr. 502 af 23/05/2018 (databeskyttelsesloven), hvilket bl.a. indebærer, at Lægemiddelstyrelsen skal sikre, at Lægemiddelstyrelsen har hjemmel til at behandle personoplysningerne. Lægemiddelstyrelsens hjemmel til behandling af disse oplysninger er databeskyttelsesforordningens artikel 6, stk. 1, litra c) og e) og artikel 10. Dette gælder også i tilfælde, hvor Lægemiddelstyrelsen har behov for at gøre personoplysningerne tilgængelige for rådgivere, som bistår Lægemiddelstyrelsen med udbudsprocessen, databehandlere og klagemyndigheder.</w:t>
      </w:r>
    </w:p>
    <w:p w14:paraId="1240922F" w14:textId="77777777" w:rsidR="00BD19EC" w:rsidRPr="00BD19EC" w:rsidRDefault="00BD19EC" w:rsidP="003F4C8A">
      <w:pPr>
        <w:pStyle w:val="Overskrift2"/>
        <w:spacing w:line="276" w:lineRule="auto"/>
      </w:pPr>
      <w:bookmarkStart w:id="137" w:name="_Toc50974096"/>
      <w:bookmarkStart w:id="138" w:name="_Toc240975456"/>
      <w:r>
        <w:t>Opbevaring af personoplysninger</w:t>
      </w:r>
      <w:bookmarkEnd w:id="137"/>
      <w:bookmarkEnd w:id="138"/>
      <w:r>
        <w:t xml:space="preserve"> </w:t>
      </w:r>
    </w:p>
    <w:p w14:paraId="4191F625" w14:textId="77777777" w:rsidR="003F4C8A" w:rsidRDefault="003F4C8A" w:rsidP="003F4C8A">
      <w:pPr>
        <w:spacing w:line="276" w:lineRule="auto"/>
        <w:jc w:val="both"/>
        <w:rPr>
          <w:highlight w:val="yellow"/>
        </w:rPr>
      </w:pPr>
    </w:p>
    <w:p w14:paraId="4F128E7B" w14:textId="12770A45" w:rsidR="00BD19EC" w:rsidRDefault="00287534" w:rsidP="00FF4B03">
      <w:pPr>
        <w:spacing w:line="276" w:lineRule="auto"/>
      </w:pPr>
      <w:r>
        <w:t xml:space="preserve">Lægemiddelstyrelsen opbevarer alene personoplysningerne i det tidsrum, som er nødvendigt for opfyldelse af de formål, hvortil de pågældende personoplysninger behandles. Dette indebærer, at Ordregiver som udgangspunkt opbevarer personoplysningerne så længe Kontrakten løber.</w:t>
      </w:r>
    </w:p>
    <w:p w14:paraId="366A9B72" w14:textId="77777777" w:rsidR="00E47206" w:rsidRDefault="00E47206" w:rsidP="00FF4B03">
      <w:pPr>
        <w:spacing w:line="276" w:lineRule="auto"/>
      </w:pPr>
    </w:p>
    <w:p w14:paraId="52B861D2" w14:textId="6D52AE6A" w:rsidR="00BD19EC" w:rsidRDefault="00BD19EC" w:rsidP="00FF4B03">
      <w:pPr>
        <w:spacing w:line="276" w:lineRule="auto"/>
      </w:pPr>
      <w:r>
        <w:t xml:space="preserve">Det kan dog være nødvendigt at forlænge denne periode, f.eks. fordi det vurderes nødvendigt for, at Lægemiddelstyrelsen kan overholde en retlig forpligtelse, som påhviler Lægemiddelstyrelsen eller for, at et retskrav kan fastlægges, gøres gældende eller forsvares.  </w:t>
      </w:r>
    </w:p>
    <w:p w14:paraId="068D883D" w14:textId="77777777" w:rsidR="00BD19EC" w:rsidRDefault="00BD19EC" w:rsidP="003F4C8A">
      <w:pPr>
        <w:pStyle w:val="Overskrift2"/>
        <w:spacing w:line="276" w:lineRule="auto"/>
      </w:pPr>
      <w:bookmarkStart w:id="139" w:name="_Toc50974097"/>
      <w:bookmarkStart w:id="140" w:name="_Toc240975457"/>
      <w:r>
        <w:t>Underretning af de registrerede og de registreredes rettigheder</w:t>
      </w:r>
      <w:bookmarkEnd w:id="139"/>
      <w:bookmarkEnd w:id="140"/>
      <w:r>
        <w:t xml:space="preserve"> </w:t>
      </w:r>
    </w:p>
    <w:p w14:paraId="7272A48B" w14:textId="77777777" w:rsidR="003F4C8A" w:rsidRDefault="003F4C8A" w:rsidP="003F4C8A">
      <w:pPr>
        <w:spacing w:line="276" w:lineRule="auto"/>
        <w:jc w:val="both"/>
      </w:pPr>
    </w:p>
    <w:p w14:paraId="7EB0428E" w14:textId="2221215C" w:rsidR="00BD19EC" w:rsidRDefault="00BD19EC" w:rsidP="00FF4B03">
      <w:pPr>
        <w:spacing w:line="276" w:lineRule="auto"/>
      </w:pPr>
      <w:r>
        <w:t xml:space="preserve">De registrerede har de rettigheder, som følger af databeskyttelsesforordningens kapitel III. På </w:t>
      </w:r>
      <w:hyperlink r:id="rId27" w:history="1">
        <w:r>
          <w:rPr>
            <w:rStyle w:val="Hyperlink"/>
          </w:rPr>
          <w:t>Datatilsynets hjemmeside</w:t>
        </w:r>
      </w:hyperlink>
      <w:r>
        <w:t xml:space="preserve"> kan findes en uddybning af disse rettigheder. Her kan også findes oplysninger om mulighederne for at indgive en klage til Datatilsynet.</w:t>
      </w:r>
    </w:p>
    <w:p w14:paraId="6FE79C61" w14:textId="77777777" w:rsidR="00085519" w:rsidRDefault="00085519" w:rsidP="00FF4B03">
      <w:pPr>
        <w:spacing w:line="276" w:lineRule="auto"/>
      </w:pPr>
    </w:p>
    <w:p w14:paraId="6FB925B2" w14:textId="6C4E8101" w:rsidR="00BD19EC" w:rsidRPr="00BB2B04" w:rsidRDefault="00BD19EC" w:rsidP="00FF4B03">
      <w:pPr>
        <w:spacing w:line="276" w:lineRule="auto"/>
      </w:pPr>
      <w:r>
        <w:t xml:space="preserve">Ansøger/tilbudsgiver er ansvarlig for at sikre, at de registrerede modtager den nødvendige information om behandlingen af deres persondata samt orienteres om deres rettigheder. De registrerede kan gøres deres rettigheder gældende ved at tage kontakt til Lægemiddelstyrelsen. </w:t>
      </w:r>
    </w:p>
    <w:p w14:paraId="56360468" w14:textId="52D6759F" w:rsidR="00C77FCF" w:rsidRDefault="00C77FCF" w:rsidP="003F4C8A">
      <w:pPr>
        <w:tabs>
          <w:tab w:val="left" w:pos="426"/>
        </w:tabs>
        <w:spacing w:line="276" w:lineRule="auto"/>
      </w:pPr>
    </w:p>
    <w:p w14:paraId="086B3E6A" w14:textId="15462055" w:rsidR="002F0D28" w:rsidRDefault="002F0D28" w:rsidP="003F4C8A">
      <w:pPr>
        <w:tabs>
          <w:tab w:val="left" w:pos="426"/>
        </w:tabs>
        <w:spacing w:line="276" w:lineRule="auto"/>
      </w:pPr>
    </w:p>
    <w:p w14:paraId="123FC47F" w14:textId="7659AAC7" w:rsidR="0012688B" w:rsidRPr="00BB2B04" w:rsidRDefault="000B4F7B" w:rsidP="003F4C8A">
      <w:pPr>
        <w:pStyle w:val="Overskrift1"/>
        <w:keepLines w:val="0"/>
        <w:pageBreakBefore w:val="0"/>
        <w:suppressAutoHyphens w:val="0"/>
        <w:spacing w:after="240" w:line="276" w:lineRule="auto"/>
        <w:contextualSpacing w:val="0"/>
      </w:pPr>
      <w:bookmarkStart w:id="141" w:name="_Toc240975458"/>
      <w:r>
        <w:lastRenderedPageBreak/>
        <w:t>Aktindsigt</w:t>
      </w:r>
      <w:bookmarkEnd w:id="141"/>
    </w:p>
    <w:p w14:paraId="32EF5D27" w14:textId="205F4425" w:rsidR="00C77FCF" w:rsidRPr="00BB2B04" w:rsidRDefault="00287534" w:rsidP="003F4C8A">
      <w:pPr>
        <w:spacing w:line="276" w:lineRule="auto"/>
      </w:pPr>
      <w:r>
        <w:t xml:space="preserve">Lægemiddelstyrelsen er underlagt de forvaltningsmæssige regler, herunder reglerne om aktindsigt i offentligheds- og forvaltningsloven. Adgang til aktindsigt i tilbud efter offentlighedsloven er dog begrænset til dem, der er klageberettigede vedrørende udbuddet, samt massemedier, jf. nærmere Udbudslovens § 5 a.</w:t>
      </w:r>
    </w:p>
    <w:p w14:paraId="23D57FA8" w14:textId="77777777" w:rsidR="00C77FCF" w:rsidRPr="00BB2B04" w:rsidRDefault="00C77FCF" w:rsidP="003F4C8A">
      <w:pPr>
        <w:spacing w:line="276" w:lineRule="auto"/>
      </w:pPr>
    </w:p>
    <w:p w14:paraId="508F0561" w14:textId="77777777" w:rsidR="00C77FCF" w:rsidRPr="00BB2B04" w:rsidRDefault="00C77FCF" w:rsidP="003F4C8A">
      <w:pPr>
        <w:spacing w:line="276" w:lineRule="auto"/>
      </w:pPr>
      <w:r>
        <w:t>Der gøres opmærksom på, at tilbudsgiver i forbindelse med tilbudsafgivelsen kan markere, hvilke forhold i tilbuddet der af tilbudsgiver betragtes som tekniske hemmeligheder, forretningshemmeligheder og/eller fortrolige aspekter, jf. Udbudslovens § 5.</w:t>
      </w:r>
    </w:p>
    <w:p w14:paraId="19CE40AB" w14:textId="77777777" w:rsidR="00C77FCF" w:rsidRDefault="00C77FCF" w:rsidP="003F4C8A">
      <w:pPr>
        <w:spacing w:line="276" w:lineRule="auto"/>
      </w:pPr>
    </w:p>
    <w:p w14:paraId="18939F37" w14:textId="1D263574" w:rsidR="00C77FCF" w:rsidRDefault="00287534" w:rsidP="003F4C8A">
      <w:pPr>
        <w:spacing w:line="276" w:lineRule="auto"/>
      </w:pPr>
      <w:r>
        <w:t xml:space="preserve">Lægemiddelstyrelsen er ikke bundet af tilbudsgivers angivelser i forbindelse med en eventuel begæring om aktindsigt, men angivelserne vil indgå som et element i Lægemiddelstyrelsens vurdering af, om og i hvilket omfang der skal gives aktindsigt.</w:t>
      </w:r>
    </w:p>
    <w:p w14:paraId="724FB235" w14:textId="53D2F5BF" w:rsidR="00C77FCF" w:rsidRDefault="00C77FCF" w:rsidP="003F4C8A">
      <w:pPr>
        <w:spacing w:line="276" w:lineRule="auto"/>
      </w:pPr>
    </w:p>
    <w:p w14:paraId="5F2A8131" w14:textId="77777777" w:rsidR="007B5D4A" w:rsidRDefault="007B5D4A" w:rsidP="003F4C8A">
      <w:pPr>
        <w:spacing w:line="276" w:lineRule="auto"/>
      </w:pPr>
    </w:p>
    <w:p w14:paraId="0E213337" w14:textId="32D74FBD" w:rsidR="00F72259" w:rsidRPr="00BB2B04" w:rsidRDefault="000B4F7B" w:rsidP="003F4C8A">
      <w:pPr>
        <w:pStyle w:val="Overskrift1"/>
        <w:keepLines w:val="0"/>
        <w:pageBreakBefore w:val="0"/>
        <w:suppressAutoHyphens w:val="0"/>
        <w:spacing w:after="240" w:line="276" w:lineRule="auto"/>
        <w:contextualSpacing w:val="0"/>
      </w:pPr>
      <w:bookmarkStart w:id="142" w:name="_Toc440562130"/>
      <w:bookmarkStart w:id="143" w:name="_Toc490675117"/>
      <w:bookmarkStart w:id="144" w:name="_Toc240975459"/>
      <w:r>
        <w:t>D</w:t>
      </w:r>
      <w:bookmarkEnd w:id="142"/>
      <w:bookmarkEnd w:id="143"/>
      <w:r>
        <w:t>okumentation for oplysninger i ESPD</w:t>
      </w:r>
      <w:bookmarkEnd w:id="144"/>
    </w:p>
    <w:bookmarkEnd w:id="130"/>
    <w:bookmarkEnd w:id="131"/>
    <w:p w14:paraId="577AFB76" w14:textId="11ADE0EE" w:rsidR="00C77FCF" w:rsidRPr="00191838" w:rsidRDefault="00C77FCF" w:rsidP="003F4C8A">
      <w:pPr>
        <w:spacing w:line="276" w:lineRule="auto"/>
      </w:pPr>
      <w:r>
        <w:t xml:space="preserve">Før beslutning om tildeling af Kontrakten skal Lægemiddelstyrelsen kræve, at den tilbudsgiver, som Lægemiddelstyrelsen har til hensigt at tildele Kontrakten til, fremlægger dokumentation i henhold til Udbudslovens § 152 for de oplysninger, der er afgivet i ESPD.</w:t>
      </w:r>
    </w:p>
    <w:p w14:paraId="240DCAF7" w14:textId="77777777" w:rsidR="00C77FCF" w:rsidRPr="00191838" w:rsidRDefault="00C77FCF" w:rsidP="003F4C8A">
      <w:pPr>
        <w:spacing w:line="276" w:lineRule="auto"/>
      </w:pPr>
    </w:p>
    <w:p w14:paraId="40302B30" w14:textId="32F9CC5D" w:rsidR="00C77FCF" w:rsidRPr="00BB2B04" w:rsidRDefault="00287534" w:rsidP="003F4C8A">
      <w:pPr>
        <w:spacing w:line="276" w:lineRule="auto"/>
      </w:pPr>
      <w:r>
        <w:t xml:space="preserve">Lægemiddelstyrelsen kan desuden på ethvert tidspunkt i udbudsproceduren anmode ansøgerne eller tilbudsgiverne om at fremlægge (endelig) dokumentation for de forhold, der er blevet erklæret i ESPD, jf. Udbudslovens § 151, stk. 2. Tilsvarende kan Lægemiddelstyrelsen anmode ansøgerne eller tilbudsgiverne om at supplere eller præcisere modtaget dokumentation. I så fald skal den efterspurgte dokumentation fremsendes inden en kortere tidsfrist, der fastsættes af Lægemiddelstyrelsen. </w:t>
      </w:r>
    </w:p>
    <w:p w14:paraId="12F5B8E4" w14:textId="77777777" w:rsidR="00C77FCF" w:rsidRDefault="00C77FCF" w:rsidP="003F4C8A">
      <w:pPr>
        <w:spacing w:line="276" w:lineRule="auto"/>
      </w:pPr>
    </w:p>
    <w:p w14:paraId="4B0B47E2" w14:textId="7F84A6AC" w:rsidR="00A640E6" w:rsidRPr="00FF2A99" w:rsidRDefault="00A640E6" w:rsidP="00A640E6">
      <w:pPr>
        <w:spacing w:line="276" w:lineRule="auto"/>
      </w:pPr>
      <w:r>
        <w:t xml:space="preserve">Hvis krævet dokumentation ikke fuldt ud fremsendes, kan Lægemiddelstyrelsen give mulighed for eftersendelse indenfor en kort tidsfrist. Lægemiddelstyrelsen er dog ikke forpligtet hertil. </w:t>
      </w:r>
    </w:p>
    <w:p w14:paraId="6E83A2D9" w14:textId="77777777" w:rsidR="00A640E6" w:rsidRPr="00BB2B04" w:rsidRDefault="00A640E6" w:rsidP="003F4C8A">
      <w:pPr>
        <w:spacing w:line="276" w:lineRule="auto"/>
      </w:pPr>
    </w:p>
    <w:p w14:paraId="77C2BE3E" w14:textId="77777777" w:rsidR="00C77FCF" w:rsidRDefault="00C77FCF" w:rsidP="003F4C8A">
      <w:pPr>
        <w:spacing w:line="276" w:lineRule="auto"/>
      </w:pPr>
      <w:r>
        <w:t>Manglende fremsendelse af efterspurgt dokumentation kan føre til udelukkelse af den pågældende ansøger eller tilbudsgiver fra udbudsproceduren.</w:t>
      </w:r>
    </w:p>
    <w:p w14:paraId="6228A224" w14:textId="77777777" w:rsidR="00E33FF8" w:rsidRPr="00BB2B04" w:rsidRDefault="00E33FF8" w:rsidP="003F4C8A">
      <w:pPr>
        <w:spacing w:line="276" w:lineRule="auto"/>
      </w:pPr>
    </w:p>
    <w:p w14:paraId="61B07EEB" w14:textId="514447A6" w:rsidR="00E90A42" w:rsidRDefault="00C77FCF" w:rsidP="003F4C8A">
      <w:pPr>
        <w:spacing w:line="276" w:lineRule="auto"/>
      </w:pPr>
      <w:r>
        <w:t>Følgende dokumentation kan blive krævet:</w:t>
      </w:r>
    </w:p>
    <w:p w14:paraId="2486D7CE" w14:textId="6411AEA9" w:rsidR="00E90A42" w:rsidRDefault="00E90A42" w:rsidP="003F4C8A">
      <w:pPr>
        <w:spacing w:line="276" w:lineRule="auto"/>
      </w:pPr>
    </w:p>
    <w:tbl>
      <w:tblPr>
        <w:tblStyle w:val="Tabel-Gitter"/>
        <w:tblW w:w="8926" w:type="dxa"/>
        <w:tblLook w:val="04A0" w:firstRow="1" w:lastRow="0" w:firstColumn="1" w:lastColumn="0" w:noHBand="0" w:noVBand="1"/>
      </w:tblPr>
      <w:tblGrid>
        <w:gridCol w:w="3916"/>
        <w:gridCol w:w="2415"/>
        <w:gridCol w:w="2595"/>
      </w:tblGrid>
      <w:tr w:rsidR="00E90A42" w14:paraId="0899829C" w14:textId="77777777" w:rsidTr="00F1775F">
        <w:trPr>
          <w:tblHeader/>
        </w:trPr>
        <w:tc>
          <w:tcPr>
            <w:tcW w:w="3916" w:type="dxa"/>
            <w:shd w:val="clear" w:color="auto" w:fill="BFBFBF" w:themeFill="background1" w:themeFillShade="BF"/>
          </w:tcPr>
          <w:p w14:paraId="74376D0D" w14:textId="77777777" w:rsidR="00E90A42" w:rsidRPr="007E4528" w:rsidRDefault="00E90A42" w:rsidP="00E90A42">
            <w:pPr>
              <w:spacing w:line="276" w:lineRule="auto"/>
              <w:rPr>
                <w:b/>
              </w:rPr>
            </w:pPr>
            <w:r>
              <w:rPr>
                <w:b/>
              </w:rPr>
              <w:t xml:space="preserve">Forhold, der skal </w:t>
            </w:r>
          </w:p>
          <w:p w14:paraId="0B72A637" w14:textId="0D5F9392" w:rsidR="00E90A42" w:rsidRDefault="00E90A42" w:rsidP="00E90A42">
            <w:pPr>
              <w:spacing w:line="276" w:lineRule="auto"/>
            </w:pPr>
            <w:r>
              <w:rPr>
                <w:b/>
              </w:rPr>
              <w:t>dokumenteres</w:t>
            </w:r>
          </w:p>
        </w:tc>
        <w:tc>
          <w:tcPr>
            <w:tcW w:w="5010" w:type="dxa"/>
            <w:gridSpan w:val="2"/>
            <w:shd w:val="clear" w:color="auto" w:fill="BFBFBF" w:themeFill="background1" w:themeFillShade="BF"/>
          </w:tcPr>
          <w:p w14:paraId="6D617DCD" w14:textId="77777777" w:rsidR="00E90A42" w:rsidRPr="007E4528" w:rsidRDefault="00E90A42" w:rsidP="00E90A42">
            <w:pPr>
              <w:spacing w:line="276" w:lineRule="auto"/>
              <w:rPr>
                <w:b/>
              </w:rPr>
            </w:pPr>
            <w:r>
              <w:rPr>
                <w:b/>
              </w:rPr>
              <w:t>Krav til dokumentation</w:t>
            </w:r>
          </w:p>
          <w:p w14:paraId="485F3C4F" w14:textId="77777777" w:rsidR="00E90A42" w:rsidRDefault="00E90A42" w:rsidP="003F4C8A">
            <w:pPr>
              <w:spacing w:line="276" w:lineRule="auto"/>
            </w:pPr>
          </w:p>
        </w:tc>
      </w:tr>
      <w:tr w:rsidR="003F1D85" w14:paraId="135BDAB9" w14:textId="77777777" w:rsidTr="00F1775F">
        <w:tc>
          <w:tcPr>
            <w:tcW w:w="3916" w:type="dxa"/>
          </w:tcPr>
          <w:p w14:paraId="24264C86" w14:textId="5BACD734" w:rsidR="003F1D85" w:rsidRPr="00745A4B" w:rsidRDefault="003F1D85" w:rsidP="00E90A42">
            <w:pPr>
              <w:spacing w:line="276" w:lineRule="auto"/>
              <w:rPr>
                <w:b/>
              </w:rPr>
            </w:pPr>
            <w:r>
              <w:rPr>
                <w:b/>
              </w:rPr>
              <w:t xml:space="preserve">Udbudslovens § 135, stk. 1 - 3 </w:t>
            </w:r>
          </w:p>
          <w:p w14:paraId="6C527F0D" w14:textId="77777777" w:rsidR="003F1D85" w:rsidRPr="00745A4B" w:rsidRDefault="003F1D85" w:rsidP="00E90A42">
            <w:pPr>
              <w:spacing w:line="276" w:lineRule="auto"/>
              <w:rPr>
                <w:b/>
              </w:rPr>
            </w:pPr>
          </w:p>
          <w:p w14:paraId="33E115C7" w14:textId="77777777" w:rsidR="003F1D85" w:rsidRPr="00745A4B" w:rsidRDefault="003F1D85" w:rsidP="00E90A42">
            <w:pPr>
              <w:spacing w:line="276" w:lineRule="auto"/>
              <w:rPr>
                <w:b/>
              </w:rPr>
            </w:pPr>
            <w:r>
              <w:rPr>
                <w:b/>
              </w:rPr>
              <w:t xml:space="preserve">(Obligatoriske </w:t>
            </w:r>
          </w:p>
          <w:p w14:paraId="5D0D371A" w14:textId="77777777" w:rsidR="003F1D85" w:rsidRPr="00745A4B" w:rsidRDefault="003F1D85" w:rsidP="00E90A42">
            <w:pPr>
              <w:spacing w:line="276" w:lineRule="auto"/>
              <w:rPr>
                <w:b/>
              </w:rPr>
            </w:pPr>
            <w:r>
              <w:rPr>
                <w:b/>
              </w:rPr>
              <w:t>udelukkelsesgrunde)</w:t>
            </w:r>
          </w:p>
          <w:p w14:paraId="04346155" w14:textId="77777777" w:rsidR="003F1D85" w:rsidRDefault="003F1D85" w:rsidP="003F4C8A">
            <w:pPr>
              <w:spacing w:line="276" w:lineRule="auto"/>
            </w:pPr>
          </w:p>
        </w:tc>
        <w:tc>
          <w:tcPr>
            <w:tcW w:w="2415" w:type="dxa"/>
          </w:tcPr>
          <w:p w14:paraId="2055B903" w14:textId="77777777" w:rsidR="003F1D85" w:rsidRDefault="003F1D85" w:rsidP="003F1D85">
            <w:pPr>
              <w:spacing w:line="276" w:lineRule="auto"/>
              <w:rPr>
                <w:u w:val="single"/>
              </w:rPr>
            </w:pPr>
            <w:r>
              <w:rPr>
                <w:u w:val="single"/>
              </w:rPr>
              <w:t>For danske virksomheder:</w:t>
            </w:r>
          </w:p>
          <w:p w14:paraId="3556278C" w14:textId="77777777" w:rsidR="00F1775F" w:rsidRPr="007E4528" w:rsidRDefault="00F1775F" w:rsidP="003F1D85">
            <w:pPr>
              <w:spacing w:line="276" w:lineRule="auto"/>
              <w:rPr>
                <w:u w:val="single"/>
              </w:rPr>
            </w:pPr>
          </w:p>
          <w:p w14:paraId="13A759EC" w14:textId="0A25D966" w:rsidR="003F1D85" w:rsidRPr="007E4528" w:rsidRDefault="003F1D85" w:rsidP="003F1D85">
            <w:pPr>
              <w:pStyle w:val="Opstilling-punkttegn"/>
              <w:numPr>
                <w:ilvl w:val="0"/>
                <w:numId w:val="14"/>
              </w:numPr>
              <w:spacing w:line="276" w:lineRule="auto"/>
            </w:pPr>
            <w:r>
              <w:t>Serviceattest</w:t>
            </w:r>
          </w:p>
          <w:p w14:paraId="659BD35C" w14:textId="77777777" w:rsidR="003F1D85" w:rsidRDefault="003F1D85" w:rsidP="003F4C8A">
            <w:pPr>
              <w:spacing w:line="276" w:lineRule="auto"/>
            </w:pPr>
          </w:p>
        </w:tc>
        <w:tc>
          <w:tcPr>
            <w:tcW w:w="2595" w:type="dxa"/>
          </w:tcPr>
          <w:p w14:paraId="128D38DB" w14:textId="77777777" w:rsidR="003F1D85" w:rsidRDefault="003F1D85" w:rsidP="00955C2A">
            <w:pPr>
              <w:pStyle w:val="Opstilling-punkttegn"/>
              <w:numPr>
                <w:ilvl w:val="0"/>
                <w:numId w:val="0"/>
              </w:numPr>
              <w:spacing w:line="276" w:lineRule="auto"/>
              <w:ind w:left="72"/>
              <w:rPr>
                <w:u w:val="single"/>
              </w:rPr>
            </w:pPr>
            <w:r>
              <w:rPr>
                <w:u w:val="single"/>
              </w:rPr>
              <w:t>For udenlandske virksomheder:</w:t>
            </w:r>
          </w:p>
          <w:p w14:paraId="1ABB3684" w14:textId="77777777" w:rsidR="00F1775F" w:rsidRDefault="00F1775F" w:rsidP="00955C2A">
            <w:pPr>
              <w:pStyle w:val="Opstilling-punkttegn"/>
              <w:numPr>
                <w:ilvl w:val="0"/>
                <w:numId w:val="0"/>
              </w:numPr>
              <w:spacing w:line="276" w:lineRule="auto"/>
              <w:ind w:left="72"/>
              <w:rPr>
                <w:u w:val="single"/>
              </w:rPr>
            </w:pPr>
          </w:p>
          <w:p w14:paraId="2651E323" w14:textId="77777777" w:rsidR="003F1D85" w:rsidRDefault="003F1D85" w:rsidP="00554527">
            <w:pPr>
              <w:pStyle w:val="Listeafsnit"/>
              <w:numPr>
                <w:ilvl w:val="0"/>
                <w:numId w:val="18"/>
              </w:numPr>
              <w:spacing w:after="200" w:line="276" w:lineRule="auto"/>
            </w:pPr>
            <w:r>
              <w:t xml:space="preserve">Dokumentation fra e-Certis, når disse er dækkende for ordregivers behov. </w:t>
            </w:r>
          </w:p>
          <w:p w14:paraId="2E8377A7" w14:textId="77777777" w:rsidR="003F1D85" w:rsidRDefault="003F1D85" w:rsidP="003F1D85">
            <w:pPr>
              <w:pStyle w:val="Listeafsnit"/>
              <w:spacing w:after="200" w:line="276" w:lineRule="auto"/>
              <w:ind w:left="360"/>
            </w:pPr>
            <w:r>
              <w:t xml:space="preserve">Uddrag fra relevant register, certifikat eller tilsvarende dokument(er) udstedt af kompetent myndighed, der viser, </w:t>
              <w:lastRenderedPageBreak/>
              <w:t xml:space="preserve">at ansøgeren eller tilbudsgiver ikke er omfattet af udelukkelsesgrundene i § 135, stk. 1. </w:t>
            </w:r>
          </w:p>
          <w:p w14:paraId="04921584" w14:textId="77777777" w:rsidR="003F1D85" w:rsidRDefault="003F1D85" w:rsidP="003F1D85">
            <w:pPr>
              <w:pStyle w:val="Listeafsnit"/>
              <w:spacing w:after="200" w:line="276" w:lineRule="auto"/>
              <w:ind w:left="360"/>
            </w:pPr>
          </w:p>
          <w:p w14:paraId="7350263E" w14:textId="77777777" w:rsidR="003F1D85" w:rsidRDefault="003F1D85" w:rsidP="003F1D85">
            <w:pPr>
              <w:pStyle w:val="Listeafsnit"/>
              <w:numPr>
                <w:ilvl w:val="0"/>
                <w:numId w:val="14"/>
              </w:numPr>
              <w:spacing w:after="200" w:line="276" w:lineRule="auto"/>
            </w:pPr>
            <w:r>
              <w:t>Certifikat udstedt af den kompetente myndighed i det pågældende land som bevis for, at ansøgeren ikke er omfattet af udelukkelsesgrundene i de i § 135, stk. 3 nævnte tilfælde.</w:t>
            </w:r>
          </w:p>
          <w:p w14:paraId="64D808B0" w14:textId="77777777" w:rsidR="003F1D85" w:rsidRPr="007E4528" w:rsidRDefault="003F1D85" w:rsidP="003F1D85">
            <w:pPr>
              <w:pStyle w:val="Listeafsnit"/>
              <w:spacing w:after="200" w:line="276" w:lineRule="auto"/>
              <w:ind w:left="360"/>
            </w:pPr>
          </w:p>
          <w:p w14:paraId="4C6C5453" w14:textId="77777777" w:rsidR="003F1D85" w:rsidRDefault="003F1D85" w:rsidP="00554527">
            <w:pPr>
              <w:pStyle w:val="Listeafsnit"/>
              <w:numPr>
                <w:ilvl w:val="0"/>
                <w:numId w:val="33"/>
              </w:numPr>
              <w:spacing w:line="276" w:lineRule="auto"/>
            </w:pPr>
            <w:r>
              <w:t>Udsteder det pågældende land ikke certifikater, eller dækker disse ikke alle de i § 135, stk. 3 nævnte tilfælde, kan de erstattes af en erklæring under ed. Anvendes edsaflæggelse ikke i det pågældende land, kan der anvendes en erklæring på tro og love, der er afgivet for en kompetent retslig eller administrativ myndighed, for en notar eller for en kompetent faglig organisation i det land, hvor ansøgeren eller tilbudsgiver er etableret.</w:t>
            </w:r>
          </w:p>
          <w:p w14:paraId="4768F2BA" w14:textId="77777777" w:rsidR="00F1775F" w:rsidRDefault="00F1775F" w:rsidP="0000333E">
            <w:pPr>
              <w:spacing w:line="276" w:lineRule="auto"/>
              <w:rPr>
                <w:b/>
                <w:bCs/>
              </w:rPr>
            </w:pPr>
          </w:p>
          <w:p w14:paraId="43DEE470" w14:textId="1B2722A6" w:rsidR="0000333E" w:rsidRDefault="0000333E" w:rsidP="0000333E">
            <w:pPr>
              <w:spacing w:line="276" w:lineRule="auto"/>
            </w:pPr>
            <w:r>
              <w:rPr>
                <w:b/>
                <w:bCs/>
              </w:rPr>
              <w:t>Bemærk:</w:t>
            </w:r>
            <w:r>
              <w:t xml:space="preserve"> Dokumentationen skal omfatte både tilbudsgiver selv </w:t>
            </w:r>
            <w:r>
              <w:rPr>
                <w:b/>
                <w:bCs/>
              </w:rPr>
              <w:t xml:space="preserve">og </w:t>
            </w:r>
            <w:r>
              <w:t xml:space="preserve">eventuelle medlemmer af eller tilbudsgivers bestyrelse, direktion eller tilsynsråd, jf. udbudslovens 135, stk. 2.</w:t>
            </w:r>
          </w:p>
          <w:p w14:paraId="4F9946F7" w14:textId="77777777" w:rsidR="0000333E" w:rsidRDefault="0000333E" w:rsidP="0000333E">
            <w:pPr>
              <w:spacing w:line="276" w:lineRule="auto"/>
            </w:pPr>
            <w:r>
              <w:lastRenderedPageBreak/>
              <w:t>En tilbudsgiver, der er optaget på en officiel liste over godkendte økonomiske aktører i den EU-medlemsstat, hvor tilbudsgiveren er etableret, kan – forudsat at optagelse på listen dokumenterer, at der ikke er grundlag for udelukkelse – i stedet forelægge ordregiveren et certifikat for optagelse udstedt af den kompetente myndighed, jf. § 152, stk. 4.</w:t>
            </w:r>
          </w:p>
          <w:p w14:paraId="6886B85E" w14:textId="1E559F7C" w:rsidR="0000333E" w:rsidRDefault="0000333E" w:rsidP="0000333E">
            <w:pPr>
              <w:spacing w:line="276" w:lineRule="auto"/>
            </w:pPr>
          </w:p>
        </w:tc>
      </w:tr>
      <w:tr w:rsidR="004C571D" w14:paraId="55431E3B" w14:textId="77777777" w:rsidTr="00F1775F">
        <w:tc>
          <w:tcPr>
            <w:tcW w:w="3916" w:type="dxa"/>
          </w:tcPr>
          <w:p w14:paraId="45E2A640" w14:textId="51D6DC45" w:rsidR="004C571D" w:rsidRDefault="004C571D" w:rsidP="00F1775F">
            <w:pPr>
              <w:spacing w:line="276" w:lineRule="auto"/>
            </w:pPr>
            <w:r>
              <w:rPr>
                <w:b/>
              </w:rPr>
              <w:lastRenderedPageBreak/>
              <w:t xml:space="preserve">Udbudslovens § 137, stk. 1, nr. 2 (Frivillig udelukkelsesgrund)</w:t>
            </w:r>
          </w:p>
        </w:tc>
        <w:tc>
          <w:tcPr>
            <w:tcW w:w="2415" w:type="dxa"/>
          </w:tcPr>
          <w:p w14:paraId="066CD7C7" w14:textId="77777777" w:rsidR="004C571D" w:rsidRPr="007E4528" w:rsidRDefault="004C571D" w:rsidP="004C571D">
            <w:pPr>
              <w:spacing w:line="276" w:lineRule="auto"/>
              <w:rPr>
                <w:u w:val="single"/>
              </w:rPr>
            </w:pPr>
            <w:r>
              <w:rPr>
                <w:u w:val="single"/>
              </w:rPr>
              <w:t>For danske virksomheder:</w:t>
            </w:r>
          </w:p>
          <w:p w14:paraId="1BE39565" w14:textId="77777777" w:rsidR="00955C2A" w:rsidRDefault="00955C2A" w:rsidP="00955C2A">
            <w:pPr>
              <w:pStyle w:val="Opstilling-punkttegn"/>
              <w:numPr>
                <w:ilvl w:val="0"/>
                <w:numId w:val="0"/>
              </w:numPr>
              <w:spacing w:line="276" w:lineRule="auto"/>
              <w:ind w:left="360"/>
            </w:pPr>
          </w:p>
          <w:p w14:paraId="189E93D0" w14:textId="5F67603B" w:rsidR="004C571D" w:rsidRPr="007E4528" w:rsidRDefault="004C571D" w:rsidP="004C571D">
            <w:pPr>
              <w:pStyle w:val="Opstilling-punkttegn"/>
              <w:numPr>
                <w:ilvl w:val="0"/>
                <w:numId w:val="15"/>
              </w:numPr>
              <w:spacing w:line="276" w:lineRule="auto"/>
              <w:ind w:left="360"/>
            </w:pPr>
            <w:r>
              <w:t>Serviceattest</w:t>
            </w:r>
          </w:p>
          <w:p w14:paraId="1250538B" w14:textId="77777777" w:rsidR="004C571D" w:rsidRDefault="004C571D" w:rsidP="003F4C8A">
            <w:pPr>
              <w:spacing w:line="276" w:lineRule="auto"/>
            </w:pPr>
          </w:p>
        </w:tc>
        <w:tc>
          <w:tcPr>
            <w:tcW w:w="2595" w:type="dxa"/>
          </w:tcPr>
          <w:p w14:paraId="33282194" w14:textId="77777777" w:rsidR="004C571D" w:rsidRDefault="004C571D" w:rsidP="00955C2A">
            <w:pPr>
              <w:pStyle w:val="Opstilling-punkttegn"/>
              <w:numPr>
                <w:ilvl w:val="0"/>
                <w:numId w:val="0"/>
              </w:numPr>
              <w:spacing w:line="276" w:lineRule="auto"/>
              <w:rPr>
                <w:u w:val="single"/>
              </w:rPr>
            </w:pPr>
            <w:r>
              <w:rPr>
                <w:u w:val="single"/>
              </w:rPr>
              <w:t>For udenlandske virksomheder:</w:t>
            </w:r>
          </w:p>
          <w:p w14:paraId="4BDEFF5A" w14:textId="77777777" w:rsidR="00955C2A" w:rsidRPr="007E4528" w:rsidRDefault="00955C2A" w:rsidP="00955C2A">
            <w:pPr>
              <w:pStyle w:val="Opstilling-punkttegn"/>
              <w:numPr>
                <w:ilvl w:val="0"/>
                <w:numId w:val="0"/>
              </w:numPr>
              <w:spacing w:line="276" w:lineRule="auto"/>
              <w:rPr>
                <w:u w:val="single"/>
              </w:rPr>
            </w:pPr>
          </w:p>
          <w:p w14:paraId="259CF732" w14:textId="77777777" w:rsidR="004C571D" w:rsidRDefault="004C571D" w:rsidP="00554527">
            <w:pPr>
              <w:pStyle w:val="Listeafsnit"/>
              <w:numPr>
                <w:ilvl w:val="0"/>
                <w:numId w:val="19"/>
              </w:numPr>
              <w:spacing w:after="200" w:line="276" w:lineRule="auto"/>
              <w:ind w:left="360"/>
            </w:pPr>
            <w:r>
              <w:t xml:space="preserve">Dokumentation fra e-Certis, når disse er dækkende for ordregivers behov. </w:t>
            </w:r>
          </w:p>
          <w:p w14:paraId="11C3F722" w14:textId="77777777" w:rsidR="004C571D" w:rsidRDefault="004C571D" w:rsidP="004C571D">
            <w:pPr>
              <w:pStyle w:val="Listeafsnit"/>
              <w:spacing w:after="200" w:line="276" w:lineRule="auto"/>
              <w:ind w:left="360"/>
            </w:pPr>
          </w:p>
          <w:p w14:paraId="15176663" w14:textId="275F584A" w:rsidR="004C571D" w:rsidRPr="00F1775F" w:rsidRDefault="004C571D" w:rsidP="00554527">
            <w:pPr>
              <w:pStyle w:val="Listeafsnit"/>
              <w:numPr>
                <w:ilvl w:val="0"/>
                <w:numId w:val="19"/>
              </w:numPr>
              <w:spacing w:after="200" w:line="276" w:lineRule="auto"/>
              <w:ind w:left="360"/>
            </w:pPr>
            <w:r>
              <w:t xml:space="preserve">Certifikat udstedt af den kompetente myndighed i det pågældende land som bevis for, at ansøgeren ikke er omfattet af udelukkelsesgrundene i de i § 137, stk. 1, nr. 2, nævnte tilfælde.</w:t>
            </w:r>
          </w:p>
          <w:p w14:paraId="3B4968C6" w14:textId="77777777" w:rsidR="00E11AEB" w:rsidRDefault="00E11AEB" w:rsidP="00E11AEB">
            <w:pPr>
              <w:pStyle w:val="Listeafsnit"/>
            </w:pPr>
          </w:p>
          <w:p w14:paraId="065F2B3C" w14:textId="1CA05596" w:rsidR="004C571D" w:rsidRPr="00144077" w:rsidRDefault="004C571D" w:rsidP="00554527">
            <w:pPr>
              <w:pStyle w:val="Listeafsnit"/>
              <w:numPr>
                <w:ilvl w:val="0"/>
                <w:numId w:val="33"/>
              </w:numPr>
              <w:spacing w:line="276" w:lineRule="auto"/>
            </w:pPr>
            <w:r>
              <w:t xml:space="preserve">Udsteder det pågældende land ikke certifikater, eller dækker disse ikke alle de i § 137, stk. 1, nr. 2, nævnte tilfælde, kan de erstattes af en erklæring under ed. Anvendes edsaflæggelse ikke i det pågældende land, kan der anvendes en erklæring på tro og love, der er afgivet </w:t>
              <w:lastRenderedPageBreak/>
              <w:t xml:space="preserve">for en kompetent retslig eller administrativ myndighed, for en notar eller for en kompetent faglig organisation i det land, hvor ansøgeren eller tilbudsgiver er etableret.</w:t>
            </w:r>
          </w:p>
          <w:p w14:paraId="1C4E7812" w14:textId="75F7D972" w:rsidR="00E11AEB" w:rsidRPr="00144077" w:rsidRDefault="00E11AEB" w:rsidP="0000333E">
            <w:pPr>
              <w:spacing w:line="276" w:lineRule="auto"/>
            </w:pPr>
          </w:p>
          <w:p w14:paraId="405DE692" w14:textId="06854DF9" w:rsidR="0000333E" w:rsidRDefault="0000333E" w:rsidP="0000333E">
            <w:pPr>
              <w:spacing w:line="276" w:lineRule="auto"/>
            </w:pPr>
            <w:r>
              <w:t>En tilbudsgiver, der er optaget på en officiel liste over godkendte økonomiske aktører i den EU-medlemsstat, hvor tilbudsgiveren er etableret, kan – forudsat at optagelse på listen dokumenterer, at der ikke er grundlag for udelukkelse – i stedet forelægge ordregiveren et certifikat for optagelse udstedt af den kompetente myndighed, jf. § 152, stk. 4.</w:t>
            </w:r>
          </w:p>
          <w:p w14:paraId="2310C430" w14:textId="29663A35" w:rsidR="0000333E" w:rsidRDefault="0000333E" w:rsidP="0000333E">
            <w:pPr>
              <w:spacing w:line="276" w:lineRule="auto"/>
            </w:pPr>
          </w:p>
        </w:tc>
      </w:tr>
      <w:tr w:rsidR="00E90A42" w14:paraId="0FF1E211" w14:textId="77777777" w:rsidTr="00F1775F">
        <w:tc>
          <w:tcPr>
            <w:tcW w:w="3916" w:type="dxa"/>
          </w:tcPr>
          <w:p w14:paraId="2496753E" w14:textId="77777777" w:rsidR="00E90A42" w:rsidRDefault="00E90A42" w:rsidP="00E90A42">
            <w:pPr>
              <w:spacing w:line="276" w:lineRule="auto"/>
              <w:rPr>
                <w:b/>
              </w:rPr>
            </w:pPr>
            <w:r>
              <w:rPr>
                <w:b/>
              </w:rPr>
              <w:lastRenderedPageBreak/>
              <w:t>Teknisk og faglig formåen</w:t>
            </w:r>
          </w:p>
          <w:p w14:paraId="3B1C9122" w14:textId="1A550D24" w:rsidR="00E90A42" w:rsidRDefault="00E90A42" w:rsidP="00E90A42">
            <w:pPr>
              <w:spacing w:line="276" w:lineRule="auto"/>
              <w:rPr>
                <w:b/>
              </w:rPr>
            </w:pPr>
            <w:r>
              <w:rPr>
                <w:b/>
              </w:rPr>
              <w:t>minimumskrav til egnethed</w:t>
            </w:r>
          </w:p>
          <w:p w14:paraId="51F89560" w14:textId="77777777" w:rsidR="00E90A42" w:rsidRDefault="00E90A42" w:rsidP="00E90A42">
            <w:pPr>
              <w:spacing w:line="276" w:lineRule="auto"/>
              <w:rPr>
                <w:b/>
              </w:rPr>
            </w:pPr>
          </w:p>
          <w:p w14:paraId="13FD86F0" w14:textId="48875D6A" w:rsidR="00E90A42" w:rsidRDefault="00E90A42" w:rsidP="00E90A42">
            <w:pPr>
              <w:spacing w:line="276" w:lineRule="auto"/>
            </w:pPr>
            <w:r>
              <w:rPr>
                <w:b/>
              </w:rPr>
              <w:t xml:space="preserve">Referencer </w:t>
            </w:r>
          </w:p>
        </w:tc>
        <w:tc>
          <w:tcPr>
            <w:tcW w:w="5010" w:type="dxa"/>
            <w:gridSpan w:val="2"/>
          </w:tcPr>
          <w:p w14:paraId="6187EEFD" w14:textId="2A2668F9" w:rsidR="00E90A42" w:rsidRPr="0021742D" w:rsidRDefault="00E90A42" w:rsidP="0021742D">
            <w:pPr>
              <w:spacing w:line="276" w:lineRule="auto"/>
              <w:rPr>
                <w:rFonts w:cstheme="minorHAnsi"/>
              </w:rPr>
            </w:pPr>
            <w:r>
              <w:rPr>
                <w:rFonts w:cstheme="minorHAnsi"/>
              </w:rPr>
              <w:t xml:space="preserve">Den referenceliste, som indeholdes i ESPD for at være den endelige dokumentation for ansøgers referencer. </w:t>
            </w:r>
          </w:p>
          <w:p w14:paraId="77B29EB2" w14:textId="77777777" w:rsidR="00E90A42" w:rsidRDefault="00E90A42" w:rsidP="003F4C8A">
            <w:pPr>
              <w:spacing w:line="276" w:lineRule="auto"/>
            </w:pPr>
          </w:p>
          <w:p w14:paraId="78FEA4F8" w14:textId="77777777" w:rsidR="0000333E" w:rsidRDefault="0000333E" w:rsidP="003F4C8A">
            <w:pPr>
              <w:spacing w:line="276" w:lineRule="auto"/>
            </w:pPr>
            <w:r>
              <w:t>En tilbudsgiver, der er optaget på en officiel liste over godkendte økonomiske aktører i den EU-medlemsstat, hvor tilbudsgiveren er etableret, kan – forudsat at optagelse på listen dokumenterer opfyldelse af de fastsatte minimumskrav – i stedet forelægge ordregiveren et certifikat for optagelse udstedt af den kompetente myndighed, jf. § 152, stk. 4.</w:t>
            </w:r>
          </w:p>
          <w:p w14:paraId="002E6C00" w14:textId="1E95EF00" w:rsidR="005304BE" w:rsidRDefault="005304BE" w:rsidP="003F4C8A">
            <w:pPr>
              <w:spacing w:line="276" w:lineRule="auto"/>
            </w:pPr>
          </w:p>
        </w:tc>
      </w:tr>
      <w:tr w:rsidR="00E90A42" w14:paraId="765753E8" w14:textId="77777777" w:rsidTr="00F1775F">
        <w:tc>
          <w:tcPr>
            <w:tcW w:w="3916" w:type="dxa"/>
          </w:tcPr>
          <w:p w14:paraId="4D7A6424" w14:textId="113D628B" w:rsidR="00E90A42" w:rsidRDefault="00E90A42" w:rsidP="003F4C8A">
            <w:pPr>
              <w:spacing w:line="276" w:lineRule="auto"/>
            </w:pPr>
            <w:r>
              <w:rPr>
                <w:b/>
              </w:rPr>
              <w:t>Såfremt ansøger/tilbudsgiver er et konsortium</w:t>
            </w:r>
          </w:p>
        </w:tc>
        <w:tc>
          <w:tcPr>
            <w:tcW w:w="5010" w:type="dxa"/>
            <w:gridSpan w:val="2"/>
          </w:tcPr>
          <w:p w14:paraId="7430C155" w14:textId="77777777" w:rsidR="00E90A42" w:rsidRPr="007E4528" w:rsidRDefault="00E90A42" w:rsidP="00E90A42">
            <w:pPr>
              <w:pStyle w:val="Listeafsnit"/>
              <w:numPr>
                <w:ilvl w:val="0"/>
                <w:numId w:val="16"/>
              </w:numPr>
              <w:spacing w:after="200" w:line="276" w:lineRule="auto"/>
            </w:pPr>
            <w:r>
              <w:t>Erklæring om konsortiedannelse</w:t>
            </w:r>
          </w:p>
          <w:p w14:paraId="0D75BFC9" w14:textId="77777777" w:rsidR="00E90A42" w:rsidRPr="007E4528" w:rsidRDefault="00E90A42" w:rsidP="00E90A42">
            <w:pPr>
              <w:spacing w:line="276" w:lineRule="auto"/>
              <w:ind w:left="360"/>
            </w:pPr>
            <w:r>
              <w:t>Der er i udbudsmaterialet vedlagt erklæring, der kan anvendes som dokumentation.</w:t>
            </w:r>
          </w:p>
          <w:p w14:paraId="6B60A999" w14:textId="77777777" w:rsidR="00E90A42" w:rsidRDefault="00E90A42" w:rsidP="003F4C8A">
            <w:pPr>
              <w:spacing w:line="276" w:lineRule="auto"/>
            </w:pPr>
          </w:p>
        </w:tc>
      </w:tr>
      <w:tr w:rsidR="00E90A42" w14:paraId="29AF0D60" w14:textId="77777777" w:rsidTr="00F1775F">
        <w:tc>
          <w:tcPr>
            <w:tcW w:w="3916" w:type="dxa"/>
          </w:tcPr>
          <w:p w14:paraId="2007408E" w14:textId="77777777" w:rsidR="00E90A42" w:rsidRPr="00716647" w:rsidRDefault="00E90A42" w:rsidP="00E90A42">
            <w:pPr>
              <w:spacing w:line="276" w:lineRule="auto"/>
              <w:rPr>
                <w:b/>
              </w:rPr>
            </w:pPr>
            <w:r>
              <w:rPr>
                <w:b/>
              </w:rPr>
              <w:t xml:space="preserve">Såfremt ansøger/tilbudsgiver baserer sig på en anden enhed i forhold til teknisk og faglig formåen</w:t>
            </w:r>
          </w:p>
          <w:p w14:paraId="4DD96CA0" w14:textId="77777777" w:rsidR="00E90A42" w:rsidRDefault="00E90A42" w:rsidP="003F4C8A">
            <w:pPr>
              <w:spacing w:line="276" w:lineRule="auto"/>
            </w:pPr>
          </w:p>
        </w:tc>
        <w:tc>
          <w:tcPr>
            <w:tcW w:w="5010" w:type="dxa"/>
            <w:gridSpan w:val="2"/>
          </w:tcPr>
          <w:p w14:paraId="52EB84FA" w14:textId="77777777" w:rsidR="00E90A42" w:rsidRPr="007E4528" w:rsidRDefault="00E90A42" w:rsidP="00554527">
            <w:pPr>
              <w:pStyle w:val="Listeafsnit"/>
              <w:numPr>
                <w:ilvl w:val="0"/>
                <w:numId w:val="17"/>
              </w:numPr>
              <w:spacing w:after="200" w:line="276" w:lineRule="auto"/>
            </w:pPr>
            <w:r>
              <w:t>Støtteerklæring i forhold til teknisk og faglig formåen.</w:t>
            </w:r>
          </w:p>
          <w:p w14:paraId="30594CC1" w14:textId="77777777" w:rsidR="00E90A42" w:rsidRPr="007E4528" w:rsidRDefault="00E90A42" w:rsidP="00E90A42">
            <w:pPr>
              <w:spacing w:line="276" w:lineRule="auto"/>
              <w:ind w:left="360"/>
            </w:pPr>
            <w:r>
              <w:t>Der er i udbudsmaterialet vedlagt erklæring, der kan anvendes som dokumentation.</w:t>
            </w:r>
          </w:p>
          <w:p w14:paraId="29291FA0" w14:textId="77777777" w:rsidR="00E90A42" w:rsidRDefault="00E90A42" w:rsidP="003F4C8A">
            <w:pPr>
              <w:spacing w:line="276" w:lineRule="auto"/>
            </w:pPr>
          </w:p>
        </w:tc>
      </w:tr>
    </w:tbl>
    <w:p w14:paraId="27EFCB67" w14:textId="77777777" w:rsidR="005F61F3" w:rsidRDefault="005F61F3" w:rsidP="003F4C8A">
      <w:pPr>
        <w:spacing w:line="276" w:lineRule="auto"/>
      </w:pPr>
    </w:p>
    <w:p w14:paraId="7E1FD9C2" w14:textId="76724949" w:rsidR="00C77FCF" w:rsidRDefault="00C77FCF" w:rsidP="003F4C8A">
      <w:pPr>
        <w:spacing w:line="276" w:lineRule="auto"/>
      </w:pPr>
      <w:r>
        <w:t>Det anbefales, at ansøger/tilbudsgiver så vidt muligt sikrer sig at have den nødvendige dokumentation klar i løbet af udbudsprocessen.</w:t>
      </w:r>
    </w:p>
    <w:p w14:paraId="197273DA" w14:textId="7EF60EEC" w:rsidR="009F4513" w:rsidRDefault="009F4513" w:rsidP="003F4C8A">
      <w:pPr>
        <w:spacing w:line="276" w:lineRule="auto"/>
      </w:pPr>
    </w:p>
    <w:p w14:paraId="40A771FD" w14:textId="72CCD34B" w:rsidR="009F4513" w:rsidRDefault="009F4513" w:rsidP="003F4C8A">
      <w:pPr>
        <w:spacing w:line="276" w:lineRule="auto"/>
      </w:pPr>
    </w:p>
    <w:p w14:paraId="535C43E8" w14:textId="77777777" w:rsidR="009F4513" w:rsidRPr="00F542A8" w:rsidRDefault="009F4513" w:rsidP="009F4513">
      <w:pPr>
        <w:pStyle w:val="Overskrift1"/>
        <w:keepLines w:val="0"/>
        <w:pageBreakBefore w:val="0"/>
        <w:suppressAutoHyphens w:val="0"/>
        <w:spacing w:after="240" w:line="276" w:lineRule="auto"/>
        <w:contextualSpacing w:val="0"/>
      </w:pPr>
      <w:bookmarkStart w:id="145" w:name="_Toc103872312"/>
      <w:bookmarkStart w:id="146" w:name="_Toc240975460"/>
      <w:r>
        <w:t>Dokumentation vedrørende EU-sanktioner mod Rusland og russiske interesser</w:t>
      </w:r>
      <w:bookmarkEnd w:id="145"/>
      <w:bookmarkEnd w:id="146"/>
    </w:p>
    <w:p w14:paraId="1AE495FF" w14:textId="1551CA89" w:rsidR="009F4513" w:rsidRPr="000841EB" w:rsidRDefault="00287534" w:rsidP="009F4513">
      <w:pPr>
        <w:spacing w:line="276" w:lineRule="auto"/>
      </w:pPr>
      <w:r>
        <w:t xml:space="preserve">Lægemiddelstyrelsen kan på ethvert tidspunkt i udbudsproceduren anmode tilbudsgiverne om at fremlægge dokumentation for de forhold, der er blevet erklæret i tro og love erklæring(er) om sanktioner mod Rusland og russiske interesser, jf. punkt </w:t>
        <w:fldChar w:fldCharType="begin"/>
        <w:instrText xml:space="preserve"> REF _Ref103872129 \r \h </w:instrText>
        <w:instrText xml:space="preserve"> \* MERGEFORMAT </w:instrText>
        <w:fldChar w:fldCharType="separate"/>
        <w:t>10</w:t>
        <w:fldChar w:fldCharType="end"/>
        <w:t xml:space="preserve"> ovenfor. Tilsvarende kan Lægemiddelstyrelsen anmode tilbudsgiverne om at supplere eller præcisere modtaget dokumentation. </w:t>
      </w:r>
    </w:p>
    <w:p w14:paraId="4E5B1993" w14:textId="77777777" w:rsidR="009F4513" w:rsidRPr="000841EB" w:rsidRDefault="009F4513" w:rsidP="009F4513">
      <w:pPr>
        <w:spacing w:line="276" w:lineRule="auto"/>
      </w:pPr>
    </w:p>
    <w:p w14:paraId="17F0F040" w14:textId="5E1EB8FC" w:rsidR="009F4513" w:rsidRPr="00F542A8" w:rsidRDefault="009F4513" w:rsidP="009F4513">
      <w:pPr>
        <w:spacing w:line="276" w:lineRule="auto"/>
      </w:pPr>
      <w:r>
        <w:t xml:space="preserve">I så fald skal den efterspurgte dokumentation fremsendes inden en kortere tidsfrist, der fastsættes af Lægemiddelstyrelsen. Manglende fremsendelse af efterspurgt dokumentation kan føre til udelukkelse af den pågældende tilbudsgiver fra udbudsproceduren.</w:t>
      </w:r>
    </w:p>
    <w:p w14:paraId="36D2E307" w14:textId="77777777" w:rsidR="009F4513" w:rsidRPr="00F542A8" w:rsidRDefault="009F4513" w:rsidP="003F4C8A">
      <w:pPr>
        <w:spacing w:line="276" w:lineRule="auto"/>
      </w:pPr>
    </w:p>
    <w:sectPr w:rsidR="009F4513" w:rsidRPr="00F542A8" w:rsidSect="003D32A2">
      <w:footerReference w:type="even" r:id="rId28"/>
      <w:footerReference w:type="default" r:id="rId29"/>
      <w:footerReference w:type="first" r:id="rId30"/>
      <w:pgSz w:w="11907" w:h="16839" w:code="9"/>
      <w:pgMar w:top="1984" w:right="1190" w:bottom="1417" w:left="1757" w:header="947" w:footer="68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9" w:author="Maj-Britt Rose Böwadt" w:date="2026-09-24T08:43:00Z" w:initials="MB">
    <w:p w14:paraId="0ABAD8BA" w14:textId="77777777" w:rsidR="00A91A49" w:rsidRDefault="00A91A49" w:rsidP="00A91A49">
      <w:pPr>
        <w:pStyle w:val="Kommentartekst"/>
      </w:pPr>
      <w:r>
        <w:rPr>
          <w:rStyle w:val="Kommentarhenvisning"/>
        </w:rPr>
        <w:annotationRef/>
      </w:r>
      <w:r>
        <w:t xml:space="preserve"># Rambøll - </w:t>
      </w:r>
      <w:r>
        <w:rPr>
          <w:color w:val="000000"/>
        </w:rPr>
        <w:t>Vi mangler at genbesøge evalueringsmetoden for pris, herunder særligt %-angivelserne, når kontraktværdien er fastsat.</w:t>
      </w:r>
    </w:p>
    <w:p w14:paraId="282A221C" w14:textId="77777777" w:rsidR="00A91A49" w:rsidRDefault="00A91A49" w:rsidP="00A91A49">
      <w:pPr>
        <w:pStyle w:val="Kommentarteks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2A22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274551" w16cex:dateUtc="2026-09-24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2A221C" w16cid:durableId="052745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1D32" w14:textId="77777777" w:rsidR="00554527" w:rsidRDefault="00554527" w:rsidP="009E4B94">
      <w:pPr>
        <w:spacing w:line="240" w:lineRule="auto"/>
      </w:pPr>
      <w:r>
        <w:separator/>
      </w:r>
    </w:p>
  </w:endnote>
  <w:endnote w:type="continuationSeparator" w:id="0">
    <w:p w14:paraId="4BE9633F" w14:textId="77777777" w:rsidR="00554527" w:rsidRDefault="00554527" w:rsidP="009E4B94">
      <w:pPr>
        <w:spacing w:line="240" w:lineRule="auto"/>
      </w:pPr>
      <w:r>
        <w:continuationSeparator/>
      </w:r>
    </w:p>
  </w:endnote>
  <w:endnote w:type="continuationNotice" w:id="1">
    <w:p w14:paraId="047406B0" w14:textId="77777777" w:rsidR="00554527" w:rsidRDefault="0055452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C3A3" w14:textId="22EB9637" w:rsidR="00A360F7" w:rsidRDefault="00A360F7" w:rsidP="008D2FBD">
    <w:pPr>
      <w:pStyle w:val="Sidefod"/>
    </w:pPr>
    <w:r>
      <w:rPr>
        <w:noProof/>
      </w:rPr>
      <mc:AlternateContent>
        <mc:Choice Requires="wps">
          <w:drawing>
            <wp:anchor distT="0" distB="0" distL="114300" distR="114300" simplePos="0" relativeHeight="251658241" behindDoc="0" locked="0" layoutInCell="1" allowOverlap="1" wp14:anchorId="4AE2F0B6" wp14:editId="7F395C77">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4734858" w14:textId="4E8C28B9" w:rsidR="00A360F7" w:rsidRDefault="00A360F7" w:rsidP="008D2FBD">
                          <w:pPr>
                            <w:pStyle w:val="Sidefod"/>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sidR="000F1592">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E2F0B6" id="_x0000_t202" coordsize="21600,21600" o:spt="202" path="m,l,21600r21600,l21600,xe">
              <v:stroke joinstyle="miter"/>
              <v:path gradientshapeok="t" o:connecttype="rect"/>
            </v:shapetype>
            <v:shape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34734858" w14:textId="4E8C28B9" w:rsidR="00A360F7" w:rsidRDefault="00A360F7" w:rsidP="008D2FBD">
                    <w:pPr>
                      <w:pStyle w:val="Sidefod"/>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sidR="000F1592">
                      <w:rPr>
                        <w:noProof/>
                      </w:rPr>
                      <w:t>1</w:t>
                    </w:r>
                    <w: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569D4614" wp14:editId="6A96490D">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A360F7" w:rsidRPr="000A3E5D" w14:paraId="5F1799BB" w14:textId="77777777" w:rsidTr="008D2FBD">
                            <w:trPr>
                              <w:trHeight w:val="482"/>
                              <w:jc w:val="right"/>
                            </w:trPr>
                            <w:tc>
                              <w:tcPr>
                                <w:tcW w:w="6804" w:type="dxa"/>
                                <w:vAlign w:val="bottom"/>
                              </w:tcPr>
                              <w:p w14:paraId="501C0C7B" w14:textId="7D50E018" w:rsidR="00A360F7" w:rsidRPr="00F66CFF" w:rsidRDefault="00A360F7" w:rsidP="008D2FBD">
                                <w:pPr>
                                  <w:pStyle w:val="Template-FilePath"/>
                                  <w:jc w:val="right"/>
                                </w:pPr>
                                <w:r>
                                  <w:fldChar w:fldCharType="begin"/>
                                </w:r>
                                <w:r w:rsidRPr="00DC42BA">
                                  <w:rPr>
                                    <w:lang w:val="en-US"/>
                                  </w:rPr>
                                  <w:instrText xml:space="preserve"> FILENAME  \p </w:instrText>
                                </w:r>
                                <w:r>
                                  <w:fldChar w:fldCharType="separate"/>
                                </w:r>
                                <w:r w:rsidR="000F1592">
                                  <w:rPr>
                                    <w:lang w:val="en-US"/>
                                  </w:rPr>
                                  <w:t xml:space="preserve">https://ramboll.sharepoint.com/sites/Femern-DOoperationalisation-PublicProcurement/Shared Documents/Public Procurement/3. </w:t>
                                </w:r>
                                <w:r w:rsidR="000F1592" w:rsidRPr="000F1592">
                                  <w:t>CONCEPTS/2. UDBUD - PARADIGMESAMLING/1. Udbudsmateriale/2. Udbudsbetingelser/Udbudsbetingelser_Udbud med forhandling.docx</w:t>
                                </w:r>
                                <w:r>
                                  <w:fldChar w:fldCharType="end"/>
                                </w:r>
                              </w:p>
                            </w:tc>
                          </w:tr>
                        </w:tbl>
                        <w:p w14:paraId="27718CFA" w14:textId="77777777" w:rsidR="00A360F7" w:rsidRPr="00F66CFF" w:rsidRDefault="00A360F7" w:rsidP="008D2FBD">
                          <w:pPr>
                            <w:pStyle w:val="Sidefod"/>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9D4614"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A360F7" w:rsidRPr="000A3E5D" w14:paraId="5F1799BB" w14:textId="77777777" w:rsidTr="008D2FBD">
                      <w:trPr>
                        <w:trHeight w:val="482"/>
                        <w:jc w:val="right"/>
                      </w:trPr>
                      <w:tc>
                        <w:tcPr>
                          <w:tcW w:w="6804" w:type="dxa"/>
                          <w:vAlign w:val="bottom"/>
                        </w:tcPr>
                        <w:p w14:paraId="501C0C7B" w14:textId="7D50E018" w:rsidR="00A360F7" w:rsidRPr="00F66CFF" w:rsidRDefault="00A360F7" w:rsidP="008D2FBD">
                          <w:pPr>
                            <w:pStyle w:val="Template-FilePath"/>
                            <w:jc w:val="right"/>
                          </w:pPr>
                          <w:r>
                            <w:fldChar w:fldCharType="begin"/>
                          </w:r>
                          <w:r w:rsidRPr="00DC42BA">
                            <w:rPr>
                              <w:lang w:val="en-US"/>
                            </w:rPr>
                            <w:instrText xml:space="preserve"> FILENAME  \p </w:instrText>
                          </w:r>
                          <w:r>
                            <w:fldChar w:fldCharType="separate"/>
                          </w:r>
                          <w:r w:rsidR="000F1592">
                            <w:rPr>
                              <w:lang w:val="en-US"/>
                            </w:rPr>
                            <w:t xml:space="preserve">https://ramboll.sharepoint.com/sites/Femern-DOoperationalisation-PublicProcurement/Shared Documents/Public Procurement/3. </w:t>
                          </w:r>
                          <w:r w:rsidR="000F1592" w:rsidRPr="000F1592">
                            <w:t>CONCEPTS/2. UDBUD - PARADIGMESAMLING/1. Udbudsmateriale/2. Udbudsbetingelser/Udbudsbetingelser_Udbud med forhandling.docx</w:t>
                          </w:r>
                          <w:r>
                            <w:fldChar w:fldCharType="end"/>
                          </w:r>
                        </w:p>
                      </w:tc>
                    </w:tr>
                  </w:tbl>
                  <w:p w14:paraId="27718CFA" w14:textId="77777777" w:rsidR="00A360F7" w:rsidRPr="00F66CFF" w:rsidRDefault="00A360F7" w:rsidP="008D2FBD">
                    <w:pPr>
                      <w:pStyle w:val="Sidefod"/>
                      <w:spacing w:line="14" w:lineRule="exact"/>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A360F7" w14:paraId="507A8B45" w14:textId="77777777" w:rsidTr="008D2FBD">
      <w:trPr>
        <w:trHeight w:hRule="exact" w:val="284"/>
        <w:jc w:val="right"/>
      </w:trPr>
      <w:tc>
        <w:tcPr>
          <w:tcW w:w="6824" w:type="dxa"/>
          <w:vAlign w:val="bottom"/>
        </w:tcPr>
        <w:p w14:paraId="18820EB2" w14:textId="77777777" w:rsidR="00A360F7" w:rsidRDefault="00A360F7" w:rsidP="008D2FBD">
          <w:pPr>
            <w:pStyle w:val="Template-DocId"/>
            <w:jc w:val="right"/>
          </w:pPr>
          <w:r>
            <w:t>Doc id</w:t>
          </w:r>
        </w:p>
      </w:tc>
    </w:tr>
  </w:tbl>
  <w:p w14:paraId="083DB049" w14:textId="77777777" w:rsidR="00A360F7" w:rsidRDefault="00A360F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037C" w14:textId="5C5A1C69" w:rsidR="00A360F7" w:rsidRPr="00320824" w:rsidRDefault="00A360F7">
    <w:pPr>
      <w:pStyle w:val="Sidefod"/>
    </w:pPr>
    <w:bookmarkStart w:id="28" w:name="ReportLogo"/>
    <w:r>
      <w:rPr>
        <w:noProof/>
      </w:rPr>
      <w:drawing>
        <wp:anchor distT="0" distB="0" distL="0" distR="0" simplePos="0" relativeHeight="251658242" behindDoc="0" locked="0" layoutInCell="1" allowOverlap="1" wp14:anchorId="227D651F" wp14:editId="3F9D113B">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42A4" w14:textId="77777777" w:rsidR="002917F4" w:rsidRDefault="002917F4">
    <w:pPr>
      <w:pStyle w:val="Sidefo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27CE" w14:textId="12D9286B" w:rsidR="000A3E5D" w:rsidRDefault="000A3E5D">
    <w:pPr>
      <w:pStyle w:val="Sidefo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0C36" w14:textId="5217AF6A" w:rsidR="00A360F7" w:rsidRDefault="00A360F7">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3C1F" w14:textId="05875B21" w:rsidR="000A3E5D" w:rsidRDefault="000A3E5D">
    <w:pPr>
      <w:pStyle w:val="Sidefo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6B61" w14:textId="607EC0C2" w:rsidR="000A3E5D" w:rsidRDefault="000A3E5D">
    <w:pPr>
      <w:pStyle w:val="Sidefo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3D64" w14:textId="546D30EE" w:rsidR="00A360F7" w:rsidRDefault="00A360F7" w:rsidP="0084211B">
    <w:pPr>
      <w:pStyle w:val="Sidefod"/>
      <w:tabs>
        <w:tab w:val="clear" w:pos="4819"/>
        <w:tab w:val="center" w:pos="4536"/>
      </w:tabs>
    </w:pPr>
    <w:r w:rsidRPr="00B9349D">
      <w:t>Udbudsbetingelser</w:t>
    </w:r>
    <w:r w:rsidRPr="00965CA9">
      <w:tab/>
    </w:r>
    <w:r w:rsidR="00E27C8E">
      <w:t>Lægemiddelstyrelsen</w:t>
    </w:r>
    <w:r w:rsidRPr="00965CA9">
      <w:tab/>
      <w:t xml:space="preserve">Side </w:t>
    </w:r>
    <w:r w:rsidRPr="00965CA9">
      <w:fldChar w:fldCharType="begin"/>
    </w:r>
    <w:r w:rsidRPr="00965CA9">
      <w:instrText>PAGE   \* MERGEFORMAT</w:instrText>
    </w:r>
    <w:r w:rsidRPr="00965CA9">
      <w:fldChar w:fldCharType="separate"/>
    </w:r>
    <w:r w:rsidRPr="00965CA9">
      <w:t>1</w:t>
    </w:r>
    <w:r w:rsidRPr="00965CA9">
      <w:fldChar w:fldCharType="end"/>
    </w:r>
  </w:p>
  <w:p w14:paraId="417F1160" w14:textId="77777777" w:rsidR="00A360F7" w:rsidRDefault="00A360F7">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A641" w14:textId="5182DA27" w:rsidR="000A3E5D" w:rsidRDefault="000A3E5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4CBC0" w14:textId="77777777" w:rsidR="00554527" w:rsidRDefault="00554527" w:rsidP="009E4B94">
      <w:pPr>
        <w:spacing w:line="240" w:lineRule="auto"/>
      </w:pPr>
    </w:p>
  </w:footnote>
  <w:footnote w:type="continuationSeparator" w:id="0">
    <w:p w14:paraId="24DC66B3" w14:textId="77777777" w:rsidR="00554527" w:rsidRDefault="00554527" w:rsidP="009E4B94">
      <w:pPr>
        <w:spacing w:line="240" w:lineRule="auto"/>
      </w:pPr>
    </w:p>
  </w:footnote>
  <w:footnote w:type="continuationNotice" w:id="1">
    <w:p w14:paraId="1AAB342A" w14:textId="77777777" w:rsidR="00554527" w:rsidRDefault="0055452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30C4" w14:textId="22712B57" w:rsidR="00A360F7" w:rsidRDefault="00A360F7"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t>udbudsbetingelser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81A3" w14:textId="77777777" w:rsidR="002917F4" w:rsidRDefault="002917F4">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E5D1" w14:textId="77777777" w:rsidR="002917F4" w:rsidRDefault="002917F4">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9"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D82598E"/>
    <w:multiLevelType w:val="hybridMultilevel"/>
    <w:tmpl w:val="F14A5DE2"/>
    <w:lvl w:ilvl="0" w:tplc="04060005">
      <w:start w:val="1"/>
      <w:numFmt w:val="bullet"/>
      <w:lvlText w:val=""/>
      <w:lvlJc w:val="left"/>
      <w:pPr>
        <w:ind w:left="1080" w:hanging="360"/>
      </w:pPr>
      <w:rPr>
        <w:rFonts w:ascii="Wingdings" w:hAnsi="Wingdings"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1" w15:restartNumberingAfterBreak="0">
    <w:nsid w:val="13F41C92"/>
    <w:multiLevelType w:val="multilevel"/>
    <w:tmpl w:val="C8945B62"/>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caps w:val="0"/>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2" w15:restartNumberingAfterBreak="0">
    <w:nsid w:val="14D74267"/>
    <w:multiLevelType w:val="hybridMultilevel"/>
    <w:tmpl w:val="5590C9B6"/>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3" w15:restartNumberingAfterBreak="0">
    <w:nsid w:val="1F4717F3"/>
    <w:multiLevelType w:val="hybridMultilevel"/>
    <w:tmpl w:val="D2B030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6362DEF"/>
    <w:multiLevelType w:val="hybridMultilevel"/>
    <w:tmpl w:val="EB129A26"/>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6" w15:restartNumberingAfterBreak="0">
    <w:nsid w:val="28306FA6"/>
    <w:multiLevelType w:val="hybridMultilevel"/>
    <w:tmpl w:val="2918EC28"/>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31B52A25"/>
    <w:multiLevelType w:val="hybridMultilevel"/>
    <w:tmpl w:val="02BEADAE"/>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33115170"/>
    <w:multiLevelType w:val="multilevel"/>
    <w:tmpl w:val="D13A3FDE"/>
    <w:lvl w:ilvl="0">
      <w:start w:val="1"/>
      <w:numFmt w:val="decimal"/>
      <w:pStyle w:val="H1-NOTTOC"/>
      <w:lvlText w:val="%1."/>
      <w:lvlJc w:val="left"/>
      <w:pPr>
        <w:ind w:left="0" w:hanging="624"/>
      </w:pPr>
      <w:rPr>
        <w:rFonts w:hint="default"/>
        <w:b/>
        <w:i w:val="0"/>
        <w:color w:val="009DE0"/>
        <w:sz w:val="28"/>
      </w:rPr>
    </w:lvl>
    <w:lvl w:ilvl="1">
      <w:start w:val="1"/>
      <w:numFmt w:val="decimal"/>
      <w:pStyle w:val="H2-NOTTOC"/>
      <w:lvlText w:val="%1.%2"/>
      <w:lvlJc w:val="left"/>
      <w:pPr>
        <w:tabs>
          <w:tab w:val="num" w:pos="454"/>
        </w:tabs>
        <w:ind w:left="0" w:hanging="624"/>
      </w:pPr>
      <w:rPr>
        <w:rFonts w:ascii="Verdana" w:hAnsi="Verdana" w:hint="default"/>
        <w:b/>
        <w:i w:val="0"/>
        <w:color w:val="000000"/>
        <w:sz w:val="18"/>
      </w:rPr>
    </w:lvl>
    <w:lvl w:ilvl="2">
      <w:start w:val="1"/>
      <w:numFmt w:val="decimal"/>
      <w:pStyle w:val="H3-NOTTOC"/>
      <w:lvlText w:val="%1.%2.%3"/>
      <w:lvlJc w:val="left"/>
      <w:pPr>
        <w:tabs>
          <w:tab w:val="num" w:pos="624"/>
        </w:tabs>
        <w:ind w:left="0" w:hanging="624"/>
      </w:pPr>
      <w:rPr>
        <w:rFonts w:ascii="Verdana" w:hAnsi="Verdana" w:hint="default"/>
        <w:b w:val="0"/>
        <w:i w:val="0"/>
        <w:color w:val="000000"/>
        <w:sz w:val="17"/>
      </w:rPr>
    </w:lvl>
    <w:lvl w:ilvl="3">
      <w:start w:val="1"/>
      <w:numFmt w:val="decimal"/>
      <w:pStyle w:val="H4-NOTTOC"/>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19" w15:restartNumberingAfterBreak="0">
    <w:nsid w:val="39F07B88"/>
    <w:multiLevelType w:val="hybridMultilevel"/>
    <w:tmpl w:val="4E3251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693D0A"/>
    <w:multiLevelType w:val="hybridMultilevel"/>
    <w:tmpl w:val="EBE2CA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1A152AF"/>
    <w:multiLevelType w:val="hybridMultilevel"/>
    <w:tmpl w:val="A466621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3" w15:restartNumberingAfterBreak="0">
    <w:nsid w:val="553215A9"/>
    <w:multiLevelType w:val="hybridMultilevel"/>
    <w:tmpl w:val="6CC2B5E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586F6572"/>
    <w:multiLevelType w:val="hybridMultilevel"/>
    <w:tmpl w:val="087E40BC"/>
    <w:lvl w:ilvl="0" w:tplc="2000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5B190EAA"/>
    <w:multiLevelType w:val="hybridMultilevel"/>
    <w:tmpl w:val="A050A5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C536C6"/>
    <w:multiLevelType w:val="hybridMultilevel"/>
    <w:tmpl w:val="1C98414C"/>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27" w15:restartNumberingAfterBreak="0">
    <w:nsid w:val="5D611093"/>
    <w:multiLevelType w:val="multilevel"/>
    <w:tmpl w:val="7D3CE5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67109"/>
    <w:multiLevelType w:val="hybridMultilevel"/>
    <w:tmpl w:val="8EB6468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644F738A"/>
    <w:multiLevelType w:val="hybridMultilevel"/>
    <w:tmpl w:val="843697FE"/>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1" w15:restartNumberingAfterBreak="0">
    <w:nsid w:val="66400187"/>
    <w:multiLevelType w:val="hybridMultilevel"/>
    <w:tmpl w:val="A0D6D138"/>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32" w15:restartNumberingAfterBreak="0">
    <w:nsid w:val="67EB692D"/>
    <w:multiLevelType w:val="hybridMultilevel"/>
    <w:tmpl w:val="648CB73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687522AC"/>
    <w:multiLevelType w:val="hybridMultilevel"/>
    <w:tmpl w:val="C90C5BD4"/>
    <w:lvl w:ilvl="0" w:tplc="04060005">
      <w:start w:val="1"/>
      <w:numFmt w:val="bullet"/>
      <w:lvlText w:val=""/>
      <w:lvlJc w:val="left"/>
      <w:pPr>
        <w:tabs>
          <w:tab w:val="num" w:pos="720"/>
        </w:tabs>
        <w:ind w:left="720" w:hanging="360"/>
      </w:pPr>
      <w:rPr>
        <w:rFonts w:ascii="Wingdings" w:hAnsi="Wingdings" w:hint="default"/>
      </w:rPr>
    </w:lvl>
    <w:lvl w:ilvl="1" w:tplc="10607936" w:tentative="1">
      <w:start w:val="1"/>
      <w:numFmt w:val="bullet"/>
      <w:lvlText w:val="o"/>
      <w:lvlJc w:val="left"/>
      <w:pPr>
        <w:ind w:left="1080" w:hanging="360"/>
      </w:pPr>
      <w:rPr>
        <w:rFonts w:ascii="Courier New" w:hAnsi="Courier New" w:cs="Courier New" w:hint="default"/>
      </w:rPr>
    </w:lvl>
    <w:lvl w:ilvl="2" w:tplc="A626B32A" w:tentative="1">
      <w:start w:val="1"/>
      <w:numFmt w:val="bullet"/>
      <w:lvlText w:val=""/>
      <w:lvlJc w:val="left"/>
      <w:pPr>
        <w:ind w:left="1800" w:hanging="360"/>
      </w:pPr>
      <w:rPr>
        <w:rFonts w:ascii="Wingdings" w:hAnsi="Wingdings" w:hint="default"/>
      </w:rPr>
    </w:lvl>
    <w:lvl w:ilvl="3" w:tplc="D91CB34A" w:tentative="1">
      <w:start w:val="1"/>
      <w:numFmt w:val="bullet"/>
      <w:lvlText w:val=""/>
      <w:lvlJc w:val="left"/>
      <w:pPr>
        <w:ind w:left="2520" w:hanging="360"/>
      </w:pPr>
      <w:rPr>
        <w:rFonts w:ascii="Symbol" w:hAnsi="Symbol" w:hint="default"/>
      </w:rPr>
    </w:lvl>
    <w:lvl w:ilvl="4" w:tplc="92ECD284" w:tentative="1">
      <w:start w:val="1"/>
      <w:numFmt w:val="bullet"/>
      <w:lvlText w:val="o"/>
      <w:lvlJc w:val="left"/>
      <w:pPr>
        <w:ind w:left="3240" w:hanging="360"/>
      </w:pPr>
      <w:rPr>
        <w:rFonts w:ascii="Courier New" w:hAnsi="Courier New" w:cs="Courier New" w:hint="default"/>
      </w:rPr>
    </w:lvl>
    <w:lvl w:ilvl="5" w:tplc="AC828112" w:tentative="1">
      <w:start w:val="1"/>
      <w:numFmt w:val="bullet"/>
      <w:lvlText w:val=""/>
      <w:lvlJc w:val="left"/>
      <w:pPr>
        <w:ind w:left="3960" w:hanging="360"/>
      </w:pPr>
      <w:rPr>
        <w:rFonts w:ascii="Wingdings" w:hAnsi="Wingdings" w:hint="default"/>
      </w:rPr>
    </w:lvl>
    <w:lvl w:ilvl="6" w:tplc="1C6CBEBC" w:tentative="1">
      <w:start w:val="1"/>
      <w:numFmt w:val="bullet"/>
      <w:lvlText w:val=""/>
      <w:lvlJc w:val="left"/>
      <w:pPr>
        <w:ind w:left="4680" w:hanging="360"/>
      </w:pPr>
      <w:rPr>
        <w:rFonts w:ascii="Symbol" w:hAnsi="Symbol" w:hint="default"/>
      </w:rPr>
    </w:lvl>
    <w:lvl w:ilvl="7" w:tplc="C72ECD22" w:tentative="1">
      <w:start w:val="1"/>
      <w:numFmt w:val="bullet"/>
      <w:lvlText w:val="o"/>
      <w:lvlJc w:val="left"/>
      <w:pPr>
        <w:ind w:left="5400" w:hanging="360"/>
      </w:pPr>
      <w:rPr>
        <w:rFonts w:ascii="Courier New" w:hAnsi="Courier New" w:cs="Courier New" w:hint="default"/>
      </w:rPr>
    </w:lvl>
    <w:lvl w:ilvl="8" w:tplc="286048D4" w:tentative="1">
      <w:start w:val="1"/>
      <w:numFmt w:val="bullet"/>
      <w:lvlText w:val=""/>
      <w:lvlJc w:val="left"/>
      <w:pPr>
        <w:ind w:left="6120" w:hanging="360"/>
      </w:pPr>
      <w:rPr>
        <w:rFonts w:ascii="Wingdings" w:hAnsi="Wingdings" w:hint="default"/>
      </w:rPr>
    </w:lvl>
  </w:abstractNum>
  <w:abstractNum w:abstractNumId="34" w15:restartNumberingAfterBreak="0">
    <w:nsid w:val="699D7B04"/>
    <w:multiLevelType w:val="hybridMultilevel"/>
    <w:tmpl w:val="41DCE54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6B654BAD"/>
    <w:multiLevelType w:val="hybridMultilevel"/>
    <w:tmpl w:val="021665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2441AE"/>
    <w:multiLevelType w:val="hybridMultilevel"/>
    <w:tmpl w:val="7DEC37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016389"/>
    <w:multiLevelType w:val="hybridMultilevel"/>
    <w:tmpl w:val="9C18ABD0"/>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2027CAD"/>
    <w:multiLevelType w:val="hybridMultilevel"/>
    <w:tmpl w:val="C6B6D128"/>
    <w:lvl w:ilvl="0" w:tplc="2000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7345D71"/>
    <w:multiLevelType w:val="hybridMultilevel"/>
    <w:tmpl w:val="E4960A68"/>
    <w:lvl w:ilvl="0" w:tplc="20000005">
      <w:start w:val="1"/>
      <w:numFmt w:val="bullet"/>
      <w:lvlText w:val=""/>
      <w:lvlJc w:val="left"/>
      <w:pPr>
        <w:ind w:left="1440" w:hanging="360"/>
      </w:pPr>
      <w:rPr>
        <w:rFonts w:ascii="Wingdings" w:hAnsi="Wingdings"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40" w15:restartNumberingAfterBreak="0">
    <w:nsid w:val="77A136BB"/>
    <w:multiLevelType w:val="hybridMultilevel"/>
    <w:tmpl w:val="CEDA21B8"/>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7B3C019D"/>
    <w:multiLevelType w:val="hybridMultilevel"/>
    <w:tmpl w:val="266E956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3" w15:restartNumberingAfterBreak="0">
    <w:nsid w:val="7F9D7A81"/>
    <w:multiLevelType w:val="multilevel"/>
    <w:tmpl w:val="04060023"/>
    <w:styleLink w:val="ArtikelSek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4" w15:restartNumberingAfterBreak="0">
    <w:nsid w:val="7FA52B9D"/>
    <w:multiLevelType w:val="hybridMultilevel"/>
    <w:tmpl w:val="A17EEB96"/>
    <w:lvl w:ilvl="0" w:tplc="04060005">
      <w:start w:val="1"/>
      <w:numFmt w:val="bullet"/>
      <w:lvlText w:val=""/>
      <w:lvlJc w:val="left"/>
      <w:pPr>
        <w:ind w:left="360" w:hanging="360"/>
      </w:pPr>
      <w:rPr>
        <w:rFonts w:ascii="Wingdings" w:hAnsi="Wingdings"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45" w15:restartNumberingAfterBreak="0">
    <w:nsid w:val="7FA64D7C"/>
    <w:multiLevelType w:val="hybridMultilevel"/>
    <w:tmpl w:val="80EE8CDC"/>
    <w:lvl w:ilvl="0" w:tplc="FFFFFFFF">
      <w:start w:val="1"/>
      <w:numFmt w:val="bullet"/>
      <w:lvlText w:val=""/>
      <w:lvlJc w:val="left"/>
      <w:pPr>
        <w:ind w:left="720" w:hanging="360"/>
      </w:pPr>
      <w:rPr>
        <w:rFonts w:ascii="Wingdings" w:hAnsi="Wingdings" w:hint="default"/>
      </w:rPr>
    </w:lvl>
    <w:lvl w:ilvl="1" w:tplc="2000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245191150">
    <w:abstractNumId w:val="46"/>
  </w:num>
  <w:num w:numId="2" w16cid:durableId="1075516798">
    <w:abstractNumId w:val="7"/>
  </w:num>
  <w:num w:numId="3" w16cid:durableId="819923533">
    <w:abstractNumId w:val="6"/>
  </w:num>
  <w:num w:numId="4" w16cid:durableId="901913309">
    <w:abstractNumId w:val="5"/>
  </w:num>
  <w:num w:numId="5" w16cid:durableId="873619000">
    <w:abstractNumId w:val="4"/>
  </w:num>
  <w:num w:numId="6" w16cid:durableId="1184661319">
    <w:abstractNumId w:val="42"/>
  </w:num>
  <w:num w:numId="7" w16cid:durableId="371200031">
    <w:abstractNumId w:val="3"/>
  </w:num>
  <w:num w:numId="8" w16cid:durableId="509178988">
    <w:abstractNumId w:val="2"/>
  </w:num>
  <w:num w:numId="9" w16cid:durableId="218370124">
    <w:abstractNumId w:val="1"/>
  </w:num>
  <w:num w:numId="10" w16cid:durableId="388382203">
    <w:abstractNumId w:val="0"/>
  </w:num>
  <w:num w:numId="11" w16cid:durableId="914322755">
    <w:abstractNumId w:val="11"/>
  </w:num>
  <w:num w:numId="12" w16cid:durableId="1605381912">
    <w:abstractNumId w:val="30"/>
  </w:num>
  <w:num w:numId="13" w16cid:durableId="1793279493">
    <w:abstractNumId w:val="8"/>
  </w:num>
  <w:num w:numId="14" w16cid:durableId="946430403">
    <w:abstractNumId w:val="36"/>
  </w:num>
  <w:num w:numId="15" w16cid:durableId="404257326">
    <w:abstractNumId w:val="35"/>
  </w:num>
  <w:num w:numId="16" w16cid:durableId="1473979065">
    <w:abstractNumId w:val="19"/>
  </w:num>
  <w:num w:numId="17" w16cid:durableId="116682802">
    <w:abstractNumId w:val="13"/>
  </w:num>
  <w:num w:numId="18" w16cid:durableId="1477061971">
    <w:abstractNumId w:val="20"/>
  </w:num>
  <w:num w:numId="19" w16cid:durableId="2039769168">
    <w:abstractNumId w:val="25"/>
  </w:num>
  <w:num w:numId="20" w16cid:durableId="17319970">
    <w:abstractNumId w:val="44"/>
  </w:num>
  <w:num w:numId="21" w16cid:durableId="1388451274">
    <w:abstractNumId w:val="14"/>
  </w:num>
  <w:num w:numId="22" w16cid:durableId="529342510">
    <w:abstractNumId w:val="9"/>
  </w:num>
  <w:num w:numId="23" w16cid:durableId="1909653948">
    <w:abstractNumId w:val="43"/>
  </w:num>
  <w:num w:numId="24" w16cid:durableId="404188690">
    <w:abstractNumId w:val="22"/>
  </w:num>
  <w:num w:numId="25" w16cid:durableId="1338653525">
    <w:abstractNumId w:val="18"/>
  </w:num>
  <w:num w:numId="26" w16cid:durableId="761756692">
    <w:abstractNumId w:val="34"/>
  </w:num>
  <w:num w:numId="27" w16cid:durableId="2123306885">
    <w:abstractNumId w:val="29"/>
  </w:num>
  <w:num w:numId="28" w16cid:durableId="2019502653">
    <w:abstractNumId w:val="23"/>
  </w:num>
  <w:num w:numId="29" w16cid:durableId="751466916">
    <w:abstractNumId w:val="28"/>
  </w:num>
  <w:num w:numId="30" w16cid:durableId="796722989">
    <w:abstractNumId w:val="41"/>
  </w:num>
  <w:num w:numId="31" w16cid:durableId="230427491">
    <w:abstractNumId w:val="17"/>
  </w:num>
  <w:num w:numId="32" w16cid:durableId="209272717">
    <w:abstractNumId w:val="33"/>
  </w:num>
  <w:num w:numId="33" w16cid:durableId="64767584">
    <w:abstractNumId w:val="15"/>
  </w:num>
  <w:num w:numId="34" w16cid:durableId="1200127116">
    <w:abstractNumId w:val="40"/>
  </w:num>
  <w:num w:numId="35" w16cid:durableId="759178146">
    <w:abstractNumId w:val="32"/>
  </w:num>
  <w:num w:numId="36" w16cid:durableId="1901859">
    <w:abstractNumId w:val="27"/>
  </w:num>
  <w:num w:numId="37" w16cid:durableId="1705520808">
    <w:abstractNumId w:val="10"/>
  </w:num>
  <w:num w:numId="38" w16cid:durableId="1173256985">
    <w:abstractNumId w:val="21"/>
  </w:num>
  <w:num w:numId="39" w16cid:durableId="1136334178">
    <w:abstractNumId w:val="12"/>
  </w:num>
  <w:num w:numId="40" w16cid:durableId="2030182316">
    <w:abstractNumId w:val="31"/>
  </w:num>
  <w:num w:numId="41" w16cid:durableId="1542355346">
    <w:abstractNumId w:val="26"/>
  </w:num>
  <w:num w:numId="42" w16cid:durableId="962922791">
    <w:abstractNumId w:val="24"/>
  </w:num>
  <w:num w:numId="43" w16cid:durableId="723791327">
    <w:abstractNumId w:val="37"/>
  </w:num>
  <w:num w:numId="44" w16cid:durableId="1045061934">
    <w:abstractNumId w:val="38"/>
  </w:num>
  <w:num w:numId="45" w16cid:durableId="1540244792">
    <w:abstractNumId w:val="45"/>
  </w:num>
  <w:num w:numId="46" w16cid:durableId="635767851">
    <w:abstractNumId w:val="39"/>
  </w:num>
  <w:num w:numId="47" w16cid:durableId="1139229324">
    <w:abstractNumId w:val="16"/>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j-Britt Rose Böwadt">
    <w15:presenceInfo w15:providerId="AD" w15:userId="S::mab@ramboll.com::09118605-1712-43be-8b38-a91524687e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1281"/>
    <w:rsid w:val="0000333E"/>
    <w:rsid w:val="00003A6E"/>
    <w:rsid w:val="000041BE"/>
    <w:rsid w:val="00004865"/>
    <w:rsid w:val="0000755A"/>
    <w:rsid w:val="000101EC"/>
    <w:rsid w:val="000105D5"/>
    <w:rsid w:val="00010AFE"/>
    <w:rsid w:val="000149F8"/>
    <w:rsid w:val="00014FD3"/>
    <w:rsid w:val="000162D0"/>
    <w:rsid w:val="000218A4"/>
    <w:rsid w:val="00025683"/>
    <w:rsid w:val="000258F0"/>
    <w:rsid w:val="00026C0E"/>
    <w:rsid w:val="00027426"/>
    <w:rsid w:val="000275D6"/>
    <w:rsid w:val="000305CC"/>
    <w:rsid w:val="00031C1D"/>
    <w:rsid w:val="00032DC2"/>
    <w:rsid w:val="00035B26"/>
    <w:rsid w:val="000367F6"/>
    <w:rsid w:val="0003686F"/>
    <w:rsid w:val="00037087"/>
    <w:rsid w:val="00042197"/>
    <w:rsid w:val="00045266"/>
    <w:rsid w:val="00046198"/>
    <w:rsid w:val="00050588"/>
    <w:rsid w:val="0005158E"/>
    <w:rsid w:val="000541DE"/>
    <w:rsid w:val="00063A59"/>
    <w:rsid w:val="00064A81"/>
    <w:rsid w:val="00065072"/>
    <w:rsid w:val="000657CC"/>
    <w:rsid w:val="00065C3C"/>
    <w:rsid w:val="00066591"/>
    <w:rsid w:val="00066BBE"/>
    <w:rsid w:val="00067666"/>
    <w:rsid w:val="0007511C"/>
    <w:rsid w:val="00076D04"/>
    <w:rsid w:val="00081E53"/>
    <w:rsid w:val="000841EB"/>
    <w:rsid w:val="00084479"/>
    <w:rsid w:val="00085519"/>
    <w:rsid w:val="00086DBC"/>
    <w:rsid w:val="00087396"/>
    <w:rsid w:val="00090843"/>
    <w:rsid w:val="0009128C"/>
    <w:rsid w:val="00091CF6"/>
    <w:rsid w:val="00094ABD"/>
    <w:rsid w:val="000958B4"/>
    <w:rsid w:val="00095F6E"/>
    <w:rsid w:val="00096F0B"/>
    <w:rsid w:val="000A244E"/>
    <w:rsid w:val="000A29AC"/>
    <w:rsid w:val="000A32DD"/>
    <w:rsid w:val="000A3B61"/>
    <w:rsid w:val="000A3DD7"/>
    <w:rsid w:val="000A3E5D"/>
    <w:rsid w:val="000A5789"/>
    <w:rsid w:val="000A590E"/>
    <w:rsid w:val="000B2902"/>
    <w:rsid w:val="000B30D3"/>
    <w:rsid w:val="000B4F7B"/>
    <w:rsid w:val="000C05A4"/>
    <w:rsid w:val="000C22EE"/>
    <w:rsid w:val="000C24BB"/>
    <w:rsid w:val="000D0AD1"/>
    <w:rsid w:val="000D372B"/>
    <w:rsid w:val="000D4639"/>
    <w:rsid w:val="000D5465"/>
    <w:rsid w:val="000E0175"/>
    <w:rsid w:val="000E1083"/>
    <w:rsid w:val="000E222F"/>
    <w:rsid w:val="000E25B5"/>
    <w:rsid w:val="000F05EF"/>
    <w:rsid w:val="000F1592"/>
    <w:rsid w:val="000F1B17"/>
    <w:rsid w:val="000F22CD"/>
    <w:rsid w:val="000F375A"/>
    <w:rsid w:val="000F4E10"/>
    <w:rsid w:val="000F5996"/>
    <w:rsid w:val="000F6A42"/>
    <w:rsid w:val="000F7A8D"/>
    <w:rsid w:val="00101BDF"/>
    <w:rsid w:val="001038BA"/>
    <w:rsid w:val="00103E3F"/>
    <w:rsid w:val="00105B1D"/>
    <w:rsid w:val="0011127C"/>
    <w:rsid w:val="0011180D"/>
    <w:rsid w:val="00112BDE"/>
    <w:rsid w:val="00112F60"/>
    <w:rsid w:val="00116B67"/>
    <w:rsid w:val="00116CBC"/>
    <w:rsid w:val="00117110"/>
    <w:rsid w:val="0011750D"/>
    <w:rsid w:val="00117FBE"/>
    <w:rsid w:val="00121E52"/>
    <w:rsid w:val="001229F1"/>
    <w:rsid w:val="00123B9C"/>
    <w:rsid w:val="0012534C"/>
    <w:rsid w:val="00125855"/>
    <w:rsid w:val="0012688B"/>
    <w:rsid w:val="0013244F"/>
    <w:rsid w:val="00134F89"/>
    <w:rsid w:val="00136D61"/>
    <w:rsid w:val="00140902"/>
    <w:rsid w:val="00144077"/>
    <w:rsid w:val="001450D2"/>
    <w:rsid w:val="001456FF"/>
    <w:rsid w:val="00146982"/>
    <w:rsid w:val="00150678"/>
    <w:rsid w:val="00152FFF"/>
    <w:rsid w:val="001613BA"/>
    <w:rsid w:val="00161FD6"/>
    <w:rsid w:val="001652FD"/>
    <w:rsid w:val="00167500"/>
    <w:rsid w:val="00174B45"/>
    <w:rsid w:val="001752F5"/>
    <w:rsid w:val="00175A1A"/>
    <w:rsid w:val="00175DAB"/>
    <w:rsid w:val="00177E71"/>
    <w:rsid w:val="00181888"/>
    <w:rsid w:val="00181DB8"/>
    <w:rsid w:val="00182651"/>
    <w:rsid w:val="00182BBC"/>
    <w:rsid w:val="001833FF"/>
    <w:rsid w:val="0018373E"/>
    <w:rsid w:val="00186FD1"/>
    <w:rsid w:val="00191838"/>
    <w:rsid w:val="001929A0"/>
    <w:rsid w:val="00194C12"/>
    <w:rsid w:val="00196184"/>
    <w:rsid w:val="001A32F5"/>
    <w:rsid w:val="001A46BA"/>
    <w:rsid w:val="001A7A31"/>
    <w:rsid w:val="001A7F06"/>
    <w:rsid w:val="001B323E"/>
    <w:rsid w:val="001B3332"/>
    <w:rsid w:val="001B4A46"/>
    <w:rsid w:val="001B622B"/>
    <w:rsid w:val="001C14B1"/>
    <w:rsid w:val="001C2147"/>
    <w:rsid w:val="001C2B75"/>
    <w:rsid w:val="001C39C8"/>
    <w:rsid w:val="001C3C34"/>
    <w:rsid w:val="001C4F27"/>
    <w:rsid w:val="001C7BF1"/>
    <w:rsid w:val="001D46FA"/>
    <w:rsid w:val="001D6A33"/>
    <w:rsid w:val="001D6B15"/>
    <w:rsid w:val="001E01D4"/>
    <w:rsid w:val="001E17E0"/>
    <w:rsid w:val="001E1890"/>
    <w:rsid w:val="001E47C3"/>
    <w:rsid w:val="001E5404"/>
    <w:rsid w:val="001E54A5"/>
    <w:rsid w:val="001E5E40"/>
    <w:rsid w:val="001F10E5"/>
    <w:rsid w:val="001F38AA"/>
    <w:rsid w:val="001F5DAD"/>
    <w:rsid w:val="0020443C"/>
    <w:rsid w:val="00204C55"/>
    <w:rsid w:val="0020771B"/>
    <w:rsid w:val="00211571"/>
    <w:rsid w:val="00211D92"/>
    <w:rsid w:val="00212F52"/>
    <w:rsid w:val="00216746"/>
    <w:rsid w:val="00216A56"/>
    <w:rsid w:val="0021742D"/>
    <w:rsid w:val="0022120C"/>
    <w:rsid w:val="0022139C"/>
    <w:rsid w:val="00221DAF"/>
    <w:rsid w:val="002305E1"/>
    <w:rsid w:val="002315BF"/>
    <w:rsid w:val="00232452"/>
    <w:rsid w:val="002338C7"/>
    <w:rsid w:val="002374BA"/>
    <w:rsid w:val="00240ED0"/>
    <w:rsid w:val="00243CA5"/>
    <w:rsid w:val="00244660"/>
    <w:rsid w:val="00244D70"/>
    <w:rsid w:val="00244D8F"/>
    <w:rsid w:val="0024665A"/>
    <w:rsid w:val="00247DA4"/>
    <w:rsid w:val="0025216A"/>
    <w:rsid w:val="0025257C"/>
    <w:rsid w:val="00252E15"/>
    <w:rsid w:val="002552EC"/>
    <w:rsid w:val="00255B60"/>
    <w:rsid w:val="00257C2C"/>
    <w:rsid w:val="00260BD7"/>
    <w:rsid w:val="00264744"/>
    <w:rsid w:val="0026544B"/>
    <w:rsid w:val="002655E1"/>
    <w:rsid w:val="00265719"/>
    <w:rsid w:val="002679D3"/>
    <w:rsid w:val="002744F2"/>
    <w:rsid w:val="00280A43"/>
    <w:rsid w:val="0028270A"/>
    <w:rsid w:val="00283D65"/>
    <w:rsid w:val="0028454A"/>
    <w:rsid w:val="00284BA3"/>
    <w:rsid w:val="00285AB0"/>
    <w:rsid w:val="00287339"/>
    <w:rsid w:val="00287534"/>
    <w:rsid w:val="002917F4"/>
    <w:rsid w:val="00292DDD"/>
    <w:rsid w:val="00295E37"/>
    <w:rsid w:val="0029658B"/>
    <w:rsid w:val="002A2145"/>
    <w:rsid w:val="002A3370"/>
    <w:rsid w:val="002A6128"/>
    <w:rsid w:val="002A63BA"/>
    <w:rsid w:val="002A6BF0"/>
    <w:rsid w:val="002B2357"/>
    <w:rsid w:val="002B2B03"/>
    <w:rsid w:val="002C35A2"/>
    <w:rsid w:val="002C3C44"/>
    <w:rsid w:val="002C5297"/>
    <w:rsid w:val="002D310E"/>
    <w:rsid w:val="002D3AD0"/>
    <w:rsid w:val="002D43D1"/>
    <w:rsid w:val="002D53BD"/>
    <w:rsid w:val="002D5562"/>
    <w:rsid w:val="002E1481"/>
    <w:rsid w:val="002E15DE"/>
    <w:rsid w:val="002E18AD"/>
    <w:rsid w:val="002E1D0D"/>
    <w:rsid w:val="002E27B6"/>
    <w:rsid w:val="002E3D20"/>
    <w:rsid w:val="002E44C6"/>
    <w:rsid w:val="002E4A59"/>
    <w:rsid w:val="002E5D54"/>
    <w:rsid w:val="002E74A4"/>
    <w:rsid w:val="002E77C5"/>
    <w:rsid w:val="002F0D28"/>
    <w:rsid w:val="002F18EB"/>
    <w:rsid w:val="002F2E15"/>
    <w:rsid w:val="002F2E87"/>
    <w:rsid w:val="002F447F"/>
    <w:rsid w:val="002F5C5B"/>
    <w:rsid w:val="003018B8"/>
    <w:rsid w:val="003064DC"/>
    <w:rsid w:val="00306DC7"/>
    <w:rsid w:val="0031104D"/>
    <w:rsid w:val="003125CC"/>
    <w:rsid w:val="003132BF"/>
    <w:rsid w:val="00315503"/>
    <w:rsid w:val="00315D4E"/>
    <w:rsid w:val="00320824"/>
    <w:rsid w:val="003272ED"/>
    <w:rsid w:val="00330C6C"/>
    <w:rsid w:val="00333648"/>
    <w:rsid w:val="003336F7"/>
    <w:rsid w:val="00335B37"/>
    <w:rsid w:val="00340953"/>
    <w:rsid w:val="003436EF"/>
    <w:rsid w:val="00345FF5"/>
    <w:rsid w:val="00346C81"/>
    <w:rsid w:val="00352E12"/>
    <w:rsid w:val="00354169"/>
    <w:rsid w:val="00355878"/>
    <w:rsid w:val="00357EF3"/>
    <w:rsid w:val="00362876"/>
    <w:rsid w:val="00365E09"/>
    <w:rsid w:val="00366C19"/>
    <w:rsid w:val="00367169"/>
    <w:rsid w:val="003671E3"/>
    <w:rsid w:val="00367AA5"/>
    <w:rsid w:val="00375A12"/>
    <w:rsid w:val="00375A3C"/>
    <w:rsid w:val="003804A5"/>
    <w:rsid w:val="00384173"/>
    <w:rsid w:val="00386253"/>
    <w:rsid w:val="00386A6B"/>
    <w:rsid w:val="00386B2C"/>
    <w:rsid w:val="00390CF7"/>
    <w:rsid w:val="003A0C28"/>
    <w:rsid w:val="003A139A"/>
    <w:rsid w:val="003A4710"/>
    <w:rsid w:val="003A790B"/>
    <w:rsid w:val="003B204D"/>
    <w:rsid w:val="003B2757"/>
    <w:rsid w:val="003B2DF2"/>
    <w:rsid w:val="003B35B0"/>
    <w:rsid w:val="003B5729"/>
    <w:rsid w:val="003B6BF3"/>
    <w:rsid w:val="003C0CE9"/>
    <w:rsid w:val="003C3644"/>
    <w:rsid w:val="003C4396"/>
    <w:rsid w:val="003C460C"/>
    <w:rsid w:val="003C4F9F"/>
    <w:rsid w:val="003C60F1"/>
    <w:rsid w:val="003C6DBD"/>
    <w:rsid w:val="003D0891"/>
    <w:rsid w:val="003D0E00"/>
    <w:rsid w:val="003D2D79"/>
    <w:rsid w:val="003D32A2"/>
    <w:rsid w:val="003D5513"/>
    <w:rsid w:val="003E44ED"/>
    <w:rsid w:val="003E53E0"/>
    <w:rsid w:val="003E6021"/>
    <w:rsid w:val="003E7004"/>
    <w:rsid w:val="003E72F3"/>
    <w:rsid w:val="003F13C9"/>
    <w:rsid w:val="003F1D85"/>
    <w:rsid w:val="003F24C0"/>
    <w:rsid w:val="003F359F"/>
    <w:rsid w:val="003F4C8A"/>
    <w:rsid w:val="004024A2"/>
    <w:rsid w:val="00403DDF"/>
    <w:rsid w:val="0041058C"/>
    <w:rsid w:val="0041340B"/>
    <w:rsid w:val="004136BA"/>
    <w:rsid w:val="00414021"/>
    <w:rsid w:val="00420155"/>
    <w:rsid w:val="00424709"/>
    <w:rsid w:val="004248AF"/>
    <w:rsid w:val="00424AD9"/>
    <w:rsid w:val="0042530E"/>
    <w:rsid w:val="004271EB"/>
    <w:rsid w:val="00434007"/>
    <w:rsid w:val="004349D4"/>
    <w:rsid w:val="00441AF1"/>
    <w:rsid w:val="00443660"/>
    <w:rsid w:val="004441C5"/>
    <w:rsid w:val="004451FC"/>
    <w:rsid w:val="004452B8"/>
    <w:rsid w:val="00447D38"/>
    <w:rsid w:val="0045242B"/>
    <w:rsid w:val="00452E25"/>
    <w:rsid w:val="0045404F"/>
    <w:rsid w:val="00455365"/>
    <w:rsid w:val="00455947"/>
    <w:rsid w:val="00460D33"/>
    <w:rsid w:val="00460F5D"/>
    <w:rsid w:val="00460F82"/>
    <w:rsid w:val="00461397"/>
    <w:rsid w:val="00463740"/>
    <w:rsid w:val="00465D99"/>
    <w:rsid w:val="00467163"/>
    <w:rsid w:val="004719DE"/>
    <w:rsid w:val="00473A4F"/>
    <w:rsid w:val="00473BCF"/>
    <w:rsid w:val="00473DBA"/>
    <w:rsid w:val="0047445F"/>
    <w:rsid w:val="00476015"/>
    <w:rsid w:val="00477896"/>
    <w:rsid w:val="00477CA1"/>
    <w:rsid w:val="00481099"/>
    <w:rsid w:val="00481D33"/>
    <w:rsid w:val="00481EAF"/>
    <w:rsid w:val="00482621"/>
    <w:rsid w:val="004838C6"/>
    <w:rsid w:val="00486418"/>
    <w:rsid w:val="00487069"/>
    <w:rsid w:val="00492C63"/>
    <w:rsid w:val="00494E26"/>
    <w:rsid w:val="00497992"/>
    <w:rsid w:val="004A3FEE"/>
    <w:rsid w:val="004A5FFD"/>
    <w:rsid w:val="004B2A88"/>
    <w:rsid w:val="004B7F9D"/>
    <w:rsid w:val="004C01B2"/>
    <w:rsid w:val="004C029E"/>
    <w:rsid w:val="004C1C73"/>
    <w:rsid w:val="004C2EB1"/>
    <w:rsid w:val="004C337F"/>
    <w:rsid w:val="004C4A04"/>
    <w:rsid w:val="004C4C16"/>
    <w:rsid w:val="004C4F42"/>
    <w:rsid w:val="004C571D"/>
    <w:rsid w:val="004C6C6B"/>
    <w:rsid w:val="004D0133"/>
    <w:rsid w:val="004D171C"/>
    <w:rsid w:val="004D2480"/>
    <w:rsid w:val="004D4CFF"/>
    <w:rsid w:val="004D561A"/>
    <w:rsid w:val="004D7F60"/>
    <w:rsid w:val="004E166F"/>
    <w:rsid w:val="004E16A5"/>
    <w:rsid w:val="004E3305"/>
    <w:rsid w:val="004E4907"/>
    <w:rsid w:val="004E5AC9"/>
    <w:rsid w:val="004F1ED7"/>
    <w:rsid w:val="004F2258"/>
    <w:rsid w:val="004F4074"/>
    <w:rsid w:val="004F5A5D"/>
    <w:rsid w:val="004F5D4F"/>
    <w:rsid w:val="004F6E92"/>
    <w:rsid w:val="0050009C"/>
    <w:rsid w:val="00500ECF"/>
    <w:rsid w:val="00501DAB"/>
    <w:rsid w:val="00501F6F"/>
    <w:rsid w:val="00503F95"/>
    <w:rsid w:val="00507F55"/>
    <w:rsid w:val="00510E57"/>
    <w:rsid w:val="00512CCD"/>
    <w:rsid w:val="00512D44"/>
    <w:rsid w:val="005138C7"/>
    <w:rsid w:val="005153F4"/>
    <w:rsid w:val="005157F6"/>
    <w:rsid w:val="00516608"/>
    <w:rsid w:val="00517768"/>
    <w:rsid w:val="005178A7"/>
    <w:rsid w:val="005203AF"/>
    <w:rsid w:val="00526C37"/>
    <w:rsid w:val="005304BE"/>
    <w:rsid w:val="005328A3"/>
    <w:rsid w:val="00532AE0"/>
    <w:rsid w:val="0053417F"/>
    <w:rsid w:val="00535676"/>
    <w:rsid w:val="005374F9"/>
    <w:rsid w:val="00537FCD"/>
    <w:rsid w:val="00543C8C"/>
    <w:rsid w:val="00543EF2"/>
    <w:rsid w:val="00544DD7"/>
    <w:rsid w:val="0054535B"/>
    <w:rsid w:val="00547F22"/>
    <w:rsid w:val="00552201"/>
    <w:rsid w:val="005533F3"/>
    <w:rsid w:val="00554527"/>
    <w:rsid w:val="0055579F"/>
    <w:rsid w:val="005561B6"/>
    <w:rsid w:val="0055631C"/>
    <w:rsid w:val="00564F91"/>
    <w:rsid w:val="00565215"/>
    <w:rsid w:val="00567995"/>
    <w:rsid w:val="00570209"/>
    <w:rsid w:val="00570F74"/>
    <w:rsid w:val="00576BA2"/>
    <w:rsid w:val="00577973"/>
    <w:rsid w:val="0057798E"/>
    <w:rsid w:val="00582AE7"/>
    <w:rsid w:val="0058307A"/>
    <w:rsid w:val="00583655"/>
    <w:rsid w:val="0058502C"/>
    <w:rsid w:val="00585126"/>
    <w:rsid w:val="00587D8D"/>
    <w:rsid w:val="00590233"/>
    <w:rsid w:val="00590EDB"/>
    <w:rsid w:val="00591510"/>
    <w:rsid w:val="0059271C"/>
    <w:rsid w:val="00596B6D"/>
    <w:rsid w:val="005A28D4"/>
    <w:rsid w:val="005B2040"/>
    <w:rsid w:val="005B6D5D"/>
    <w:rsid w:val="005C0262"/>
    <w:rsid w:val="005C1310"/>
    <w:rsid w:val="005C2325"/>
    <w:rsid w:val="005C4240"/>
    <w:rsid w:val="005C4667"/>
    <w:rsid w:val="005C5E42"/>
    <w:rsid w:val="005C5F97"/>
    <w:rsid w:val="005C6495"/>
    <w:rsid w:val="005C769C"/>
    <w:rsid w:val="005D30E9"/>
    <w:rsid w:val="005D35A1"/>
    <w:rsid w:val="005D4530"/>
    <w:rsid w:val="005D5676"/>
    <w:rsid w:val="005D571A"/>
    <w:rsid w:val="005D63B3"/>
    <w:rsid w:val="005E1CAF"/>
    <w:rsid w:val="005E2431"/>
    <w:rsid w:val="005E2D62"/>
    <w:rsid w:val="005F1580"/>
    <w:rsid w:val="005F24BF"/>
    <w:rsid w:val="005F3ED8"/>
    <w:rsid w:val="005F4D62"/>
    <w:rsid w:val="005F61F3"/>
    <w:rsid w:val="005F6B57"/>
    <w:rsid w:val="005F6C34"/>
    <w:rsid w:val="005F7146"/>
    <w:rsid w:val="005F7A1C"/>
    <w:rsid w:val="0060077B"/>
    <w:rsid w:val="00603474"/>
    <w:rsid w:val="0060749E"/>
    <w:rsid w:val="00611A14"/>
    <w:rsid w:val="00614348"/>
    <w:rsid w:val="006149A3"/>
    <w:rsid w:val="006171BE"/>
    <w:rsid w:val="00624AAD"/>
    <w:rsid w:val="00626858"/>
    <w:rsid w:val="00627927"/>
    <w:rsid w:val="006279A2"/>
    <w:rsid w:val="00630AB7"/>
    <w:rsid w:val="0063243D"/>
    <w:rsid w:val="00633DF3"/>
    <w:rsid w:val="00637F5D"/>
    <w:rsid w:val="006417CD"/>
    <w:rsid w:val="00641B8C"/>
    <w:rsid w:val="0064370C"/>
    <w:rsid w:val="00645CF2"/>
    <w:rsid w:val="00647BAB"/>
    <w:rsid w:val="00647CC2"/>
    <w:rsid w:val="00647DA0"/>
    <w:rsid w:val="006523A2"/>
    <w:rsid w:val="0065553A"/>
    <w:rsid w:val="00655B49"/>
    <w:rsid w:val="00656182"/>
    <w:rsid w:val="0065654B"/>
    <w:rsid w:val="00656D96"/>
    <w:rsid w:val="006612C9"/>
    <w:rsid w:val="00661E90"/>
    <w:rsid w:val="00663A43"/>
    <w:rsid w:val="00666EEF"/>
    <w:rsid w:val="00667ECD"/>
    <w:rsid w:val="006764AA"/>
    <w:rsid w:val="00676C17"/>
    <w:rsid w:val="0067765C"/>
    <w:rsid w:val="00681D83"/>
    <w:rsid w:val="00685078"/>
    <w:rsid w:val="006858BA"/>
    <w:rsid w:val="0069003A"/>
    <w:rsid w:val="006900C2"/>
    <w:rsid w:val="006902BC"/>
    <w:rsid w:val="006914D4"/>
    <w:rsid w:val="00691FAA"/>
    <w:rsid w:val="00696F3F"/>
    <w:rsid w:val="00697650"/>
    <w:rsid w:val="006A0082"/>
    <w:rsid w:val="006A142C"/>
    <w:rsid w:val="006A377B"/>
    <w:rsid w:val="006A5CDB"/>
    <w:rsid w:val="006A6055"/>
    <w:rsid w:val="006B2773"/>
    <w:rsid w:val="006B30A9"/>
    <w:rsid w:val="006B5111"/>
    <w:rsid w:val="006B52DD"/>
    <w:rsid w:val="006B62E9"/>
    <w:rsid w:val="006B6308"/>
    <w:rsid w:val="006C0A4C"/>
    <w:rsid w:val="006C0FBE"/>
    <w:rsid w:val="006C53C7"/>
    <w:rsid w:val="006C62AE"/>
    <w:rsid w:val="006C6D12"/>
    <w:rsid w:val="006D0399"/>
    <w:rsid w:val="006D0ADA"/>
    <w:rsid w:val="006D1B93"/>
    <w:rsid w:val="006D2179"/>
    <w:rsid w:val="006D2318"/>
    <w:rsid w:val="006D3887"/>
    <w:rsid w:val="006D524C"/>
    <w:rsid w:val="006D6515"/>
    <w:rsid w:val="006E01C1"/>
    <w:rsid w:val="006E0AB1"/>
    <w:rsid w:val="006E1889"/>
    <w:rsid w:val="006E1CC0"/>
    <w:rsid w:val="006E2692"/>
    <w:rsid w:val="006E3463"/>
    <w:rsid w:val="006E6FFC"/>
    <w:rsid w:val="006E7CC7"/>
    <w:rsid w:val="006F292D"/>
    <w:rsid w:val="006F6EC7"/>
    <w:rsid w:val="007008EE"/>
    <w:rsid w:val="0070267E"/>
    <w:rsid w:val="007028A5"/>
    <w:rsid w:val="00706E32"/>
    <w:rsid w:val="00710F64"/>
    <w:rsid w:val="00711D2C"/>
    <w:rsid w:val="00716647"/>
    <w:rsid w:val="007179CA"/>
    <w:rsid w:val="00721822"/>
    <w:rsid w:val="00722356"/>
    <w:rsid w:val="007307EE"/>
    <w:rsid w:val="007308ED"/>
    <w:rsid w:val="007323AE"/>
    <w:rsid w:val="007338BC"/>
    <w:rsid w:val="00736DC7"/>
    <w:rsid w:val="00736F9E"/>
    <w:rsid w:val="007378CC"/>
    <w:rsid w:val="00737C7D"/>
    <w:rsid w:val="00740953"/>
    <w:rsid w:val="00741F01"/>
    <w:rsid w:val="00745A4B"/>
    <w:rsid w:val="00745D6A"/>
    <w:rsid w:val="00746796"/>
    <w:rsid w:val="00746DAE"/>
    <w:rsid w:val="00746E9A"/>
    <w:rsid w:val="00747601"/>
    <w:rsid w:val="00751A06"/>
    <w:rsid w:val="007523C9"/>
    <w:rsid w:val="00752EC2"/>
    <w:rsid w:val="0075398F"/>
    <w:rsid w:val="00754023"/>
    <w:rsid w:val="007546AF"/>
    <w:rsid w:val="00762EA2"/>
    <w:rsid w:val="00765087"/>
    <w:rsid w:val="00765934"/>
    <w:rsid w:val="007735C7"/>
    <w:rsid w:val="0077422F"/>
    <w:rsid w:val="0077425A"/>
    <w:rsid w:val="0077451B"/>
    <w:rsid w:val="00774C3C"/>
    <w:rsid w:val="00777735"/>
    <w:rsid w:val="007806AF"/>
    <w:rsid w:val="0078220F"/>
    <w:rsid w:val="007830AC"/>
    <w:rsid w:val="00783A38"/>
    <w:rsid w:val="00785632"/>
    <w:rsid w:val="00786EA7"/>
    <w:rsid w:val="007873C5"/>
    <w:rsid w:val="00790DCF"/>
    <w:rsid w:val="00792936"/>
    <w:rsid w:val="0079381B"/>
    <w:rsid w:val="00793D87"/>
    <w:rsid w:val="00796E99"/>
    <w:rsid w:val="007A3E34"/>
    <w:rsid w:val="007A7BC9"/>
    <w:rsid w:val="007B118D"/>
    <w:rsid w:val="007B1DF5"/>
    <w:rsid w:val="007B3D4D"/>
    <w:rsid w:val="007B42FB"/>
    <w:rsid w:val="007B5D4A"/>
    <w:rsid w:val="007B7D61"/>
    <w:rsid w:val="007C7160"/>
    <w:rsid w:val="007D3515"/>
    <w:rsid w:val="007D6037"/>
    <w:rsid w:val="007D6EC3"/>
    <w:rsid w:val="007E0E7C"/>
    <w:rsid w:val="007E373C"/>
    <w:rsid w:val="007E4528"/>
    <w:rsid w:val="007F0BA2"/>
    <w:rsid w:val="007F12E7"/>
    <w:rsid w:val="007F303B"/>
    <w:rsid w:val="007F3AF6"/>
    <w:rsid w:val="007F46E9"/>
    <w:rsid w:val="007F4BCE"/>
    <w:rsid w:val="007F5181"/>
    <w:rsid w:val="0080007C"/>
    <w:rsid w:val="008002CE"/>
    <w:rsid w:val="0080224B"/>
    <w:rsid w:val="00804DBF"/>
    <w:rsid w:val="0080612E"/>
    <w:rsid w:val="00807DD1"/>
    <w:rsid w:val="0081186B"/>
    <w:rsid w:val="008134CA"/>
    <w:rsid w:val="008241FC"/>
    <w:rsid w:val="008261DD"/>
    <w:rsid w:val="0083165F"/>
    <w:rsid w:val="008322D2"/>
    <w:rsid w:val="00832CF1"/>
    <w:rsid w:val="008337D2"/>
    <w:rsid w:val="0083382C"/>
    <w:rsid w:val="00835FD8"/>
    <w:rsid w:val="0083613C"/>
    <w:rsid w:val="00836161"/>
    <w:rsid w:val="00836D18"/>
    <w:rsid w:val="00837871"/>
    <w:rsid w:val="00837E3E"/>
    <w:rsid w:val="00840014"/>
    <w:rsid w:val="00841A14"/>
    <w:rsid w:val="0084211B"/>
    <w:rsid w:val="00847D8C"/>
    <w:rsid w:val="00850B09"/>
    <w:rsid w:val="0085303D"/>
    <w:rsid w:val="0085536E"/>
    <w:rsid w:val="00857BBD"/>
    <w:rsid w:val="008637B5"/>
    <w:rsid w:val="00866EA4"/>
    <w:rsid w:val="00871F0D"/>
    <w:rsid w:val="008731FF"/>
    <w:rsid w:val="00873EAA"/>
    <w:rsid w:val="008754A9"/>
    <w:rsid w:val="00875696"/>
    <w:rsid w:val="008815D0"/>
    <w:rsid w:val="00881751"/>
    <w:rsid w:val="00882B11"/>
    <w:rsid w:val="008832C2"/>
    <w:rsid w:val="00884501"/>
    <w:rsid w:val="008903C7"/>
    <w:rsid w:val="00892D08"/>
    <w:rsid w:val="00892DCD"/>
    <w:rsid w:val="00893791"/>
    <w:rsid w:val="008948BD"/>
    <w:rsid w:val="0089523D"/>
    <w:rsid w:val="00895ADD"/>
    <w:rsid w:val="008962BF"/>
    <w:rsid w:val="00896957"/>
    <w:rsid w:val="00896F4D"/>
    <w:rsid w:val="008A34B1"/>
    <w:rsid w:val="008A59E8"/>
    <w:rsid w:val="008B14D3"/>
    <w:rsid w:val="008B41A8"/>
    <w:rsid w:val="008B5FCA"/>
    <w:rsid w:val="008C19BC"/>
    <w:rsid w:val="008C2D27"/>
    <w:rsid w:val="008C703C"/>
    <w:rsid w:val="008C77D9"/>
    <w:rsid w:val="008D29D2"/>
    <w:rsid w:val="008D2A24"/>
    <w:rsid w:val="008D2FBD"/>
    <w:rsid w:val="008D32D7"/>
    <w:rsid w:val="008D6B70"/>
    <w:rsid w:val="008E06E2"/>
    <w:rsid w:val="008E2771"/>
    <w:rsid w:val="008E2A87"/>
    <w:rsid w:val="008E2B51"/>
    <w:rsid w:val="008E5135"/>
    <w:rsid w:val="008E5A6D"/>
    <w:rsid w:val="008F0603"/>
    <w:rsid w:val="008F0F0C"/>
    <w:rsid w:val="008F2613"/>
    <w:rsid w:val="008F32DF"/>
    <w:rsid w:val="008F488D"/>
    <w:rsid w:val="008F4D20"/>
    <w:rsid w:val="008F6E74"/>
    <w:rsid w:val="008F793D"/>
    <w:rsid w:val="009050F1"/>
    <w:rsid w:val="00906EE9"/>
    <w:rsid w:val="00907194"/>
    <w:rsid w:val="0091121B"/>
    <w:rsid w:val="00912795"/>
    <w:rsid w:val="00912CB0"/>
    <w:rsid w:val="00912F44"/>
    <w:rsid w:val="00916991"/>
    <w:rsid w:val="00917987"/>
    <w:rsid w:val="00917ADB"/>
    <w:rsid w:val="00922675"/>
    <w:rsid w:val="00923409"/>
    <w:rsid w:val="00924361"/>
    <w:rsid w:val="009245FE"/>
    <w:rsid w:val="009253BC"/>
    <w:rsid w:val="009278DC"/>
    <w:rsid w:val="009304D5"/>
    <w:rsid w:val="009338C3"/>
    <w:rsid w:val="00933E06"/>
    <w:rsid w:val="009340D6"/>
    <w:rsid w:val="0093419D"/>
    <w:rsid w:val="00936B38"/>
    <w:rsid w:val="0094173D"/>
    <w:rsid w:val="00941BA4"/>
    <w:rsid w:val="009424E4"/>
    <w:rsid w:val="00943901"/>
    <w:rsid w:val="00943D34"/>
    <w:rsid w:val="00947144"/>
    <w:rsid w:val="0094757D"/>
    <w:rsid w:val="00950C18"/>
    <w:rsid w:val="00951B25"/>
    <w:rsid w:val="00952F70"/>
    <w:rsid w:val="00954633"/>
    <w:rsid w:val="00955C2A"/>
    <w:rsid w:val="00957AB8"/>
    <w:rsid w:val="00960A51"/>
    <w:rsid w:val="0096300B"/>
    <w:rsid w:val="00964EED"/>
    <w:rsid w:val="00965CA9"/>
    <w:rsid w:val="00966A24"/>
    <w:rsid w:val="009737E4"/>
    <w:rsid w:val="00973C84"/>
    <w:rsid w:val="00977673"/>
    <w:rsid w:val="009805FE"/>
    <w:rsid w:val="00983B74"/>
    <w:rsid w:val="0098461C"/>
    <w:rsid w:val="00984948"/>
    <w:rsid w:val="00990263"/>
    <w:rsid w:val="00990718"/>
    <w:rsid w:val="00992838"/>
    <w:rsid w:val="00996204"/>
    <w:rsid w:val="009968DD"/>
    <w:rsid w:val="009A0E86"/>
    <w:rsid w:val="009A0EFE"/>
    <w:rsid w:val="009A13E7"/>
    <w:rsid w:val="009A3960"/>
    <w:rsid w:val="009A4CCC"/>
    <w:rsid w:val="009B1FB4"/>
    <w:rsid w:val="009B3142"/>
    <w:rsid w:val="009B5940"/>
    <w:rsid w:val="009B7756"/>
    <w:rsid w:val="009C01AB"/>
    <w:rsid w:val="009C4107"/>
    <w:rsid w:val="009C620B"/>
    <w:rsid w:val="009D1E80"/>
    <w:rsid w:val="009D2F96"/>
    <w:rsid w:val="009D3246"/>
    <w:rsid w:val="009D57D6"/>
    <w:rsid w:val="009D7DF4"/>
    <w:rsid w:val="009E4B94"/>
    <w:rsid w:val="009E6E5E"/>
    <w:rsid w:val="009F0018"/>
    <w:rsid w:val="009F0512"/>
    <w:rsid w:val="009F12B1"/>
    <w:rsid w:val="009F4513"/>
    <w:rsid w:val="009F4C39"/>
    <w:rsid w:val="009F5D19"/>
    <w:rsid w:val="00A02746"/>
    <w:rsid w:val="00A032AE"/>
    <w:rsid w:val="00A03587"/>
    <w:rsid w:val="00A03837"/>
    <w:rsid w:val="00A040A9"/>
    <w:rsid w:val="00A04651"/>
    <w:rsid w:val="00A04969"/>
    <w:rsid w:val="00A05E7F"/>
    <w:rsid w:val="00A12608"/>
    <w:rsid w:val="00A12719"/>
    <w:rsid w:val="00A12C05"/>
    <w:rsid w:val="00A1736A"/>
    <w:rsid w:val="00A20037"/>
    <w:rsid w:val="00A202D6"/>
    <w:rsid w:val="00A2096F"/>
    <w:rsid w:val="00A22EFF"/>
    <w:rsid w:val="00A24784"/>
    <w:rsid w:val="00A265E6"/>
    <w:rsid w:val="00A27A90"/>
    <w:rsid w:val="00A30942"/>
    <w:rsid w:val="00A30EC0"/>
    <w:rsid w:val="00A3127D"/>
    <w:rsid w:val="00A33D35"/>
    <w:rsid w:val="00A360F7"/>
    <w:rsid w:val="00A37275"/>
    <w:rsid w:val="00A40A26"/>
    <w:rsid w:val="00A44C60"/>
    <w:rsid w:val="00A44F99"/>
    <w:rsid w:val="00A539A2"/>
    <w:rsid w:val="00A55309"/>
    <w:rsid w:val="00A55499"/>
    <w:rsid w:val="00A55C20"/>
    <w:rsid w:val="00A5640B"/>
    <w:rsid w:val="00A566E8"/>
    <w:rsid w:val="00A57A9B"/>
    <w:rsid w:val="00A57FEB"/>
    <w:rsid w:val="00A60503"/>
    <w:rsid w:val="00A640E6"/>
    <w:rsid w:val="00A64256"/>
    <w:rsid w:val="00A66841"/>
    <w:rsid w:val="00A66AA1"/>
    <w:rsid w:val="00A67A08"/>
    <w:rsid w:val="00A7185A"/>
    <w:rsid w:val="00A74276"/>
    <w:rsid w:val="00A82FA2"/>
    <w:rsid w:val="00A84E14"/>
    <w:rsid w:val="00A84F08"/>
    <w:rsid w:val="00A86D24"/>
    <w:rsid w:val="00A91A49"/>
    <w:rsid w:val="00A91DA5"/>
    <w:rsid w:val="00A9369F"/>
    <w:rsid w:val="00AA0756"/>
    <w:rsid w:val="00AA5823"/>
    <w:rsid w:val="00AA5A07"/>
    <w:rsid w:val="00AA6CEE"/>
    <w:rsid w:val="00AA7577"/>
    <w:rsid w:val="00AB0432"/>
    <w:rsid w:val="00AB115D"/>
    <w:rsid w:val="00AB1341"/>
    <w:rsid w:val="00AB32B0"/>
    <w:rsid w:val="00AB4582"/>
    <w:rsid w:val="00AB4A39"/>
    <w:rsid w:val="00AB4EE2"/>
    <w:rsid w:val="00AB5C62"/>
    <w:rsid w:val="00AB607A"/>
    <w:rsid w:val="00AC2D32"/>
    <w:rsid w:val="00AC48F6"/>
    <w:rsid w:val="00AC6A8C"/>
    <w:rsid w:val="00AD5F89"/>
    <w:rsid w:val="00AD7505"/>
    <w:rsid w:val="00AE0470"/>
    <w:rsid w:val="00AE12D9"/>
    <w:rsid w:val="00AE2FD5"/>
    <w:rsid w:val="00AE6667"/>
    <w:rsid w:val="00AE7669"/>
    <w:rsid w:val="00AF1D02"/>
    <w:rsid w:val="00AF1E85"/>
    <w:rsid w:val="00AF2E54"/>
    <w:rsid w:val="00AF50D5"/>
    <w:rsid w:val="00AF6995"/>
    <w:rsid w:val="00AF76E3"/>
    <w:rsid w:val="00B00D92"/>
    <w:rsid w:val="00B01724"/>
    <w:rsid w:val="00B028E5"/>
    <w:rsid w:val="00B03FC1"/>
    <w:rsid w:val="00B0422A"/>
    <w:rsid w:val="00B04351"/>
    <w:rsid w:val="00B1063D"/>
    <w:rsid w:val="00B1331B"/>
    <w:rsid w:val="00B13D33"/>
    <w:rsid w:val="00B17EC9"/>
    <w:rsid w:val="00B21C15"/>
    <w:rsid w:val="00B24E70"/>
    <w:rsid w:val="00B264F9"/>
    <w:rsid w:val="00B27E95"/>
    <w:rsid w:val="00B30C85"/>
    <w:rsid w:val="00B342AA"/>
    <w:rsid w:val="00B36DD6"/>
    <w:rsid w:val="00B371A9"/>
    <w:rsid w:val="00B40137"/>
    <w:rsid w:val="00B4066D"/>
    <w:rsid w:val="00B41C28"/>
    <w:rsid w:val="00B4352F"/>
    <w:rsid w:val="00B44277"/>
    <w:rsid w:val="00B46445"/>
    <w:rsid w:val="00B466A7"/>
    <w:rsid w:val="00B5072D"/>
    <w:rsid w:val="00B50F1E"/>
    <w:rsid w:val="00B532CA"/>
    <w:rsid w:val="00B548F7"/>
    <w:rsid w:val="00B64BD4"/>
    <w:rsid w:val="00B70786"/>
    <w:rsid w:val="00B725F1"/>
    <w:rsid w:val="00B73104"/>
    <w:rsid w:val="00B736D4"/>
    <w:rsid w:val="00B80E30"/>
    <w:rsid w:val="00B87451"/>
    <w:rsid w:val="00B87BE6"/>
    <w:rsid w:val="00B90162"/>
    <w:rsid w:val="00B91A8F"/>
    <w:rsid w:val="00B9349D"/>
    <w:rsid w:val="00B935D2"/>
    <w:rsid w:val="00B97690"/>
    <w:rsid w:val="00BA2484"/>
    <w:rsid w:val="00BA3187"/>
    <w:rsid w:val="00BA391C"/>
    <w:rsid w:val="00BA5A9C"/>
    <w:rsid w:val="00BA6B61"/>
    <w:rsid w:val="00BB0E68"/>
    <w:rsid w:val="00BB1C3E"/>
    <w:rsid w:val="00BB3012"/>
    <w:rsid w:val="00BB4255"/>
    <w:rsid w:val="00BB4A2F"/>
    <w:rsid w:val="00BB4F42"/>
    <w:rsid w:val="00BB68AC"/>
    <w:rsid w:val="00BC01F6"/>
    <w:rsid w:val="00BC1EDC"/>
    <w:rsid w:val="00BC2106"/>
    <w:rsid w:val="00BC6AC2"/>
    <w:rsid w:val="00BD0BC7"/>
    <w:rsid w:val="00BD19EC"/>
    <w:rsid w:val="00BD35FA"/>
    <w:rsid w:val="00BD3EA9"/>
    <w:rsid w:val="00BE4018"/>
    <w:rsid w:val="00BF1A85"/>
    <w:rsid w:val="00BF2AB6"/>
    <w:rsid w:val="00BF31BF"/>
    <w:rsid w:val="00BF4E3D"/>
    <w:rsid w:val="00BF5F58"/>
    <w:rsid w:val="00C006F3"/>
    <w:rsid w:val="00C01A13"/>
    <w:rsid w:val="00C03089"/>
    <w:rsid w:val="00C075D5"/>
    <w:rsid w:val="00C105E3"/>
    <w:rsid w:val="00C10D40"/>
    <w:rsid w:val="00C1227B"/>
    <w:rsid w:val="00C124B7"/>
    <w:rsid w:val="00C137A9"/>
    <w:rsid w:val="00C14F66"/>
    <w:rsid w:val="00C152F4"/>
    <w:rsid w:val="00C2018C"/>
    <w:rsid w:val="00C20759"/>
    <w:rsid w:val="00C2427E"/>
    <w:rsid w:val="00C243C4"/>
    <w:rsid w:val="00C2539E"/>
    <w:rsid w:val="00C26252"/>
    <w:rsid w:val="00C275E4"/>
    <w:rsid w:val="00C27A1D"/>
    <w:rsid w:val="00C34241"/>
    <w:rsid w:val="00C357EF"/>
    <w:rsid w:val="00C35CE1"/>
    <w:rsid w:val="00C3699D"/>
    <w:rsid w:val="00C36A47"/>
    <w:rsid w:val="00C37E42"/>
    <w:rsid w:val="00C4191D"/>
    <w:rsid w:val="00C44288"/>
    <w:rsid w:val="00C44B1C"/>
    <w:rsid w:val="00C455AA"/>
    <w:rsid w:val="00C45623"/>
    <w:rsid w:val="00C469F4"/>
    <w:rsid w:val="00C541F6"/>
    <w:rsid w:val="00C56DE4"/>
    <w:rsid w:val="00C57C1E"/>
    <w:rsid w:val="00C60A72"/>
    <w:rsid w:val="00C6399B"/>
    <w:rsid w:val="00C6742B"/>
    <w:rsid w:val="00C72D20"/>
    <w:rsid w:val="00C74141"/>
    <w:rsid w:val="00C74858"/>
    <w:rsid w:val="00C75403"/>
    <w:rsid w:val="00C766FF"/>
    <w:rsid w:val="00C77FCF"/>
    <w:rsid w:val="00C80C6B"/>
    <w:rsid w:val="00C8128A"/>
    <w:rsid w:val="00C81E27"/>
    <w:rsid w:val="00C82842"/>
    <w:rsid w:val="00C83439"/>
    <w:rsid w:val="00C8705B"/>
    <w:rsid w:val="00C90879"/>
    <w:rsid w:val="00C91FA4"/>
    <w:rsid w:val="00C9274A"/>
    <w:rsid w:val="00C9286C"/>
    <w:rsid w:val="00C96C87"/>
    <w:rsid w:val="00C97D91"/>
    <w:rsid w:val="00C97F5F"/>
    <w:rsid w:val="00CA0A7D"/>
    <w:rsid w:val="00CA6DE5"/>
    <w:rsid w:val="00CB0B2C"/>
    <w:rsid w:val="00CB110F"/>
    <w:rsid w:val="00CB13CB"/>
    <w:rsid w:val="00CB160F"/>
    <w:rsid w:val="00CB2928"/>
    <w:rsid w:val="00CB67D5"/>
    <w:rsid w:val="00CB77E1"/>
    <w:rsid w:val="00CB7917"/>
    <w:rsid w:val="00CC2E49"/>
    <w:rsid w:val="00CC50E7"/>
    <w:rsid w:val="00CC6322"/>
    <w:rsid w:val="00CC694D"/>
    <w:rsid w:val="00CC7684"/>
    <w:rsid w:val="00CD05E7"/>
    <w:rsid w:val="00CD1554"/>
    <w:rsid w:val="00CD3B20"/>
    <w:rsid w:val="00CD594C"/>
    <w:rsid w:val="00CD6191"/>
    <w:rsid w:val="00CE0D27"/>
    <w:rsid w:val="00CE1853"/>
    <w:rsid w:val="00CE21C5"/>
    <w:rsid w:val="00CE3B6D"/>
    <w:rsid w:val="00CE4098"/>
    <w:rsid w:val="00CE5168"/>
    <w:rsid w:val="00CE5A0C"/>
    <w:rsid w:val="00CE759C"/>
    <w:rsid w:val="00CE7C0B"/>
    <w:rsid w:val="00CF228E"/>
    <w:rsid w:val="00CF22A0"/>
    <w:rsid w:val="00CF303D"/>
    <w:rsid w:val="00CF3879"/>
    <w:rsid w:val="00CF57BB"/>
    <w:rsid w:val="00CF7007"/>
    <w:rsid w:val="00CF7E2C"/>
    <w:rsid w:val="00CF7E76"/>
    <w:rsid w:val="00D005E2"/>
    <w:rsid w:val="00D01A9F"/>
    <w:rsid w:val="00D02828"/>
    <w:rsid w:val="00D02B16"/>
    <w:rsid w:val="00D02FF3"/>
    <w:rsid w:val="00D03A93"/>
    <w:rsid w:val="00D05351"/>
    <w:rsid w:val="00D06029"/>
    <w:rsid w:val="00D069AB"/>
    <w:rsid w:val="00D06C64"/>
    <w:rsid w:val="00D06DD3"/>
    <w:rsid w:val="00D06E44"/>
    <w:rsid w:val="00D13D64"/>
    <w:rsid w:val="00D1421B"/>
    <w:rsid w:val="00D223AB"/>
    <w:rsid w:val="00D26078"/>
    <w:rsid w:val="00D27D0E"/>
    <w:rsid w:val="00D323B2"/>
    <w:rsid w:val="00D33C3B"/>
    <w:rsid w:val="00D36A65"/>
    <w:rsid w:val="00D3752F"/>
    <w:rsid w:val="00D40345"/>
    <w:rsid w:val="00D4130B"/>
    <w:rsid w:val="00D435B1"/>
    <w:rsid w:val="00D47686"/>
    <w:rsid w:val="00D5038B"/>
    <w:rsid w:val="00D53670"/>
    <w:rsid w:val="00D5606E"/>
    <w:rsid w:val="00D66E60"/>
    <w:rsid w:val="00D677AB"/>
    <w:rsid w:val="00D75EBD"/>
    <w:rsid w:val="00D770ED"/>
    <w:rsid w:val="00D80046"/>
    <w:rsid w:val="00D817C5"/>
    <w:rsid w:val="00D83EFD"/>
    <w:rsid w:val="00D851AA"/>
    <w:rsid w:val="00D856FC"/>
    <w:rsid w:val="00D85806"/>
    <w:rsid w:val="00D87136"/>
    <w:rsid w:val="00D915ED"/>
    <w:rsid w:val="00D93D5A"/>
    <w:rsid w:val="00D96141"/>
    <w:rsid w:val="00D96F3C"/>
    <w:rsid w:val="00DA2518"/>
    <w:rsid w:val="00DA3590"/>
    <w:rsid w:val="00DA462E"/>
    <w:rsid w:val="00DA61C3"/>
    <w:rsid w:val="00DA6F23"/>
    <w:rsid w:val="00DB0444"/>
    <w:rsid w:val="00DB28C9"/>
    <w:rsid w:val="00DB31AF"/>
    <w:rsid w:val="00DB547E"/>
    <w:rsid w:val="00DB77B4"/>
    <w:rsid w:val="00DC1814"/>
    <w:rsid w:val="00DC246F"/>
    <w:rsid w:val="00DC29EA"/>
    <w:rsid w:val="00DC42BA"/>
    <w:rsid w:val="00DC50BF"/>
    <w:rsid w:val="00DC5587"/>
    <w:rsid w:val="00DC5849"/>
    <w:rsid w:val="00DC61BD"/>
    <w:rsid w:val="00DC6DA8"/>
    <w:rsid w:val="00DC7ED1"/>
    <w:rsid w:val="00DD1936"/>
    <w:rsid w:val="00DD2239"/>
    <w:rsid w:val="00DD24B3"/>
    <w:rsid w:val="00DD619E"/>
    <w:rsid w:val="00DD653A"/>
    <w:rsid w:val="00DD6F75"/>
    <w:rsid w:val="00DE2B28"/>
    <w:rsid w:val="00DE6588"/>
    <w:rsid w:val="00DF16E0"/>
    <w:rsid w:val="00DF38DA"/>
    <w:rsid w:val="00E02B91"/>
    <w:rsid w:val="00E11AEB"/>
    <w:rsid w:val="00E12103"/>
    <w:rsid w:val="00E12289"/>
    <w:rsid w:val="00E13B54"/>
    <w:rsid w:val="00E14C15"/>
    <w:rsid w:val="00E219E3"/>
    <w:rsid w:val="00E23A4A"/>
    <w:rsid w:val="00E273F8"/>
    <w:rsid w:val="00E27C8E"/>
    <w:rsid w:val="00E27E96"/>
    <w:rsid w:val="00E30441"/>
    <w:rsid w:val="00E30458"/>
    <w:rsid w:val="00E333F0"/>
    <w:rsid w:val="00E33FF8"/>
    <w:rsid w:val="00E35394"/>
    <w:rsid w:val="00E413FE"/>
    <w:rsid w:val="00E4655A"/>
    <w:rsid w:val="00E46AAE"/>
    <w:rsid w:val="00E47206"/>
    <w:rsid w:val="00E5000B"/>
    <w:rsid w:val="00E53EE9"/>
    <w:rsid w:val="00E5433A"/>
    <w:rsid w:val="00E56A45"/>
    <w:rsid w:val="00E57466"/>
    <w:rsid w:val="00E5760D"/>
    <w:rsid w:val="00E60C1E"/>
    <w:rsid w:val="00E65343"/>
    <w:rsid w:val="00E66ACD"/>
    <w:rsid w:val="00E72107"/>
    <w:rsid w:val="00E7215C"/>
    <w:rsid w:val="00E72C66"/>
    <w:rsid w:val="00E73F44"/>
    <w:rsid w:val="00E75753"/>
    <w:rsid w:val="00E75D16"/>
    <w:rsid w:val="00E76EA3"/>
    <w:rsid w:val="00E77363"/>
    <w:rsid w:val="00E815E4"/>
    <w:rsid w:val="00E8271B"/>
    <w:rsid w:val="00E83F90"/>
    <w:rsid w:val="00E844D2"/>
    <w:rsid w:val="00E85C62"/>
    <w:rsid w:val="00E9028A"/>
    <w:rsid w:val="00E90A42"/>
    <w:rsid w:val="00E913E3"/>
    <w:rsid w:val="00E95188"/>
    <w:rsid w:val="00E97AC2"/>
    <w:rsid w:val="00EA0781"/>
    <w:rsid w:val="00EA154A"/>
    <w:rsid w:val="00EA1C67"/>
    <w:rsid w:val="00EA2021"/>
    <w:rsid w:val="00EA24D8"/>
    <w:rsid w:val="00EA2ADE"/>
    <w:rsid w:val="00EB3A8F"/>
    <w:rsid w:val="00EB402E"/>
    <w:rsid w:val="00EB4477"/>
    <w:rsid w:val="00EB4862"/>
    <w:rsid w:val="00EB5C97"/>
    <w:rsid w:val="00EB6AF9"/>
    <w:rsid w:val="00EC2818"/>
    <w:rsid w:val="00EC47F4"/>
    <w:rsid w:val="00EC7157"/>
    <w:rsid w:val="00EC7B45"/>
    <w:rsid w:val="00EC7D70"/>
    <w:rsid w:val="00ED1ECD"/>
    <w:rsid w:val="00ED29C6"/>
    <w:rsid w:val="00ED2DC2"/>
    <w:rsid w:val="00ED3C2B"/>
    <w:rsid w:val="00ED50B4"/>
    <w:rsid w:val="00ED562A"/>
    <w:rsid w:val="00ED5917"/>
    <w:rsid w:val="00ED5C07"/>
    <w:rsid w:val="00ED65E9"/>
    <w:rsid w:val="00ED6EC5"/>
    <w:rsid w:val="00ED7CC3"/>
    <w:rsid w:val="00EE06DE"/>
    <w:rsid w:val="00EE0DFF"/>
    <w:rsid w:val="00EE3C58"/>
    <w:rsid w:val="00EE772A"/>
    <w:rsid w:val="00EF0E1B"/>
    <w:rsid w:val="00EF159A"/>
    <w:rsid w:val="00EF1654"/>
    <w:rsid w:val="00EF1BC4"/>
    <w:rsid w:val="00EF299B"/>
    <w:rsid w:val="00EF394B"/>
    <w:rsid w:val="00EF5F92"/>
    <w:rsid w:val="00F01398"/>
    <w:rsid w:val="00F017D2"/>
    <w:rsid w:val="00F02F1D"/>
    <w:rsid w:val="00F04788"/>
    <w:rsid w:val="00F05F72"/>
    <w:rsid w:val="00F068C1"/>
    <w:rsid w:val="00F1051F"/>
    <w:rsid w:val="00F11726"/>
    <w:rsid w:val="00F1775F"/>
    <w:rsid w:val="00F17F19"/>
    <w:rsid w:val="00F21D3D"/>
    <w:rsid w:val="00F223AD"/>
    <w:rsid w:val="00F233E7"/>
    <w:rsid w:val="00F3325E"/>
    <w:rsid w:val="00F33B0B"/>
    <w:rsid w:val="00F370F1"/>
    <w:rsid w:val="00F442F1"/>
    <w:rsid w:val="00F44851"/>
    <w:rsid w:val="00F44D94"/>
    <w:rsid w:val="00F46D32"/>
    <w:rsid w:val="00F50260"/>
    <w:rsid w:val="00F52A24"/>
    <w:rsid w:val="00F535EC"/>
    <w:rsid w:val="00F54041"/>
    <w:rsid w:val="00F542A8"/>
    <w:rsid w:val="00F54351"/>
    <w:rsid w:val="00F563C2"/>
    <w:rsid w:val="00F57002"/>
    <w:rsid w:val="00F57F4A"/>
    <w:rsid w:val="00F60BBA"/>
    <w:rsid w:val="00F610BC"/>
    <w:rsid w:val="00F6162F"/>
    <w:rsid w:val="00F618F1"/>
    <w:rsid w:val="00F6224C"/>
    <w:rsid w:val="00F635F6"/>
    <w:rsid w:val="00F63B01"/>
    <w:rsid w:val="00F63B02"/>
    <w:rsid w:val="00F66CFF"/>
    <w:rsid w:val="00F66F3E"/>
    <w:rsid w:val="00F709BE"/>
    <w:rsid w:val="00F710A5"/>
    <w:rsid w:val="00F72259"/>
    <w:rsid w:val="00F72A49"/>
    <w:rsid w:val="00F73354"/>
    <w:rsid w:val="00F746AA"/>
    <w:rsid w:val="00F74CCB"/>
    <w:rsid w:val="00F75BA0"/>
    <w:rsid w:val="00F76297"/>
    <w:rsid w:val="00F77C44"/>
    <w:rsid w:val="00F81752"/>
    <w:rsid w:val="00F818E0"/>
    <w:rsid w:val="00F84E12"/>
    <w:rsid w:val="00F85836"/>
    <w:rsid w:val="00F9063F"/>
    <w:rsid w:val="00F92ABA"/>
    <w:rsid w:val="00F94E4B"/>
    <w:rsid w:val="00F94F62"/>
    <w:rsid w:val="00F9667F"/>
    <w:rsid w:val="00F96F70"/>
    <w:rsid w:val="00F97068"/>
    <w:rsid w:val="00F97FD1"/>
    <w:rsid w:val="00FA039C"/>
    <w:rsid w:val="00FA2E55"/>
    <w:rsid w:val="00FA50CA"/>
    <w:rsid w:val="00FA5C71"/>
    <w:rsid w:val="00FA6512"/>
    <w:rsid w:val="00FA676E"/>
    <w:rsid w:val="00FA6DB6"/>
    <w:rsid w:val="00FA786D"/>
    <w:rsid w:val="00FB03A3"/>
    <w:rsid w:val="00FB2B0D"/>
    <w:rsid w:val="00FB59D2"/>
    <w:rsid w:val="00FB5F24"/>
    <w:rsid w:val="00FC19E7"/>
    <w:rsid w:val="00FC2A10"/>
    <w:rsid w:val="00FC39F9"/>
    <w:rsid w:val="00FC3A87"/>
    <w:rsid w:val="00FC6DDD"/>
    <w:rsid w:val="00FD0BB1"/>
    <w:rsid w:val="00FD3FF8"/>
    <w:rsid w:val="00FD523F"/>
    <w:rsid w:val="00FD627F"/>
    <w:rsid w:val="00FD6A3F"/>
    <w:rsid w:val="00FE1CFE"/>
    <w:rsid w:val="00FE2700"/>
    <w:rsid w:val="00FE2C9C"/>
    <w:rsid w:val="00FE4348"/>
    <w:rsid w:val="00FE4402"/>
    <w:rsid w:val="00FE6AEA"/>
    <w:rsid w:val="00FE759A"/>
    <w:rsid w:val="00FE7E77"/>
    <w:rsid w:val="00FF078F"/>
    <w:rsid w:val="00FF4230"/>
    <w:rsid w:val="00FF44C1"/>
    <w:rsid w:val="00FF4B03"/>
    <w:rsid w:val="00FF68EB"/>
    <w:rsid w:val="5D07D64D"/>
    <w:rsid w:val="675629C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37586"/>
  <w15:docId w15:val="{D9744513-15B9-472E-9B38-229469902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2"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9"/>
    <w:lsdException w:name="index 2" w:semiHidden="1" w:uiPriority="99"/>
    <w:lsdException w:name="index 3" w:semiHidden="1" w:uiPriority="99"/>
    <w:lsdException w:name="index 4" w:semiHidden="1" w:uiPriority="99"/>
    <w:lsdException w:name="index 5" w:semiHidden="1" w:uiPriority="99"/>
    <w:lsdException w:name="index 6" w:semiHidden="1" w:uiPriority="99"/>
    <w:lsdException w:name="index 7" w:semiHidden="1" w:uiPriority="99"/>
    <w:lsdException w:name="index 8" w:semiHidden="1" w:uiPriority="99"/>
    <w:lsdException w:name="index 9" w:semiHidden="1" w:uiPriority="99"/>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1" w:unhideWhenUsed="1"/>
    <w:lsdException w:name="toc 7" w:semiHidden="1" w:uiPriority="39" w:unhideWhenUsed="1"/>
    <w:lsdException w:name="toc 8" w:semiHidden="1" w:uiPriority="39" w:unhideWhenUsed="1"/>
    <w:lsdException w:name="toc 9" w:semiHidden="1" w:uiPriority="99" w:unhideWhenUsed="1"/>
    <w:lsdException w:name="Normal Indent" w:semiHidden="1" w:unhideWhenUsed="1"/>
    <w:lsdException w:name="footnote text" w:semiHidden="1" w:unhideWhenUsed="1"/>
    <w:lsdException w:name="annotation text" w:semiHidden="1" w:uiPriority="99"/>
    <w:lsdException w:name="header" w:semiHidden="1" w:unhideWhenUsed="1"/>
    <w:lsdException w:name="footer" w:semiHidden="1" w:uiPriority="99" w:unhideWhenUsed="1"/>
    <w:lsdException w:name="index heading" w:semiHidden="1" w:uiPriority="99"/>
    <w:lsdException w:name="caption" w:semiHidden="1" w:uiPriority="0" w:unhideWhenUsed="1" w:qFormat="1"/>
    <w:lsdException w:name="table of figures" w:semiHidden="1" w:uiPriority="99" w:unhideWhenUsed="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uiPriority="0" w:unhideWhenUsed="1"/>
    <w:lsdException w:name="endnote reference" w:semiHidden="1" w:unhideWhenUsed="1"/>
    <w:lsdException w:name="endnote text" w:semiHidden="1" w:unhideWhenUsed="1"/>
    <w:lsdException w:name="table of authorities" w:semiHidden="1" w:uiPriority="9" w:unhideWhenUsed="1"/>
    <w:lsdException w:name="macro" w:semiHidden="1" w:uiPriority="99"/>
    <w:lsdException w:name="toa heading" w:semiHidden="1" w:uiPriority="99" w:unhideWhenUsed="1"/>
    <w:lsdException w:name="List" w:semiHidden="1"/>
    <w:lsdException w:name="List Bullet" w:semiHidden="1" w:unhideWhenUsed="1" w:qFormat="1"/>
    <w:lsdException w:name="List Number" w:uiPriority="3"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unhideWhenUsed="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99"/>
    <w:lsdException w:name="FollowedHyperlink" w:semiHidden="1"/>
    <w:lsdException w:name="Strong" w:qFormat="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uiPriority="99"/>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99"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3F90"/>
  </w:style>
  <w:style w:type="paragraph" w:styleId="Overskrift1">
    <w:name w:val="heading 1"/>
    <w:aliases w:val="H1"/>
    <w:basedOn w:val="Normal"/>
    <w:next w:val="Normal"/>
    <w:link w:val="Overskrift1Tegn"/>
    <w:uiPriority w:val="1"/>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1"/>
    <w:qFormat/>
    <w:rsid w:val="000A32DD"/>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1"/>
    <w:qFormat/>
    <w:rsid w:val="006C0A4C"/>
    <w:pPr>
      <w:keepNext/>
      <w:keepLines/>
      <w:numPr>
        <w:ilvl w:val="2"/>
        <w:numId w:val="11"/>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1"/>
    <w:qFormat/>
    <w:rsid w:val="006C0A4C"/>
    <w:pPr>
      <w:keepNext/>
      <w:keepLines/>
      <w:numPr>
        <w:ilvl w:val="3"/>
        <w:numId w:val="11"/>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qFormat/>
    <w:rsid w:val="006C0A4C"/>
    <w:pPr>
      <w:keepNext/>
      <w:keepLines/>
      <w:numPr>
        <w:ilvl w:val="4"/>
        <w:numId w:val="11"/>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1"/>
    <w:qFormat/>
    <w:rsid w:val="009E4B94"/>
    <w:pPr>
      <w:keepNext/>
      <w:keepLines/>
      <w:numPr>
        <w:ilvl w:val="5"/>
        <w:numId w:val="11"/>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qFormat/>
    <w:rsid w:val="009E4B94"/>
    <w:pPr>
      <w:keepNext/>
      <w:keepLines/>
      <w:numPr>
        <w:ilvl w:val="6"/>
        <w:numId w:val="11"/>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qFormat/>
    <w:rsid w:val="009E4B94"/>
    <w:pPr>
      <w:keepNext/>
      <w:keepLines/>
      <w:numPr>
        <w:ilvl w:val="7"/>
        <w:numId w:val="11"/>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qFormat/>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
    <w:rsid w:val="002D43D1"/>
    <w:pPr>
      <w:spacing w:line="160" w:lineRule="atLeast"/>
      <w:ind w:left="-567"/>
    </w:pPr>
    <w:rPr>
      <w:noProof/>
      <w:sz w:val="12"/>
    </w:rPr>
  </w:style>
  <w:style w:type="character" w:customStyle="1" w:styleId="SidehovedTegn">
    <w:name w:val="Sidehoved Tegn"/>
    <w:basedOn w:val="Standardskrifttypeiafsnit"/>
    <w:link w:val="Sidehoved"/>
    <w:uiPriority w:val="9"/>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aliases w:val="H1 Tegn"/>
    <w:basedOn w:val="Standardskrifttypeiafsnit"/>
    <w:link w:val="Overskrift1"/>
    <w:uiPriority w:val="1"/>
    <w:rsid w:val="000A32DD"/>
    <w:rPr>
      <w:rFonts w:eastAsiaTheme="majorEastAsia" w:cstheme="majorBidi"/>
      <w:b/>
      <w:bCs/>
      <w:caps/>
      <w:color w:val="009DF0" w:themeColor="text2"/>
      <w:sz w:val="28"/>
      <w:szCs w:val="28"/>
    </w:rPr>
  </w:style>
  <w:style w:type="character" w:customStyle="1" w:styleId="Overskrift2Tegn">
    <w:name w:val="Overskrift 2 Tegn"/>
    <w:basedOn w:val="Standardskrifttypeiafsnit"/>
    <w:link w:val="Overskrift2"/>
    <w:uiPriority w:val="1"/>
    <w:rsid w:val="000A32DD"/>
    <w:rPr>
      <w:rFonts w:eastAsiaTheme="majorEastAsia" w:cstheme="majorBidi"/>
      <w:b/>
      <w:bCs/>
      <w:sz w:val="20"/>
      <w:szCs w:val="26"/>
    </w:rPr>
  </w:style>
  <w:style w:type="character" w:customStyle="1" w:styleId="Overskrift3Tegn">
    <w:name w:val="Overskrift 3 Tegn"/>
    <w:basedOn w:val="Standardskrifttypeiafsnit"/>
    <w:link w:val="Overskrift3"/>
    <w:uiPriority w:val="1"/>
    <w:rsid w:val="006C0A4C"/>
    <w:rPr>
      <w:rFonts w:eastAsiaTheme="majorEastAsia" w:cstheme="majorBidi"/>
      <w:b/>
      <w:bCs/>
      <w:caps/>
    </w:rPr>
  </w:style>
  <w:style w:type="character" w:customStyle="1" w:styleId="Overskrift4Tegn">
    <w:name w:val="Overskrift 4 Tegn"/>
    <w:basedOn w:val="Standardskrifttypeiafsnit"/>
    <w:link w:val="Overskrift4"/>
    <w:uiPriority w:val="1"/>
    <w:rsid w:val="006C0A4C"/>
    <w:rPr>
      <w:rFonts w:eastAsiaTheme="majorEastAsia" w:cstheme="majorBidi"/>
      <w:b/>
      <w:bCs/>
      <w:iCs/>
    </w:rPr>
  </w:style>
  <w:style w:type="character" w:customStyle="1" w:styleId="Overskrift5Tegn">
    <w:name w:val="Overskrift 5 Tegn"/>
    <w:basedOn w:val="Standardskrifttypeiafsnit"/>
    <w:link w:val="Overskrift5"/>
    <w:uiPriority w:val="1"/>
    <w:rsid w:val="006C0A4C"/>
    <w:rPr>
      <w:rFonts w:eastAsiaTheme="majorEastAsia" w:cstheme="majorBidi"/>
      <w:caps/>
    </w:rPr>
  </w:style>
  <w:style w:type="character" w:customStyle="1" w:styleId="Overskrift6Tegn">
    <w:name w:val="Overskrift 6 Tegn"/>
    <w:basedOn w:val="Standardskrifttypeiafsnit"/>
    <w:link w:val="Overskrift6"/>
    <w:uiPriority w:val="1"/>
    <w:rsid w:val="00004865"/>
    <w:rPr>
      <w:rFonts w:eastAsiaTheme="majorEastAsia" w:cstheme="majorBidi"/>
      <w:b/>
      <w:iCs/>
    </w:rPr>
  </w:style>
  <w:style w:type="character" w:customStyle="1" w:styleId="Overskrift7Tegn">
    <w:name w:val="Overskrift 7 Tegn"/>
    <w:basedOn w:val="Standardskrifttypeiafsnit"/>
    <w:link w:val="Overskrift7"/>
    <w:uiPriority w:val="1"/>
    <w:rsid w:val="00004865"/>
    <w:rPr>
      <w:rFonts w:eastAsiaTheme="majorEastAsia" w:cstheme="majorBidi"/>
      <w:b/>
      <w:iCs/>
    </w:rPr>
  </w:style>
  <w:style w:type="character" w:customStyle="1" w:styleId="Overskrift8Tegn">
    <w:name w:val="Overskrift 8 Tegn"/>
    <w:basedOn w:val="Standardskrifttypeiafsnit"/>
    <w:link w:val="Overskrift8"/>
    <w:uiPriority w:val="1"/>
    <w:rsid w:val="00004865"/>
    <w:rPr>
      <w:rFonts w:eastAsiaTheme="majorEastAsia" w:cstheme="majorBidi"/>
      <w:b/>
      <w:szCs w:val="20"/>
    </w:rPr>
  </w:style>
  <w:style w:type="character" w:customStyle="1" w:styleId="Overskrift9Tegn">
    <w:name w:val="Overskrift 9 Tegn"/>
    <w:basedOn w:val="Standardskrifttypeiafsnit"/>
    <w:link w:val="Overskrift9"/>
    <w:uiPriority w:val="1"/>
    <w:rsid w:val="00004865"/>
    <w:rPr>
      <w:rFonts w:eastAsiaTheme="majorEastAsia" w:cstheme="majorBidi"/>
      <w:b/>
      <w:iCs/>
      <w:szCs w:val="20"/>
    </w:rPr>
  </w:style>
  <w:style w:type="paragraph" w:styleId="Titel">
    <w:name w:val="Title"/>
    <w:basedOn w:val="Normal"/>
    <w:next w:val="Normal"/>
    <w:link w:val="TitelTegn"/>
    <w:uiPriority w:val="2"/>
    <w:semiHidden/>
    <w:qFormat/>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2"/>
    <w:semiHidden/>
    <w:qFormat/>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2"/>
    <w:semiHidden/>
    <w:qFormat/>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qFormat/>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1"/>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rsid w:val="00A27A90"/>
    <w:pPr>
      <w:spacing w:before="240"/>
      <w:ind w:left="-567" w:right="2268"/>
    </w:pPr>
    <w:rPr>
      <w:rFonts w:eastAsia="Times New Roman" w:cs="Times New Roman"/>
      <w:b/>
    </w:rPr>
  </w:style>
  <w:style w:type="paragraph" w:styleId="Indholdsfortegnelse8">
    <w:name w:val="toc 8"/>
    <w:basedOn w:val="Normal"/>
    <w:next w:val="Normal"/>
    <w:uiPriority w:val="39"/>
    <w:rsid w:val="00A27A90"/>
    <w:pPr>
      <w:ind w:left="-567" w:right="2268"/>
    </w:pPr>
    <w:rPr>
      <w:rFonts w:eastAsia="Times New Roman" w:cs="Times New Roman"/>
    </w:rPr>
  </w:style>
  <w:style w:type="paragraph" w:styleId="Indholdsfortegnelse9">
    <w:name w:val="toc 9"/>
    <w:basedOn w:val="Normal"/>
    <w:next w:val="Normal"/>
    <w:uiPriority w:val="9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2"/>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
    <w:semiHidden/>
    <w:rsid w:val="009E4B94"/>
    <w:rPr>
      <w:vertAlign w:val="superscript"/>
      <w:lang w:val="da-DK"/>
    </w:rPr>
  </w:style>
  <w:style w:type="paragraph" w:styleId="Fodnotetekst">
    <w:name w:val="footnote text"/>
    <w:basedOn w:val="Normal"/>
    <w:link w:val="FodnotetekstTegn"/>
    <w:uiPriority w:val="2"/>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3"/>
    <w:qFormat/>
    <w:rsid w:val="006B30A9"/>
    <w:pPr>
      <w:numPr>
        <w:numId w:val="6"/>
      </w:numPr>
      <w:contextualSpacing/>
    </w:pPr>
  </w:style>
  <w:style w:type="character" w:styleId="Sidetal">
    <w:name w:val="page number"/>
    <w:basedOn w:val="Standardskrifttypeiafsnit"/>
    <w:rsid w:val="00424709"/>
    <w:rPr>
      <w:lang w:val="da-DK"/>
    </w:rPr>
  </w:style>
  <w:style w:type="paragraph" w:customStyle="1" w:styleId="Template">
    <w:name w:val="Template"/>
    <w:link w:val="TemplateChar"/>
    <w:uiPriority w:val="2"/>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2"/>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2"/>
    <w:semiHidden/>
    <w:rsid w:val="005A28D4"/>
    <w:pPr>
      <w:ind w:left="1134"/>
    </w:pPr>
  </w:style>
  <w:style w:type="table" w:styleId="Tabel-Gitter">
    <w:name w:val="Table Grid"/>
    <w:basedOn w:val="Tabel-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2"/>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2"/>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2"/>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2"/>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2"/>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2"/>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2"/>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2"/>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2"/>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2"/>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9"/>
    <w:rsid w:val="000162D0"/>
    <w:rPr>
      <w:sz w:val="16"/>
      <w:szCs w:val="16"/>
      <w:lang w:val="da-DK"/>
    </w:rPr>
  </w:style>
  <w:style w:type="paragraph" w:styleId="Kommentartekst">
    <w:name w:val="annotation text"/>
    <w:basedOn w:val="Normal"/>
    <w:link w:val="KommentartekstTegn"/>
    <w:uiPriority w:val="99"/>
    <w:rsid w:val="000162D0"/>
    <w:pPr>
      <w:spacing w:line="240" w:lineRule="auto"/>
    </w:pPr>
    <w:rPr>
      <w:sz w:val="20"/>
      <w:szCs w:val="20"/>
    </w:rPr>
  </w:style>
  <w:style w:type="character" w:customStyle="1" w:styleId="KommentartekstTegn">
    <w:name w:val="Kommentartekst Tegn"/>
    <w:basedOn w:val="Standardskrifttypeiafsnit"/>
    <w:link w:val="Kommentartekst"/>
    <w:uiPriority w:val="99"/>
    <w:rsid w:val="00A539A2"/>
    <w:rPr>
      <w:sz w:val="20"/>
      <w:szCs w:val="20"/>
      <w:lang w:val="da-DK"/>
    </w:rPr>
  </w:style>
  <w:style w:type="paragraph" w:styleId="Kommentaremne">
    <w:name w:val="annotation subject"/>
    <w:basedOn w:val="Kommentartekst"/>
    <w:next w:val="Kommentartekst"/>
    <w:link w:val="KommentaremneTegn"/>
    <w:uiPriority w:val="2"/>
    <w:rsid w:val="000162D0"/>
    <w:rPr>
      <w:b/>
      <w:bCs/>
    </w:rPr>
  </w:style>
  <w:style w:type="character" w:customStyle="1" w:styleId="KommentaremneTegn">
    <w:name w:val="Kommentaremne Tegn"/>
    <w:basedOn w:val="KommentartekstTegn"/>
    <w:link w:val="Kommentaremne"/>
    <w:uiPriority w:val="2"/>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2"/>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2"/>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2"/>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2"/>
    <w:rsid w:val="000162D0"/>
    <w:rPr>
      <w:i/>
      <w:iCs/>
      <w:lang w:val="da-DK"/>
    </w:rPr>
  </w:style>
  <w:style w:type="paragraph" w:styleId="Modtageradresse">
    <w:name w:val="envelope address"/>
    <w:basedOn w:val="Normal"/>
    <w:uiPriority w:val="2"/>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2"/>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
    <w:rsid w:val="000162D0"/>
    <w:rPr>
      <w:color w:val="ADDDFF" w:themeColor="followedHyperlink"/>
      <w:u w:val="single"/>
      <w:lang w:val="da-DK"/>
    </w:rPr>
  </w:style>
  <w:style w:type="character" w:styleId="Fodnotehenvisning">
    <w:name w:val="footnote reference"/>
    <w:basedOn w:val="Standardskrifttypeiafsnit"/>
    <w:uiPriority w:val="2"/>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2"/>
    <w:semiHidden/>
    <w:rsid w:val="000162D0"/>
    <w:rPr>
      <w:lang w:val="da-DK"/>
    </w:rPr>
  </w:style>
  <w:style w:type="paragraph" w:styleId="HTML-adresse">
    <w:name w:val="HTML Address"/>
    <w:basedOn w:val="Normal"/>
    <w:link w:val="HTML-adresseTegn"/>
    <w:uiPriority w:val="2"/>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2"/>
    <w:semiHidden/>
    <w:rsid w:val="000162D0"/>
    <w:rPr>
      <w:i/>
      <w:iCs/>
      <w:lang w:val="da-DK"/>
    </w:rPr>
  </w:style>
  <w:style w:type="character" w:styleId="HTML-kode">
    <w:name w:val="HTML Code"/>
    <w:basedOn w:val="Standardskrifttypeiafsnit"/>
    <w:uiPriority w:val="2"/>
    <w:semiHidden/>
    <w:rsid w:val="000162D0"/>
    <w:rPr>
      <w:rFonts w:ascii="Consolas" w:hAnsi="Consolas"/>
      <w:sz w:val="20"/>
      <w:szCs w:val="20"/>
      <w:lang w:val="da-DK"/>
    </w:rPr>
  </w:style>
  <w:style w:type="character" w:styleId="HTML-definition">
    <w:name w:val="HTML Definition"/>
    <w:basedOn w:val="Standardskrifttypeiafsnit"/>
    <w:uiPriority w:val="2"/>
    <w:semiHidden/>
    <w:rsid w:val="000162D0"/>
    <w:rPr>
      <w:i/>
      <w:iCs/>
      <w:lang w:val="da-DK"/>
    </w:rPr>
  </w:style>
  <w:style w:type="character" w:styleId="HTML-tastatur">
    <w:name w:val="HTML Keyboard"/>
    <w:basedOn w:val="Standardskrifttypeiafsnit"/>
    <w:uiPriority w:val="2"/>
    <w:semiHidden/>
    <w:rsid w:val="000162D0"/>
    <w:rPr>
      <w:rFonts w:ascii="Consolas" w:hAnsi="Consolas"/>
      <w:sz w:val="20"/>
      <w:szCs w:val="20"/>
      <w:lang w:val="da-DK"/>
    </w:rPr>
  </w:style>
  <w:style w:type="paragraph" w:styleId="FormateretHTML">
    <w:name w:val="HTML Preformatted"/>
    <w:basedOn w:val="Normal"/>
    <w:link w:val="FormateretHTMLTegn"/>
    <w:uiPriority w:val="2"/>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2"/>
    <w:semiHidden/>
    <w:rsid w:val="000162D0"/>
    <w:rPr>
      <w:rFonts w:ascii="Consolas" w:hAnsi="Consolas"/>
      <w:sz w:val="24"/>
      <w:szCs w:val="24"/>
      <w:lang w:val="da-DK"/>
    </w:rPr>
  </w:style>
  <w:style w:type="character" w:styleId="HTML-skrivemaskine">
    <w:name w:val="HTML Typewriter"/>
    <w:basedOn w:val="Standardskrifttypeiafsnit"/>
    <w:uiPriority w:val="2"/>
    <w:semiHidden/>
    <w:rsid w:val="000162D0"/>
    <w:rPr>
      <w:rFonts w:ascii="Consolas" w:hAnsi="Consolas"/>
      <w:sz w:val="20"/>
      <w:szCs w:val="20"/>
      <w:lang w:val="da-DK"/>
    </w:rPr>
  </w:style>
  <w:style w:type="character" w:styleId="HTML-variabel">
    <w:name w:val="HTML Variable"/>
    <w:basedOn w:val="Standardskrifttypeiafsnit"/>
    <w:uiPriority w:val="2"/>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2"/>
    <w:semiHidden/>
    <w:rsid w:val="000162D0"/>
    <w:rPr>
      <w:lang w:val="da-DK"/>
    </w:rPr>
  </w:style>
  <w:style w:type="paragraph" w:styleId="Liste">
    <w:name w:val="List"/>
    <w:basedOn w:val="Normal"/>
    <w:uiPriority w:val="2"/>
    <w:semiHidden/>
    <w:rsid w:val="000162D0"/>
    <w:pPr>
      <w:ind w:left="283" w:hanging="283"/>
      <w:contextualSpacing/>
    </w:pPr>
  </w:style>
  <w:style w:type="paragraph" w:styleId="Liste2">
    <w:name w:val="List 2"/>
    <w:basedOn w:val="Normal"/>
    <w:uiPriority w:val="2"/>
    <w:semiHidden/>
    <w:rsid w:val="000162D0"/>
    <w:pPr>
      <w:ind w:left="566" w:hanging="283"/>
      <w:contextualSpacing/>
    </w:pPr>
  </w:style>
  <w:style w:type="paragraph" w:styleId="Liste3">
    <w:name w:val="List 3"/>
    <w:basedOn w:val="Normal"/>
    <w:uiPriority w:val="2"/>
    <w:semiHidden/>
    <w:rsid w:val="000162D0"/>
    <w:pPr>
      <w:ind w:left="849" w:hanging="283"/>
      <w:contextualSpacing/>
    </w:pPr>
  </w:style>
  <w:style w:type="paragraph" w:styleId="Liste4">
    <w:name w:val="List 4"/>
    <w:basedOn w:val="Normal"/>
    <w:uiPriority w:val="2"/>
    <w:semiHidden/>
    <w:rsid w:val="000162D0"/>
    <w:pPr>
      <w:ind w:left="1132" w:hanging="283"/>
      <w:contextualSpacing/>
    </w:pPr>
  </w:style>
  <w:style w:type="paragraph" w:styleId="Liste5">
    <w:name w:val="List 5"/>
    <w:basedOn w:val="Normal"/>
    <w:uiPriority w:val="2"/>
    <w:semiHidden/>
    <w:rsid w:val="000162D0"/>
    <w:pPr>
      <w:ind w:left="1415" w:hanging="283"/>
      <w:contextualSpacing/>
    </w:pPr>
  </w:style>
  <w:style w:type="paragraph" w:styleId="Opstilling-punkttegn2">
    <w:name w:val="List Bullet 2"/>
    <w:basedOn w:val="Normal"/>
    <w:uiPriority w:val="2"/>
    <w:semiHidden/>
    <w:rsid w:val="000162D0"/>
    <w:pPr>
      <w:numPr>
        <w:numId w:val="2"/>
      </w:numPr>
      <w:contextualSpacing/>
    </w:pPr>
  </w:style>
  <w:style w:type="paragraph" w:styleId="Opstilling-punkttegn3">
    <w:name w:val="List Bullet 3"/>
    <w:basedOn w:val="Normal"/>
    <w:uiPriority w:val="2"/>
    <w:semiHidden/>
    <w:rsid w:val="000162D0"/>
    <w:pPr>
      <w:numPr>
        <w:numId w:val="3"/>
      </w:numPr>
      <w:contextualSpacing/>
    </w:pPr>
  </w:style>
  <w:style w:type="paragraph" w:styleId="Opstilling-punkttegn4">
    <w:name w:val="List Bullet 4"/>
    <w:basedOn w:val="Normal"/>
    <w:uiPriority w:val="2"/>
    <w:semiHidden/>
    <w:rsid w:val="000162D0"/>
    <w:pPr>
      <w:numPr>
        <w:numId w:val="4"/>
      </w:numPr>
      <w:contextualSpacing/>
    </w:pPr>
  </w:style>
  <w:style w:type="paragraph" w:styleId="Opstilling-punkttegn5">
    <w:name w:val="List Bullet 5"/>
    <w:basedOn w:val="Normal"/>
    <w:uiPriority w:val="2"/>
    <w:semiHidden/>
    <w:rsid w:val="000162D0"/>
    <w:pPr>
      <w:numPr>
        <w:numId w:val="5"/>
      </w:numPr>
      <w:contextualSpacing/>
    </w:pPr>
  </w:style>
  <w:style w:type="paragraph" w:styleId="Opstilling-forts">
    <w:name w:val="List Continue"/>
    <w:basedOn w:val="Normal"/>
    <w:uiPriority w:val="2"/>
    <w:semiHidden/>
    <w:rsid w:val="000162D0"/>
    <w:pPr>
      <w:spacing w:after="120"/>
      <w:ind w:left="283"/>
      <w:contextualSpacing/>
    </w:pPr>
  </w:style>
  <w:style w:type="paragraph" w:styleId="Opstilling-forts2">
    <w:name w:val="List Continue 2"/>
    <w:basedOn w:val="Normal"/>
    <w:uiPriority w:val="2"/>
    <w:semiHidden/>
    <w:rsid w:val="000162D0"/>
    <w:pPr>
      <w:spacing w:after="120"/>
      <w:ind w:left="566"/>
      <w:contextualSpacing/>
    </w:pPr>
  </w:style>
  <w:style w:type="paragraph" w:styleId="Opstilling-forts3">
    <w:name w:val="List Continue 3"/>
    <w:basedOn w:val="Normal"/>
    <w:uiPriority w:val="2"/>
    <w:semiHidden/>
    <w:rsid w:val="000162D0"/>
    <w:pPr>
      <w:spacing w:after="120"/>
      <w:ind w:left="849"/>
      <w:contextualSpacing/>
    </w:pPr>
  </w:style>
  <w:style w:type="paragraph" w:styleId="Opstilling-forts4">
    <w:name w:val="List Continue 4"/>
    <w:basedOn w:val="Normal"/>
    <w:uiPriority w:val="2"/>
    <w:semiHidden/>
    <w:rsid w:val="000162D0"/>
    <w:pPr>
      <w:spacing w:after="120"/>
      <w:ind w:left="1132"/>
      <w:contextualSpacing/>
    </w:pPr>
  </w:style>
  <w:style w:type="paragraph" w:styleId="Opstilling-forts5">
    <w:name w:val="List Continue 5"/>
    <w:basedOn w:val="Normal"/>
    <w:uiPriority w:val="2"/>
    <w:semiHidden/>
    <w:rsid w:val="000162D0"/>
    <w:pPr>
      <w:spacing w:after="120"/>
      <w:ind w:left="1415"/>
      <w:contextualSpacing/>
    </w:pPr>
  </w:style>
  <w:style w:type="paragraph" w:styleId="Opstilling-talellerbogst2">
    <w:name w:val="List Number 2"/>
    <w:basedOn w:val="Normal"/>
    <w:uiPriority w:val="2"/>
    <w:semiHidden/>
    <w:rsid w:val="000162D0"/>
    <w:pPr>
      <w:numPr>
        <w:numId w:val="7"/>
      </w:numPr>
      <w:contextualSpacing/>
    </w:pPr>
  </w:style>
  <w:style w:type="paragraph" w:styleId="Opstilling-talellerbogst3">
    <w:name w:val="List Number 3"/>
    <w:basedOn w:val="Normal"/>
    <w:uiPriority w:val="2"/>
    <w:semiHidden/>
    <w:rsid w:val="000162D0"/>
    <w:pPr>
      <w:numPr>
        <w:numId w:val="8"/>
      </w:numPr>
      <w:contextualSpacing/>
    </w:pPr>
  </w:style>
  <w:style w:type="paragraph" w:styleId="Opstilling-talellerbogst4">
    <w:name w:val="List Number 4"/>
    <w:basedOn w:val="Normal"/>
    <w:uiPriority w:val="2"/>
    <w:semiHidden/>
    <w:rsid w:val="000162D0"/>
    <w:pPr>
      <w:numPr>
        <w:numId w:val="9"/>
      </w:numPr>
      <w:contextualSpacing/>
    </w:pPr>
  </w:style>
  <w:style w:type="paragraph" w:styleId="Opstilling-talellerbogst5">
    <w:name w:val="List Number 5"/>
    <w:basedOn w:val="Normal"/>
    <w:uiPriority w:val="2"/>
    <w:semiHidden/>
    <w:rsid w:val="000162D0"/>
    <w:pPr>
      <w:numPr>
        <w:numId w:val="10"/>
      </w:numPr>
      <w:contextualSpacing/>
    </w:pPr>
  </w:style>
  <w:style w:type="paragraph" w:styleId="Listeafsnit">
    <w:name w:val="List Paragraph"/>
    <w:aliases w:val="Punktopstilling,Punktliste"/>
    <w:basedOn w:val="Normal"/>
    <w:link w:val="ListeafsnitTegn"/>
    <w:uiPriority w:val="34"/>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2"/>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2"/>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2"/>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2"/>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2"/>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1"/>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2"/>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2"/>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2"/>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2"/>
    <w:qFormat/>
    <w:rsid w:val="008C703C"/>
    <w:pPr>
      <w:numPr>
        <w:numId w:val="13"/>
      </w:numPr>
    </w:pPr>
    <w:rPr>
      <w:rFonts w:eastAsia="Times New Roman" w:cs="Times New Roman"/>
      <w:lang w:eastAsia="da-DK"/>
    </w:rPr>
  </w:style>
  <w:style w:type="paragraph" w:customStyle="1" w:styleId="H2">
    <w:name w:val="H2"/>
    <w:basedOn w:val="Overskrift2"/>
    <w:next w:val="Normal"/>
    <w:uiPriority w:val="2"/>
    <w:qFormat/>
    <w:rsid w:val="00117110"/>
    <w:pPr>
      <w:keepLines w:val="0"/>
      <w:suppressAutoHyphens w:val="0"/>
      <w:spacing w:before="0"/>
      <w:ind w:hanging="624"/>
      <w:contextualSpacing w:val="0"/>
    </w:pPr>
    <w:rPr>
      <w:rFonts w:eastAsia="Times New Roman" w:cs="Arial"/>
      <w:iCs/>
      <w:sz w:val="18"/>
      <w:szCs w:val="28"/>
      <w:lang w:eastAsia="da-DK"/>
    </w:rPr>
  </w:style>
  <w:style w:type="character" w:customStyle="1" w:styleId="ListeafsnitTegn">
    <w:name w:val="Listeafsnit Tegn"/>
    <w:aliases w:val="Punktopstilling Tegn,Punktliste Tegn"/>
    <w:link w:val="Listeafsnit"/>
    <w:uiPriority w:val="34"/>
    <w:qFormat/>
    <w:locked/>
    <w:rsid w:val="00B9349D"/>
  </w:style>
  <w:style w:type="numbering" w:styleId="111111">
    <w:name w:val="Outline List 2"/>
    <w:basedOn w:val="Ingenoversigt"/>
    <w:semiHidden/>
    <w:rsid w:val="003C4396"/>
    <w:pPr>
      <w:numPr>
        <w:numId w:val="21"/>
      </w:numPr>
    </w:pPr>
  </w:style>
  <w:style w:type="numbering" w:styleId="1ai">
    <w:name w:val="Outline List 1"/>
    <w:basedOn w:val="Ingenoversigt"/>
    <w:semiHidden/>
    <w:rsid w:val="003C4396"/>
    <w:pPr>
      <w:numPr>
        <w:numId w:val="22"/>
      </w:numPr>
    </w:pPr>
  </w:style>
  <w:style w:type="numbering" w:styleId="ArtikelSektion">
    <w:name w:val="Outline List 3"/>
    <w:basedOn w:val="Ingenoversigt"/>
    <w:semiHidden/>
    <w:rsid w:val="003C4396"/>
    <w:pPr>
      <w:numPr>
        <w:numId w:val="23"/>
      </w:numPr>
    </w:pPr>
  </w:style>
  <w:style w:type="paragraph" w:customStyle="1" w:styleId="Normal-Intentedfor">
    <w:name w:val="Normal - Intented for"/>
    <w:basedOn w:val="Normal-Documentdatatext"/>
    <w:uiPriority w:val="2"/>
    <w:rsid w:val="003C4396"/>
  </w:style>
  <w:style w:type="paragraph" w:customStyle="1" w:styleId="Normal-TOCHeading">
    <w:name w:val="Normal - TOC Heading"/>
    <w:basedOn w:val="Normal"/>
    <w:next w:val="Normal"/>
    <w:uiPriority w:val="2"/>
    <w:rsid w:val="003C4396"/>
    <w:pPr>
      <w:spacing w:after="240" w:line="280" w:lineRule="atLeast"/>
    </w:pPr>
    <w:rPr>
      <w:rFonts w:eastAsia="Times New Roman" w:cs="Times New Roman"/>
      <w:b/>
      <w:caps/>
      <w:color w:val="009DE0"/>
      <w:sz w:val="22"/>
      <w:lang w:eastAsia="da-DK"/>
    </w:rPr>
  </w:style>
  <w:style w:type="paragraph" w:customStyle="1" w:styleId="Normal-Headnote">
    <w:name w:val="Normal - Head note"/>
    <w:basedOn w:val="Normal"/>
    <w:uiPriority w:val="2"/>
    <w:rsid w:val="003C4396"/>
    <w:pPr>
      <w:spacing w:line="270" w:lineRule="atLeast"/>
      <w:ind w:left="624"/>
    </w:pPr>
    <w:rPr>
      <w:rFonts w:eastAsia="Times New Roman" w:cs="Times New Roman"/>
      <w:b/>
      <w:color w:val="4D4D4D"/>
      <w:sz w:val="21"/>
      <w:lang w:eastAsia="da-DK"/>
    </w:rPr>
  </w:style>
  <w:style w:type="paragraph" w:customStyle="1" w:styleId="Template-Adresse">
    <w:name w:val="Template - Adresse"/>
    <w:basedOn w:val="Template"/>
    <w:uiPriority w:val="2"/>
    <w:semiHidden/>
    <w:rsid w:val="003C4396"/>
    <w:pPr>
      <w:tabs>
        <w:tab w:val="left" w:pos="198"/>
      </w:tabs>
    </w:pPr>
    <w:rPr>
      <w:rFonts w:eastAsia="Times New Roman" w:cs="Times New Roman"/>
      <w:szCs w:val="24"/>
      <w:lang w:eastAsia="da-DK"/>
    </w:rPr>
  </w:style>
  <w:style w:type="paragraph" w:customStyle="1" w:styleId="Normal-FrontpageHeading1">
    <w:name w:val="Normal - Frontpage Heading 1"/>
    <w:basedOn w:val="Normal"/>
    <w:link w:val="Normal-FrontpageHeading1Char"/>
    <w:uiPriority w:val="2"/>
    <w:rsid w:val="003C4396"/>
    <w:pPr>
      <w:spacing w:line="720" w:lineRule="atLeast"/>
      <w:ind w:right="1134"/>
    </w:pPr>
    <w:rPr>
      <w:rFonts w:eastAsia="Times New Roman" w:cs="Times New Roman"/>
      <w:b/>
      <w:caps/>
      <w:color w:val="4D4D4D"/>
      <w:sz w:val="60"/>
      <w:lang w:eastAsia="da-DK"/>
    </w:rPr>
  </w:style>
  <w:style w:type="paragraph" w:customStyle="1" w:styleId="Normal-FrontpageHeading2">
    <w:name w:val="Normal - Frontpage Heading 2"/>
    <w:basedOn w:val="Normal-FrontpageHeading1"/>
    <w:link w:val="Normal-FrontpageHeading2Char"/>
    <w:uiPriority w:val="2"/>
    <w:rsid w:val="003C4396"/>
    <w:rPr>
      <w:color w:val="009DE0"/>
    </w:rPr>
  </w:style>
  <w:style w:type="paragraph" w:customStyle="1" w:styleId="Normal-Documentdataleadtext">
    <w:name w:val="Normal - Document data leadtext"/>
    <w:basedOn w:val="Normal"/>
    <w:uiPriority w:val="2"/>
    <w:rsid w:val="003C4396"/>
    <w:rPr>
      <w:rFonts w:eastAsia="Times New Roman" w:cs="Times New Roman"/>
      <w:sz w:val="14"/>
      <w:lang w:eastAsia="da-DK"/>
    </w:rPr>
  </w:style>
  <w:style w:type="paragraph" w:customStyle="1" w:styleId="Normal-Documentdatatext">
    <w:name w:val="Normal - Document data text"/>
    <w:basedOn w:val="Normal"/>
    <w:uiPriority w:val="2"/>
    <w:rsid w:val="003C4396"/>
    <w:rPr>
      <w:rFonts w:eastAsia="Times New Roman" w:cs="Times New Roman"/>
      <w:b/>
      <w:lang w:eastAsia="da-DK"/>
    </w:rPr>
  </w:style>
  <w:style w:type="paragraph" w:customStyle="1" w:styleId="Template-ReftoFrontpageheading1">
    <w:name w:val="Template - Ref to Frontpage heading 1"/>
    <w:basedOn w:val="Template"/>
    <w:link w:val="Template-ReftoFrontpageheading1Char"/>
    <w:uiPriority w:val="2"/>
    <w:semiHidden/>
    <w:rsid w:val="003C4396"/>
    <w:pPr>
      <w:tabs>
        <w:tab w:val="left" w:pos="198"/>
      </w:tabs>
      <w:spacing w:line="280" w:lineRule="atLeast"/>
    </w:pPr>
    <w:rPr>
      <w:rFonts w:eastAsia="Times New Roman" w:cs="Times New Roman"/>
      <w:b/>
      <w:caps/>
      <w:color w:val="009DE0"/>
      <w:sz w:val="22"/>
      <w:lang w:eastAsia="da-DK"/>
    </w:rPr>
  </w:style>
  <w:style w:type="paragraph" w:customStyle="1" w:styleId="Normal-FactBoxHeading1-White">
    <w:name w:val="Normal - Fact Box Heading 1 -  White"/>
    <w:basedOn w:val="Normal"/>
    <w:next w:val="Normal-FactBoxHeading2-Black"/>
    <w:rsid w:val="003C4396"/>
    <w:pPr>
      <w:spacing w:line="320" w:lineRule="atLeast"/>
    </w:pPr>
    <w:rPr>
      <w:rFonts w:eastAsia="Times New Roman" w:cs="Times New Roman"/>
      <w:b/>
      <w:caps/>
      <w:color w:val="FFFFFF"/>
      <w:sz w:val="30"/>
      <w:lang w:eastAsia="da-DK"/>
    </w:rPr>
  </w:style>
  <w:style w:type="paragraph" w:customStyle="1" w:styleId="Normal-FactBoxHeading1-Black">
    <w:name w:val="Normal - Fact Box Heading 1 - Black"/>
    <w:basedOn w:val="Normal"/>
    <w:rsid w:val="003C4396"/>
    <w:pPr>
      <w:spacing w:after="160"/>
    </w:pPr>
    <w:rPr>
      <w:rFonts w:eastAsia="Times New Roman" w:cs="Times New Roman"/>
      <w:b/>
      <w:caps/>
      <w:sz w:val="22"/>
      <w:lang w:eastAsia="da-DK"/>
    </w:rPr>
  </w:style>
  <w:style w:type="paragraph" w:customStyle="1" w:styleId="Normal-FactBoxHeading2-White">
    <w:name w:val="Normal - Fact Box Heading 2 - White"/>
    <w:basedOn w:val="Normal"/>
    <w:next w:val="Normal-FactBoxBodytext-White"/>
    <w:rsid w:val="003C4396"/>
    <w:pPr>
      <w:spacing w:after="100" w:line="220" w:lineRule="atLeast"/>
    </w:pPr>
    <w:rPr>
      <w:rFonts w:eastAsia="Times New Roman" w:cs="Times New Roman"/>
      <w:b/>
      <w:color w:val="FFFFFF"/>
      <w:lang w:eastAsia="da-DK"/>
    </w:rPr>
  </w:style>
  <w:style w:type="paragraph" w:customStyle="1" w:styleId="Normal-FactBoxHeading2-Black">
    <w:name w:val="Normal - Fact Box Heading 2 - Black"/>
    <w:basedOn w:val="Normal"/>
    <w:next w:val="Normal-FactBoxBodytext-Black"/>
    <w:rsid w:val="003C4396"/>
    <w:pPr>
      <w:spacing w:line="220" w:lineRule="atLeast"/>
    </w:pPr>
    <w:rPr>
      <w:rFonts w:eastAsia="Times New Roman" w:cs="Times New Roman"/>
      <w:b/>
      <w:lang w:eastAsia="da-DK"/>
    </w:rPr>
  </w:style>
  <w:style w:type="paragraph" w:customStyle="1" w:styleId="Normal-FactBoxBodytext-White">
    <w:name w:val="Normal - Fact Box Body text - White"/>
    <w:basedOn w:val="Normal"/>
    <w:rsid w:val="003C4396"/>
    <w:pPr>
      <w:spacing w:line="280" w:lineRule="atLeast"/>
    </w:pPr>
    <w:rPr>
      <w:rFonts w:eastAsia="Times New Roman" w:cs="Times New Roman"/>
      <w:color w:val="FFFFFF"/>
      <w:lang w:eastAsia="da-DK"/>
    </w:rPr>
  </w:style>
  <w:style w:type="paragraph" w:customStyle="1" w:styleId="Normal-FactBoxBodytext-Black">
    <w:name w:val="Normal - Fact Box Body text - Black"/>
    <w:basedOn w:val="Normal"/>
    <w:rsid w:val="003C4396"/>
    <w:pPr>
      <w:spacing w:line="220" w:lineRule="atLeast"/>
    </w:pPr>
    <w:rPr>
      <w:rFonts w:eastAsia="Times New Roman" w:cs="Times New Roman"/>
      <w:lang w:eastAsia="da-DK"/>
    </w:rPr>
  </w:style>
  <w:style w:type="character" w:customStyle="1" w:styleId="Normal-FrontpageHeading1Char">
    <w:name w:val="Normal - Frontpage Heading 1 Char"/>
    <w:basedOn w:val="Standardskrifttypeiafsnit"/>
    <w:link w:val="Normal-FrontpageHeading1"/>
    <w:uiPriority w:val="2"/>
    <w:rsid w:val="003C4396"/>
    <w:rPr>
      <w:rFonts w:eastAsia="Times New Roman" w:cs="Times New Roman"/>
      <w:b/>
      <w:caps/>
      <w:color w:val="4D4D4D"/>
      <w:sz w:val="60"/>
      <w:lang w:eastAsia="da-DK"/>
    </w:rPr>
  </w:style>
  <w:style w:type="paragraph" w:customStyle="1" w:styleId="NoteHeading1">
    <w:name w:val="Note Heading1"/>
    <w:basedOn w:val="Normal"/>
    <w:uiPriority w:val="3"/>
    <w:rsid w:val="003C4396"/>
    <w:pPr>
      <w:spacing w:after="100" w:line="170" w:lineRule="atLeast"/>
    </w:pPr>
    <w:rPr>
      <w:rFonts w:eastAsia="Times New Roman" w:cs="Times New Roman"/>
      <w:b/>
      <w:color w:val="009DE0"/>
      <w:sz w:val="15"/>
      <w:lang w:eastAsia="da-DK"/>
    </w:rPr>
  </w:style>
  <w:style w:type="paragraph" w:customStyle="1" w:styleId="Note">
    <w:name w:val="Note"/>
    <w:basedOn w:val="Normal"/>
    <w:uiPriority w:val="3"/>
    <w:rsid w:val="003C4396"/>
    <w:pPr>
      <w:spacing w:line="170" w:lineRule="atLeast"/>
    </w:pPr>
    <w:rPr>
      <w:rFonts w:eastAsia="Times New Roman" w:cs="Times New Roman"/>
      <w:sz w:val="15"/>
      <w:lang w:eastAsia="da-DK"/>
    </w:rPr>
  </w:style>
  <w:style w:type="paragraph" w:customStyle="1" w:styleId="Normal-LeadingAfterCaption">
    <w:name w:val="Normal - Leading After Caption"/>
    <w:basedOn w:val="Normal"/>
    <w:uiPriority w:val="2"/>
    <w:rsid w:val="003C4396"/>
    <w:pPr>
      <w:framePr w:wrap="around" w:vAnchor="text" w:hAnchor="page" w:x="8818" w:y="1"/>
      <w:spacing w:line="100" w:lineRule="exact"/>
      <w:suppressOverlap/>
    </w:pPr>
    <w:rPr>
      <w:rFonts w:eastAsia="Times New Roman" w:cs="Times New Roman"/>
      <w:sz w:val="10"/>
      <w:lang w:val="it-IT" w:eastAsia="da-DK"/>
    </w:rPr>
  </w:style>
  <w:style w:type="paragraph" w:customStyle="1" w:styleId="Normal-RevisionData">
    <w:name w:val="Normal - Revision Data"/>
    <w:basedOn w:val="Normal"/>
    <w:uiPriority w:val="2"/>
    <w:rsid w:val="003C4396"/>
    <w:rPr>
      <w:rFonts w:eastAsia="Times New Roman" w:cs="Times New Roman"/>
      <w:sz w:val="14"/>
      <w:lang w:eastAsia="da-DK"/>
    </w:rPr>
  </w:style>
  <w:style w:type="paragraph" w:customStyle="1" w:styleId="Normal-RevisionDataText">
    <w:name w:val="Normal - Revision Data Text"/>
    <w:basedOn w:val="Normal"/>
    <w:uiPriority w:val="2"/>
    <w:rsid w:val="003C4396"/>
    <w:rPr>
      <w:rFonts w:eastAsia="Times New Roman" w:cs="Times New Roman"/>
      <w:b/>
      <w:lang w:eastAsia="da-DK"/>
    </w:rPr>
  </w:style>
  <w:style w:type="character" w:customStyle="1" w:styleId="Normal-FrontpageHeading2Char">
    <w:name w:val="Normal - Frontpage Heading 2 Char"/>
    <w:basedOn w:val="Normal-FrontpageHeading1Char"/>
    <w:link w:val="Normal-FrontpageHeading2"/>
    <w:uiPriority w:val="2"/>
    <w:rsid w:val="003C4396"/>
    <w:rPr>
      <w:rFonts w:eastAsia="Times New Roman" w:cs="Times New Roman"/>
      <w:b/>
      <w:caps/>
      <w:color w:val="009DE0"/>
      <w:sz w:val="60"/>
      <w:lang w:eastAsia="da-DK"/>
    </w:rPr>
  </w:style>
  <w:style w:type="character" w:customStyle="1" w:styleId="TemplateChar">
    <w:name w:val="Template Char"/>
    <w:basedOn w:val="Standardskrifttypeiafsnit"/>
    <w:link w:val="Template"/>
    <w:uiPriority w:val="2"/>
    <w:semiHidden/>
    <w:rsid w:val="003C4396"/>
    <w:rPr>
      <w:noProof/>
      <w:sz w:val="14"/>
    </w:rPr>
  </w:style>
  <w:style w:type="character" w:customStyle="1" w:styleId="Template-ReftoFrontpageheading1Char">
    <w:name w:val="Template - Ref to Frontpage heading 1 Char"/>
    <w:basedOn w:val="TemplateChar"/>
    <w:link w:val="Template-ReftoFrontpageheading1"/>
    <w:uiPriority w:val="2"/>
    <w:semiHidden/>
    <w:rsid w:val="003C4396"/>
    <w:rPr>
      <w:rFonts w:eastAsia="Times New Roman" w:cs="Times New Roman"/>
      <w:b/>
      <w:caps/>
      <w:noProof/>
      <w:color w:val="009DE0"/>
      <w:sz w:val="22"/>
      <w:lang w:eastAsia="da-DK"/>
    </w:rPr>
  </w:style>
  <w:style w:type="paragraph" w:customStyle="1" w:styleId="Template-Stylerefheader">
    <w:name w:val="Template - Styleref header"/>
    <w:basedOn w:val="Sidehoved"/>
    <w:uiPriority w:val="2"/>
    <w:semiHidden/>
    <w:rsid w:val="003C4396"/>
    <w:pPr>
      <w:tabs>
        <w:tab w:val="right" w:pos="8901"/>
      </w:tabs>
      <w:ind w:left="0"/>
    </w:pPr>
    <w:rPr>
      <w:rFonts w:eastAsia="Times New Roman" w:cs="Times New Roman"/>
      <w:noProof w:val="0"/>
      <w:spacing w:val="4"/>
      <w:sz w:val="13"/>
      <w:lang w:eastAsia="da-DK"/>
    </w:rPr>
  </w:style>
  <w:style w:type="paragraph" w:customStyle="1" w:styleId="Normal-Ref">
    <w:name w:val="Normal - Ref"/>
    <w:basedOn w:val="Normal"/>
    <w:uiPriority w:val="2"/>
    <w:rsid w:val="003C4396"/>
    <w:rPr>
      <w:rFonts w:eastAsia="Times New Roman" w:cs="Times New Roman"/>
      <w:lang w:eastAsia="da-DK"/>
    </w:rPr>
  </w:style>
  <w:style w:type="paragraph" w:customStyle="1" w:styleId="Normal-Optional1">
    <w:name w:val="Normal - Optional 1"/>
    <w:basedOn w:val="Normal-RevisionDataText"/>
    <w:uiPriority w:val="2"/>
    <w:rsid w:val="003C4396"/>
  </w:style>
  <w:style w:type="paragraph" w:customStyle="1" w:styleId="Normal-Optional2">
    <w:name w:val="Normal - Optional 2"/>
    <w:basedOn w:val="Normal-RevisionDataText"/>
    <w:uiPriority w:val="2"/>
    <w:rsid w:val="003C4396"/>
  </w:style>
  <w:style w:type="paragraph" w:customStyle="1" w:styleId="Normal-SupplementTOC1">
    <w:name w:val="Normal - Supplement TOC1"/>
    <w:basedOn w:val="Normal"/>
    <w:next w:val="Normal-SupplementsTOC2"/>
    <w:uiPriority w:val="2"/>
    <w:rsid w:val="003C4396"/>
    <w:rPr>
      <w:rFonts w:eastAsia="Times New Roman" w:cs="Times New Roman"/>
      <w:b/>
      <w:lang w:eastAsia="da-DK"/>
    </w:rPr>
  </w:style>
  <w:style w:type="paragraph" w:customStyle="1" w:styleId="Normal-SupplementsTOC2">
    <w:name w:val="Normal - Supplements TOC2"/>
    <w:basedOn w:val="Normal"/>
    <w:uiPriority w:val="2"/>
    <w:rsid w:val="003C4396"/>
    <w:rPr>
      <w:rFonts w:eastAsia="Times New Roman" w:cs="Times New Roman"/>
      <w:lang w:eastAsia="da-DK"/>
    </w:rPr>
  </w:style>
  <w:style w:type="paragraph" w:customStyle="1" w:styleId="Normal-Bullet">
    <w:name w:val="Normal - Bullet"/>
    <w:basedOn w:val="Normal"/>
    <w:uiPriority w:val="2"/>
    <w:qFormat/>
    <w:rsid w:val="003C4396"/>
    <w:pPr>
      <w:numPr>
        <w:numId w:val="24"/>
      </w:numPr>
    </w:pPr>
    <w:rPr>
      <w:rFonts w:eastAsia="Times New Roman" w:cs="Times New Roman"/>
      <w:lang w:eastAsia="da-DK"/>
    </w:rPr>
  </w:style>
  <w:style w:type="paragraph" w:customStyle="1" w:styleId="Normal-SupplementNumber">
    <w:name w:val="Normal - Supplement Number"/>
    <w:basedOn w:val="Normal"/>
    <w:next w:val="Normal-Supplementtitle"/>
    <w:uiPriority w:val="2"/>
    <w:qFormat/>
    <w:rsid w:val="003C4396"/>
    <w:pPr>
      <w:tabs>
        <w:tab w:val="num" w:pos="1209"/>
      </w:tabs>
      <w:spacing w:before="2560" w:line="280" w:lineRule="exact"/>
      <w:outlineLvl w:val="6"/>
    </w:pPr>
    <w:rPr>
      <w:rFonts w:eastAsia="Times New Roman" w:cs="Times New Roman"/>
      <w:b/>
      <w:caps/>
      <w:color w:val="009DE0"/>
      <w:sz w:val="22"/>
      <w:lang w:eastAsia="da-DK"/>
    </w:rPr>
  </w:style>
  <w:style w:type="paragraph" w:customStyle="1" w:styleId="Normal-Supplementtitle">
    <w:name w:val="Normal - Supplement title"/>
    <w:basedOn w:val="Normal-SupplementNumber"/>
    <w:next w:val="Normal"/>
    <w:uiPriority w:val="2"/>
    <w:qFormat/>
    <w:rsid w:val="003C4396"/>
    <w:pPr>
      <w:tabs>
        <w:tab w:val="clear" w:pos="1209"/>
      </w:tabs>
      <w:spacing w:before="0"/>
      <w:outlineLvl w:val="7"/>
    </w:pPr>
  </w:style>
  <w:style w:type="paragraph" w:customStyle="1" w:styleId="Normal-Optional2leadtext">
    <w:name w:val="Normal - Optional 2 leadtext"/>
    <w:basedOn w:val="Normal-Optional1leadtext"/>
    <w:uiPriority w:val="2"/>
    <w:rsid w:val="003C4396"/>
    <w:rPr>
      <w:lang w:eastAsia="da-DK"/>
    </w:rPr>
  </w:style>
  <w:style w:type="paragraph" w:customStyle="1" w:styleId="H1-NOTTOC">
    <w:name w:val="H1 - NOT TOC"/>
    <w:basedOn w:val="Overskrift1"/>
    <w:next w:val="Normal"/>
    <w:uiPriority w:val="2"/>
    <w:qFormat/>
    <w:rsid w:val="003C4396"/>
    <w:pPr>
      <w:keepLines w:val="0"/>
      <w:pageBreakBefore w:val="0"/>
      <w:numPr>
        <w:numId w:val="25"/>
      </w:numPr>
      <w:suppressAutoHyphens w:val="0"/>
      <w:spacing w:after="240" w:line="360" w:lineRule="exact"/>
      <w:contextualSpacing w:val="0"/>
      <w:outlineLvl w:val="9"/>
    </w:pPr>
    <w:rPr>
      <w:rFonts w:eastAsia="Times New Roman" w:cs="Arial"/>
      <w:color w:val="009DE0"/>
      <w:szCs w:val="32"/>
      <w:lang w:eastAsia="da-DK"/>
    </w:rPr>
  </w:style>
  <w:style w:type="paragraph" w:customStyle="1" w:styleId="H2-NOTTOC">
    <w:name w:val="H2 - NOT TOC"/>
    <w:basedOn w:val="Overskrift2"/>
    <w:next w:val="Normal"/>
    <w:uiPriority w:val="2"/>
    <w:qFormat/>
    <w:rsid w:val="003C4396"/>
    <w:pPr>
      <w:keepLines w:val="0"/>
      <w:numPr>
        <w:numId w:val="25"/>
      </w:numPr>
      <w:suppressAutoHyphens w:val="0"/>
      <w:spacing w:before="0"/>
      <w:contextualSpacing w:val="0"/>
      <w:outlineLvl w:val="9"/>
    </w:pPr>
    <w:rPr>
      <w:rFonts w:eastAsia="Times New Roman" w:cs="Arial"/>
      <w:iCs/>
      <w:sz w:val="18"/>
      <w:szCs w:val="28"/>
      <w:lang w:eastAsia="da-DK"/>
    </w:rPr>
  </w:style>
  <w:style w:type="paragraph" w:customStyle="1" w:styleId="H3-NOTTOC">
    <w:name w:val="H3 - NOT TOC"/>
    <w:basedOn w:val="Overskrift3"/>
    <w:next w:val="Normal"/>
    <w:uiPriority w:val="2"/>
    <w:qFormat/>
    <w:rsid w:val="003C4396"/>
    <w:pPr>
      <w:keepLines w:val="0"/>
      <w:numPr>
        <w:numId w:val="25"/>
      </w:numPr>
      <w:spacing w:before="0"/>
      <w:contextualSpacing w:val="0"/>
      <w:outlineLvl w:val="9"/>
    </w:pPr>
    <w:rPr>
      <w:rFonts w:eastAsia="Times New Roman" w:cs="Arial"/>
      <w:b w:val="0"/>
      <w:caps w:val="0"/>
      <w:sz w:val="17"/>
      <w:szCs w:val="26"/>
      <w:lang w:eastAsia="da-DK"/>
    </w:rPr>
  </w:style>
  <w:style w:type="paragraph" w:customStyle="1" w:styleId="H4-NOTTOC">
    <w:name w:val="H4 - NOT TOC"/>
    <w:basedOn w:val="Overskrift4"/>
    <w:next w:val="Normal"/>
    <w:uiPriority w:val="2"/>
    <w:qFormat/>
    <w:rsid w:val="003C4396"/>
    <w:pPr>
      <w:keepLines w:val="0"/>
      <w:numPr>
        <w:numId w:val="25"/>
      </w:numPr>
      <w:spacing w:before="0"/>
      <w:contextualSpacing w:val="0"/>
      <w:outlineLvl w:val="9"/>
    </w:pPr>
    <w:rPr>
      <w:rFonts w:eastAsia="Times New Roman" w:cs="Times New Roman"/>
      <w:b w:val="0"/>
      <w:iCs w:val="0"/>
      <w:sz w:val="17"/>
      <w:szCs w:val="28"/>
      <w:lang w:eastAsia="da-DK"/>
    </w:rPr>
  </w:style>
  <w:style w:type="paragraph" w:customStyle="1" w:styleId="Normal-Revleadtext">
    <w:name w:val="Normal - Rev lead text"/>
    <w:basedOn w:val="Normal-RevisionData"/>
    <w:rsid w:val="003C4396"/>
    <w:pPr>
      <w:spacing w:after="120"/>
    </w:pPr>
  </w:style>
  <w:style w:type="paragraph" w:customStyle="1" w:styleId="Normal-TOCHeadingSupplements">
    <w:name w:val="Normal - TOC Heading Supplements"/>
    <w:basedOn w:val="Normal-TOCHeading"/>
    <w:uiPriority w:val="5"/>
    <w:semiHidden/>
    <w:rsid w:val="003C4396"/>
  </w:style>
  <w:style w:type="paragraph" w:customStyle="1" w:styleId="Footer-NotIndent">
    <w:name w:val="Footer - Not Indent"/>
    <w:basedOn w:val="Sidefod"/>
    <w:uiPriority w:val="9"/>
    <w:semiHidden/>
    <w:rsid w:val="003C4396"/>
    <w:pPr>
      <w:tabs>
        <w:tab w:val="clear" w:pos="4819"/>
        <w:tab w:val="clear" w:pos="9638"/>
        <w:tab w:val="right" w:pos="9509"/>
      </w:tabs>
      <w:spacing w:line="210" w:lineRule="atLeast"/>
    </w:pPr>
    <w:rPr>
      <w:rFonts w:eastAsia="Times New Roman" w:cs="Times New Roman"/>
      <w:sz w:val="13"/>
      <w:lang w:eastAsia="da-DK"/>
    </w:rPr>
  </w:style>
  <w:style w:type="paragraph" w:customStyle="1" w:styleId="Heading11">
    <w:name w:val="Heading 11"/>
    <w:basedOn w:val="Normal"/>
    <w:uiPriority w:val="99"/>
    <w:semiHidden/>
    <w:rsid w:val="003C4396"/>
    <w:rPr>
      <w:rFonts w:eastAsia="Times New Roman" w:cs="Times New Roman"/>
      <w:lang w:eastAsia="da-DK"/>
    </w:rPr>
  </w:style>
  <w:style w:type="paragraph" w:customStyle="1" w:styleId="Heading21">
    <w:name w:val="Heading 21"/>
    <w:basedOn w:val="Normal"/>
    <w:uiPriority w:val="99"/>
    <w:semiHidden/>
    <w:rsid w:val="003C4396"/>
    <w:rPr>
      <w:rFonts w:eastAsia="Times New Roman" w:cs="Times New Roman"/>
      <w:lang w:eastAsia="da-DK"/>
    </w:rPr>
  </w:style>
  <w:style w:type="paragraph" w:customStyle="1" w:styleId="Heading31">
    <w:name w:val="Heading 31"/>
    <w:basedOn w:val="Normal"/>
    <w:uiPriority w:val="99"/>
    <w:semiHidden/>
    <w:rsid w:val="003C4396"/>
    <w:rPr>
      <w:rFonts w:eastAsia="Times New Roman" w:cs="Times New Roman"/>
      <w:lang w:eastAsia="da-DK"/>
    </w:rPr>
  </w:style>
  <w:style w:type="paragraph" w:customStyle="1" w:styleId="Heading41">
    <w:name w:val="Heading 41"/>
    <w:basedOn w:val="Normal"/>
    <w:uiPriority w:val="99"/>
    <w:semiHidden/>
    <w:rsid w:val="003C4396"/>
    <w:rPr>
      <w:rFonts w:eastAsia="Times New Roman" w:cs="Times New Roman"/>
      <w:lang w:eastAsia="da-DK"/>
    </w:rPr>
  </w:style>
  <w:style w:type="paragraph" w:customStyle="1" w:styleId="Heading51">
    <w:name w:val="Heading 51"/>
    <w:basedOn w:val="Normal"/>
    <w:uiPriority w:val="99"/>
    <w:semiHidden/>
    <w:rsid w:val="003C4396"/>
    <w:rPr>
      <w:rFonts w:eastAsia="Times New Roman" w:cs="Times New Roman"/>
      <w:lang w:eastAsia="da-DK"/>
    </w:rPr>
  </w:style>
  <w:style w:type="paragraph" w:customStyle="1" w:styleId="Heading61">
    <w:name w:val="Heading 61"/>
    <w:basedOn w:val="Normal"/>
    <w:uiPriority w:val="99"/>
    <w:semiHidden/>
    <w:rsid w:val="003C4396"/>
    <w:rPr>
      <w:rFonts w:eastAsia="Times New Roman" w:cs="Times New Roman"/>
      <w:lang w:eastAsia="da-DK"/>
    </w:rPr>
  </w:style>
  <w:style w:type="paragraph" w:customStyle="1" w:styleId="Heading71">
    <w:name w:val="Heading 71"/>
    <w:basedOn w:val="Normal"/>
    <w:uiPriority w:val="99"/>
    <w:semiHidden/>
    <w:rsid w:val="003C4396"/>
    <w:rPr>
      <w:rFonts w:eastAsia="Times New Roman" w:cs="Times New Roman"/>
      <w:lang w:eastAsia="da-DK"/>
    </w:rPr>
  </w:style>
  <w:style w:type="paragraph" w:customStyle="1" w:styleId="Heading81">
    <w:name w:val="Heading 81"/>
    <w:basedOn w:val="Normal"/>
    <w:uiPriority w:val="99"/>
    <w:semiHidden/>
    <w:rsid w:val="003C4396"/>
    <w:rPr>
      <w:rFonts w:eastAsia="Times New Roman" w:cs="Times New Roman"/>
      <w:lang w:eastAsia="da-DK"/>
    </w:rPr>
  </w:style>
  <w:style w:type="paragraph" w:customStyle="1" w:styleId="Heading91">
    <w:name w:val="Heading 91"/>
    <w:basedOn w:val="Normal"/>
    <w:uiPriority w:val="99"/>
    <w:semiHidden/>
    <w:rsid w:val="003C4396"/>
    <w:rPr>
      <w:rFonts w:eastAsia="Times New Roman" w:cs="Times New Roman"/>
      <w:lang w:eastAsia="da-DK"/>
    </w:rPr>
  </w:style>
  <w:style w:type="paragraph" w:customStyle="1" w:styleId="H1-Spacebefore">
    <w:name w:val="H1 - Space before"/>
    <w:basedOn w:val="Overskrift1"/>
    <w:next w:val="Normal"/>
    <w:uiPriority w:val="2"/>
    <w:qFormat/>
    <w:rsid w:val="003C4396"/>
    <w:pPr>
      <w:keepLines w:val="0"/>
      <w:pageBreakBefore w:val="0"/>
      <w:tabs>
        <w:tab w:val="num" w:pos="0"/>
      </w:tabs>
      <w:suppressAutoHyphens w:val="0"/>
      <w:spacing w:before="2840" w:after="230"/>
      <w:ind w:hanging="624"/>
      <w:contextualSpacing w:val="0"/>
    </w:pPr>
    <w:rPr>
      <w:rFonts w:eastAsia="Times New Roman" w:cs="Arial"/>
      <w:color w:val="009DE0"/>
      <w:szCs w:val="32"/>
      <w:lang w:eastAsia="da-DK"/>
    </w:rPr>
  </w:style>
  <w:style w:type="paragraph" w:customStyle="1" w:styleId="Source">
    <w:name w:val="Source"/>
    <w:basedOn w:val="Normal"/>
    <w:uiPriority w:val="3"/>
    <w:qFormat/>
    <w:rsid w:val="003C4396"/>
    <w:rPr>
      <w:rFonts w:eastAsia="Times New Roman" w:cs="Times New Roman"/>
      <w:sz w:val="16"/>
      <w:lang w:eastAsia="da-DK"/>
    </w:rPr>
  </w:style>
  <w:style w:type="paragraph" w:customStyle="1" w:styleId="Footer-Negativeindent">
    <w:name w:val="Footer - Negative indent"/>
    <w:basedOn w:val="Footer-NotIndent"/>
    <w:uiPriority w:val="9"/>
    <w:qFormat/>
    <w:rsid w:val="003C4396"/>
    <w:pPr>
      <w:ind w:left="-624"/>
    </w:pPr>
  </w:style>
  <w:style w:type="paragraph" w:customStyle="1" w:styleId="Footer-Letter">
    <w:name w:val="Footer - Letter"/>
    <w:basedOn w:val="Sidefod"/>
    <w:uiPriority w:val="9"/>
    <w:qFormat/>
    <w:rsid w:val="003C4396"/>
    <w:pPr>
      <w:tabs>
        <w:tab w:val="clear" w:pos="4819"/>
        <w:tab w:val="clear" w:pos="9638"/>
        <w:tab w:val="right" w:pos="9509"/>
      </w:tabs>
      <w:spacing w:line="210" w:lineRule="atLeast"/>
      <w:jc w:val="right"/>
    </w:pPr>
    <w:rPr>
      <w:rFonts w:eastAsia="Times New Roman" w:cs="Times New Roman"/>
      <w:sz w:val="13"/>
      <w:lang w:eastAsia="da-DK"/>
    </w:rPr>
  </w:style>
  <w:style w:type="paragraph" w:customStyle="1" w:styleId="Normal-NoteHeading">
    <w:name w:val="Normal - Note Heading"/>
    <w:basedOn w:val="Normal"/>
    <w:uiPriority w:val="2"/>
    <w:rsid w:val="00C77FCF"/>
    <w:pPr>
      <w:spacing w:after="100" w:line="170" w:lineRule="atLeast"/>
    </w:pPr>
    <w:rPr>
      <w:rFonts w:eastAsia="Times New Roman" w:cs="Times New Roman"/>
      <w:b/>
      <w:color w:val="009DE0"/>
      <w:sz w:val="15"/>
      <w:szCs w:val="24"/>
      <w:lang w:val="en-GB" w:eastAsia="da-DK"/>
    </w:rPr>
  </w:style>
  <w:style w:type="paragraph" w:customStyle="1" w:styleId="Normal-Note">
    <w:name w:val="Normal - Note"/>
    <w:basedOn w:val="Normal"/>
    <w:uiPriority w:val="2"/>
    <w:rsid w:val="00C77FCF"/>
    <w:pPr>
      <w:spacing w:line="170" w:lineRule="atLeast"/>
    </w:pPr>
    <w:rPr>
      <w:rFonts w:eastAsia="Times New Roman" w:cs="Times New Roman"/>
      <w:sz w:val="15"/>
      <w:szCs w:val="24"/>
      <w:lang w:val="en-GB" w:eastAsia="da-DK"/>
    </w:rPr>
  </w:style>
  <w:style w:type="paragraph" w:customStyle="1" w:styleId="Normal-Supplementstitle">
    <w:name w:val="Normal - Supplements title"/>
    <w:basedOn w:val="Normal-SupplementNumber"/>
    <w:next w:val="Normal"/>
    <w:uiPriority w:val="2"/>
    <w:qFormat/>
    <w:rsid w:val="00C77FCF"/>
    <w:pPr>
      <w:tabs>
        <w:tab w:val="clear" w:pos="1209"/>
      </w:tabs>
      <w:spacing w:before="0" w:line="280" w:lineRule="atLeast"/>
      <w:outlineLvl w:val="9"/>
    </w:pPr>
    <w:rPr>
      <w:szCs w:val="24"/>
      <w:lang w:val="en-GB"/>
    </w:rPr>
  </w:style>
  <w:style w:type="paragraph" w:customStyle="1" w:styleId="Heading1-NOTTOC">
    <w:name w:val="Heading 1 - NOT TOC"/>
    <w:basedOn w:val="Overskrift1"/>
    <w:rsid w:val="00C77FCF"/>
    <w:pPr>
      <w:keepLines w:val="0"/>
      <w:pageBreakBefore w:val="0"/>
      <w:numPr>
        <w:numId w:val="0"/>
      </w:numPr>
      <w:suppressAutoHyphens w:val="0"/>
      <w:spacing w:after="230"/>
      <w:contextualSpacing w:val="0"/>
      <w:outlineLvl w:val="9"/>
    </w:pPr>
    <w:rPr>
      <w:rFonts w:eastAsia="Times New Roman" w:cs="Arial"/>
      <w:color w:val="009DE0"/>
      <w:szCs w:val="32"/>
      <w:lang w:val="en-GB" w:eastAsia="da-DK"/>
    </w:rPr>
  </w:style>
  <w:style w:type="paragraph" w:customStyle="1" w:styleId="Heading2-NOTTOC">
    <w:name w:val="Heading 2 - NOT TOC"/>
    <w:basedOn w:val="Overskrift2"/>
    <w:rsid w:val="00C77FCF"/>
    <w:pPr>
      <w:keepLines w:val="0"/>
      <w:numPr>
        <w:ilvl w:val="0"/>
        <w:numId w:val="0"/>
      </w:numPr>
      <w:suppressAutoHyphens w:val="0"/>
      <w:spacing w:before="0" w:line="240" w:lineRule="atLeast"/>
      <w:contextualSpacing w:val="0"/>
      <w:outlineLvl w:val="9"/>
    </w:pPr>
    <w:rPr>
      <w:rFonts w:eastAsia="Times New Roman" w:cs="Arial"/>
      <w:iCs/>
      <w:sz w:val="18"/>
      <w:szCs w:val="28"/>
      <w:lang w:val="en-GB" w:eastAsia="da-DK"/>
    </w:rPr>
  </w:style>
  <w:style w:type="paragraph" w:customStyle="1" w:styleId="Heading3-NOTTOC">
    <w:name w:val="Heading 3 - NOT TOC"/>
    <w:basedOn w:val="Overskrift3"/>
    <w:rsid w:val="00C77FCF"/>
    <w:pPr>
      <w:keepLines w:val="0"/>
      <w:numPr>
        <w:ilvl w:val="0"/>
        <w:numId w:val="0"/>
      </w:numPr>
      <w:spacing w:before="0" w:line="240" w:lineRule="atLeast"/>
      <w:contextualSpacing w:val="0"/>
      <w:outlineLvl w:val="9"/>
    </w:pPr>
    <w:rPr>
      <w:rFonts w:eastAsia="Times New Roman" w:cs="Arial"/>
      <w:caps w:val="0"/>
      <w:szCs w:val="26"/>
      <w:lang w:val="en-GB" w:eastAsia="da-DK"/>
    </w:rPr>
  </w:style>
  <w:style w:type="paragraph" w:customStyle="1" w:styleId="Heading4-NOTTOC">
    <w:name w:val="Heading 4 - NOT TOC"/>
    <w:basedOn w:val="Overskrift4"/>
    <w:rsid w:val="00C77FCF"/>
    <w:pPr>
      <w:keepLines w:val="0"/>
      <w:numPr>
        <w:ilvl w:val="0"/>
        <w:numId w:val="0"/>
      </w:numPr>
      <w:spacing w:before="0" w:line="240" w:lineRule="atLeast"/>
      <w:contextualSpacing w:val="0"/>
      <w:outlineLvl w:val="9"/>
    </w:pPr>
    <w:rPr>
      <w:rFonts w:eastAsia="Times New Roman" w:cs="Times New Roman"/>
      <w:iCs w:val="0"/>
      <w:szCs w:val="28"/>
      <w:lang w:val="en-GB" w:eastAsia="da-DK"/>
    </w:rPr>
  </w:style>
  <w:style w:type="paragraph" w:customStyle="1" w:styleId="Normal-SupplementNumber-NOTTOC">
    <w:name w:val="Normal - Supplement Number - NOT TOC"/>
    <w:basedOn w:val="Normal-SupplementNumber"/>
    <w:rsid w:val="00C77FCF"/>
    <w:pPr>
      <w:pageBreakBefore/>
      <w:tabs>
        <w:tab w:val="clear" w:pos="1209"/>
      </w:tabs>
      <w:spacing w:line="280" w:lineRule="atLeast"/>
      <w:outlineLvl w:val="9"/>
    </w:pPr>
    <w:rPr>
      <w:szCs w:val="24"/>
      <w:lang w:val="en-GB"/>
    </w:rPr>
  </w:style>
  <w:style w:type="paragraph" w:customStyle="1" w:styleId="Normal-SupplementsTitle-NOTTOC">
    <w:name w:val="Normal - Supplements Title - NOT TOC"/>
    <w:basedOn w:val="Normal-Supplementstitle"/>
    <w:rsid w:val="00C77FCF"/>
  </w:style>
  <w:style w:type="paragraph" w:styleId="Korrektur">
    <w:name w:val="Revision"/>
    <w:hidden/>
    <w:uiPriority w:val="99"/>
    <w:semiHidden/>
    <w:rsid w:val="00C77FCF"/>
    <w:pPr>
      <w:spacing w:line="240" w:lineRule="auto"/>
    </w:pPr>
    <w:rPr>
      <w:rFonts w:eastAsia="Times New Roman" w:cs="Times New Roman"/>
      <w:szCs w:val="24"/>
      <w:lang w:eastAsia="da-DK"/>
    </w:rPr>
  </w:style>
  <w:style w:type="character" w:customStyle="1" w:styleId="sr-only">
    <w:name w:val="sr-only"/>
    <w:basedOn w:val="Standardskrifttypeiafsnit"/>
    <w:rsid w:val="00112F60"/>
  </w:style>
  <w:style w:type="paragraph" w:customStyle="1" w:styleId="titel2">
    <w:name w:val="titel2"/>
    <w:basedOn w:val="Normal"/>
    <w:rsid w:val="00112F60"/>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PunktafsnitAlmtekst">
    <w:name w:val="Punktafsnit (Alm. tekst)"/>
    <w:basedOn w:val="Normal"/>
    <w:uiPriority w:val="2"/>
    <w:rsid w:val="004C2EB1"/>
    <w:pPr>
      <w:overflowPunct w:val="0"/>
      <w:autoSpaceDE w:val="0"/>
      <w:autoSpaceDN w:val="0"/>
      <w:spacing w:after="300" w:line="276" w:lineRule="auto"/>
      <w:jc w:val="both"/>
    </w:pPr>
    <w:rPr>
      <w:rFonts w:ascii="Times New Roman" w:hAnsi="Times New Roman" w:cs="Times New Roman"/>
      <w:sz w:val="23"/>
      <w:szCs w:val="23"/>
      <w:lang w:eastAsia="da-DK"/>
    </w:rPr>
  </w:style>
  <w:style w:type="paragraph" w:customStyle="1" w:styleId="Normal-indent">
    <w:name w:val="Normal - indent"/>
    <w:basedOn w:val="Normal"/>
    <w:rsid w:val="004C2EB1"/>
    <w:pPr>
      <w:ind w:left="737"/>
    </w:pPr>
    <w:rPr>
      <w:rFonts w:ascii="Arial" w:hAnsi="Arial" w:cs="Arial"/>
      <w:sz w:val="19"/>
      <w:szCs w:val="19"/>
    </w:rPr>
  </w:style>
  <w:style w:type="paragraph" w:customStyle="1" w:styleId="paragraf">
    <w:name w:val="paragraf"/>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paragrafnr">
    <w:name w:val="paragrafnr"/>
    <w:basedOn w:val="Standardskrifttypeiafsnit"/>
    <w:rsid w:val="00095F6E"/>
  </w:style>
  <w:style w:type="paragraph" w:customStyle="1" w:styleId="liste1">
    <w:name w:val="liste1"/>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liste20">
    <w:name w:val="liste2"/>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liste2nr">
    <w:name w:val="liste2nr"/>
    <w:basedOn w:val="Standardskrifttypeiafsnit"/>
    <w:rsid w:val="00095F6E"/>
  </w:style>
  <w:style w:type="character" w:styleId="Ulstomtale">
    <w:name w:val="Unresolved Mention"/>
    <w:basedOn w:val="Standardskrifttypeiafsnit"/>
    <w:uiPriority w:val="99"/>
    <w:semiHidden/>
    <w:unhideWhenUsed/>
    <w:rsid w:val="00DB04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94367">
      <w:bodyDiv w:val="1"/>
      <w:marLeft w:val="0"/>
      <w:marRight w:val="0"/>
      <w:marTop w:val="0"/>
      <w:marBottom w:val="0"/>
      <w:divBdr>
        <w:top w:val="none" w:sz="0" w:space="0" w:color="auto"/>
        <w:left w:val="none" w:sz="0" w:space="0" w:color="auto"/>
        <w:bottom w:val="none" w:sz="0" w:space="0" w:color="auto"/>
        <w:right w:val="none" w:sz="0" w:space="0" w:color="auto"/>
      </w:divBdr>
    </w:div>
    <w:div w:id="368803735">
      <w:bodyDiv w:val="1"/>
      <w:marLeft w:val="0"/>
      <w:marRight w:val="0"/>
      <w:marTop w:val="0"/>
      <w:marBottom w:val="0"/>
      <w:divBdr>
        <w:top w:val="none" w:sz="0" w:space="0" w:color="auto"/>
        <w:left w:val="none" w:sz="0" w:space="0" w:color="auto"/>
        <w:bottom w:val="none" w:sz="0" w:space="0" w:color="auto"/>
        <w:right w:val="none" w:sz="0" w:space="0" w:color="auto"/>
      </w:divBdr>
    </w:div>
    <w:div w:id="539442191">
      <w:bodyDiv w:val="1"/>
      <w:marLeft w:val="0"/>
      <w:marRight w:val="0"/>
      <w:marTop w:val="0"/>
      <w:marBottom w:val="0"/>
      <w:divBdr>
        <w:top w:val="none" w:sz="0" w:space="0" w:color="auto"/>
        <w:left w:val="none" w:sz="0" w:space="0" w:color="auto"/>
        <w:bottom w:val="none" w:sz="0" w:space="0" w:color="auto"/>
        <w:right w:val="none" w:sz="0" w:space="0" w:color="auto"/>
      </w:divBdr>
    </w:div>
    <w:div w:id="607855463">
      <w:bodyDiv w:val="1"/>
      <w:marLeft w:val="0"/>
      <w:marRight w:val="0"/>
      <w:marTop w:val="0"/>
      <w:marBottom w:val="0"/>
      <w:divBdr>
        <w:top w:val="none" w:sz="0" w:space="0" w:color="auto"/>
        <w:left w:val="none" w:sz="0" w:space="0" w:color="auto"/>
        <w:bottom w:val="none" w:sz="0" w:space="0" w:color="auto"/>
        <w:right w:val="none" w:sz="0" w:space="0" w:color="auto"/>
      </w:divBdr>
    </w:div>
    <w:div w:id="623731645">
      <w:bodyDiv w:val="1"/>
      <w:marLeft w:val="0"/>
      <w:marRight w:val="0"/>
      <w:marTop w:val="0"/>
      <w:marBottom w:val="0"/>
      <w:divBdr>
        <w:top w:val="none" w:sz="0" w:space="0" w:color="auto"/>
        <w:left w:val="none" w:sz="0" w:space="0" w:color="auto"/>
        <w:bottom w:val="none" w:sz="0" w:space="0" w:color="auto"/>
        <w:right w:val="none" w:sz="0" w:space="0" w:color="auto"/>
      </w:divBdr>
      <w:divsChild>
        <w:div w:id="1527014683">
          <w:marLeft w:val="-240"/>
          <w:marRight w:val="-240"/>
          <w:marTop w:val="120"/>
          <w:marBottom w:val="0"/>
          <w:divBdr>
            <w:top w:val="none" w:sz="0" w:space="0" w:color="auto"/>
            <w:left w:val="none" w:sz="0" w:space="0" w:color="auto"/>
            <w:bottom w:val="none" w:sz="0" w:space="0" w:color="auto"/>
            <w:right w:val="none" w:sz="0" w:space="0" w:color="auto"/>
          </w:divBdr>
          <w:divsChild>
            <w:div w:id="2315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3195">
      <w:bodyDiv w:val="1"/>
      <w:marLeft w:val="0"/>
      <w:marRight w:val="0"/>
      <w:marTop w:val="0"/>
      <w:marBottom w:val="0"/>
      <w:divBdr>
        <w:top w:val="none" w:sz="0" w:space="0" w:color="auto"/>
        <w:left w:val="none" w:sz="0" w:space="0" w:color="auto"/>
        <w:bottom w:val="none" w:sz="0" w:space="0" w:color="auto"/>
        <w:right w:val="none" w:sz="0" w:space="0" w:color="auto"/>
      </w:divBdr>
    </w:div>
    <w:div w:id="665137281">
      <w:bodyDiv w:val="1"/>
      <w:marLeft w:val="0"/>
      <w:marRight w:val="0"/>
      <w:marTop w:val="0"/>
      <w:marBottom w:val="0"/>
      <w:divBdr>
        <w:top w:val="none" w:sz="0" w:space="0" w:color="auto"/>
        <w:left w:val="none" w:sz="0" w:space="0" w:color="auto"/>
        <w:bottom w:val="none" w:sz="0" w:space="0" w:color="auto"/>
        <w:right w:val="none" w:sz="0" w:space="0" w:color="auto"/>
      </w:divBdr>
      <w:divsChild>
        <w:div w:id="100297794">
          <w:marLeft w:val="-225"/>
          <w:marRight w:val="-225"/>
          <w:marTop w:val="0"/>
          <w:marBottom w:val="0"/>
          <w:divBdr>
            <w:top w:val="none" w:sz="0" w:space="0" w:color="auto"/>
            <w:left w:val="none" w:sz="0" w:space="0" w:color="auto"/>
            <w:bottom w:val="none" w:sz="0" w:space="0" w:color="auto"/>
            <w:right w:val="none" w:sz="0" w:space="0" w:color="auto"/>
          </w:divBdr>
          <w:divsChild>
            <w:div w:id="560941752">
              <w:marLeft w:val="0"/>
              <w:marRight w:val="0"/>
              <w:marTop w:val="0"/>
              <w:marBottom w:val="0"/>
              <w:divBdr>
                <w:top w:val="none" w:sz="0" w:space="0" w:color="auto"/>
                <w:left w:val="none" w:sz="0" w:space="0" w:color="auto"/>
                <w:bottom w:val="none" w:sz="0" w:space="0" w:color="auto"/>
                <w:right w:val="none" w:sz="0" w:space="0" w:color="auto"/>
              </w:divBdr>
            </w:div>
          </w:divsChild>
        </w:div>
        <w:div w:id="1087267260">
          <w:marLeft w:val="-225"/>
          <w:marRight w:val="-225"/>
          <w:marTop w:val="0"/>
          <w:marBottom w:val="0"/>
          <w:divBdr>
            <w:top w:val="none" w:sz="0" w:space="0" w:color="auto"/>
            <w:left w:val="none" w:sz="0" w:space="0" w:color="auto"/>
            <w:bottom w:val="none" w:sz="0" w:space="0" w:color="auto"/>
            <w:right w:val="none" w:sz="0" w:space="0" w:color="auto"/>
          </w:divBdr>
          <w:divsChild>
            <w:div w:id="806045876">
              <w:marLeft w:val="0"/>
              <w:marRight w:val="0"/>
              <w:marTop w:val="0"/>
              <w:marBottom w:val="0"/>
              <w:divBdr>
                <w:top w:val="none" w:sz="0" w:space="0" w:color="auto"/>
                <w:left w:val="none" w:sz="0" w:space="0" w:color="auto"/>
                <w:bottom w:val="none" w:sz="0" w:space="0" w:color="auto"/>
                <w:right w:val="none" w:sz="0" w:space="0" w:color="auto"/>
              </w:divBdr>
              <w:divsChild>
                <w:div w:id="8405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8611">
          <w:marLeft w:val="-225"/>
          <w:marRight w:val="-225"/>
          <w:marTop w:val="0"/>
          <w:marBottom w:val="0"/>
          <w:divBdr>
            <w:top w:val="none" w:sz="0" w:space="0" w:color="auto"/>
            <w:left w:val="none" w:sz="0" w:space="0" w:color="auto"/>
            <w:bottom w:val="none" w:sz="0" w:space="0" w:color="auto"/>
            <w:right w:val="none" w:sz="0" w:space="0" w:color="auto"/>
          </w:divBdr>
          <w:divsChild>
            <w:div w:id="649406877">
              <w:marLeft w:val="0"/>
              <w:marRight w:val="0"/>
              <w:marTop w:val="0"/>
              <w:marBottom w:val="0"/>
              <w:divBdr>
                <w:top w:val="none" w:sz="0" w:space="0" w:color="auto"/>
                <w:left w:val="none" w:sz="0" w:space="0" w:color="auto"/>
                <w:bottom w:val="none" w:sz="0" w:space="0" w:color="auto"/>
                <w:right w:val="none" w:sz="0" w:space="0" w:color="auto"/>
              </w:divBdr>
            </w:div>
            <w:div w:id="1860005958">
              <w:marLeft w:val="0"/>
              <w:marRight w:val="0"/>
              <w:marTop w:val="0"/>
              <w:marBottom w:val="0"/>
              <w:divBdr>
                <w:top w:val="none" w:sz="0" w:space="0" w:color="auto"/>
                <w:left w:val="none" w:sz="0" w:space="0" w:color="auto"/>
                <w:bottom w:val="none" w:sz="0" w:space="0" w:color="auto"/>
                <w:right w:val="none" w:sz="0" w:space="0" w:color="auto"/>
              </w:divBdr>
            </w:div>
          </w:divsChild>
        </w:div>
        <w:div w:id="1477185761">
          <w:marLeft w:val="-225"/>
          <w:marRight w:val="-225"/>
          <w:marTop w:val="0"/>
          <w:marBottom w:val="0"/>
          <w:divBdr>
            <w:top w:val="none" w:sz="0" w:space="0" w:color="auto"/>
            <w:left w:val="none" w:sz="0" w:space="0" w:color="auto"/>
            <w:bottom w:val="none" w:sz="0" w:space="0" w:color="auto"/>
            <w:right w:val="none" w:sz="0" w:space="0" w:color="auto"/>
          </w:divBdr>
          <w:divsChild>
            <w:div w:id="1982806042">
              <w:marLeft w:val="0"/>
              <w:marRight w:val="0"/>
              <w:marTop w:val="0"/>
              <w:marBottom w:val="0"/>
              <w:divBdr>
                <w:top w:val="none" w:sz="0" w:space="0" w:color="auto"/>
                <w:left w:val="none" w:sz="0" w:space="0" w:color="auto"/>
                <w:bottom w:val="none" w:sz="0" w:space="0" w:color="auto"/>
                <w:right w:val="none" w:sz="0" w:space="0" w:color="auto"/>
              </w:divBdr>
              <w:divsChild>
                <w:div w:id="9051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59394">
      <w:bodyDiv w:val="1"/>
      <w:marLeft w:val="0"/>
      <w:marRight w:val="0"/>
      <w:marTop w:val="0"/>
      <w:marBottom w:val="0"/>
      <w:divBdr>
        <w:top w:val="none" w:sz="0" w:space="0" w:color="auto"/>
        <w:left w:val="none" w:sz="0" w:space="0" w:color="auto"/>
        <w:bottom w:val="none" w:sz="0" w:space="0" w:color="auto"/>
        <w:right w:val="none" w:sz="0" w:space="0" w:color="auto"/>
      </w:divBdr>
    </w:div>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299340688">
      <w:bodyDiv w:val="1"/>
      <w:marLeft w:val="0"/>
      <w:marRight w:val="0"/>
      <w:marTop w:val="0"/>
      <w:marBottom w:val="0"/>
      <w:divBdr>
        <w:top w:val="none" w:sz="0" w:space="0" w:color="auto"/>
        <w:left w:val="none" w:sz="0" w:space="0" w:color="auto"/>
        <w:bottom w:val="none" w:sz="0" w:space="0" w:color="auto"/>
        <w:right w:val="none" w:sz="0" w:space="0" w:color="auto"/>
      </w:divBdr>
      <w:divsChild>
        <w:div w:id="1865709099">
          <w:marLeft w:val="-240"/>
          <w:marRight w:val="-240"/>
          <w:marTop w:val="120"/>
          <w:marBottom w:val="0"/>
          <w:divBdr>
            <w:top w:val="none" w:sz="0" w:space="0" w:color="auto"/>
            <w:left w:val="none" w:sz="0" w:space="0" w:color="auto"/>
            <w:bottom w:val="none" w:sz="0" w:space="0" w:color="auto"/>
            <w:right w:val="none" w:sz="0" w:space="0" w:color="auto"/>
          </w:divBdr>
          <w:divsChild>
            <w:div w:id="8775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785609426">
      <w:bodyDiv w:val="1"/>
      <w:marLeft w:val="0"/>
      <w:marRight w:val="0"/>
      <w:marTop w:val="0"/>
      <w:marBottom w:val="0"/>
      <w:divBdr>
        <w:top w:val="none" w:sz="0" w:space="0" w:color="auto"/>
        <w:left w:val="none" w:sz="0" w:space="0" w:color="auto"/>
        <w:bottom w:val="none" w:sz="0" w:space="0" w:color="auto"/>
        <w:right w:val="none" w:sz="0" w:space="0" w:color="auto"/>
      </w:divBdr>
    </w:div>
    <w:div w:id="1997490843">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yperlink" Target="mailto:dkma@dkma.dk"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microsoft.com/office/2016/09/relationships/commentsIds" Target="commentsIds.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commentsExtended" Target="commentsExtended.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comments" Target="comments.xml"/><Relationship Id="rId28"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laegemiddelstyrelsen.dk/" TargetMode="External"/><Relationship Id="rId27" Type="http://schemas.openxmlformats.org/officeDocument/2006/relationships/hyperlink" Target="https://www.datatilsynet.dk/generelt-om-databeskyttelse/hvad-er-dine-rettigheder" TargetMode="External"/><Relationship Id="rId30" Type="http://schemas.openxmlformats.org/officeDocument/2006/relationships/footer" Target="footer9.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25867"/>
    <w:rsid w:val="0004512F"/>
    <w:rsid w:val="0004748F"/>
    <w:rsid w:val="00067A08"/>
    <w:rsid w:val="00084418"/>
    <w:rsid w:val="000A1C6A"/>
    <w:rsid w:val="000A590E"/>
    <w:rsid w:val="000D3ECB"/>
    <w:rsid w:val="000D4E29"/>
    <w:rsid w:val="000F4640"/>
    <w:rsid w:val="000F6008"/>
    <w:rsid w:val="00106336"/>
    <w:rsid w:val="00130342"/>
    <w:rsid w:val="001475AC"/>
    <w:rsid w:val="00150345"/>
    <w:rsid w:val="00151920"/>
    <w:rsid w:val="001B4406"/>
    <w:rsid w:val="001B7112"/>
    <w:rsid w:val="001C14B1"/>
    <w:rsid w:val="001C2B75"/>
    <w:rsid w:val="001D4FFA"/>
    <w:rsid w:val="001E1F33"/>
    <w:rsid w:val="001F3376"/>
    <w:rsid w:val="00200898"/>
    <w:rsid w:val="00202BB1"/>
    <w:rsid w:val="0022014C"/>
    <w:rsid w:val="002222FF"/>
    <w:rsid w:val="002315BF"/>
    <w:rsid w:val="002352E1"/>
    <w:rsid w:val="00241E59"/>
    <w:rsid w:val="0024665A"/>
    <w:rsid w:val="0026299E"/>
    <w:rsid w:val="002876A6"/>
    <w:rsid w:val="002928A4"/>
    <w:rsid w:val="002B54BF"/>
    <w:rsid w:val="002C0FA7"/>
    <w:rsid w:val="002C6C0A"/>
    <w:rsid w:val="0030226D"/>
    <w:rsid w:val="00351EA0"/>
    <w:rsid w:val="00354E27"/>
    <w:rsid w:val="00367169"/>
    <w:rsid w:val="00385DA5"/>
    <w:rsid w:val="00386253"/>
    <w:rsid w:val="00386A6B"/>
    <w:rsid w:val="00391150"/>
    <w:rsid w:val="003A2128"/>
    <w:rsid w:val="003B071F"/>
    <w:rsid w:val="003D5799"/>
    <w:rsid w:val="003D6656"/>
    <w:rsid w:val="003D7B2D"/>
    <w:rsid w:val="003E148B"/>
    <w:rsid w:val="004003A8"/>
    <w:rsid w:val="00474879"/>
    <w:rsid w:val="004762B9"/>
    <w:rsid w:val="00481099"/>
    <w:rsid w:val="0048517D"/>
    <w:rsid w:val="00487487"/>
    <w:rsid w:val="0049348E"/>
    <w:rsid w:val="004B46E5"/>
    <w:rsid w:val="004C0719"/>
    <w:rsid w:val="004E26F4"/>
    <w:rsid w:val="004F5A5D"/>
    <w:rsid w:val="00511C1E"/>
    <w:rsid w:val="00525C72"/>
    <w:rsid w:val="00534334"/>
    <w:rsid w:val="00542A1A"/>
    <w:rsid w:val="00552201"/>
    <w:rsid w:val="00566166"/>
    <w:rsid w:val="00584790"/>
    <w:rsid w:val="005A4483"/>
    <w:rsid w:val="005B304A"/>
    <w:rsid w:val="005C6A6A"/>
    <w:rsid w:val="005E103C"/>
    <w:rsid w:val="0065654B"/>
    <w:rsid w:val="00656D96"/>
    <w:rsid w:val="00671D66"/>
    <w:rsid w:val="00691FAA"/>
    <w:rsid w:val="0069665A"/>
    <w:rsid w:val="006C0241"/>
    <w:rsid w:val="006C1914"/>
    <w:rsid w:val="006D0811"/>
    <w:rsid w:val="0070405D"/>
    <w:rsid w:val="007179CA"/>
    <w:rsid w:val="007245A1"/>
    <w:rsid w:val="00767AC4"/>
    <w:rsid w:val="007735C7"/>
    <w:rsid w:val="007818CB"/>
    <w:rsid w:val="00791719"/>
    <w:rsid w:val="007B1CB2"/>
    <w:rsid w:val="007E3CC3"/>
    <w:rsid w:val="007E4ADC"/>
    <w:rsid w:val="00827C33"/>
    <w:rsid w:val="0083165F"/>
    <w:rsid w:val="00847FFA"/>
    <w:rsid w:val="00851ED1"/>
    <w:rsid w:val="008667D2"/>
    <w:rsid w:val="008815D0"/>
    <w:rsid w:val="00885AAF"/>
    <w:rsid w:val="008A2F63"/>
    <w:rsid w:val="008B6CD3"/>
    <w:rsid w:val="008C1EB1"/>
    <w:rsid w:val="008C5113"/>
    <w:rsid w:val="008C5878"/>
    <w:rsid w:val="008D6284"/>
    <w:rsid w:val="008F20D3"/>
    <w:rsid w:val="008F283A"/>
    <w:rsid w:val="008F650A"/>
    <w:rsid w:val="00905916"/>
    <w:rsid w:val="009135F6"/>
    <w:rsid w:val="009163C0"/>
    <w:rsid w:val="0092435C"/>
    <w:rsid w:val="00932739"/>
    <w:rsid w:val="00940E85"/>
    <w:rsid w:val="00942589"/>
    <w:rsid w:val="00947144"/>
    <w:rsid w:val="009B1FFF"/>
    <w:rsid w:val="009B782F"/>
    <w:rsid w:val="009C0167"/>
    <w:rsid w:val="009C1D79"/>
    <w:rsid w:val="009C2829"/>
    <w:rsid w:val="009D4DF0"/>
    <w:rsid w:val="009F0512"/>
    <w:rsid w:val="00A154E0"/>
    <w:rsid w:val="00A43E5D"/>
    <w:rsid w:val="00A74760"/>
    <w:rsid w:val="00A74F57"/>
    <w:rsid w:val="00A77822"/>
    <w:rsid w:val="00A77E2F"/>
    <w:rsid w:val="00A93016"/>
    <w:rsid w:val="00AB4096"/>
    <w:rsid w:val="00AB5384"/>
    <w:rsid w:val="00AD5D7F"/>
    <w:rsid w:val="00AD7375"/>
    <w:rsid w:val="00AE22CC"/>
    <w:rsid w:val="00AE5255"/>
    <w:rsid w:val="00AE7FBB"/>
    <w:rsid w:val="00AF6A02"/>
    <w:rsid w:val="00B026E0"/>
    <w:rsid w:val="00B104A1"/>
    <w:rsid w:val="00B17EC9"/>
    <w:rsid w:val="00B33F52"/>
    <w:rsid w:val="00B5690B"/>
    <w:rsid w:val="00B66C16"/>
    <w:rsid w:val="00B736D4"/>
    <w:rsid w:val="00B91A8F"/>
    <w:rsid w:val="00B9727F"/>
    <w:rsid w:val="00BA032F"/>
    <w:rsid w:val="00BC2106"/>
    <w:rsid w:val="00BF3296"/>
    <w:rsid w:val="00C00795"/>
    <w:rsid w:val="00C16077"/>
    <w:rsid w:val="00C21006"/>
    <w:rsid w:val="00C436EB"/>
    <w:rsid w:val="00C45816"/>
    <w:rsid w:val="00C550CB"/>
    <w:rsid w:val="00C606AC"/>
    <w:rsid w:val="00CA40F1"/>
    <w:rsid w:val="00CB790E"/>
    <w:rsid w:val="00CB7EDE"/>
    <w:rsid w:val="00CD080B"/>
    <w:rsid w:val="00CD0B54"/>
    <w:rsid w:val="00CE1853"/>
    <w:rsid w:val="00CF0E3A"/>
    <w:rsid w:val="00CF228E"/>
    <w:rsid w:val="00D02828"/>
    <w:rsid w:val="00D02B16"/>
    <w:rsid w:val="00D03C77"/>
    <w:rsid w:val="00D13B76"/>
    <w:rsid w:val="00D421BA"/>
    <w:rsid w:val="00D47546"/>
    <w:rsid w:val="00D56FE3"/>
    <w:rsid w:val="00D83324"/>
    <w:rsid w:val="00D91F9F"/>
    <w:rsid w:val="00D95484"/>
    <w:rsid w:val="00DC6E07"/>
    <w:rsid w:val="00E01A8D"/>
    <w:rsid w:val="00E10E4D"/>
    <w:rsid w:val="00E32EAD"/>
    <w:rsid w:val="00E4040B"/>
    <w:rsid w:val="00E75D16"/>
    <w:rsid w:val="00E90B41"/>
    <w:rsid w:val="00E96054"/>
    <w:rsid w:val="00EC77C3"/>
    <w:rsid w:val="00EF2863"/>
    <w:rsid w:val="00F3496C"/>
    <w:rsid w:val="00F3610D"/>
    <w:rsid w:val="00F41069"/>
    <w:rsid w:val="00F50D51"/>
    <w:rsid w:val="00F569BD"/>
    <w:rsid w:val="00FA5660"/>
    <w:rsid w:val="00FC0C06"/>
    <w:rsid w:val="00FC19E7"/>
    <w:rsid w:val="00FD060D"/>
    <w:rsid w:val="00FD6A3F"/>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5B0A22-7CA1-48E4-9D31-4EFB3E63E8DE}">
  <ds:schemaRefs>
    <ds:schemaRef ds:uri="http://schemas.openxmlformats.org/officeDocument/2006/bibliography"/>
  </ds:schemaRefs>
</ds:datastoreItem>
</file>

<file path=customXml/itemProps2.xml><?xml version="1.0" encoding="utf-8"?>
<ds:datastoreItem xmlns:ds="http://schemas.openxmlformats.org/officeDocument/2006/customXml" ds:itemID="{CFC05235-220D-4F75-99DC-3BA57D1A0D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fc43e-74cb-4ecd-8f0b-7e4e11483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AC7E97-80E9-4E63-A9E2-B132B186A6BF}">
  <ds:schemaRefs>
    <ds:schemaRef ds:uri="http://schemas.microsoft.com/office/2006/metadata/properties"/>
    <ds:schemaRef ds:uri="http://schemas.microsoft.com/office/infopath/2007/PartnerControls"/>
    <ds:schemaRef ds:uri="2a4fc43e-74cb-4ecd-8f0b-7e4e11483b0c"/>
  </ds:schemaRefs>
</ds:datastoreItem>
</file>

<file path=customXml/itemProps4.xml><?xml version="1.0" encoding="utf-8"?>
<ds:datastoreItem xmlns:ds="http://schemas.openxmlformats.org/officeDocument/2006/customXml" ds:itemID="{7FD35376-0D06-4F5A-AB37-C9325A4165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1706</TotalTime>
  <Pages>24</Pages>
  <Words>7041</Words>
  <Characters>42599</Characters>
  <Application>Microsoft Office Word</Application>
  <DocSecurity>0</DocSecurity>
  <Lines>722</Lines>
  <Paragraphs>362</Paragraphs>
  <ScaleCrop>false</ScaleCrop>
  <Company/>
  <LinksUpToDate>false</LinksUpToDate>
  <CharactersWithSpaces>49278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udbudsbetingelser</dc:title>
  <dc:subject>udbud af udvikling af Den Veterinære Receptløsning</dc:subject>
  <dc:creator>Maj-Britt Rose Böwadt</dc:creator>
  <cp:keywords/>
  <cp:lastModifiedBy>Maj-Britt Rose Böwadt</cp:lastModifiedBy>
  <cp:revision>314</cp:revision>
  <dcterms:created xsi:type="dcterms:W3CDTF">2024-02-27T17:19:00Z</dcterms:created>
  <dcterms:modified xsi:type="dcterms:W3CDTF">2026-09-24T06:43:00Z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MediaServiceImageTags">
    <vt:lpwstr/>
  </property>
  <property fmtid="{D5CDD505-2E9C-101B-9397-08002B2CF9AE}" pid="21" name="Folder_Number">
    <vt:lpwstr/>
  </property>
  <property fmtid="{D5CDD505-2E9C-101B-9397-08002B2CF9AE}" pid="22" name="Folder_Code">
    <vt:lpwstr/>
  </property>
  <property fmtid="{D5CDD505-2E9C-101B-9397-08002B2CF9AE}" pid="23" name="Folder_Name">
    <vt:lpwstr/>
  </property>
  <property fmtid="{D5CDD505-2E9C-101B-9397-08002B2CF9AE}" pid="24" name="Folder_Description">
    <vt:lpwstr/>
  </property>
  <property fmtid="{D5CDD505-2E9C-101B-9397-08002B2CF9AE}" pid="25" name="/Folder_Name/">
    <vt:lpwstr/>
  </property>
  <property fmtid="{D5CDD505-2E9C-101B-9397-08002B2CF9AE}" pid="26" name="/Folder_Description/">
    <vt:lpwstr/>
  </property>
  <property fmtid="{D5CDD505-2E9C-101B-9397-08002B2CF9AE}" pid="27" name="Folder_Version">
    <vt:lpwstr/>
  </property>
  <property fmtid="{D5CDD505-2E9C-101B-9397-08002B2CF9AE}" pid="28" name="Folder_VersionSeq">
    <vt:lpwstr/>
  </property>
  <property fmtid="{D5CDD505-2E9C-101B-9397-08002B2CF9AE}" pid="29" name="Folder_Manager">
    <vt:lpwstr/>
  </property>
  <property fmtid="{D5CDD505-2E9C-101B-9397-08002B2CF9AE}" pid="30" name="Folder_ManagerDesc">
    <vt:lpwstr/>
  </property>
  <property fmtid="{D5CDD505-2E9C-101B-9397-08002B2CF9AE}" pid="31" name="Folder_Storage">
    <vt:lpwstr/>
  </property>
  <property fmtid="{D5CDD505-2E9C-101B-9397-08002B2CF9AE}" pid="32" name="Folder_StorageDesc">
    <vt:lpwstr/>
  </property>
  <property fmtid="{D5CDD505-2E9C-101B-9397-08002B2CF9AE}" pid="33" name="Folder_Creator">
    <vt:lpwstr/>
  </property>
  <property fmtid="{D5CDD505-2E9C-101B-9397-08002B2CF9AE}" pid="34" name="Folder_CreatorDesc">
    <vt:lpwstr/>
  </property>
  <property fmtid="{D5CDD505-2E9C-101B-9397-08002B2CF9AE}" pid="35" name="Folder_CreateDate">
    <vt:lpwstr/>
  </property>
  <property fmtid="{D5CDD505-2E9C-101B-9397-08002B2CF9AE}" pid="36" name="Folder_Updater">
    <vt:lpwstr/>
  </property>
  <property fmtid="{D5CDD505-2E9C-101B-9397-08002B2CF9AE}" pid="37" name="Folder_UpdaterDesc">
    <vt:lpwstr/>
  </property>
  <property fmtid="{D5CDD505-2E9C-101B-9397-08002B2CF9AE}" pid="38" name="Folder_UpdateDate">
    <vt:lpwstr/>
  </property>
  <property fmtid="{D5CDD505-2E9C-101B-9397-08002B2CF9AE}" pid="39" name="Document_Number">
    <vt:lpwstr/>
  </property>
  <property fmtid="{D5CDD505-2E9C-101B-9397-08002B2CF9AE}" pid="40" name="Document_Name">
    <vt:lpwstr/>
  </property>
  <property fmtid="{D5CDD505-2E9C-101B-9397-08002B2CF9AE}" pid="41" name="Document_FileName">
    <vt:lpwstr/>
  </property>
  <property fmtid="{D5CDD505-2E9C-101B-9397-08002B2CF9AE}" pid="42" name="Document_Version">
    <vt:lpwstr/>
  </property>
  <property fmtid="{D5CDD505-2E9C-101B-9397-08002B2CF9AE}" pid="43" name="Document_VersionSeq">
    <vt:lpwstr/>
  </property>
  <property fmtid="{D5CDD505-2E9C-101B-9397-08002B2CF9AE}" pid="44" name="Document_Creator">
    <vt:lpwstr/>
  </property>
  <property fmtid="{D5CDD505-2E9C-101B-9397-08002B2CF9AE}" pid="45" name="Document_CreatorDesc">
    <vt:lpwstr/>
  </property>
  <property fmtid="{D5CDD505-2E9C-101B-9397-08002B2CF9AE}" pid="46" name="Document_CreateDate">
    <vt:lpwstr/>
  </property>
  <property fmtid="{D5CDD505-2E9C-101B-9397-08002B2CF9AE}" pid="47" name="Document_Updater">
    <vt:lpwstr/>
  </property>
  <property fmtid="{D5CDD505-2E9C-101B-9397-08002B2CF9AE}" pid="48" name="Document_UpdaterDesc">
    <vt:lpwstr/>
  </property>
  <property fmtid="{D5CDD505-2E9C-101B-9397-08002B2CF9AE}" pid="49" name="Document_UpdateDate">
    <vt:lpwstr/>
  </property>
  <property fmtid="{D5CDD505-2E9C-101B-9397-08002B2CF9AE}" pid="50" name="Document_Size">
    <vt:lpwstr/>
  </property>
  <property fmtid="{D5CDD505-2E9C-101B-9397-08002B2CF9AE}" pid="51" name="Document_Storage">
    <vt:lpwstr/>
  </property>
  <property fmtid="{D5CDD505-2E9C-101B-9397-08002B2CF9AE}" pid="52" name="Document_StorageDesc">
    <vt:lpwstr/>
  </property>
  <property fmtid="{D5CDD505-2E9C-101B-9397-08002B2CF9AE}" pid="53" name="Document_Department">
    <vt:lpwstr/>
  </property>
  <property fmtid="{D5CDD505-2E9C-101B-9397-08002B2CF9AE}" pid="54" name="Document_DepartmentDesc">
    <vt:lpwstr/>
  </property>
  <property fmtid="{D5CDD505-2E9C-101B-9397-08002B2CF9AE}" pid="55" name="ComplianceAssetId">
    <vt:lpwstr/>
  </property>
  <property fmtid="{D5CDD505-2E9C-101B-9397-08002B2CF9AE}" pid="56" name="TemplateUrl">
    <vt:lpwstr/>
  </property>
  <property fmtid="{D5CDD505-2E9C-101B-9397-08002B2CF9AE}" pid="57" name="_ExtendedDescription">
    <vt:lpwstr/>
  </property>
  <property fmtid="{D5CDD505-2E9C-101B-9397-08002B2CF9AE}" pid="58" name="xd_Signature">
    <vt:bool>false</vt:bool>
  </property>
  <property fmtid="{D5CDD505-2E9C-101B-9397-08002B2CF9AE}" pid="59" name="TriggerFlowInfo">
    <vt:lpwstr/>
  </property>
  <property fmtid="{D5CDD505-2E9C-101B-9397-08002B2CF9AE}" pid="60" name="xd_ProgID">
    <vt:lpwstr/>
  </property>
  <property fmtid="{D5CDD505-2E9C-101B-9397-08002B2CF9AE}" pid="61" name="MSIP_Label_26f68670-8fe7-46b3-b55b-6957d0e86a46_ActionId">
    <vt:lpwstr>37959863-9ece-4c56-924b-b6e9847c4928</vt:lpwstr>
  </property>
  <property fmtid="{D5CDD505-2E9C-101B-9397-08002B2CF9AE}" pid="62" name="MSIP_Label_26f68670-8fe7-46b3-b55b-6957d0e86a46_Name">
    <vt:lpwstr>Confidential - NO AI</vt:lpwstr>
  </property>
  <property fmtid="{D5CDD505-2E9C-101B-9397-08002B2CF9AE}" pid="63" name="MSIP_Label_26f68670-8fe7-46b3-b55b-6957d0e86a46_SetDate">
    <vt:lpwstr>2026-04-26T01:51:01Z</vt:lpwstr>
  </property>
  <property fmtid="{D5CDD505-2E9C-101B-9397-08002B2CF9AE}" pid="64" name="MSIP_Label_26f68670-8fe7-46b3-b55b-6957d0e86a46_SiteId">
    <vt:lpwstr>c8823c91-be81-4f89-b024-6c3dd789c106</vt:lpwstr>
  </property>
  <property fmtid="{D5CDD505-2E9C-101B-9397-08002B2CF9AE}" pid="65" name="MSIP_Label_26f68670-8fe7-46b3-b55b-6957d0e86a46_Enabled">
    <vt:lpwstr>True</vt:lpwstr>
  </property>
  <property fmtid="{D5CDD505-2E9C-101B-9397-08002B2CF9AE}" pid="66" name="Order">
    <vt:r8>1446100</vt:r8>
  </property>
  <property fmtid="{D5CDD505-2E9C-101B-9397-08002B2CF9AE}" pid="67" name="SharedWithUsers">
    <vt:lpwstr>74;#Katja Kirkø</vt:lpwstr>
  </property>
  <property fmtid="{D5CDD505-2E9C-101B-9397-08002B2CF9AE}" pid="68" name="MSIP_Label_26f68670-8fe7-46b3-b55b-6957d0e86a46_Removed">
    <vt:lpwstr>False</vt:lpwstr>
  </property>
  <property fmtid="{D5CDD505-2E9C-101B-9397-08002B2CF9AE}" pid="69" name="MSIP_Label_26f68670-8fe7-46b3-b55b-6957d0e86a46_Extended_MSFT_Method">
    <vt:lpwstr>Standard</vt:lpwstr>
  </property>
  <property fmtid="{D5CDD505-2E9C-101B-9397-08002B2CF9AE}" pid="70" name="Sensitivity">
    <vt:lpwstr>Confidential - NO AI</vt:lpwstr>
  </property>
</Properties>
</file>