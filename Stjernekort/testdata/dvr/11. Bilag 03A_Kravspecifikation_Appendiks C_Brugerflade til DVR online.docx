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Blank"/>
        <w:tblW w:w="9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525"/>
      </w:tblGrid>
      <w:tr w:rsidR="006156A8" w:rsidTr="0EDC2301" w14:paraId="0D96C341" w14:textId="77777777">
        <w:trPr>
          <w:trHeight w:val="2835"/>
        </w:trPr>
        <w:tc>
          <w:tcPr>
            <w:tcW w:w="9525" w:type="dxa"/>
            <w:tcMar/>
            <w:hideMark/>
          </w:tcPr>
          <w:p w:rsidRPr="00B4632A" w:rsidR="006156A8" w:rsidRDefault="006156A8" w14:paraId="38E3C24A" w14:noSpellErr="1" w14:textId="01A3F02A">
            <w:pPr>
              <w:pStyle w:val="FrontpageHeading2"/>
              <w:rPr>
                <w:color w:val="00B0F0"/>
                <w:sz w:val="56"/>
                <w:szCs w:val="56"/>
              </w:rPr>
            </w:pPr>
            <w:r w:rsidRPr="0EDC2301" w:rsidR="006156A8">
              <w:rPr>
                <w:color w:val="00B0F0"/>
                <w:sz w:val="56"/>
                <w:szCs w:val="56"/>
              </w:rPr>
              <w:t>B</w:t>
            </w:r>
            <w:r w:rsidRPr="0EDC2301" w:rsidR="006156A8">
              <w:rPr>
                <w:color w:val="00B0F0"/>
                <w:sz w:val="56"/>
                <w:szCs w:val="56"/>
              </w:rPr>
              <w:t>ILAG 3</w:t>
            </w:r>
            <w:r w:rsidRPr="0EDC2301" w:rsidR="00B4632A">
              <w:rPr>
                <w:color w:val="00B0F0"/>
                <w:sz w:val="56"/>
                <w:szCs w:val="56"/>
              </w:rPr>
              <w:t>A -</w:t>
            </w:r>
            <w:r w:rsidRPr="0EDC2301" w:rsidR="00147D94">
              <w:rPr>
                <w:color w:val="00B0F0"/>
                <w:sz w:val="56"/>
                <w:szCs w:val="56"/>
              </w:rPr>
              <w:t xml:space="preserve"> appendiks </w:t>
            </w:r>
            <w:r w:rsidRPr="0EDC2301" w:rsidR="006156A8">
              <w:rPr>
                <w:color w:val="00B0F0"/>
                <w:sz w:val="56"/>
                <w:szCs w:val="56"/>
              </w:rPr>
              <w:t>C</w:t>
            </w:r>
          </w:p>
          <w:p w:rsidR="006156A8" w:rsidRDefault="006156A8" w14:paraId="14A15DC3" w14:textId="1BD4F283">
            <w:pPr>
              <w:pStyle w:val="FrontpageHeading2"/>
            </w:pPr>
            <w:r w:rsidRPr="00B4632A">
              <w:rPr>
                <w:color w:val="4D4D4D"/>
                <w:sz w:val="56"/>
                <w:szCs w:val="56"/>
              </w:rPr>
              <w:t>Brugerflader DVR online</w:t>
            </w:r>
            <w:sdt>
              <w:sdtPr>
                <w:rPr>
                  <w:sz w:val="56"/>
                  <w:szCs w:val="56"/>
                </w:rPr>
                <w:alias w:val="Subject"/>
                <w:tag w:val="{&quot;SkabelonDesign&quot;:{&quot;type&quot;:&quot;text&quot;,&quot;binding&quot;:&quot;Doc.Prop.Ram_Document_Title2&quot;,&quot;ignoreBlank&quot;:true}}"/>
                <w:id w:val="921840303"/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Pr="00B4632A">
                  <w:rPr>
                    <w:color w:val="4D4D4D"/>
                    <w:sz w:val="56"/>
                    <w:szCs w:val="56"/>
                  </w:rPr>
                  <w:t xml:space="preserve">     </w:t>
                </w:r>
              </w:sdtContent>
            </w:sdt>
          </w:p>
        </w:tc>
      </w:tr>
      <w:tr w:rsidR="006156A8" w:rsidTr="0EDC2301" w14:paraId="409DA623" w14:textId="77777777">
        <w:trPr>
          <w:trHeight w:val="437"/>
        </w:trPr>
        <w:tc>
          <w:tcPr>
            <w:tcW w:w="9525" w:type="dxa"/>
            <w:tcMar/>
          </w:tcPr>
          <w:p w:rsidR="006156A8" w:rsidRDefault="006156A8" w14:paraId="6BCD5E0A" w14:textId="77777777"/>
        </w:tc>
      </w:tr>
      <w:tr w:rsidR="006156A8" w:rsidTr="0EDC2301" w14:paraId="16D14755" w14:textId="77777777">
        <w:trPr>
          <w:trHeight w:val="5727"/>
        </w:trPr>
        <w:tc>
          <w:tcPr>
            <w:tcW w:w="9525" w:type="dxa"/>
            <w:tcMar/>
            <w:hideMark/>
          </w:tcPr>
          <w:p w:rsidR="006156A8" w:rsidRDefault="006156A8" w14:paraId="7AFB53F8" w14:textId="6A6B0A6A">
            <w:pPr>
              <w:jc w:val="center"/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0EE8150" wp14:editId="09C7A3F7">
                  <wp:extent cx="5924550" cy="3533775"/>
                  <wp:effectExtent l="0" t="0" r="0" b="9525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0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56A8" w:rsidP="006156A8" w:rsidRDefault="006156A8" w14:paraId="75AA53A1" w14:textId="77777777">
      <w:pPr>
        <w:rPr>
          <w:rFonts w:ascii="Calibri" w:hAnsi="Calibri" w:eastAsia="Calibri" w:cs="Calibri"/>
          <w:lang w:val="en-GB" w:eastAsia="da-DK"/>
        </w:rPr>
      </w:pPr>
    </w:p>
    <w:p w:rsidR="00554484" w:rsidP="00554484" w:rsidRDefault="00554484" w14:paraId="17B91F2D" w14:textId="77777777">
      <w:r>
        <w:br w:type="page"/>
      </w:r>
    </w:p>
    <w:sdt>
      <w:sdtPr>
        <w:id w:val="-926189340"/>
        <w:docPartObj>
          <w:docPartGallery w:val="Table of Contents"/>
          <w:docPartUnique/>
        </w:docPartObj>
        <w:rPr>
          <w:rFonts w:ascii="Calibri" w:hAnsi="Calibri" w:eastAsia="游明朝" w:cs="Arial" w:asciiTheme="minorAscii" w:hAnsiTheme="minorAscii" w:eastAsiaTheme="minorEastAsia" w:cstheme="minorBidi"/>
          <w:color w:val="auto"/>
          <w:sz w:val="22"/>
          <w:szCs w:val="22"/>
          <w:lang w:val="da-DK"/>
        </w:rPr>
      </w:sdtPr>
      <w:sdtEndPr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noProof/>
          <w:color w:val="auto"/>
          <w:sz w:val="22"/>
          <w:szCs w:val="22"/>
          <w:lang w:val="da-DK"/>
        </w:rPr>
      </w:sdtEndPr>
      <w:sdtContent>
        <w:p w:rsidR="006C5CB5" w:rsidRDefault="006C5CB5" w14:paraId="588F25CD" w14:textId="26E61952">
          <w:pPr>
            <w:pStyle w:val="TOCHeading"/>
          </w:pPr>
          <w:r>
            <w:t>Contents</w:t>
          </w:r>
        </w:p>
        <w:p w:rsidR="00EC20C6" w:rsidRDefault="006C5CB5" w14:paraId="0C5B7915" w14:textId="43D4B69A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40965731">
            <w:r w:rsidRPr="00BD70F8" w:rsidR="00EC20C6">
              <w:rPr>
                <w:rStyle w:val="Hyperlink"/>
                <w:noProof/>
              </w:rPr>
              <w:t>1.</w:t>
            </w:r>
            <w:r w:rsidR="00EC20C6"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 w:rsidR="00EC20C6">
              <w:rPr>
                <w:rStyle w:val="Hyperlink"/>
                <w:noProof/>
              </w:rPr>
              <w:t>Beskrivelse af krav til DVR online</w:t>
            </w:r>
            <w:r w:rsidR="00EC20C6">
              <w:rPr>
                <w:noProof/>
                <w:webHidden/>
              </w:rPr>
              <w:tab/>
            </w:r>
            <w:r w:rsidR="00EC20C6">
              <w:rPr>
                <w:noProof/>
                <w:webHidden/>
              </w:rPr>
              <w:fldChar w:fldCharType="begin"/>
            </w:r>
            <w:r w:rsidR="00EC20C6">
              <w:rPr>
                <w:noProof/>
                <w:webHidden/>
              </w:rPr>
              <w:instrText xml:space="preserve"> PAGEREF _Toc240965731 \h </w:instrText>
            </w:r>
            <w:r w:rsidR="00EC20C6">
              <w:rPr>
                <w:noProof/>
                <w:webHidden/>
              </w:rPr>
            </w:r>
            <w:r w:rsidR="00EC20C6">
              <w:rPr>
                <w:noProof/>
                <w:webHidden/>
              </w:rPr>
              <w:fldChar w:fldCharType="separate"/>
            </w:r>
            <w:r w:rsidR="00EC20C6">
              <w:rPr>
                <w:noProof/>
                <w:webHidden/>
              </w:rPr>
              <w:t>3</w:t>
            </w:r>
            <w:r w:rsidR="00EC20C6"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2C40CA82" w14:textId="60C466D7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2">
            <w:r w:rsidRPr="00BD70F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Log-in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4CA5B9B0" w14:textId="3FD76A3B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3">
            <w:r w:rsidRPr="00BD70F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Valg af praksis/uden for praksis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0CD17453" w14:textId="6A01B1D5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4">
            <w:r w:rsidRPr="00BD70F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Forside – dyrlæger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5A685065" w14:textId="2C2442A9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5">
            <w:r w:rsidRPr="00BD70F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Formular til udstedelse af recept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6EE10E07" w14:textId="4B8C74B9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6">
            <w:r w:rsidRPr="00BD70F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Dyreejer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4AE40C7E" w14:textId="0C5B469D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7">
            <w:r w:rsidRPr="00BD70F8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29C0119F" w14:textId="29C7498C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8">
            <w:r w:rsidRPr="00BD70F8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Godkendte markedsførte lægemidler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4870BE0E" w14:textId="5D16C9F0">
          <w:pPr>
            <w:pStyle w:val="TOC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39">
            <w:r w:rsidRPr="00BD70F8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Andre lægemidler (IRS/ magistrelle lægemidler/ stærke vitaminer, mineralpræparater, naturlægemidler og radioaktive lægemidler)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2837E8E4" w14:textId="1B6BF878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0">
            <w:r w:rsidRPr="00BD70F8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Dosis-periode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03EE4973" w14:textId="4851F79E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1">
            <w:r w:rsidRPr="00BD70F8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Tilbageholdelsestid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6784735A" w14:textId="77EFD1C5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2">
            <w:r w:rsidRPr="00BD70F8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Diverse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5F4A34D6" w14:textId="6EA57BE6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3">
            <w:r w:rsidRPr="00BD70F8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Afslut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3CD9DA39" w14:textId="5433FBD0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4">
            <w:r w:rsidRPr="00BD70F8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Recept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20C6" w:rsidRDefault="00EC20C6" w14:paraId="0C958671" w14:textId="4402D015">
          <w:pPr>
            <w:pStyle w:val="TOC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history="1" w:anchor="_Toc240965745">
            <w:r w:rsidRPr="00BD70F8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BD70F8">
              <w:rPr>
                <w:rStyle w:val="Hyperlink"/>
                <w:noProof/>
              </w:rPr>
              <w:t>Udstedelse af recept til praksis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5CB5" w:rsidRDefault="006C5CB5" w14:paraId="06A9FF0C" w14:textId="5F534656">
          <w:r>
            <w:rPr>
              <w:b/>
              <w:bCs/>
              <w:noProof/>
            </w:rPr>
            <w:fldChar w:fldCharType="end"/>
          </w:r>
        </w:p>
      </w:sdtContent>
    </w:sdt>
    <w:p w:rsidR="00851F89" w:rsidP="00554484" w:rsidRDefault="00851F89" w14:paraId="74F1C2E7" w14:textId="0E4C1472">
      <w:r>
        <w:br w:type="page"/>
      </w:r>
    </w:p>
    <w:p w:rsidR="0085159D" w:rsidP="00E82916" w:rsidRDefault="00107B90" w14:paraId="603CD530" w14:textId="262A2B98">
      <w:pPr>
        <w:pStyle w:val="Heading1"/>
        <w:numPr>
          <w:ilvl w:val="0"/>
          <w:numId w:val="16"/>
        </w:numPr>
      </w:pPr>
      <w:bookmarkStart w:name="_Toc240965731" w:id="0"/>
      <w:r>
        <w:t xml:space="preserve">Beskrivelse af </w:t>
      </w:r>
      <w:r w:rsidR="005E44BD">
        <w:t>krav</w:t>
      </w:r>
      <w:r w:rsidR="00624259">
        <w:t xml:space="preserve"> til DVR online</w:t>
      </w:r>
      <w:bookmarkEnd w:id="0"/>
    </w:p>
    <w:p w:rsidRPr="00093CF5" w:rsidR="00093CF5" w:rsidP="00093CF5" w:rsidRDefault="00093CF5" w14:paraId="18CB75A5" w14:textId="77777777"/>
    <w:p w:rsidR="00041C68" w:rsidP="00107B90" w:rsidRDefault="006C5817" w14:paraId="506D014C" w14:textId="506A62B2">
      <w:r>
        <w:t>For at konkretisere forestillinger om brugerflade</w:t>
      </w:r>
      <w:r w:rsidR="009470C4">
        <w:t>r for dyrlæger</w:t>
      </w:r>
      <w:r w:rsidR="0008072F">
        <w:t xml:space="preserve"> i DVR online </w:t>
      </w:r>
      <w:r>
        <w:t xml:space="preserve">for understøttelse af </w:t>
      </w:r>
      <w:r w:rsidR="006E0DB6">
        <w:t>Recept</w:t>
      </w:r>
      <w:r>
        <w:t xml:space="preserve">formularen </w:t>
      </w:r>
      <w:r w:rsidR="00107B90">
        <w:t xml:space="preserve">er nedenstående beskrivelse </w:t>
      </w:r>
      <w:r>
        <w:t>udarbejdet</w:t>
      </w:r>
      <w:r w:rsidR="005E44BD">
        <w:t xml:space="preserve"> og skal efterleves i udviklingen af DVR online</w:t>
      </w:r>
      <w:r w:rsidR="00107B90">
        <w:t>.</w:t>
      </w:r>
      <w:r w:rsidR="006E7979">
        <w:t xml:space="preserve"> </w:t>
      </w:r>
    </w:p>
    <w:p>
      <w:pPr>
        <w:rPr>
          <w:ins w:id="9101" w:author="Claude" w:date="2026-09-30T09:30:00Z"/>
        </w:rPr>
      </w:pPr>
      <w:ins w:id="9102" w:author="Claude" w:date="2026-09-30T09:30:00Z">
        <w:r>
          <w:t xml:space="preserve">Dette appendiks beskriver brugerfladen for Optionen, jf. Kontraktens punkt 6.2 og 6.3, og understøtter kravene i bilag 3A, afsnit 2.1, 2.3 og 3.5. Vederlaget for Optionen fremgår af bilag 12, Appendiks A, punkt 8.</w:t>
        </w:r>
      </w:ins>
    </w:p>
    <w:p w:rsidR="006C5817" w:rsidP="006C5817" w:rsidRDefault="00624259" w14:paraId="00D7AFF5" w14:textId="5ED7F895">
      <w:r>
        <w:t xml:space="preserve">I beskrivelsen </w:t>
      </w:r>
      <w:r w:rsidR="0009343D">
        <w:t xml:space="preserve">er </w:t>
      </w:r>
      <w:r w:rsidRPr="009A7027" w:rsidR="009A7027">
        <w:t>sikret</w:t>
      </w:r>
      <w:r w:rsidR="006C5817">
        <w:t xml:space="preserve"> </w:t>
      </w:r>
      <w:r w:rsidR="0009343D">
        <w:t xml:space="preserve">at </w:t>
      </w:r>
      <w:r w:rsidR="006C5817">
        <w:t xml:space="preserve">alle krav i receptbekendtgørelsen og </w:t>
      </w:r>
      <w:r w:rsidRPr="009A7027" w:rsidR="009A7027">
        <w:t>vet-forordningen det er muligt at realisere, er indarbejde</w:t>
      </w:r>
      <w:r w:rsidR="009A7027">
        <w:t>t.</w:t>
      </w:r>
      <w:r w:rsidR="00213621">
        <w:t xml:space="preserve"> </w:t>
      </w:r>
      <w:r w:rsidR="0009343D">
        <w:t xml:space="preserve">I beskrivelsen </w:t>
      </w:r>
      <w:r w:rsidR="006C5817">
        <w:t>gennemgås dataforudsætninger, funktion</w:t>
      </w:r>
      <w:r w:rsidR="00BB20CF">
        <w:t>er</w:t>
      </w:r>
      <w:r w:rsidR="006C5817">
        <w:t xml:space="preserve"> og valideringer, der </w:t>
      </w:r>
      <w:r w:rsidR="00767B1B">
        <w:t xml:space="preserve">ønskes </w:t>
      </w:r>
      <w:r w:rsidR="006C5817">
        <w:t>tilknyttet brugerflade</w:t>
      </w:r>
      <w:r w:rsidR="001438E9">
        <w:t>rne</w:t>
      </w:r>
      <w:r w:rsidR="006C5817">
        <w:t>.</w:t>
      </w:r>
    </w:p>
    <w:p w:rsidR="005F5122" w:rsidP="000559CA" w:rsidRDefault="0009343D" w14:paraId="47E16ECA" w14:textId="261AA56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</w:t>
      </w:r>
      <w:r w:rsidRPr="00FF50B3" w:rsidR="006C5817">
        <w:rPr>
          <w:rFonts w:cstheme="minorHAnsi"/>
          <w:color w:val="000000" w:themeColor="text1"/>
        </w:rPr>
        <w:t xml:space="preserve">n stor del af dataunderstøttelsen </w:t>
      </w:r>
      <w:r>
        <w:rPr>
          <w:rFonts w:cstheme="minorHAnsi"/>
          <w:color w:val="000000" w:themeColor="text1"/>
        </w:rPr>
        <w:t xml:space="preserve">er </w:t>
      </w:r>
      <w:r w:rsidRPr="00FF50B3" w:rsidR="006C5817">
        <w:rPr>
          <w:rFonts w:cstheme="minorHAnsi"/>
          <w:color w:val="000000" w:themeColor="text1"/>
        </w:rPr>
        <w:t xml:space="preserve">baseret på </w:t>
      </w:r>
      <w:r>
        <w:rPr>
          <w:rFonts w:cstheme="minorHAnsi"/>
          <w:color w:val="000000" w:themeColor="text1"/>
        </w:rPr>
        <w:t>lægemiddeldata</w:t>
      </w:r>
      <w:r w:rsidRPr="00FF50B3" w:rsidR="006C5817">
        <w:rPr>
          <w:rFonts w:cstheme="minorHAnsi"/>
          <w:color w:val="000000" w:themeColor="text1"/>
        </w:rPr>
        <w:t xml:space="preserve">, der udsendes af medicinpriser hver 14. dag, og som repræsenterer såvel de humane som veterinære lægemidler tilgængelige på det danske marked. </w:t>
      </w:r>
      <w:r w:rsidRPr="008C4C1D" w:rsidR="006A1FF1">
        <w:rPr>
          <w:rFonts w:cstheme="minorHAnsi"/>
          <w:color w:val="000000" w:themeColor="text1"/>
        </w:rPr>
        <w:t>Lægemidl</w:t>
      </w:r>
      <w:r w:rsidRPr="008C4C1D" w:rsidR="005E44BD">
        <w:rPr>
          <w:rFonts w:cstheme="minorHAnsi"/>
          <w:color w:val="000000" w:themeColor="text1"/>
        </w:rPr>
        <w:t>er</w:t>
      </w:r>
      <w:r w:rsidR="006A1FF1">
        <w:rPr>
          <w:rFonts w:cstheme="minorHAnsi"/>
          <w:color w:val="000000" w:themeColor="text1"/>
        </w:rPr>
        <w:t xml:space="preserve"> fra medicinpriser er indeholdt i stamdata i </w:t>
      </w:r>
      <w:r w:rsidRPr="008C4C1D" w:rsidR="000F559C">
        <w:rPr>
          <w:rFonts w:cstheme="minorHAnsi"/>
          <w:color w:val="000000" w:themeColor="text1"/>
        </w:rPr>
        <w:t>L</w:t>
      </w:r>
      <w:r w:rsidRPr="008C4C1D" w:rsidR="006A1FF1">
        <w:rPr>
          <w:rFonts w:cstheme="minorHAnsi"/>
          <w:color w:val="000000" w:themeColor="text1"/>
        </w:rPr>
        <w:t>øsningen.</w:t>
      </w:r>
      <w:r w:rsidR="00BB20CF">
        <w:rPr>
          <w:rFonts w:cstheme="minorHAnsi"/>
          <w:color w:val="000000" w:themeColor="text1"/>
        </w:rPr>
        <w:t xml:space="preserve"> </w:t>
      </w:r>
      <w:r w:rsidR="000559CA">
        <w:rPr>
          <w:rFonts w:cstheme="minorHAnsi"/>
          <w:color w:val="000000" w:themeColor="text1"/>
        </w:rPr>
        <w:t>Det samme gælder for</w:t>
      </w:r>
      <w:r w:rsidR="006C5817">
        <w:rPr>
          <w:rFonts w:cstheme="minorHAnsi"/>
          <w:color w:val="000000" w:themeColor="text1"/>
        </w:rPr>
        <w:t xml:space="preserve"> d</w:t>
      </w:r>
      <w:r w:rsidRPr="008C4C1D" w:rsidR="006C5817">
        <w:rPr>
          <w:rFonts w:cstheme="minorHAnsi"/>
          <w:color w:val="000000" w:themeColor="text1"/>
        </w:rPr>
        <w:t xml:space="preserve">yrearter, </w:t>
      </w:r>
      <w:r w:rsidRPr="008C4C1D" w:rsidR="005F5122">
        <w:rPr>
          <w:rFonts w:cstheme="minorHAnsi"/>
          <w:color w:val="000000" w:themeColor="text1"/>
        </w:rPr>
        <w:t>aldersgrupper</w:t>
      </w:r>
      <w:r w:rsidR="005F5122">
        <w:rPr>
          <w:rFonts w:cstheme="minorHAnsi"/>
          <w:color w:val="000000" w:themeColor="text1"/>
        </w:rPr>
        <w:t xml:space="preserve">, </w:t>
      </w:r>
      <w:r w:rsidRPr="008C4C1D" w:rsidR="005F5122">
        <w:rPr>
          <w:rFonts w:cstheme="minorHAnsi"/>
          <w:color w:val="000000" w:themeColor="text1"/>
        </w:rPr>
        <w:t>ordinationsgrupper</w:t>
      </w:r>
      <w:r w:rsidR="005F5122">
        <w:rPr>
          <w:rFonts w:cstheme="minorHAnsi"/>
          <w:color w:val="000000" w:themeColor="text1"/>
        </w:rPr>
        <w:t xml:space="preserve">, </w:t>
      </w:r>
      <w:r w:rsidRPr="008C4C1D" w:rsidR="000559CA">
        <w:rPr>
          <w:rFonts w:cstheme="minorHAnsi"/>
          <w:color w:val="000000" w:themeColor="text1"/>
        </w:rPr>
        <w:t>besætninger</w:t>
      </w:r>
      <w:r w:rsidR="000559CA">
        <w:rPr>
          <w:rFonts w:cstheme="minorHAnsi"/>
          <w:color w:val="000000" w:themeColor="text1"/>
        </w:rPr>
        <w:t>, besætningsejere,</w:t>
      </w:r>
      <w:r>
        <w:rPr>
          <w:rFonts w:cstheme="minorHAnsi"/>
          <w:color w:val="000000" w:themeColor="text1"/>
        </w:rPr>
        <w:t xml:space="preserve"> og </w:t>
      </w:r>
      <w:r w:rsidR="000559CA">
        <w:rPr>
          <w:rFonts w:cstheme="minorHAnsi"/>
          <w:color w:val="000000" w:themeColor="text1"/>
        </w:rPr>
        <w:t xml:space="preserve">data for dyrlæger. </w:t>
      </w:r>
      <w:r w:rsidRPr="008C4C1D" w:rsidR="005F5122">
        <w:rPr>
          <w:rFonts w:cstheme="minorHAnsi"/>
          <w:color w:val="000000" w:themeColor="text1"/>
        </w:rPr>
        <w:t xml:space="preserve">For </w:t>
      </w:r>
      <w:r w:rsidR="00B954B7">
        <w:rPr>
          <w:rFonts w:cstheme="minorHAnsi"/>
          <w:color w:val="000000" w:themeColor="text1"/>
        </w:rPr>
        <w:t>andre</w:t>
      </w:r>
      <w:r>
        <w:rPr>
          <w:rFonts w:cstheme="minorHAnsi"/>
          <w:color w:val="000000" w:themeColor="text1"/>
        </w:rPr>
        <w:t xml:space="preserve"> lægemidler</w:t>
      </w:r>
      <w:r w:rsidR="006C5817">
        <w:rPr>
          <w:rFonts w:cstheme="minorHAnsi"/>
          <w:color w:val="000000" w:themeColor="text1"/>
        </w:rPr>
        <w:t xml:space="preserve"> </w:t>
      </w:r>
      <w:r w:rsidR="000559CA">
        <w:rPr>
          <w:rFonts w:cstheme="minorHAnsi"/>
          <w:color w:val="000000" w:themeColor="text1"/>
        </w:rPr>
        <w:t>som</w:t>
      </w:r>
      <w:r w:rsidR="005F5122">
        <w:rPr>
          <w:rFonts w:cstheme="minorHAnsi"/>
          <w:color w:val="000000" w:themeColor="text1"/>
        </w:rPr>
        <w:t xml:space="preserve"> </w:t>
      </w:r>
      <w:r w:rsidR="006C5817">
        <w:rPr>
          <w:rFonts w:cstheme="minorHAnsi"/>
          <w:color w:val="000000" w:themeColor="text1"/>
        </w:rPr>
        <w:t xml:space="preserve">ikke </w:t>
      </w:r>
      <w:r w:rsidR="000559CA">
        <w:rPr>
          <w:rFonts w:cstheme="minorHAnsi"/>
          <w:color w:val="000000" w:themeColor="text1"/>
        </w:rPr>
        <w:t xml:space="preserve">er </w:t>
      </w:r>
      <w:r w:rsidR="006C5817">
        <w:rPr>
          <w:rFonts w:cstheme="minorHAnsi"/>
          <w:color w:val="000000" w:themeColor="text1"/>
        </w:rPr>
        <w:t xml:space="preserve">indeholdt i </w:t>
      </w:r>
      <w:r>
        <w:rPr>
          <w:rFonts w:cstheme="minorHAnsi"/>
          <w:color w:val="000000" w:themeColor="text1"/>
        </w:rPr>
        <w:t>medicinpriser</w:t>
      </w:r>
      <w:r w:rsidR="00B954B7">
        <w:rPr>
          <w:rFonts w:cstheme="minorHAnsi"/>
          <w:color w:val="000000" w:themeColor="text1"/>
        </w:rPr>
        <w:t xml:space="preserve"> (</w:t>
      </w:r>
      <w:r w:rsidR="00B954B7">
        <w:t xml:space="preserve">Ikke registrerede specialiteter (IRS), </w:t>
      </w:r>
      <w:proofErr w:type="spellStart"/>
      <w:r w:rsidR="00B954B7">
        <w:t>magistrelt</w:t>
      </w:r>
      <w:proofErr w:type="spellEnd"/>
      <w:r w:rsidR="00B954B7">
        <w:t xml:space="preserve"> fremstillede lægemidler, s</w:t>
      </w:r>
      <w:r w:rsidRPr="00876D32" w:rsidR="00B954B7">
        <w:t>tærke vitaminer</w:t>
      </w:r>
      <w:r w:rsidR="00B954B7">
        <w:t>,</w:t>
      </w:r>
      <w:r w:rsidRPr="00876D32" w:rsidR="00B954B7">
        <w:t xml:space="preserve"> mineralpræparater, naturlægemidler og radioaktive lægemidler</w:t>
      </w:r>
      <w:r w:rsidR="00B954B7">
        <w:t>)</w:t>
      </w:r>
      <w:r w:rsidR="000559CA">
        <w:rPr>
          <w:rFonts w:cstheme="minorHAnsi"/>
          <w:color w:val="000000" w:themeColor="text1"/>
        </w:rPr>
        <w:t xml:space="preserve"> og andre data f.eks. </w:t>
      </w:r>
      <w:r w:rsidRPr="008C4C1D" w:rsidR="005F5122">
        <w:rPr>
          <w:rFonts w:cstheme="minorHAnsi"/>
          <w:color w:val="000000" w:themeColor="text1"/>
        </w:rPr>
        <w:t>veterinære indikationer</w:t>
      </w:r>
      <w:r w:rsidR="000559CA">
        <w:rPr>
          <w:rFonts w:cstheme="minorHAnsi"/>
          <w:color w:val="000000" w:themeColor="text1"/>
        </w:rPr>
        <w:t xml:space="preserve"> og</w:t>
      </w:r>
      <w:r w:rsidR="005F5122">
        <w:rPr>
          <w:rFonts w:cstheme="minorHAnsi"/>
          <w:color w:val="000000" w:themeColor="text1"/>
        </w:rPr>
        <w:t xml:space="preserve"> tilbageholdelsestider</w:t>
      </w:r>
      <w:r w:rsidR="000559CA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</w:t>
      </w:r>
      <w:r w:rsidRPr="008C4C1D" w:rsidR="006C5817">
        <w:rPr>
          <w:rFonts w:cstheme="minorHAnsi"/>
          <w:color w:val="000000" w:themeColor="text1"/>
        </w:rPr>
        <w:t>så skal disse data</w:t>
      </w:r>
      <w:r w:rsidRPr="008C4C1D" w:rsidR="005F5122">
        <w:rPr>
          <w:rFonts w:cstheme="minorHAnsi"/>
          <w:color w:val="000000" w:themeColor="text1"/>
        </w:rPr>
        <w:t xml:space="preserve"> indtastes/angives manuelt</w:t>
      </w:r>
      <w:r w:rsidRPr="008C4C1D" w:rsidR="00AC77EA">
        <w:rPr>
          <w:rFonts w:cstheme="minorHAnsi"/>
          <w:color w:val="000000" w:themeColor="text1"/>
        </w:rPr>
        <w:t xml:space="preserve"> af dyrlægen.</w:t>
      </w:r>
      <w:r w:rsidR="000559CA">
        <w:rPr>
          <w:rFonts w:cstheme="minorHAnsi"/>
          <w:color w:val="000000" w:themeColor="text1"/>
        </w:rPr>
        <w:t xml:space="preserve"> For hvert felt i receptformularen er angivet om data er understøttet af stamdata eller skal indtastes manuelt af dyrlægen.</w:t>
      </w:r>
    </w:p>
    <w:p w:rsidR="00EC0731" w:rsidP="006E6C5D" w:rsidRDefault="006E6C5D" w14:paraId="5FD9AEF1" w14:textId="64ACF18A">
      <w:pPr>
        <w:rPr>
          <w:rFonts w:cstheme="minorHAnsi"/>
          <w:color w:val="000000" w:themeColor="text1"/>
        </w:rPr>
      </w:pPr>
      <w:r w:rsidRPr="006E6C5D">
        <w:rPr>
          <w:rFonts w:cstheme="minorHAnsi"/>
          <w:color w:val="000000" w:themeColor="text1"/>
        </w:rPr>
        <w:t xml:space="preserve">Lægemiddelstyrelsen har </w:t>
      </w:r>
      <w:r w:rsidR="00BF20E6">
        <w:rPr>
          <w:rFonts w:cstheme="minorHAnsi"/>
          <w:color w:val="000000" w:themeColor="text1"/>
        </w:rPr>
        <w:t xml:space="preserve">senere </w:t>
      </w:r>
      <w:r w:rsidR="00264B39">
        <w:rPr>
          <w:rFonts w:cstheme="minorHAnsi"/>
          <w:color w:val="000000" w:themeColor="text1"/>
        </w:rPr>
        <w:t>i sideløbende ini</w:t>
      </w:r>
      <w:r w:rsidR="002944AB">
        <w:rPr>
          <w:rFonts w:cstheme="minorHAnsi"/>
          <w:color w:val="000000" w:themeColor="text1"/>
        </w:rPr>
        <w:t>ti</w:t>
      </w:r>
      <w:r w:rsidR="0079363A">
        <w:rPr>
          <w:rFonts w:cstheme="minorHAnsi"/>
          <w:color w:val="000000" w:themeColor="text1"/>
        </w:rPr>
        <w:t xml:space="preserve">ativer </w:t>
      </w:r>
      <w:r w:rsidRPr="006E6C5D">
        <w:rPr>
          <w:rFonts w:cstheme="minorHAnsi"/>
          <w:color w:val="000000" w:themeColor="text1"/>
        </w:rPr>
        <w:t>til hensigt at etablere de tekniske forudsætninger for, at det relevante og gældende produktresumé (SPC) entydigt og systemunderstøttet kan tilgås på grundlag af lægemiddeldata i forbindelse med receptudstedelsen i DVR Online</w:t>
      </w:r>
      <w:r w:rsidR="002944AB">
        <w:rPr>
          <w:rFonts w:cstheme="minorHAnsi"/>
          <w:color w:val="000000" w:themeColor="text1"/>
        </w:rPr>
        <w:t>, men det u</w:t>
      </w:r>
      <w:r w:rsidR="003B7959">
        <w:rPr>
          <w:rFonts w:cstheme="minorHAnsi"/>
          <w:color w:val="000000" w:themeColor="text1"/>
        </w:rPr>
        <w:t>destår for nuværende</w:t>
      </w:r>
      <w:r w:rsidRPr="006E6C5D">
        <w:rPr>
          <w:rFonts w:cstheme="minorHAnsi"/>
          <w:color w:val="000000" w:themeColor="text1"/>
        </w:rPr>
        <w:t>.</w:t>
      </w:r>
    </w:p>
    <w:p w:rsidR="00C86EB4" w:rsidP="00C86EB4" w:rsidRDefault="00C86EB4" w14:paraId="166982C1" w14:textId="29B7230D">
      <w:r>
        <w:t xml:space="preserve">I nedenstående figur er vist en oversigt over, hvorledes de enkelte brugerflader er linket og som kan manøvreres i mellem. </w:t>
      </w:r>
    </w:p>
    <w:p w:rsidR="006E0DB6" w:rsidP="00C86EB4" w:rsidRDefault="006E0DB6" w14:paraId="1D8645BD" w14:textId="62B9C5D0">
      <w:r>
        <w:t xml:space="preserve">Receptformularen skal være understøttet af brødkrummer </w:t>
      </w:r>
      <w:r w:rsidRPr="006E0DB6">
        <w:t xml:space="preserve">der viser brugeren </w:t>
      </w:r>
      <w:r>
        <w:t xml:space="preserve">sin </w:t>
      </w:r>
      <w:r w:rsidRPr="006E0DB6">
        <w:t>aktuelle placering</w:t>
      </w:r>
      <w:r>
        <w:t>.</w:t>
      </w:r>
    </w:p>
    <w:p w:rsidRPr="00C86EB4" w:rsidR="00B954B7" w:rsidP="00C86EB4" w:rsidRDefault="00B954B7" w14:paraId="3A7E74BB" w14:textId="77777777"/>
    <w:p w:rsidR="001D326B" w:rsidP="00981A21" w:rsidRDefault="00B02D68" w14:paraId="0598A4EE" w14:textId="79EA17CA">
      <w:r w:rsidRPr="00B02D68">
        <w:rPr>
          <w:noProof/>
        </w:rPr>
        <w:drawing>
          <wp:inline distT="0" distB="0" distL="0" distR="0" wp14:anchorId="249F987F" wp14:editId="31E13434">
            <wp:extent cx="5137150" cy="3111500"/>
            <wp:effectExtent l="0" t="0" r="6350" b="0"/>
            <wp:docPr id="1109629501" name="Billede 1" descr="Et billede, der indeholder tekst, skærmbillede, Font/skrifttype, Rektang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9501" name="Billede 1" descr="Et billede, der indeholder tekst, skærmbillede, Font/skrifttype, Rektangel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415" cy="311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B6" w:rsidP="00914EB6" w:rsidRDefault="00914EB6" w14:paraId="1D289CE5" w14:textId="641979F7">
      <w:pPr>
        <w:rPr>
          <w:rStyle w:val="IntenseEmphasis"/>
          <w:color w:val="auto"/>
        </w:rPr>
      </w:pPr>
      <w:r w:rsidRPr="00747652">
        <w:rPr>
          <w:rStyle w:val="IntenseEmphasis"/>
          <w:color w:val="auto"/>
        </w:rPr>
        <w:t xml:space="preserve">Figur 1: Navne og sammenhæng på </w:t>
      </w:r>
      <w:r>
        <w:rPr>
          <w:rStyle w:val="IntenseEmphasis"/>
          <w:color w:val="auto"/>
        </w:rPr>
        <w:t xml:space="preserve">formularerne der samlet udgør </w:t>
      </w:r>
      <w:r w:rsidRPr="00747652">
        <w:rPr>
          <w:rStyle w:val="IntenseEmphasis"/>
          <w:color w:val="auto"/>
        </w:rPr>
        <w:t>brugerflade</w:t>
      </w:r>
      <w:r>
        <w:rPr>
          <w:rStyle w:val="IntenseEmphasis"/>
          <w:color w:val="auto"/>
        </w:rPr>
        <w:t>n i DVR online</w:t>
      </w:r>
    </w:p>
    <w:p w:rsidRPr="00747652" w:rsidR="00E0348A" w:rsidP="00914EB6" w:rsidRDefault="00E0348A" w14:paraId="523080E1" w14:textId="77777777">
      <w:pPr>
        <w:rPr>
          <w:rStyle w:val="IntenseEmphasis"/>
          <w:color w:val="auto"/>
        </w:rPr>
      </w:pPr>
    </w:p>
    <w:p w:rsidR="00041C68" w:rsidP="00713963" w:rsidRDefault="00FF50B3" w14:paraId="4F69CA92" w14:textId="09A9695F">
      <w:pPr>
        <w:pStyle w:val="Heading1"/>
        <w:numPr>
          <w:ilvl w:val="0"/>
          <w:numId w:val="16"/>
        </w:numPr>
      </w:pPr>
      <w:bookmarkStart w:name="_Toc240965732" w:id="1"/>
      <w:r>
        <w:t>Log-in</w:t>
      </w:r>
      <w:bookmarkEnd w:id="1"/>
    </w:p>
    <w:p w:rsidR="00E0348A" w:rsidP="00E0348A" w:rsidRDefault="00E0348A" w14:paraId="5C38BADB" w14:textId="77777777">
      <w:pPr>
        <w:spacing w:after="0"/>
      </w:pPr>
    </w:p>
    <w:p w:rsidR="002D0B6E" w:rsidP="00FF50B3" w:rsidRDefault="00213621" w14:paraId="288D1AC8" w14:textId="4F39171E">
      <w:r>
        <w:t>Adgangen til DVR</w:t>
      </w:r>
      <w:r w:rsidR="00206404">
        <w:t xml:space="preserve"> online </w:t>
      </w:r>
      <w:r>
        <w:t xml:space="preserve">indledes via </w:t>
      </w:r>
      <w:r w:rsidR="009A7027">
        <w:t>siden ”DVR online</w:t>
      </w:r>
      <w:r w:rsidR="00041C68">
        <w:t>”</w:t>
      </w:r>
      <w:r>
        <w:t xml:space="preserve">, </w:t>
      </w:r>
      <w:r w:rsidR="00206404">
        <w:t>som er første trin i en</w:t>
      </w:r>
      <w:r w:rsidR="00FF50B3">
        <w:t xml:space="preserve"> </w:t>
      </w:r>
      <w:r w:rsidR="00041C68">
        <w:t>log-in procedure</w:t>
      </w:r>
      <w:r w:rsidR="00FF50B3">
        <w:t>, som den forestilles, når d</w:t>
      </w:r>
      <w:r w:rsidR="00041C68">
        <w:t>yrlæger ønsker adgang til DVR</w:t>
      </w:r>
      <w:r w:rsidR="00BC03F1">
        <w:t xml:space="preserve"> online</w:t>
      </w:r>
      <w:r w:rsidR="00FF50B3">
        <w:t xml:space="preserve">. </w:t>
      </w:r>
      <w:r w:rsidR="009A7027">
        <w:t xml:space="preserve">Adgangen kan læne sig op </w:t>
      </w:r>
      <w:r w:rsidR="00583E8E">
        <w:t>ad</w:t>
      </w:r>
      <w:r w:rsidR="009A7027">
        <w:t xml:space="preserve"> den fremgangsmåde og udseende som er benyttet ved FMK-online:</w:t>
      </w:r>
    </w:p>
    <w:p w:rsidR="00E0348A" w:rsidP="00FF50B3" w:rsidRDefault="00E0348A" w14:paraId="53CBCB42" w14:textId="77777777"/>
    <w:p w:rsidR="009A7027" w:rsidP="00FF50B3" w:rsidRDefault="00C82FC4" w14:paraId="3A1C8087" w14:textId="76984EEB">
      <w:r w:rsidRPr="009A7027">
        <w:rPr>
          <w:noProof/>
        </w:rPr>
        <w:drawing>
          <wp:inline distT="0" distB="0" distL="0" distR="0" wp14:anchorId="4C187EE3" wp14:editId="62C8AB7F">
            <wp:extent cx="5037897" cy="2738487"/>
            <wp:effectExtent l="0" t="0" r="0" b="5080"/>
            <wp:docPr id="633397878" name="Billede 1" descr="Et billede, der indeholder tekst, skærmbillede, Font/skrifttyp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7878" name="Billede 1" descr="Et billede, der indeholder tekst, skærmbillede, Font/skrifttype, software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2519" cy="27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47652" w:rsidR="00C82FC4" w:rsidP="00C82FC4" w:rsidRDefault="00C82FC4" w14:paraId="20BA80CA" w14:textId="2F145964">
      <w:pPr>
        <w:rPr>
          <w:rStyle w:val="IntenseEmphasis"/>
          <w:color w:val="auto"/>
        </w:rPr>
      </w:pPr>
      <w:r w:rsidRPr="00747652">
        <w:rPr>
          <w:rStyle w:val="IntenseEmphasis"/>
          <w:color w:val="auto"/>
        </w:rPr>
        <w:t xml:space="preserve">Figur </w:t>
      </w:r>
      <w:r>
        <w:rPr>
          <w:rStyle w:val="IntenseEmphasis"/>
          <w:color w:val="auto"/>
        </w:rPr>
        <w:t>3</w:t>
      </w:r>
      <w:r w:rsidRPr="00747652">
        <w:rPr>
          <w:rStyle w:val="IntenseEmphasis"/>
          <w:color w:val="auto"/>
        </w:rPr>
        <w:t xml:space="preserve">: </w:t>
      </w:r>
      <w:r>
        <w:rPr>
          <w:rStyle w:val="IntenseEmphasis"/>
          <w:color w:val="auto"/>
        </w:rPr>
        <w:t>Velkomstside ved login til FMK-online</w:t>
      </w:r>
    </w:p>
    <w:p w:rsidR="009A7027" w:rsidP="00E0348A" w:rsidRDefault="009A7027" w14:paraId="22E5C825" w14:textId="6F77FA43">
      <w:pPr>
        <w:spacing w:after="0"/>
      </w:pPr>
    </w:p>
    <w:p w:rsidR="000406A7" w:rsidP="00FF50B3" w:rsidRDefault="000406A7" w14:paraId="618DD464" w14:textId="3018CC3B">
      <w:r>
        <w:t xml:space="preserve">Ved login valideres det, ved brug af </w:t>
      </w:r>
      <w:r w:rsidRPr="00D825C9" w:rsidR="00D825C9">
        <w:t>Dyrlæger-stamdataservices</w:t>
      </w:r>
      <w:r w:rsidR="00D825C9">
        <w:t xml:space="preserve">, at dyrlægen har en </w:t>
      </w:r>
      <w:r w:rsidRPr="00876D32" w:rsidR="00D825C9">
        <w:t>gældende autorisation</w:t>
      </w:r>
      <w:r w:rsidR="00D825C9">
        <w:t xml:space="preserve"> og ordinationsret. Hvis brugeren ikke har det</w:t>
      </w:r>
      <w:r w:rsidR="009A7027">
        <w:t>,</w:t>
      </w:r>
      <w:r w:rsidR="00D825C9">
        <w:t xml:space="preserve"> </w:t>
      </w:r>
      <w:r w:rsidR="009A7027">
        <w:t xml:space="preserve">gives en meddelelse om </w:t>
      </w:r>
      <w:r w:rsidR="00D825C9">
        <w:t xml:space="preserve">at det kræver en gyldig dansk dyrlægeautorisation og ordinationsret for at logge på DVR online og at hvis vedkommende er autoriseret dyrlæge i Danmark, så skal </w:t>
      </w:r>
      <w:r w:rsidR="009A7027">
        <w:t>vedkommende</w:t>
      </w:r>
      <w:r w:rsidR="00D825C9">
        <w:t xml:space="preserve"> rette henvendelse til Fødevarestyrelsen </w:t>
      </w:r>
      <w:r w:rsidR="009A7027">
        <w:t>via kontaktindgang som dyrlæger benytter i kontakten med Fødevarestyrelsen.</w:t>
      </w:r>
      <w:r w:rsidR="00D825C9">
        <w:t xml:space="preserve"> </w:t>
      </w:r>
    </w:p>
    <w:p w:rsidR="009A7027" w:rsidP="00FF50B3" w:rsidRDefault="009A7027" w14:paraId="283D14D4" w14:textId="77777777"/>
    <w:p w:rsidR="00083B29" w:rsidP="00713963" w:rsidRDefault="00083B29" w14:paraId="48493908" w14:textId="0915A0E6">
      <w:pPr>
        <w:pStyle w:val="Heading1"/>
        <w:numPr>
          <w:ilvl w:val="0"/>
          <w:numId w:val="16"/>
        </w:numPr>
      </w:pPr>
      <w:bookmarkStart w:name="_Toc240965733" w:id="2"/>
      <w:r>
        <w:t>Valg af praksis</w:t>
      </w:r>
      <w:r w:rsidR="00206404">
        <w:t>/uden for praksis</w:t>
      </w:r>
      <w:bookmarkEnd w:id="2"/>
      <w:r w:rsidR="00206404">
        <w:t xml:space="preserve"> </w:t>
      </w:r>
    </w:p>
    <w:p w:rsidR="00E0348A" w:rsidP="00E0348A" w:rsidRDefault="00E0348A" w14:paraId="242E3DDA" w14:textId="77777777">
      <w:pPr>
        <w:spacing w:after="0"/>
      </w:pPr>
    </w:p>
    <w:p w:rsidR="00491746" w:rsidP="00FF50B3" w:rsidRDefault="00366033" w14:paraId="52DF0F5D" w14:textId="77968766">
      <w:r>
        <w:t xml:space="preserve">Når dyrlæger logger </w:t>
      </w:r>
      <w:r w:rsidR="00C37C01">
        <w:t>ind</w:t>
      </w:r>
      <w:r>
        <w:t xml:space="preserve">, så vil de indledningsvis </w:t>
      </w:r>
      <w:r w:rsidR="00206404">
        <w:t>blive spurgt til om de ønsker at</w:t>
      </w:r>
      <w:r w:rsidR="00491746">
        <w:t xml:space="preserve"> udstede en recept som privat person eller som dyrlæge ansat i en praksis.</w:t>
      </w:r>
      <w:r w:rsidR="00F608DC">
        <w:t xml:space="preserve"> </w:t>
      </w:r>
      <w:r w:rsidR="00D825C9">
        <w:t xml:space="preserve">Dyrlægen skal kunne vælge mellem de dyrlægepraksis han har en tilknytning til i Dyrlæger stamdatasættet. </w:t>
      </w:r>
      <w:r w:rsidR="00C9401F">
        <w:t>De</w:t>
      </w:r>
      <w:r w:rsidR="00491746">
        <w:t>r</w:t>
      </w:r>
      <w:r w:rsidR="00C9401F">
        <w:t xml:space="preserve"> skal fremgå en tekst der fortæller dyrlægen at de dyrlægepraksis </w:t>
      </w:r>
      <w:r w:rsidR="00491746">
        <w:t xml:space="preserve">vedkommende </w:t>
      </w:r>
      <w:r w:rsidR="00C9401F">
        <w:t xml:space="preserve">kan vælge </w:t>
      </w:r>
      <w:r w:rsidR="00715863">
        <w:t>mellem,</w:t>
      </w:r>
      <w:r w:rsidR="00C9401F">
        <w:t xml:space="preserve"> er dem </w:t>
      </w:r>
      <w:r w:rsidR="00491746">
        <w:t>dyrlægen</w:t>
      </w:r>
      <w:r w:rsidR="00C9401F">
        <w:t xml:space="preserve"> er tilknyttet i VetStat, at det er </w:t>
      </w:r>
      <w:r w:rsidR="00491746">
        <w:t>dyrlægens</w:t>
      </w:r>
      <w:r w:rsidR="00C9401F">
        <w:t xml:space="preserve"> eget ansvar at data i VetStat er korrekte og at </w:t>
      </w:r>
      <w:r w:rsidR="00491746">
        <w:t>dyrlægen</w:t>
      </w:r>
      <w:r w:rsidR="00C9401F">
        <w:t xml:space="preserve"> kan ændre dem ved at gå til VetStat</w:t>
      </w:r>
      <w:r w:rsidR="00491746">
        <w:t>:</w:t>
      </w:r>
    </w:p>
    <w:p w:rsidR="00D825C9" w:rsidP="00FF50B3" w:rsidRDefault="00491746" w14:paraId="2EA3EF04" w14:textId="34E40514">
      <w:r w:rsidRPr="00491746">
        <w:rPr>
          <w:noProof/>
        </w:rPr>
        <w:drawing>
          <wp:inline distT="0" distB="0" distL="0" distR="0" wp14:anchorId="2AA394D4" wp14:editId="3394ABCB">
            <wp:extent cx="6120130" cy="2745740"/>
            <wp:effectExtent l="0" t="0" r="0" b="0"/>
            <wp:docPr id="1842714480" name="Billede 1" descr="Et billede, der indeholder tekst, skærmbillede, software, Websi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14480" name="Billede 1" descr="Et billede, der indeholder tekst, skærmbillede, software, Webside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01F">
        <w:t xml:space="preserve"> </w:t>
      </w:r>
    </w:p>
    <w:p w:rsidRPr="00747652" w:rsidR="00C82FC4" w:rsidP="00C82FC4" w:rsidRDefault="00C82FC4" w14:paraId="7E6AD707" w14:textId="2EE59253">
      <w:pPr>
        <w:rPr>
          <w:rStyle w:val="IntenseEmphasis"/>
          <w:color w:val="auto"/>
        </w:rPr>
      </w:pPr>
      <w:r w:rsidRPr="00747652">
        <w:rPr>
          <w:rStyle w:val="IntenseEmphasis"/>
          <w:color w:val="auto"/>
        </w:rPr>
        <w:t xml:space="preserve">Figur </w:t>
      </w:r>
      <w:r>
        <w:rPr>
          <w:rStyle w:val="IntenseEmphasis"/>
          <w:color w:val="auto"/>
        </w:rPr>
        <w:t>3</w:t>
      </w:r>
      <w:r w:rsidRPr="00747652">
        <w:rPr>
          <w:rStyle w:val="IntenseEmphasis"/>
          <w:color w:val="auto"/>
        </w:rPr>
        <w:t xml:space="preserve">: </w:t>
      </w:r>
      <w:r>
        <w:rPr>
          <w:rStyle w:val="IntenseEmphasis"/>
          <w:color w:val="auto"/>
        </w:rPr>
        <w:t>Velkomstside ved login til VetStat</w:t>
      </w:r>
    </w:p>
    <w:p w:rsidRPr="00C82FC4" w:rsidR="00C82FC4" w:rsidP="00C82FC4" w:rsidRDefault="00C82FC4" w14:paraId="7827FC9A" w14:textId="77777777"/>
    <w:p w:rsidR="00041C68" w:rsidP="00713963" w:rsidRDefault="00041C68" w14:paraId="5C98CE51" w14:textId="05033ADC">
      <w:pPr>
        <w:pStyle w:val="Heading1"/>
        <w:numPr>
          <w:ilvl w:val="0"/>
          <w:numId w:val="16"/>
        </w:numPr>
      </w:pPr>
      <w:bookmarkStart w:name="_Toc240965734" w:id="3"/>
      <w:r>
        <w:t>Forside – dyrlæger</w:t>
      </w:r>
      <w:bookmarkEnd w:id="3"/>
    </w:p>
    <w:p w:rsidR="00E0348A" w:rsidP="00E0348A" w:rsidRDefault="00E0348A" w14:paraId="79C1B300" w14:textId="77777777">
      <w:pPr>
        <w:spacing w:after="0"/>
      </w:pPr>
    </w:p>
    <w:p w:rsidR="00041C68" w:rsidP="00041C68" w:rsidRDefault="00041C68" w14:paraId="6D2FDB0E" w14:textId="7D8F33C3">
      <w:r>
        <w:t xml:space="preserve">Når dyrlæger har valgt tilknytning </w:t>
      </w:r>
      <w:r w:rsidR="0077119E">
        <w:t>(</w:t>
      </w:r>
      <w:r>
        <w:t>praksis</w:t>
      </w:r>
      <w:r w:rsidR="0077119E">
        <w:t>/uden for praksis)</w:t>
      </w:r>
      <w:r>
        <w:t xml:space="preserve"> gives adgang til ”forsiden”. En beskrivelse af </w:t>
      </w:r>
      <w:r w:rsidR="00491746">
        <w:t xml:space="preserve">data og </w:t>
      </w:r>
      <w:r>
        <w:t>funktionaliteter følger nedenstående.</w:t>
      </w:r>
    </w:p>
    <w:p w:rsidR="00041C68" w:rsidP="00041C68" w:rsidRDefault="00491746" w14:paraId="5FF39BEC" w14:textId="5DD8BE46">
      <w:r>
        <w:t>Forsiden skal vise data for den aktive bruger.</w:t>
      </w:r>
    </w:p>
    <w:tbl>
      <w:tblPr>
        <w:tblStyle w:val="Tabel-Gitter1"/>
        <w:tblW w:w="0" w:type="auto"/>
        <w:tblLook w:val="04A0" w:firstRow="1" w:lastRow="0" w:firstColumn="1" w:lastColumn="0" w:noHBand="0" w:noVBand="1"/>
      </w:tblPr>
      <w:tblGrid>
        <w:gridCol w:w="973"/>
        <w:gridCol w:w="2455"/>
        <w:gridCol w:w="6200"/>
      </w:tblGrid>
      <w:tr w:rsidRPr="00E0348A" w:rsidR="00491746" w:rsidTr="00E0348A" w14:paraId="319FAE3C" w14:textId="77777777">
        <w:tc>
          <w:tcPr>
            <w:tcW w:w="958" w:type="dxa"/>
            <w:shd w:val="clear" w:color="auto" w:fill="BFBFBF" w:themeFill="background1" w:themeFillShade="BF"/>
          </w:tcPr>
          <w:p w:rsidRPr="00E0348A" w:rsidR="00491746" w:rsidRDefault="00491746" w14:paraId="585B0ED1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Element</w:t>
            </w:r>
          </w:p>
        </w:tc>
        <w:tc>
          <w:tcPr>
            <w:tcW w:w="2459" w:type="dxa"/>
            <w:shd w:val="clear" w:color="auto" w:fill="BFBFBF" w:themeFill="background1" w:themeFillShade="BF"/>
          </w:tcPr>
          <w:p w:rsidRPr="00E0348A" w:rsidR="00491746" w:rsidRDefault="00491746" w14:paraId="385442D1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Titel</w:t>
            </w:r>
          </w:p>
        </w:tc>
        <w:tc>
          <w:tcPr>
            <w:tcW w:w="6211" w:type="dxa"/>
            <w:shd w:val="clear" w:color="auto" w:fill="BFBFBF" w:themeFill="background1" w:themeFillShade="BF"/>
          </w:tcPr>
          <w:p w:rsidRPr="00E0348A" w:rsidR="00491746" w:rsidRDefault="00491746" w14:paraId="13940C11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Beskrivelse</w:t>
            </w:r>
          </w:p>
        </w:tc>
      </w:tr>
      <w:tr w:rsidRPr="00FC2327" w:rsidR="00491746" w14:paraId="60BE11DC" w14:textId="77777777">
        <w:tc>
          <w:tcPr>
            <w:tcW w:w="958" w:type="dxa"/>
          </w:tcPr>
          <w:p w:rsidRPr="00FC2327" w:rsidR="00491746" w:rsidRDefault="00491746" w14:paraId="55EC0744" w14:textId="77777777">
            <w:pPr>
              <w:jc w:val="center"/>
            </w:pPr>
            <w:r>
              <w:t>1</w:t>
            </w:r>
          </w:p>
        </w:tc>
        <w:tc>
          <w:tcPr>
            <w:tcW w:w="2459" w:type="dxa"/>
          </w:tcPr>
          <w:p w:rsidR="00491746" w:rsidRDefault="00491746" w14:paraId="5ADFA2E1" w14:textId="77777777">
            <w:r>
              <w:t>Aktiv bruger</w:t>
            </w:r>
          </w:p>
        </w:tc>
        <w:tc>
          <w:tcPr>
            <w:tcW w:w="6211" w:type="dxa"/>
          </w:tcPr>
          <w:p w:rsidR="007109B6" w:rsidRDefault="00491746" w14:paraId="2E46037A" w14:textId="4EFAB4DF">
            <w:r>
              <w:t xml:space="preserve">Der vises navn på den aktive bruger samt den eventuelle praksis som ordinationen er tilknyttet. </w:t>
            </w:r>
          </w:p>
          <w:p w:rsidRPr="00FC2327" w:rsidR="00491746" w:rsidRDefault="00491746" w14:paraId="5A008368" w14:textId="5D884E52"/>
        </w:tc>
      </w:tr>
    </w:tbl>
    <w:p w:rsidR="00491746" w:rsidP="00E0348A" w:rsidRDefault="00491746" w14:paraId="6FF520BF" w14:textId="77777777">
      <w:pPr>
        <w:spacing w:after="0"/>
      </w:pPr>
    </w:p>
    <w:p w:rsidR="007109B6" w:rsidP="007109B6" w:rsidRDefault="007109B6" w14:paraId="220FFC5A" w14:textId="3C81E72E">
      <w:r>
        <w:t>På forsiden gives der mulighed for at anvende følgende funktionaliteter.</w:t>
      </w:r>
    </w:p>
    <w:tbl>
      <w:tblPr>
        <w:tblStyle w:val="Tabel-Gitter1"/>
        <w:tblW w:w="0" w:type="auto"/>
        <w:tblLook w:val="04A0" w:firstRow="1" w:lastRow="0" w:firstColumn="1" w:lastColumn="0" w:noHBand="0" w:noVBand="1"/>
      </w:tblPr>
      <w:tblGrid>
        <w:gridCol w:w="973"/>
        <w:gridCol w:w="2455"/>
        <w:gridCol w:w="6200"/>
      </w:tblGrid>
      <w:tr w:rsidRPr="00E0348A" w:rsidR="00041C68" w:rsidTr="6EF0E364" w14:paraId="5E2449B5" w14:textId="77777777">
        <w:trPr>
          <w:tblHeader/>
        </w:trPr>
        <w:tc>
          <w:tcPr>
            <w:tcW w:w="958" w:type="dxa"/>
            <w:shd w:val="clear" w:color="auto" w:fill="BFBFBF" w:themeFill="background1" w:themeFillShade="BF"/>
          </w:tcPr>
          <w:p w:rsidRPr="00E0348A" w:rsidR="00041C68" w:rsidP="009470C4" w:rsidRDefault="00041C68" w14:paraId="1FB1A60C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Element</w:t>
            </w:r>
          </w:p>
        </w:tc>
        <w:tc>
          <w:tcPr>
            <w:tcW w:w="2459" w:type="dxa"/>
            <w:shd w:val="clear" w:color="auto" w:fill="BFBFBF" w:themeFill="background1" w:themeFillShade="BF"/>
          </w:tcPr>
          <w:p w:rsidRPr="00E0348A" w:rsidR="00041C68" w:rsidP="009470C4" w:rsidRDefault="00041C68" w14:paraId="7D3BD0C1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Titel</w:t>
            </w:r>
          </w:p>
        </w:tc>
        <w:tc>
          <w:tcPr>
            <w:tcW w:w="6211" w:type="dxa"/>
            <w:shd w:val="clear" w:color="auto" w:fill="BFBFBF" w:themeFill="background1" w:themeFillShade="BF"/>
          </w:tcPr>
          <w:p w:rsidRPr="00E0348A" w:rsidR="00041C68" w:rsidP="009470C4" w:rsidRDefault="00041C68" w14:paraId="7AC4775E" w14:textId="77777777">
            <w:pPr>
              <w:rPr>
                <w:b/>
                <w:bCs/>
              </w:rPr>
            </w:pPr>
            <w:r w:rsidRPr="00E0348A">
              <w:rPr>
                <w:b/>
                <w:bCs/>
              </w:rPr>
              <w:t>Beskrivelse</w:t>
            </w:r>
          </w:p>
        </w:tc>
      </w:tr>
      <w:tr w:rsidRPr="00FC2327" w:rsidR="00041C68" w:rsidTr="6EF0E364" w14:paraId="2C68F7F3" w14:textId="77777777">
        <w:tc>
          <w:tcPr>
            <w:tcW w:w="958" w:type="dxa"/>
          </w:tcPr>
          <w:p w:rsidRPr="00FC2327" w:rsidR="00041C68" w:rsidP="00041C68" w:rsidRDefault="00D92911" w14:paraId="11579651" w14:textId="2BC5DF7C">
            <w:pPr>
              <w:jc w:val="center"/>
            </w:pPr>
            <w:r>
              <w:t>2</w:t>
            </w:r>
          </w:p>
        </w:tc>
        <w:tc>
          <w:tcPr>
            <w:tcW w:w="2459" w:type="dxa"/>
          </w:tcPr>
          <w:p w:rsidR="00041C68" w:rsidP="009470C4" w:rsidRDefault="00583E8E" w14:paraId="682E51AD" w14:textId="3F438A99">
            <w:r>
              <w:t>Udsted recept</w:t>
            </w:r>
          </w:p>
        </w:tc>
        <w:tc>
          <w:tcPr>
            <w:tcW w:w="6211" w:type="dxa"/>
          </w:tcPr>
          <w:p w:rsidRPr="00FC2327" w:rsidR="00041C68" w:rsidP="009470C4" w:rsidRDefault="00FD4AFA" w14:paraId="54005926" w14:textId="2195EA93">
            <w:r>
              <w:t>K</w:t>
            </w:r>
            <w:r w:rsidR="00027ABE">
              <w:t>na</w:t>
            </w:r>
            <w:r w:rsidR="00F154CD">
              <w:t>p</w:t>
            </w:r>
            <w:r w:rsidR="00C65364">
              <w:t xml:space="preserve"> til </w:t>
            </w:r>
            <w:r>
              <w:t xml:space="preserve">Opret recept formular </w:t>
            </w:r>
            <w:r w:rsidR="00837028">
              <w:t xml:space="preserve">hvis der ønskes </w:t>
            </w:r>
            <w:r w:rsidR="00041C68">
              <w:t>oprette</w:t>
            </w:r>
            <w:r w:rsidR="00EA2FCE">
              <w:t>t</w:t>
            </w:r>
            <w:r w:rsidR="00041C68">
              <w:t xml:space="preserve"> en ny </w:t>
            </w:r>
            <w:r>
              <w:t>recept</w:t>
            </w:r>
            <w:r w:rsidR="00041C68">
              <w:t>.</w:t>
            </w:r>
          </w:p>
        </w:tc>
      </w:tr>
      <w:tr w:rsidRPr="00FC2327" w:rsidR="00041C68" w:rsidTr="6EF0E364" w14:paraId="00DBBC3E" w14:textId="77777777">
        <w:tc>
          <w:tcPr>
            <w:tcW w:w="958" w:type="dxa"/>
          </w:tcPr>
          <w:p w:rsidR="00041C68" w:rsidP="00041C68" w:rsidRDefault="00D92911" w14:paraId="51FCE364" w14:textId="71692B9D">
            <w:pPr>
              <w:jc w:val="center"/>
            </w:pPr>
            <w:r>
              <w:t>3</w:t>
            </w:r>
          </w:p>
        </w:tc>
        <w:tc>
          <w:tcPr>
            <w:tcW w:w="2459" w:type="dxa"/>
          </w:tcPr>
          <w:p w:rsidR="00041C68" w:rsidP="009470C4" w:rsidRDefault="00F15998" w14:paraId="6DAC636B" w14:textId="2B4D4421">
            <w:r>
              <w:t>Recept</w:t>
            </w:r>
            <w:r w:rsidR="00041C68">
              <w:t xml:space="preserve"> arkiv</w:t>
            </w:r>
          </w:p>
        </w:tc>
        <w:tc>
          <w:tcPr>
            <w:tcW w:w="6211" w:type="dxa"/>
          </w:tcPr>
          <w:p w:rsidR="001513D1" w:rsidP="009470C4" w:rsidRDefault="001513D1" w14:paraId="55028998" w14:textId="5F90648D">
            <w:r>
              <w:t>Knap til Recept arkiv.</w:t>
            </w:r>
          </w:p>
          <w:p w:rsidR="00041C68" w:rsidP="009470C4" w:rsidRDefault="00041C68" w14:paraId="096EF5E3" w14:textId="62093B13">
            <w:r>
              <w:t xml:space="preserve">Her vises en oversigt over de seneste </w:t>
            </w:r>
            <w:r w:rsidR="00FD4AFA">
              <w:t>recepter udstedt</w:t>
            </w:r>
            <w:r>
              <w:t xml:space="preserve"> af pågældende dyrlæge. </w:t>
            </w:r>
            <w:r w:rsidR="00583E8E">
              <w:t xml:space="preserve">Hvis dyrlægen er logget ind som dyrlæge ansat i en praksis, kan der kun vises de recepter </w:t>
            </w:r>
            <w:r w:rsidR="001513D1">
              <w:t>som er udstedt fra denne ene praksis. De recepter som dyrlægen evt. har udstedt i forbindelse med arbejde i en anden praksis må ikke vises i samme oversigt.</w:t>
            </w:r>
            <w:r w:rsidR="00583E8E">
              <w:t xml:space="preserve"> Det skal være</w:t>
            </w:r>
            <w:r w:rsidR="001513D1">
              <w:t xml:space="preserve"> muligt </w:t>
            </w:r>
            <w:r w:rsidR="00F03AF2">
              <w:t xml:space="preserve">for brugeren </w:t>
            </w:r>
            <w:r w:rsidR="001513D1">
              <w:t xml:space="preserve">at </w:t>
            </w:r>
            <w:r w:rsidR="00583E8E">
              <w:t>konfigure</w:t>
            </w:r>
            <w:r w:rsidR="00A1433B">
              <w:t>re</w:t>
            </w:r>
            <w:r w:rsidR="001513D1">
              <w:t>,</w:t>
            </w:r>
            <w:r w:rsidR="00583E8E">
              <w:t xml:space="preserve"> hvor mange recepter som skal vises på siden.</w:t>
            </w:r>
          </w:p>
        </w:tc>
      </w:tr>
      <w:tr w:rsidRPr="00FC2327" w:rsidR="00041C68" w:rsidTr="6EF0E364" w14:paraId="0F1D82CD" w14:textId="77777777">
        <w:tc>
          <w:tcPr>
            <w:tcW w:w="958" w:type="dxa"/>
          </w:tcPr>
          <w:p w:rsidR="00041C68" w:rsidP="00041C68" w:rsidRDefault="00D92911" w14:paraId="08D14189" w14:textId="267ABD92">
            <w:pPr>
              <w:jc w:val="center"/>
            </w:pPr>
            <w:r>
              <w:t>4</w:t>
            </w:r>
          </w:p>
        </w:tc>
        <w:tc>
          <w:tcPr>
            <w:tcW w:w="2459" w:type="dxa"/>
          </w:tcPr>
          <w:p w:rsidR="00041C68" w:rsidP="009470C4" w:rsidRDefault="00041C68" w14:paraId="5ECBE249" w14:textId="0CEC031E">
            <w:r>
              <w:t xml:space="preserve">Søg </w:t>
            </w:r>
            <w:r w:rsidR="00F15998">
              <w:t>recept</w:t>
            </w:r>
          </w:p>
        </w:tc>
        <w:tc>
          <w:tcPr>
            <w:tcW w:w="6211" w:type="dxa"/>
          </w:tcPr>
          <w:p w:rsidR="001513D1" w:rsidP="009470C4" w:rsidRDefault="001513D1" w14:paraId="7BAB7000" w14:textId="633BAAFE">
            <w:r>
              <w:t>Knap til Søg Recept.</w:t>
            </w:r>
          </w:p>
          <w:p w:rsidR="00041C68" w:rsidP="009470C4" w:rsidRDefault="00041C68" w14:paraId="4EB4F4BB" w14:textId="208F2CFB">
            <w:r>
              <w:t xml:space="preserve">Her gives mulighed for at fremsøge tidligere </w:t>
            </w:r>
            <w:r w:rsidR="00DC680A">
              <w:t>recepter</w:t>
            </w:r>
            <w:r>
              <w:t xml:space="preserve"> </w:t>
            </w:r>
            <w:r w:rsidR="00587955">
              <w:t>u</w:t>
            </w:r>
            <w:r w:rsidR="00294202">
              <w:t>dstedt</w:t>
            </w:r>
            <w:r w:rsidR="00587955">
              <w:t xml:space="preserve"> af pågældende dyrlæge </w:t>
            </w:r>
            <w:r>
              <w:t xml:space="preserve">via søgekriterierne </w:t>
            </w:r>
            <w:r w:rsidR="00886B53">
              <w:t>Udstedelsesdato,</w:t>
            </w:r>
            <w:bookmarkStart w:name="_Hlk228881388" w:id="4"/>
            <w:r>
              <w:t xml:space="preserve"> </w:t>
            </w:r>
            <w:proofErr w:type="spellStart"/>
            <w:r w:rsidR="00DC680A">
              <w:t>recept</w:t>
            </w:r>
            <w:r w:rsidR="001A5CC8">
              <w:t>id</w:t>
            </w:r>
            <w:proofErr w:type="spellEnd"/>
            <w:r>
              <w:t xml:space="preserve">, </w:t>
            </w:r>
            <w:r w:rsidR="001D45C2">
              <w:t>dyreejer</w:t>
            </w:r>
            <w:r>
              <w:t xml:space="preserve"> navn, </w:t>
            </w:r>
            <w:r w:rsidR="001D45C2">
              <w:t>adresse</w:t>
            </w:r>
            <w:r>
              <w:t xml:space="preserve"> og </w:t>
            </w:r>
            <w:r w:rsidR="001D45C2">
              <w:t>telefonnummer</w:t>
            </w:r>
            <w:r>
              <w:t xml:space="preserve">, </w:t>
            </w:r>
            <w:r w:rsidR="001D45C2">
              <w:t>samt</w:t>
            </w:r>
            <w:r>
              <w:t xml:space="preserve"> besætningsnummer</w:t>
            </w:r>
            <w:bookmarkEnd w:id="4"/>
            <w:r w:rsidR="00B45174">
              <w:t xml:space="preserve"> som er tilknyttet recepten</w:t>
            </w:r>
            <w:r>
              <w:t xml:space="preserve">. </w:t>
            </w:r>
            <w:r w:rsidR="008574A6">
              <w:t>Det skal være muligt at filtrere i søgeresultatet.</w:t>
            </w:r>
          </w:p>
        </w:tc>
      </w:tr>
      <w:tr w:rsidRPr="00FC2327" w:rsidR="00041C68" w:rsidTr="6EF0E364" w14:paraId="6D069D8C" w14:textId="77777777">
        <w:tc>
          <w:tcPr>
            <w:tcW w:w="958" w:type="dxa"/>
          </w:tcPr>
          <w:p w:rsidR="00041C68" w:rsidP="00041C68" w:rsidRDefault="00DC680A" w14:paraId="7A2FB648" w14:textId="6CC446C3">
            <w:pPr>
              <w:jc w:val="center"/>
            </w:pPr>
            <w:r>
              <w:t>4.a</w:t>
            </w:r>
          </w:p>
        </w:tc>
        <w:tc>
          <w:tcPr>
            <w:tcW w:w="2459" w:type="dxa"/>
          </w:tcPr>
          <w:p w:rsidR="00041C68" w:rsidP="009470C4" w:rsidRDefault="00041C68" w14:paraId="1370D0C2" w14:textId="77777777">
            <w:r>
              <w:t xml:space="preserve">Vis </w:t>
            </w:r>
            <w:r w:rsidR="002E6859">
              <w:t>recept</w:t>
            </w:r>
          </w:p>
        </w:tc>
        <w:tc>
          <w:tcPr>
            <w:tcW w:w="6211" w:type="dxa"/>
          </w:tcPr>
          <w:p w:rsidR="00041C68" w:rsidP="009470C4" w:rsidRDefault="00C82FC4" w14:paraId="6A056BD4" w14:textId="69BFF821">
            <w:r>
              <w:t>Når recepten er fremsøgt, gives m</w:t>
            </w:r>
            <w:r w:rsidR="00DC7013">
              <w:t xml:space="preserve">ulighed for at </w:t>
            </w:r>
            <w:r w:rsidR="00DC680A">
              <w:t>recepte</w:t>
            </w:r>
            <w:r>
              <w:t>n</w:t>
            </w:r>
            <w:r w:rsidR="00041C68">
              <w:t xml:space="preserve"> </w:t>
            </w:r>
            <w:r w:rsidR="00DC7013">
              <w:t xml:space="preserve">kan </w:t>
            </w:r>
            <w:r w:rsidR="00041C68">
              <w:t>ses i receptlayout</w:t>
            </w:r>
            <w:r>
              <w:t xml:space="preserve"> (se Recept).</w:t>
            </w:r>
            <w:r w:rsidR="00DC680A">
              <w:t xml:space="preserve">  </w:t>
            </w:r>
          </w:p>
        </w:tc>
      </w:tr>
      <w:tr w:rsidRPr="00FC2327" w:rsidR="00041C68" w:rsidTr="6EF0E364" w14:paraId="522E7277" w14:textId="77777777">
        <w:tc>
          <w:tcPr>
            <w:tcW w:w="958" w:type="dxa"/>
          </w:tcPr>
          <w:p w:rsidR="00041C68" w:rsidP="00041C68" w:rsidRDefault="00DC680A" w14:paraId="31D6F587" w14:textId="1499AC78">
            <w:pPr>
              <w:jc w:val="center"/>
            </w:pPr>
            <w:r>
              <w:t>4.b</w:t>
            </w:r>
          </w:p>
        </w:tc>
        <w:tc>
          <w:tcPr>
            <w:tcW w:w="2459" w:type="dxa"/>
          </w:tcPr>
          <w:p w:rsidR="00041C68" w:rsidP="009470C4" w:rsidRDefault="00C82FC4" w14:paraId="1E9604A7" w14:textId="5C412E0C">
            <w:r>
              <w:t>O</w:t>
            </w:r>
            <w:r w:rsidRPr="00C82FC4">
              <w:t>pret ny recept ud fra denne recept</w:t>
            </w:r>
          </w:p>
        </w:tc>
        <w:tc>
          <w:tcPr>
            <w:tcW w:w="6211" w:type="dxa"/>
          </w:tcPr>
          <w:p w:rsidR="00041C68" w:rsidP="009470C4" w:rsidRDefault="36E88121" w14:paraId="7C3D2E84" w14:textId="3996B4B2">
            <w:r>
              <w:t>Når recepten er fremsøgt</w:t>
            </w:r>
            <w:r w:rsidR="62DAE4F1">
              <w:t>,</w:t>
            </w:r>
            <w:r>
              <w:t xml:space="preserve"> kan denne anvendes til at oprette en ny recept </w:t>
            </w:r>
            <w:r w:rsidR="3B173432">
              <w:t>ud fra (</w:t>
            </w:r>
            <w:r w:rsidR="28152393">
              <w:t>Forny recept</w:t>
            </w:r>
            <w:r w:rsidR="3B173432">
              <w:t>).</w:t>
            </w:r>
          </w:p>
        </w:tc>
      </w:tr>
      <w:tr w:rsidRPr="00FC2327" w:rsidR="00041C68" w:rsidTr="6EF0E364" w14:paraId="7F5477FD" w14:textId="77777777">
        <w:tc>
          <w:tcPr>
            <w:tcW w:w="958" w:type="dxa"/>
          </w:tcPr>
          <w:p w:rsidR="00041C68" w:rsidP="00565961" w:rsidRDefault="00DC680A" w14:paraId="5AEA2A74" w14:textId="39A33401">
            <w:pPr>
              <w:jc w:val="center"/>
            </w:pPr>
            <w:r>
              <w:t>4.c</w:t>
            </w:r>
          </w:p>
        </w:tc>
        <w:tc>
          <w:tcPr>
            <w:tcW w:w="2459" w:type="dxa"/>
          </w:tcPr>
          <w:p w:rsidR="00041C68" w:rsidP="009470C4" w:rsidRDefault="00D51995" w14:paraId="646B7B35" w14:textId="1671C0FA">
            <w:r>
              <w:t>Annuller</w:t>
            </w:r>
          </w:p>
        </w:tc>
        <w:tc>
          <w:tcPr>
            <w:tcW w:w="6211" w:type="dxa"/>
          </w:tcPr>
          <w:p w:rsidR="00041C68" w:rsidP="009470C4" w:rsidRDefault="00F05564" w14:paraId="0A627CA5" w14:textId="1F60BF53">
            <w:r>
              <w:t>Når recepten er fremsøgt, gives</w:t>
            </w:r>
            <w:r w:rsidR="00041C68">
              <w:t xml:space="preserve"> mulighed for at </w:t>
            </w:r>
            <w:r w:rsidR="00D51995">
              <w:t>annullere recepten</w:t>
            </w:r>
            <w:r w:rsidR="00041C68">
              <w:t xml:space="preserve">. Dette er dog kun muligt, hvis </w:t>
            </w:r>
            <w:r w:rsidR="00D51995">
              <w:t>recepten</w:t>
            </w:r>
            <w:r w:rsidR="00041C68">
              <w:t xml:space="preserve"> endnu ikke er ekspederet af apoteket</w:t>
            </w:r>
            <w:r w:rsidR="00DC7013">
              <w:t>.</w:t>
            </w:r>
          </w:p>
        </w:tc>
      </w:tr>
      <w:tr w:rsidRPr="00FC2327" w:rsidR="00041C68" w:rsidTr="6EF0E364" w14:paraId="6C5BE9EE" w14:textId="77777777">
        <w:tc>
          <w:tcPr>
            <w:tcW w:w="958" w:type="dxa"/>
          </w:tcPr>
          <w:p w:rsidR="00041C68" w:rsidP="00565961" w:rsidRDefault="00DC680A" w14:paraId="668C3200" w14:textId="2B3B5E5A">
            <w:pPr>
              <w:jc w:val="center"/>
            </w:pPr>
            <w:r>
              <w:t>4.d</w:t>
            </w:r>
          </w:p>
        </w:tc>
        <w:tc>
          <w:tcPr>
            <w:tcW w:w="2459" w:type="dxa"/>
          </w:tcPr>
          <w:p w:rsidR="00041C68" w:rsidP="009470C4" w:rsidRDefault="008B3B8D" w14:paraId="2B67050A" w14:textId="39C461EA">
            <w:proofErr w:type="spellStart"/>
            <w:r>
              <w:t>Genåben</w:t>
            </w:r>
            <w:proofErr w:type="spellEnd"/>
            <w:r w:rsidR="52A13392">
              <w:t xml:space="preserve"> recept</w:t>
            </w:r>
          </w:p>
        </w:tc>
        <w:tc>
          <w:tcPr>
            <w:tcW w:w="6211" w:type="dxa"/>
          </w:tcPr>
          <w:p w:rsidR="00041C68" w:rsidP="009470C4" w:rsidRDefault="00F05564" w14:paraId="2A391EB6" w14:textId="4ADF4C50">
            <w:r>
              <w:t xml:space="preserve">Når recepten er fremsøgt, gives </w:t>
            </w:r>
            <w:r w:rsidR="008B3B8D">
              <w:t xml:space="preserve">mulighed for at </w:t>
            </w:r>
            <w:r w:rsidR="00DC680A">
              <w:t xml:space="preserve">genåbne en tidligere </w:t>
            </w:r>
            <w:r w:rsidR="008B3B8D">
              <w:t>annullere</w:t>
            </w:r>
            <w:r w:rsidR="00DC680A">
              <w:t xml:space="preserve">t </w:t>
            </w:r>
            <w:r w:rsidR="008B3B8D">
              <w:t xml:space="preserve">recept. </w:t>
            </w:r>
          </w:p>
        </w:tc>
      </w:tr>
      <w:tr w:rsidR="6EF0E364" w:rsidTr="6EF0E364" w14:paraId="0F00D150" w14:textId="77777777">
        <w:trPr>
          <w:trHeight w:val="300"/>
        </w:trPr>
        <w:tc>
          <w:tcPr>
            <w:tcW w:w="973" w:type="dxa"/>
          </w:tcPr>
          <w:p w:rsidR="1F7B184F" w:rsidP="6EF0E364" w:rsidRDefault="1F7B184F" w14:paraId="45C5CD6A" w14:textId="29F76BB5">
            <w:pPr>
              <w:jc w:val="center"/>
            </w:pPr>
            <w:r>
              <w:t>4.e</w:t>
            </w:r>
          </w:p>
        </w:tc>
        <w:tc>
          <w:tcPr>
            <w:tcW w:w="2455" w:type="dxa"/>
          </w:tcPr>
          <w:p w:rsidR="1F7B184F" w:rsidP="6EF0E364" w:rsidRDefault="1F7B184F" w14:paraId="2B6D439F" w14:textId="327FEEBD">
            <w:r>
              <w:t xml:space="preserve">Afslut </w:t>
            </w:r>
            <w:r w:rsidR="4751DC49">
              <w:t>recept</w:t>
            </w:r>
          </w:p>
        </w:tc>
        <w:tc>
          <w:tcPr>
            <w:tcW w:w="6200" w:type="dxa"/>
          </w:tcPr>
          <w:p w:rsidR="4751DC49" w:rsidP="6EF0E364" w:rsidRDefault="4751DC49" w14:paraId="3506AC3D" w14:textId="4D270E4B">
            <w:r>
              <w:t>Når recepten er fremsøgt, gives mulighed for at afslutte recepten.</w:t>
            </w:r>
          </w:p>
        </w:tc>
      </w:tr>
      <w:tr w:rsidRPr="00FC2327" w:rsidR="008B3B8D" w:rsidTr="6EF0E364" w14:paraId="35EB8CA8" w14:textId="77777777">
        <w:tc>
          <w:tcPr>
            <w:tcW w:w="958" w:type="dxa"/>
          </w:tcPr>
          <w:p w:rsidR="008B3B8D" w:rsidP="008B3B8D" w:rsidRDefault="008B3B8D" w14:paraId="6B149F08" w14:textId="3099366F">
            <w:pPr>
              <w:jc w:val="center"/>
            </w:pPr>
            <w:r>
              <w:t>9</w:t>
            </w:r>
          </w:p>
        </w:tc>
        <w:tc>
          <w:tcPr>
            <w:tcW w:w="2459" w:type="dxa"/>
          </w:tcPr>
          <w:p w:rsidR="008B3B8D" w:rsidP="008B3B8D" w:rsidRDefault="008B3B8D" w14:paraId="1125E03C" w14:textId="2D490EA2">
            <w:r>
              <w:t>Log-ud</w:t>
            </w:r>
          </w:p>
        </w:tc>
        <w:tc>
          <w:tcPr>
            <w:tcW w:w="6211" w:type="dxa"/>
          </w:tcPr>
          <w:p w:rsidR="008B3B8D" w:rsidP="008B3B8D" w:rsidRDefault="00FA0084" w14:paraId="751807AE" w14:textId="08665399">
            <w:r>
              <w:t>Knap til at af</w:t>
            </w:r>
            <w:r w:rsidR="008B3B8D">
              <w:t>slutter sessionen for pågældende bruger</w:t>
            </w:r>
          </w:p>
        </w:tc>
      </w:tr>
    </w:tbl>
    <w:p w:rsidR="00041C68" w:rsidP="00041C68" w:rsidRDefault="00041C68" w14:paraId="1D2A4A0C" w14:textId="77777777"/>
    <w:p w:rsidR="00034B60" w:rsidP="00713963" w:rsidRDefault="008574A6" w14:paraId="7A676820" w14:textId="67B87890">
      <w:pPr>
        <w:pStyle w:val="Heading1"/>
        <w:numPr>
          <w:ilvl w:val="0"/>
          <w:numId w:val="16"/>
        </w:numPr>
      </w:pPr>
      <w:bookmarkStart w:name="_Toc240965735" w:id="5"/>
      <w:r>
        <w:t>Formular til udstedelse af recept</w:t>
      </w:r>
      <w:bookmarkEnd w:id="5"/>
      <w:r w:rsidR="00265182">
        <w:t xml:space="preserve"> </w:t>
      </w:r>
    </w:p>
    <w:p w:rsidR="00E0348A" w:rsidP="00E0348A" w:rsidRDefault="00E0348A" w14:paraId="13CB2BCE" w14:textId="77777777">
      <w:pPr>
        <w:spacing w:after="0"/>
      </w:pPr>
    </w:p>
    <w:p w:rsidR="008D51C3" w:rsidP="00BF4FC9" w:rsidRDefault="00565961" w14:paraId="6C12958C" w14:textId="1BFB53D1">
      <w:r>
        <w:t>F</w:t>
      </w:r>
      <w:r w:rsidR="00E36671">
        <w:t>or at ordinationen kan afleveres og accepteres af DVR</w:t>
      </w:r>
      <w:r>
        <w:t xml:space="preserve"> må</w:t>
      </w:r>
      <w:r w:rsidR="00E36671">
        <w:t xml:space="preserve"> der ikke forefindes </w:t>
      </w:r>
      <w:r w:rsidR="00EA2FCE">
        <w:t>feltindhold som ikke er accepteret p</w:t>
      </w:r>
      <w:r>
        <w:t>å fo</w:t>
      </w:r>
      <w:r w:rsidR="00265182">
        <w:t>r</w:t>
      </w:r>
      <w:r>
        <w:t>mularen</w:t>
      </w:r>
      <w:r w:rsidR="008D51C3">
        <w:t xml:space="preserve">. Hvis dette forekommer og ordinationen forsøges afleveret på trods, så </w:t>
      </w:r>
      <w:r w:rsidR="002C3FDC">
        <w:t xml:space="preserve">skal der </w:t>
      </w:r>
      <w:r w:rsidR="008D51C3">
        <w:t>fremkomme en fejlmeddelelse</w:t>
      </w:r>
      <w:r w:rsidR="00592839">
        <w:t xml:space="preserve"> som gør det klart for brugeren hvad der er årsagen til at recepten ikke kan oprettes</w:t>
      </w:r>
      <w:r w:rsidR="008D51C3">
        <w:t xml:space="preserve">. </w:t>
      </w:r>
    </w:p>
    <w:p w:rsidR="0005331B" w:rsidP="00BF4FC9" w:rsidRDefault="00507736" w14:paraId="20001ADD" w14:textId="6E004818">
      <w:r>
        <w:t xml:space="preserve">Derudover </w:t>
      </w:r>
      <w:r w:rsidR="001A5835">
        <w:t>skal</w:t>
      </w:r>
      <w:r>
        <w:t xml:space="preserve"> formularen </w:t>
      </w:r>
      <w:r w:rsidR="001A5835">
        <w:t xml:space="preserve">være </w:t>
      </w:r>
      <w:r w:rsidR="008D51C3">
        <w:t>dynamisk</w:t>
      </w:r>
      <w:r>
        <w:t>, så kun relevante felter vises for brugeren.</w:t>
      </w:r>
      <w:r w:rsidR="00F03AF2">
        <w:t xml:space="preserve"> </w:t>
      </w:r>
    </w:p>
    <w:p w:rsidR="00F03AF2" w:rsidP="00BF4FC9" w:rsidRDefault="00D92911" w14:paraId="2869B7F3" w14:textId="744D8F07">
      <w:r>
        <w:t xml:space="preserve">Ved </w:t>
      </w:r>
      <w:r w:rsidR="00B90A3F">
        <w:t>receptudstedelse</w:t>
      </w:r>
      <w:r>
        <w:t xml:space="preserve"> af medicin til brug i praksis skal der </w:t>
      </w:r>
      <w:bookmarkStart w:name="_Hlk122509782" w:id="6"/>
      <w:r>
        <w:t>fremgå færre oplysninger af recepten</w:t>
      </w:r>
      <w:r w:rsidR="002C3FDC">
        <w:t xml:space="preserve"> (jf. afsnit 15)</w:t>
      </w:r>
      <w:r>
        <w:t xml:space="preserve"> end ved </w:t>
      </w:r>
      <w:r w:rsidR="00B90A3F">
        <w:t>receptudstedelse</w:t>
      </w:r>
      <w:r>
        <w:t xml:space="preserve"> til </w:t>
      </w:r>
      <w:r w:rsidR="008574A6">
        <w:t>dyreejere</w:t>
      </w:r>
      <w:r>
        <w:rPr>
          <w:rStyle w:val="FootnoteReference"/>
        </w:rPr>
        <w:footnoteReference w:id="1"/>
      </w:r>
      <w:bookmarkEnd w:id="6"/>
      <w:r>
        <w:t xml:space="preserve">. </w:t>
      </w:r>
      <w:r w:rsidR="00F03AF2">
        <w:t xml:space="preserve">Det skal kun være muligt at udstede recepter til den praksis dyrlægen er tilknyttet ved login. </w:t>
      </w:r>
    </w:p>
    <w:p w:rsidR="008B075B" w:rsidP="00E0348A" w:rsidRDefault="0005331B" w14:paraId="662EA70E" w14:textId="022A8746">
      <w:r>
        <w:t>Nedenstående</w:t>
      </w:r>
      <w:r w:rsidR="00BF4FC9">
        <w:t xml:space="preserve"> </w:t>
      </w:r>
      <w:r w:rsidR="00AA6119">
        <w:t>følger en gennemgang af ordinationsformularen, hvor der redegøres for formål og med de enkelte felter</w:t>
      </w:r>
      <w:r w:rsidR="002C3FDC">
        <w:t>, samt anvendte funktioner.</w:t>
      </w:r>
    </w:p>
    <w:p w:rsidR="00E0348A" w:rsidP="00E0348A" w:rsidRDefault="00E0348A" w14:paraId="32E84631" w14:textId="77777777">
      <w:pPr>
        <w:spacing w:after="0"/>
      </w:pPr>
    </w:p>
    <w:p w:rsidR="00F23549" w:rsidP="00713963" w:rsidRDefault="00F03AF2" w14:paraId="26CBAE90" w14:textId="713803DA">
      <w:pPr>
        <w:pStyle w:val="Heading1"/>
        <w:numPr>
          <w:ilvl w:val="0"/>
          <w:numId w:val="16"/>
        </w:numPr>
      </w:pPr>
      <w:bookmarkStart w:name="_Toc240965736" w:id="7"/>
      <w:r>
        <w:t>Dyreejer</w:t>
      </w:r>
      <w:bookmarkEnd w:id="7"/>
    </w:p>
    <w:p w:rsidR="00E0348A" w:rsidP="00E0348A" w:rsidRDefault="00E0348A" w14:paraId="5BA32246" w14:textId="77777777">
      <w:pPr>
        <w:spacing w:after="0"/>
      </w:pPr>
    </w:p>
    <w:p w:rsidR="008B075B" w:rsidP="008B075B" w:rsidRDefault="249B9EE4" w14:paraId="6EF4820E" w14:textId="5E4D6EDE">
      <w:r>
        <w:t xml:space="preserve">I nedenstående </w:t>
      </w:r>
      <w:r w:rsidR="09648766">
        <w:t xml:space="preserve">er beskrevet </w:t>
      </w:r>
      <w:r>
        <w:t>fe</w:t>
      </w:r>
      <w:r w:rsidR="7F8E1350">
        <w:t>lterne</w:t>
      </w:r>
      <w:r w:rsidR="2CB73827">
        <w:t xml:space="preserve">, der er </w:t>
      </w:r>
      <w:r w:rsidR="7F8E1350">
        <w:t xml:space="preserve">knyttet til </w:t>
      </w:r>
      <w:r w:rsidR="3A80C2F5">
        <w:t>dyreejer</w:t>
      </w:r>
      <w:r w:rsidR="32A36398">
        <w:t>oplysninger</w:t>
      </w:r>
      <w:r>
        <w:t>.</w:t>
      </w:r>
    </w:p>
    <w:p w:rsidR="6A1BBA16" w:rsidRDefault="6A1BBA16" w14:paraId="45E8E97E" w14:textId="2290D50E"/>
    <w:p w:rsidR="19520A99" w:rsidRDefault="00097697" w14:paraId="6000A1DF" w14:textId="6F94F242">
      <w:r>
        <w:t xml:space="preserve"> Felt </w:t>
      </w:r>
      <w:r w:rsidR="19520A99">
        <w:t>1: Hvis recept til erhverv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478"/>
      </w:tblGrid>
      <w:tr w:rsidR="6A1BBA16" w:rsidTr="43BB4480" w14:paraId="67249E03" w14:textId="77777777">
        <w:trPr>
          <w:trHeight w:val="300"/>
        </w:trPr>
        <w:tc>
          <w:tcPr>
            <w:tcW w:w="1150" w:type="dxa"/>
            <w:shd w:val="clear" w:color="auto" w:fill="BFBFBF" w:themeFill="background1" w:themeFillShade="BF"/>
          </w:tcPr>
          <w:p w:rsidR="6A1BBA16" w:rsidRDefault="5E18CAF2" w14:paraId="39671F11" w14:textId="100C68B9">
            <w:r>
              <w:t>Formål</w:t>
            </w:r>
          </w:p>
        </w:tc>
        <w:tc>
          <w:tcPr>
            <w:tcW w:w="8478" w:type="dxa"/>
          </w:tcPr>
          <w:p w:rsidR="6A1BBA16" w:rsidRDefault="5E18CAF2" w14:paraId="3AF4CA87" w14:textId="2BC656A6">
            <w:r>
              <w:t>Det skal fremgå af recepten, hvis den er til dyr som holdes i erhvervsmæssigt øjemed</w:t>
            </w:r>
            <w:r w:rsidRPr="6A1BBA16" w:rsidR="6A1BBA16">
              <w:rPr>
                <w:rStyle w:val="FootnoteReference"/>
              </w:rPr>
              <w:footnoteReference w:id="2"/>
            </w:r>
            <w:r>
              <w:t>.</w:t>
            </w:r>
          </w:p>
        </w:tc>
      </w:tr>
      <w:tr w:rsidR="6A1BBA16" w:rsidTr="43BB4480" w14:paraId="0800F498" w14:textId="77777777">
        <w:trPr>
          <w:trHeight w:val="300"/>
        </w:trPr>
        <w:tc>
          <w:tcPr>
            <w:tcW w:w="1150" w:type="dxa"/>
            <w:shd w:val="clear" w:color="auto" w:fill="BFBFBF" w:themeFill="background1" w:themeFillShade="BF"/>
          </w:tcPr>
          <w:p w:rsidR="6A1BBA16" w:rsidRDefault="5E18CAF2" w14:paraId="68005BC5" w14:textId="428EDA73">
            <w:r>
              <w:t>Assistance</w:t>
            </w:r>
          </w:p>
        </w:tc>
        <w:tc>
          <w:tcPr>
            <w:tcW w:w="8478" w:type="dxa"/>
          </w:tcPr>
          <w:p w:rsidR="6A1BBA16" w:rsidRDefault="5E18CAF2" w14:paraId="56BF226D" w14:textId="16B00D5A">
            <w:r>
              <w:t xml:space="preserve">Valg markeres på </w:t>
            </w:r>
            <w:proofErr w:type="spellStart"/>
            <w:r>
              <w:t>rulleliste</w:t>
            </w:r>
            <w:proofErr w:type="spellEnd"/>
            <w:r>
              <w:t xml:space="preserve"> – default ”Nej”. </w:t>
            </w:r>
          </w:p>
        </w:tc>
      </w:tr>
      <w:tr w:rsidR="6A1BBA16" w:rsidTr="43BB4480" w14:paraId="0DEBA4E8" w14:textId="77777777">
        <w:trPr>
          <w:trHeight w:val="300"/>
        </w:trPr>
        <w:tc>
          <w:tcPr>
            <w:tcW w:w="1150" w:type="dxa"/>
            <w:shd w:val="clear" w:color="auto" w:fill="BFBFBF" w:themeFill="background1" w:themeFillShade="BF"/>
          </w:tcPr>
          <w:p w:rsidR="6A1BBA16" w:rsidRDefault="5E18CAF2" w14:paraId="40205759" w14:textId="72264E92">
            <w:r>
              <w:t>Validering</w:t>
            </w:r>
          </w:p>
        </w:tc>
        <w:tc>
          <w:tcPr>
            <w:tcW w:w="8478" w:type="dxa"/>
          </w:tcPr>
          <w:p w:rsidR="6A1BBA16" w:rsidRDefault="5E18CAF2" w14:paraId="56E4EB60" w14:textId="46C08098">
            <w:r>
              <w:t>Ja/nej</w:t>
            </w:r>
          </w:p>
        </w:tc>
      </w:tr>
    </w:tbl>
    <w:p w:rsidR="6A1BBA16" w:rsidRDefault="6A1BBA16" w14:paraId="71D17DB0" w14:textId="3FFFC056"/>
    <w:p w:rsidR="007B120A" w:rsidP="007B120A" w:rsidRDefault="00097697" w14:paraId="66722900" w14:textId="51951EB3">
      <w:r>
        <w:t xml:space="preserve">Felt </w:t>
      </w:r>
      <w:r w:rsidR="007B120A">
        <w:t>2: Angiv, hvis besætningsnummer</w:t>
      </w:r>
    </w:p>
    <w:tbl>
      <w:tblPr>
        <w:tblStyle w:val="Tabel-Gitter3"/>
        <w:tblW w:w="0" w:type="auto"/>
        <w:tblLook w:val="04A0" w:firstRow="1" w:lastRow="0" w:firstColumn="1" w:lastColumn="0" w:noHBand="0" w:noVBand="1"/>
      </w:tblPr>
      <w:tblGrid>
        <w:gridCol w:w="1150"/>
        <w:gridCol w:w="8478"/>
      </w:tblGrid>
      <w:tr w:rsidRPr="006F6F60" w:rsidR="007B120A" w:rsidTr="22AE80D5" w14:paraId="50D47711" w14:textId="77777777">
        <w:tc>
          <w:tcPr>
            <w:tcW w:w="1129" w:type="dxa"/>
            <w:shd w:val="clear" w:color="auto" w:fill="BFBFBF" w:themeFill="background1" w:themeFillShade="BF"/>
          </w:tcPr>
          <w:p w:rsidRPr="006F6F60" w:rsidR="007B120A" w:rsidRDefault="007B120A" w14:paraId="449BCF06" w14:textId="77777777">
            <w:r>
              <w:t>Formål</w:t>
            </w:r>
          </w:p>
        </w:tc>
        <w:tc>
          <w:tcPr>
            <w:tcW w:w="8499" w:type="dxa"/>
          </w:tcPr>
          <w:p w:rsidRPr="006F6F60" w:rsidR="007B120A" w:rsidRDefault="007B120A" w14:paraId="2861F3D8" w14:textId="77777777">
            <w:r>
              <w:t>Hvis ordinationen er til dyr omfattet af besætningsnummer, skal dette fremgå af ordinationen</w:t>
            </w:r>
            <w:r>
              <w:rPr>
                <w:rStyle w:val="FootnoteReference"/>
              </w:rPr>
              <w:footnoteReference w:id="3"/>
            </w:r>
          </w:p>
        </w:tc>
      </w:tr>
      <w:tr w:rsidRPr="006F6F60" w:rsidR="007B120A" w:rsidTr="22AE80D5" w14:paraId="0A5DAFFC" w14:textId="77777777">
        <w:tc>
          <w:tcPr>
            <w:tcW w:w="1129" w:type="dxa"/>
            <w:shd w:val="clear" w:color="auto" w:fill="BFBFBF" w:themeFill="background1" w:themeFillShade="BF"/>
          </w:tcPr>
          <w:p w:rsidRPr="006F6F60" w:rsidR="007B120A" w:rsidRDefault="007B120A" w14:paraId="01E8999A" w14:textId="77777777">
            <w:r>
              <w:t>Assistance</w:t>
            </w:r>
          </w:p>
        </w:tc>
        <w:tc>
          <w:tcPr>
            <w:tcW w:w="8499" w:type="dxa"/>
          </w:tcPr>
          <w:p w:rsidR="007B120A" w:rsidRDefault="004A46F0" w14:paraId="535954ED" w14:textId="7E2D0B09">
            <w:r>
              <w:t>Kan</w:t>
            </w:r>
            <w:r w:rsidR="0095518B">
              <w:t xml:space="preserve"> h</w:t>
            </w:r>
            <w:r w:rsidR="007B120A">
              <w:t>entes automatisk fra stamdata ud fra dyreejer navn, adresse evt. via rullemenu hvis klienten har flere besætninger. Ellers indtastes besætningsnummer og dyreejers navn og adresse hentes.</w:t>
            </w:r>
          </w:p>
          <w:p w:rsidR="007B120A" w:rsidRDefault="007B120A" w14:paraId="251BF9D8" w14:textId="77777777"/>
          <w:p w:rsidR="007B120A" w:rsidRDefault="007B120A" w14:paraId="3D4C939C" w14:textId="77777777">
            <w:r>
              <w:t>Der vises kun besætninger som ikke er ophørt.</w:t>
            </w:r>
          </w:p>
          <w:p w:rsidR="007B120A" w:rsidRDefault="007B120A" w14:paraId="3DC78DBB" w14:textId="77777777"/>
          <w:p w:rsidR="007B120A" w:rsidRDefault="007B120A" w14:paraId="2B951268" w14:textId="32F0D627">
            <w:r>
              <w:t>Findes besætningsnummeret ikke i stamdata skal det kunne udfyldes manuelt</w:t>
            </w:r>
            <w:r w:rsidR="000F1340">
              <w:t xml:space="preserve"> </w:t>
            </w:r>
            <w:r>
              <w:t>.</w:t>
            </w:r>
          </w:p>
          <w:p w:rsidR="007B120A" w:rsidRDefault="007B120A" w14:paraId="10EFE099" w14:textId="77777777"/>
          <w:p w:rsidR="007B120A" w:rsidRDefault="007B120A" w14:paraId="5D8805A0" w14:textId="2595B341">
            <w:r>
              <w:t xml:space="preserve">Feltet skal </w:t>
            </w:r>
            <w:r w:rsidR="005625A8">
              <w:t>altid</w:t>
            </w:r>
            <w:r>
              <w:t xml:space="preserve"> udfyldes ved erhverv (felt 1).</w:t>
            </w:r>
          </w:p>
          <w:p w:rsidRPr="006F6F60" w:rsidR="007B120A" w:rsidRDefault="007B120A" w14:paraId="464CC63B" w14:textId="77777777"/>
        </w:tc>
      </w:tr>
      <w:tr w:rsidRPr="006F6F60" w:rsidR="007B120A" w:rsidTr="22AE80D5" w14:paraId="1C9BE530" w14:textId="77777777">
        <w:tc>
          <w:tcPr>
            <w:tcW w:w="1129" w:type="dxa"/>
            <w:shd w:val="clear" w:color="auto" w:fill="BFBFBF" w:themeFill="background1" w:themeFillShade="BF"/>
          </w:tcPr>
          <w:p w:rsidRPr="006F6F60" w:rsidR="007B120A" w:rsidRDefault="007B120A" w14:paraId="47351543" w14:textId="77777777">
            <w:r>
              <w:t>Validering</w:t>
            </w:r>
          </w:p>
        </w:tc>
        <w:tc>
          <w:tcPr>
            <w:tcW w:w="8499" w:type="dxa"/>
          </w:tcPr>
          <w:p w:rsidRPr="006F6F60" w:rsidR="007B120A" w:rsidRDefault="007B120A" w14:paraId="5A7D8674" w14:textId="56F0845B">
            <w:r>
              <w:t xml:space="preserve">Der er krav om indhold i feltet, hvis der udstedes til dyreart lig kvæg, svin, får, geder, heste, hjorte, fjerkræ, ræve, mink, ildere og akvakulturdyr. Mulighed for indhold i feltet, hvis der udstedes til kaniner, chinchillaer og fritter (holdt i erhvervsmæssigt øjemed). For øvrige arter skal feltet være blankt. Hvis feltet er </w:t>
            </w:r>
            <w:proofErr w:type="gramStart"/>
            <w:r>
              <w:t>udfyldt</w:t>
            </w:r>
            <w:proofErr w:type="gramEnd"/>
            <w:r>
              <w:t xml:space="preserve"> er </w:t>
            </w:r>
            <w:r w:rsidR="7F534035">
              <w:t>der</w:t>
            </w:r>
            <w:r>
              <w:t xml:space="preserve"> krav om </w:t>
            </w:r>
            <w:r w:rsidR="2F597D62">
              <w:t xml:space="preserve">op til </w:t>
            </w:r>
            <w:r>
              <w:t xml:space="preserve">en </w:t>
            </w:r>
            <w:r w:rsidR="04BD964E">
              <w:t xml:space="preserve"> </w:t>
            </w:r>
            <w:r>
              <w:t xml:space="preserve">6 cifret værdi. </w:t>
            </w:r>
          </w:p>
        </w:tc>
      </w:tr>
    </w:tbl>
    <w:p w:rsidR="6A1BBA16" w:rsidRDefault="6A1BBA16" w14:paraId="37E8A695" w14:textId="4B253C85"/>
    <w:p w:rsidR="00A204E1" w:rsidP="00A204E1" w:rsidRDefault="00097697" w14:paraId="352E58AF" w14:textId="624BEC7A">
      <w:r>
        <w:t xml:space="preserve">Felt </w:t>
      </w:r>
      <w:r w:rsidR="002E44FD">
        <w:t>3</w:t>
      </w:r>
      <w:r w:rsidR="1B1CAE89">
        <w:t>:</w:t>
      </w:r>
      <w:r w:rsidR="048E63B3">
        <w:t xml:space="preserve"> </w:t>
      </w:r>
      <w:r w:rsidR="3A80C2F5">
        <w:t xml:space="preserve">Dyreejer </w:t>
      </w:r>
      <w:r w:rsidR="048E63B3">
        <w:t xml:space="preserve">navn </w:t>
      </w:r>
      <w:r w:rsidR="28CF0C2C">
        <w:t>og -</w:t>
      </w:r>
      <w:r w:rsidR="048E63B3">
        <w:t>adresse</w:t>
      </w:r>
    </w:p>
    <w:tbl>
      <w:tblPr>
        <w:tblStyle w:val="Tabel-Gitter2"/>
        <w:tblW w:w="0" w:type="auto"/>
        <w:tblLook w:val="04A0" w:firstRow="1" w:lastRow="0" w:firstColumn="1" w:lastColumn="0" w:noHBand="0" w:noVBand="1"/>
      </w:tblPr>
      <w:tblGrid>
        <w:gridCol w:w="1208"/>
        <w:gridCol w:w="8420"/>
      </w:tblGrid>
      <w:tr w:rsidRPr="00FC2327" w:rsidR="00FC2327" w:rsidTr="57A6390B" w14:paraId="0AE1A48A" w14:textId="77777777">
        <w:tc>
          <w:tcPr>
            <w:tcW w:w="1208" w:type="dxa"/>
            <w:shd w:val="clear" w:color="auto" w:fill="BFBFBF" w:themeFill="background1" w:themeFillShade="BF"/>
          </w:tcPr>
          <w:p w:rsidRPr="00FC2327" w:rsidR="00FC2327" w:rsidP="00FC2327" w:rsidRDefault="00E0348A" w14:paraId="4E0D0651" w14:textId="1B65F253">
            <w:r>
              <w:t>Formål</w:t>
            </w:r>
          </w:p>
        </w:tc>
        <w:tc>
          <w:tcPr>
            <w:tcW w:w="8420" w:type="dxa"/>
          </w:tcPr>
          <w:p w:rsidRPr="00FC2327" w:rsidR="00FC2327" w:rsidP="00FC2327" w:rsidRDefault="009937C4" w14:paraId="64B83BF9" w14:textId="7BA90C87">
            <w:r>
              <w:t>Dyreejer</w:t>
            </w:r>
            <w:r w:rsidR="00FC2327">
              <w:t xml:space="preserve"> oplysninger skal fremgå af </w:t>
            </w:r>
            <w:r w:rsidR="00B15426">
              <w:t>recepten</w:t>
            </w:r>
            <w:r w:rsidR="005B206E">
              <w:t>.</w:t>
            </w:r>
          </w:p>
        </w:tc>
      </w:tr>
      <w:tr w:rsidRPr="00FC2327" w:rsidR="00FC2327" w:rsidTr="57A6390B" w14:paraId="24B39880" w14:textId="77777777">
        <w:tc>
          <w:tcPr>
            <w:tcW w:w="1208" w:type="dxa"/>
            <w:shd w:val="clear" w:color="auto" w:fill="BFBFBF" w:themeFill="background1" w:themeFillShade="BF"/>
          </w:tcPr>
          <w:p w:rsidRPr="00FC2327" w:rsidR="00FC2327" w:rsidP="00FC2327" w:rsidRDefault="00E0348A" w14:paraId="0D71F6E3" w14:textId="1D12D9F1">
            <w:r>
              <w:t>Assistance</w:t>
            </w:r>
          </w:p>
        </w:tc>
        <w:tc>
          <w:tcPr>
            <w:tcW w:w="8420" w:type="dxa"/>
          </w:tcPr>
          <w:p w:rsidR="00FC2327" w:rsidP="00FC2327" w:rsidRDefault="00316AFA" w14:paraId="6A97B55C" w14:textId="5B2990CD">
            <w:r>
              <w:t>Hvis besætningsnummer er indtastet</w:t>
            </w:r>
            <w:r w:rsidR="000F1340">
              <w:t xml:space="preserve"> og findes </w:t>
            </w:r>
            <w:r w:rsidR="009F352D">
              <w:t xml:space="preserve">i </w:t>
            </w:r>
            <w:r w:rsidR="00695C0B">
              <w:t>Besætninger stamdata</w:t>
            </w:r>
            <w:r w:rsidR="00B00CAE">
              <w:t>sættet</w:t>
            </w:r>
            <w:r w:rsidR="00CB2B44">
              <w:t xml:space="preserve">, skal </w:t>
            </w:r>
            <w:r w:rsidR="00FD0B4A">
              <w:t>navn og adresse</w:t>
            </w:r>
            <w:r w:rsidR="005643F1">
              <w:t>, som er tilknyttet besætningen</w:t>
            </w:r>
            <w:r w:rsidR="00AC3C3A">
              <w:t>, hentes</w:t>
            </w:r>
            <w:r w:rsidR="00FD0B4A">
              <w:t xml:space="preserve"> </w:t>
            </w:r>
            <w:r w:rsidR="00B419C0">
              <w:t>fra</w:t>
            </w:r>
            <w:r w:rsidR="00FD0B4A">
              <w:t xml:space="preserve"> </w:t>
            </w:r>
            <w:r w:rsidR="00B15426">
              <w:t xml:space="preserve">Besætninger </w:t>
            </w:r>
            <w:r w:rsidR="00FD0B4A">
              <w:t>stamdata</w:t>
            </w:r>
            <w:r w:rsidR="00B15426">
              <w:t>sættet</w:t>
            </w:r>
            <w:r w:rsidR="005643F1">
              <w:t>.</w:t>
            </w:r>
          </w:p>
          <w:p w:rsidR="0088647A" w:rsidP="00FC2327" w:rsidRDefault="0088647A" w14:paraId="6B4EF8F3" w14:textId="77777777"/>
          <w:p w:rsidR="0088647A" w:rsidP="0088647A" w:rsidRDefault="00705B59" w14:paraId="0ED798CF" w14:textId="54BC2189">
            <w:r>
              <w:t xml:space="preserve">Ellers udfyldes navn og </w:t>
            </w:r>
            <w:r w:rsidR="00DB70C8">
              <w:t>adresse manuel</w:t>
            </w:r>
            <w:r w:rsidR="00F50C3B">
              <w:t>t</w:t>
            </w:r>
            <w:r w:rsidR="0088647A">
              <w:t>.</w:t>
            </w:r>
          </w:p>
          <w:p w:rsidR="0088647A" w:rsidP="0088647A" w:rsidRDefault="0088647A" w14:paraId="000DEF08" w14:textId="77777777">
            <w:pPr>
              <w:rPr>
                <w:rFonts w:ascii="Segoe UI" w:hAnsi="Segoe UI" w:eastAsia="Segoe UI" w:cs="Segoe UI"/>
                <w:color w:val="242424"/>
                <w:sz w:val="21"/>
                <w:szCs w:val="21"/>
              </w:rPr>
            </w:pPr>
            <w:r w:rsidRPr="6A1BBA16">
              <w:rPr>
                <w:rFonts w:ascii="Segoe UI" w:hAnsi="Segoe UI" w:eastAsia="Segoe UI" w:cs="Segoe UI"/>
                <w:color w:val="242424"/>
                <w:sz w:val="21"/>
                <w:szCs w:val="21"/>
              </w:rPr>
              <w:t>Når adresse er indtastet, skal der komme forslag til postnummer.</w:t>
            </w:r>
          </w:p>
          <w:p w:rsidR="00720549" w:rsidP="00FC2327" w:rsidRDefault="00720549" w14:paraId="361B6CAA" w14:textId="77777777"/>
          <w:p w:rsidR="00A92EF6" w:rsidP="00FC2327" w:rsidRDefault="00A92EF6" w14:paraId="0A515062" w14:textId="77777777"/>
          <w:p w:rsidRPr="00FC2327" w:rsidR="00FC2327" w:rsidP="00FC2327" w:rsidRDefault="60DE86B0" w14:paraId="68191125" w14:textId="4691EBEF">
            <w:r>
              <w:t xml:space="preserve">Ved adressebeskyttelse </w:t>
            </w:r>
            <w:r w:rsidR="6C446CC5">
              <w:t>for besætningsejere vises adresse ikke på dyreejeren. Det skal fremgå at besætningsejeren har navn</w:t>
            </w:r>
            <w:r w:rsidR="683B84B5">
              <w:t>e</w:t>
            </w:r>
            <w:r w:rsidR="6C446CC5">
              <w:t xml:space="preserve"> og adressebeskyttelse</w:t>
            </w:r>
            <w:r w:rsidR="609D44ED">
              <w:t>.</w:t>
            </w:r>
          </w:p>
        </w:tc>
      </w:tr>
      <w:tr w:rsidRPr="00FC2327" w:rsidR="00FC2327" w:rsidTr="57A6390B" w14:paraId="5B0D57D6" w14:textId="77777777">
        <w:tc>
          <w:tcPr>
            <w:tcW w:w="1208" w:type="dxa"/>
            <w:shd w:val="clear" w:color="auto" w:fill="BFBFBF" w:themeFill="background1" w:themeFillShade="BF"/>
          </w:tcPr>
          <w:p w:rsidRPr="00FC2327" w:rsidR="00FC2327" w:rsidP="00FC2327" w:rsidRDefault="00E0348A" w14:paraId="18EE3B19" w14:textId="71E6E395">
            <w:r>
              <w:t>Validering</w:t>
            </w:r>
          </w:p>
        </w:tc>
        <w:tc>
          <w:tcPr>
            <w:tcW w:w="8420" w:type="dxa"/>
          </w:tcPr>
          <w:p w:rsidRPr="00FC2327" w:rsidR="00FC2327" w:rsidP="00FC2327" w:rsidRDefault="00AA003C" w14:paraId="065DE455" w14:textId="24FDAF79">
            <w:r w:rsidRPr="00876D32">
              <w:t>Hvis recepten ikke er “til brug i praksis” er dyreejer obligatorisk.</w:t>
            </w:r>
          </w:p>
        </w:tc>
      </w:tr>
    </w:tbl>
    <w:p w:rsidR="00A204E1" w:rsidP="00F23549" w:rsidRDefault="00A204E1" w14:paraId="29EF871B" w14:textId="77777777"/>
    <w:p w:rsidR="005B206E" w:rsidP="00F23549" w:rsidRDefault="00097697" w14:paraId="651EF2E5" w14:textId="63C516E0">
      <w:r>
        <w:t xml:space="preserve">Felt </w:t>
      </w:r>
      <w:r w:rsidR="002E44FD">
        <w:t>4</w:t>
      </w:r>
      <w:r w:rsidR="32A36398">
        <w:t>:</w:t>
      </w:r>
      <w:r w:rsidR="048E63B3">
        <w:t xml:space="preserve"> </w:t>
      </w:r>
      <w:r w:rsidR="735519CC">
        <w:t>Dyreejerens</w:t>
      </w:r>
      <w:r w:rsidR="048E63B3">
        <w:t xml:space="preserve"> mobilnummer</w:t>
      </w:r>
      <w:r w:rsidR="2CB662A0">
        <w:t xml:space="preserve"> og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8478"/>
      </w:tblGrid>
      <w:tr w:rsidR="005B206E" w:rsidTr="57A6390B" w14:paraId="7F8D04FF" w14:textId="77777777">
        <w:tc>
          <w:tcPr>
            <w:tcW w:w="1129" w:type="dxa"/>
            <w:shd w:val="clear" w:color="auto" w:fill="BFBFBF" w:themeFill="background1" w:themeFillShade="BF"/>
          </w:tcPr>
          <w:p w:rsidR="005B206E" w:rsidP="00503AB1" w:rsidRDefault="00E0348A" w14:paraId="6F591E18" w14:textId="1FED9B52">
            <w:r>
              <w:t>Formål</w:t>
            </w:r>
          </w:p>
        </w:tc>
        <w:tc>
          <w:tcPr>
            <w:tcW w:w="8499" w:type="dxa"/>
          </w:tcPr>
          <w:p w:rsidR="005B206E" w:rsidP="00503AB1" w:rsidRDefault="00B02AC9" w14:paraId="48E475EE" w14:textId="0DD5D85D">
            <w:r>
              <w:t>A</w:t>
            </w:r>
            <w:r w:rsidR="00934E4B">
              <w:t xml:space="preserve">t </w:t>
            </w:r>
            <w:r>
              <w:t xml:space="preserve">kunne </w:t>
            </w:r>
            <w:r w:rsidR="00FD0B4A">
              <w:t>kontakte klienten via telefon</w:t>
            </w:r>
            <w:r w:rsidR="009937C4">
              <w:t xml:space="preserve"> eller Email</w:t>
            </w:r>
            <w:r w:rsidR="00FD0B4A">
              <w:t>.</w:t>
            </w:r>
            <w:r w:rsidR="00934E4B">
              <w:t xml:space="preserve"> </w:t>
            </w:r>
          </w:p>
        </w:tc>
      </w:tr>
      <w:tr w:rsidR="005B206E" w:rsidTr="57A6390B" w14:paraId="6D5DFD08" w14:textId="77777777">
        <w:tc>
          <w:tcPr>
            <w:tcW w:w="1129" w:type="dxa"/>
            <w:shd w:val="clear" w:color="auto" w:fill="BFBFBF" w:themeFill="background1" w:themeFillShade="BF"/>
          </w:tcPr>
          <w:p w:rsidR="005B206E" w:rsidP="00503AB1" w:rsidRDefault="00E0348A" w14:paraId="6005AD29" w14:textId="04361F44">
            <w:r>
              <w:t>Assistance</w:t>
            </w:r>
          </w:p>
        </w:tc>
        <w:tc>
          <w:tcPr>
            <w:tcW w:w="8499" w:type="dxa"/>
          </w:tcPr>
          <w:p w:rsidR="00B15426" w:rsidP="00503AB1" w:rsidRDefault="2E0AD3D3" w14:paraId="4AFA6C11" w14:textId="73B1A040">
            <w:r>
              <w:t>Udfyldes manuelt for hobbydyrs</w:t>
            </w:r>
            <w:r w:rsidR="00BB20CF">
              <w:t>- og besætningsejere</w:t>
            </w:r>
            <w:r>
              <w:t xml:space="preserve">.  </w:t>
            </w:r>
          </w:p>
          <w:p w:rsidR="005B206E" w:rsidP="00503AB1" w:rsidRDefault="005B206E" w14:paraId="54D0E7EB" w14:textId="1B2E958C"/>
        </w:tc>
      </w:tr>
      <w:tr w:rsidR="005B206E" w:rsidTr="57A6390B" w14:paraId="72D9AAC1" w14:textId="77777777">
        <w:tc>
          <w:tcPr>
            <w:tcW w:w="1129" w:type="dxa"/>
            <w:shd w:val="clear" w:color="auto" w:fill="BFBFBF" w:themeFill="background1" w:themeFillShade="BF"/>
          </w:tcPr>
          <w:p w:rsidR="005B206E" w:rsidP="00503AB1" w:rsidRDefault="00E0348A" w14:paraId="49C113DE" w14:textId="623B3068">
            <w:r>
              <w:t>Validering</w:t>
            </w:r>
          </w:p>
        </w:tc>
        <w:tc>
          <w:tcPr>
            <w:tcW w:w="8499" w:type="dxa"/>
          </w:tcPr>
          <w:p w:rsidR="005B206E" w:rsidP="00503AB1" w:rsidRDefault="0032387A" w14:paraId="0F23FE26" w14:textId="03F0F33A">
            <w:r>
              <w:t>Optionelt. Men bør udfyldes, da det vil gøre det nemmere at fremsøge recepten på apoteket.</w:t>
            </w:r>
          </w:p>
        </w:tc>
      </w:tr>
    </w:tbl>
    <w:p w:rsidR="00E34979" w:rsidP="00F23549" w:rsidRDefault="00E34979" w14:paraId="23789BBC" w14:textId="77777777"/>
    <w:p w:rsidR="00934E4B" w:rsidP="00F23549" w:rsidRDefault="00934E4B" w14:paraId="01658476" w14:textId="56DAFDD9"/>
    <w:p w:rsidR="43BB4480" w:rsidRDefault="43BB4480" w14:paraId="5E2A451C" w14:textId="561341D6"/>
    <w:p w:rsidR="00E34979" w:rsidP="00F23549" w:rsidRDefault="00E34979" w14:paraId="66E2F0C3" w14:textId="77777777"/>
    <w:p w:rsidR="002D2D67" w:rsidP="00713963" w:rsidRDefault="002D2D67" w14:paraId="2B3B50EB" w14:textId="2FD8B98D">
      <w:pPr>
        <w:pStyle w:val="Heading1"/>
        <w:numPr>
          <w:ilvl w:val="0"/>
          <w:numId w:val="16"/>
        </w:numPr>
      </w:pPr>
      <w:bookmarkStart w:name="_Toc240965737" w:id="8"/>
      <w:r>
        <w:t>Patient</w:t>
      </w:r>
      <w:bookmarkEnd w:id="8"/>
    </w:p>
    <w:p w:rsidR="00E0348A" w:rsidP="00E0348A" w:rsidRDefault="00E0348A" w14:paraId="0ED0E16D" w14:textId="77777777">
      <w:pPr>
        <w:spacing w:after="0"/>
      </w:pPr>
    </w:p>
    <w:p w:rsidR="00E34979" w:rsidP="00634B9E" w:rsidRDefault="002D2D67" w14:paraId="05AAF4B9" w14:textId="4869683E">
      <w:r>
        <w:t xml:space="preserve">I nedenstående </w:t>
      </w:r>
      <w:r w:rsidR="0042483F">
        <w:t xml:space="preserve">er beskrevet </w:t>
      </w:r>
      <w:r>
        <w:t>felterne, der er knyttet til patientoplysninger</w:t>
      </w:r>
      <w:r w:rsidR="005D7CD1">
        <w:t>:</w:t>
      </w:r>
    </w:p>
    <w:p w:rsidRPr="00A204E1" w:rsidR="00FC2327" w:rsidP="00F23549" w:rsidRDefault="00097697" w14:paraId="0A7AFF87" w14:textId="21516353">
      <w:r>
        <w:t xml:space="preserve">Felt </w:t>
      </w:r>
      <w:r w:rsidR="00F07816">
        <w:t>5</w:t>
      </w:r>
      <w:r w:rsidR="002D2D67">
        <w:t>:</w:t>
      </w:r>
      <w:r w:rsidRPr="00A204E1" w:rsidR="00A204E1">
        <w:t xml:space="preserve"> </w:t>
      </w:r>
      <w:r w:rsidR="00A204E1">
        <w:t>Patient</w:t>
      </w:r>
      <w:r w:rsidR="00F07816">
        <w:t>/-er</w:t>
      </w:r>
    </w:p>
    <w:p w:rsidR="001E0686" w:rsidP="00E0348A" w:rsidRDefault="001E0686" w14:paraId="34553A82" w14:textId="77777777">
      <w:pPr>
        <w:spacing w:after="0"/>
      </w:pPr>
    </w:p>
    <w:p w:rsidR="005D35F7" w:rsidP="00F23549" w:rsidRDefault="27BA7C5A" w14:paraId="3CDC27CE" w14:textId="464611C7">
      <w:r>
        <w:t>Patient</w:t>
      </w:r>
      <w:r w:rsidR="6F50435F">
        <w:t>navn</w:t>
      </w:r>
      <w:r>
        <w:t xml:space="preserve"> har ikke </w:t>
      </w:r>
      <w:r w:rsidR="6F50435F">
        <w:t>eget felt på recepten, men a</w:t>
      </w:r>
      <w:r>
        <w:t xml:space="preserve">ngivelse af det eller de dyr, som ordinationen er rettet til indtastes af dyrlægen i Dosering fritekst feltet sammen </w:t>
      </w:r>
      <w:r w:rsidR="2DBAE809">
        <w:t xml:space="preserve">med </w:t>
      </w:r>
      <w:r>
        <w:t>doseringsangivelsen og andre supplerende oplysninger som dyrlægen kan angive.</w:t>
      </w:r>
    </w:p>
    <w:p w:rsidR="005A1A44" w:rsidP="00F23549" w:rsidRDefault="005A1A44" w14:paraId="45689093" w14:textId="77777777"/>
    <w:p w:rsidR="00906315" w:rsidP="00F23549" w:rsidRDefault="00097697" w14:paraId="35F14BFD" w14:textId="4DE03CD8">
      <w:r>
        <w:t xml:space="preserve">Felt </w:t>
      </w:r>
      <w:r w:rsidR="00F07816">
        <w:t>6</w:t>
      </w:r>
      <w:r w:rsidR="00906315">
        <w:t>:</w:t>
      </w:r>
      <w:r w:rsidR="00A204E1">
        <w:t xml:space="preserve"> </w:t>
      </w:r>
      <w:r w:rsidR="00EF2AC6">
        <w:t>Dyre</w:t>
      </w:r>
      <w:r w:rsidR="00A204E1">
        <w:t>art</w:t>
      </w:r>
    </w:p>
    <w:tbl>
      <w:tblPr>
        <w:tblStyle w:val="Tabel-Gitter4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Pr="00906315" w:rsidR="000F51D4" w:rsidTr="00E0348A" w14:paraId="1B7EAE9E" w14:textId="77777777">
        <w:tc>
          <w:tcPr>
            <w:tcW w:w="1515" w:type="dxa"/>
            <w:shd w:val="clear" w:color="auto" w:fill="BFBFBF" w:themeFill="background1" w:themeFillShade="BF"/>
          </w:tcPr>
          <w:p w:rsidRPr="00906315" w:rsidR="000F51D4" w:rsidP="000F51D4" w:rsidRDefault="00E0348A" w14:paraId="04FD0BAB" w14:textId="51D74118">
            <w:r>
              <w:t>Formål</w:t>
            </w:r>
          </w:p>
        </w:tc>
        <w:tc>
          <w:tcPr>
            <w:tcW w:w="8113" w:type="dxa"/>
          </w:tcPr>
          <w:p w:rsidRPr="00906315" w:rsidR="000F51D4" w:rsidP="000F51D4" w:rsidRDefault="000F51D4" w14:paraId="7AB56207" w14:textId="511BF362">
            <w:r>
              <w:t xml:space="preserve">At angive den dyreart, som </w:t>
            </w:r>
            <w:r w:rsidR="00882777">
              <w:t xml:space="preserve">skal fremgå af </w:t>
            </w:r>
            <w:r w:rsidR="00B728D9">
              <w:t>recepten,</w:t>
            </w:r>
            <w:r>
              <w:t xml:space="preserve"> er rettet til</w:t>
            </w:r>
            <w:r>
              <w:fldChar w:fldCharType="begin"/>
            </w:r>
            <w:r>
              <w:instrText xml:space="preserve"> NOTEREF _Hlk122509782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1</w:t>
            </w:r>
            <w:r>
              <w:fldChar w:fldCharType="end"/>
            </w:r>
            <w:r>
              <w:t>.</w:t>
            </w:r>
          </w:p>
        </w:tc>
      </w:tr>
      <w:tr w:rsidRPr="00906315" w:rsidR="00906315" w:rsidTr="00E0348A" w14:paraId="136A511E" w14:textId="77777777">
        <w:trPr>
          <w:trHeight w:val="64"/>
        </w:trPr>
        <w:tc>
          <w:tcPr>
            <w:tcW w:w="1515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906315" w:rsidR="00906315" w:rsidP="00906315" w:rsidRDefault="00E0348A" w14:paraId="5F299F60" w14:textId="496E1F8A">
            <w:r>
              <w:t>Assistance</w:t>
            </w:r>
          </w:p>
        </w:tc>
        <w:tc>
          <w:tcPr>
            <w:tcW w:w="8113" w:type="dxa"/>
          </w:tcPr>
          <w:p w:rsidR="00906315" w:rsidP="00275535" w:rsidRDefault="00275535" w14:paraId="54575285" w14:textId="6447C5E3">
            <w:r>
              <w:t xml:space="preserve">Når koden på dyrearten indtastes, hentes automatisk den tilhørende tekst i Stamdata. Dyrearten kan også fremfindes via </w:t>
            </w:r>
            <w:r w:rsidR="00C46B73">
              <w:t xml:space="preserve">Søgefelt til fritekst, </w:t>
            </w:r>
            <w:r w:rsidR="004239A8">
              <w:t xml:space="preserve">hvorefter </w:t>
            </w:r>
            <w:r w:rsidR="00AB4DE2">
              <w:t>art</w:t>
            </w:r>
            <w:r w:rsidR="004239A8">
              <w:t xml:space="preserve"> kan væ</w:t>
            </w:r>
            <w:r w:rsidR="00C46B73">
              <w:t>lg</w:t>
            </w:r>
            <w:r w:rsidR="004239A8">
              <w:t>es</w:t>
            </w:r>
            <w:r w:rsidR="00C46B73">
              <w:t xml:space="preserve"> </w:t>
            </w:r>
            <w:r w:rsidR="00AB4DE2">
              <w:t xml:space="preserve">fra </w:t>
            </w:r>
            <w:proofErr w:type="spellStart"/>
            <w:r w:rsidR="00C46B73">
              <w:t>rulleliste</w:t>
            </w:r>
            <w:proofErr w:type="spellEnd"/>
            <w:r w:rsidR="0042483F">
              <w:t xml:space="preserve"> ud</w:t>
            </w:r>
            <w:r w:rsidR="00EC00F3">
              <w:t xml:space="preserve"> </w:t>
            </w:r>
            <w:r w:rsidR="0042483F">
              <w:t xml:space="preserve">fra </w:t>
            </w:r>
            <w:r w:rsidRPr="00EF2AC6" w:rsidR="00EF2AC6">
              <w:t>Dyrearter</w:t>
            </w:r>
            <w:r>
              <w:t xml:space="preserve"> i Stamdata</w:t>
            </w:r>
            <w:r w:rsidR="00C46B73">
              <w:t>.</w:t>
            </w:r>
          </w:p>
          <w:p w:rsidRPr="00906315" w:rsidR="00906315" w:rsidP="00906315" w:rsidRDefault="00906315" w14:paraId="5AD40901" w14:textId="50B661A0"/>
        </w:tc>
      </w:tr>
      <w:tr w:rsidRPr="00906315" w:rsidR="00906315" w:rsidTr="00E0348A" w14:paraId="439305DB" w14:textId="77777777">
        <w:tc>
          <w:tcPr>
            <w:tcW w:w="1515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906315" w:rsidR="00906315" w:rsidP="00906315" w:rsidRDefault="00E0348A" w14:paraId="70B6B8FF" w14:textId="3B75895B">
            <w:r>
              <w:t>Validering</w:t>
            </w:r>
          </w:p>
        </w:tc>
        <w:tc>
          <w:tcPr>
            <w:tcW w:w="8113" w:type="dxa"/>
          </w:tcPr>
          <w:p w:rsidRPr="00906315" w:rsidR="00906315" w:rsidP="00906315" w:rsidRDefault="000F51D4" w14:paraId="2CE40B52" w14:textId="2B7E5C54">
            <w:r>
              <w:t xml:space="preserve">Krav om </w:t>
            </w:r>
            <w:r w:rsidR="00FB554A">
              <w:t xml:space="preserve">at </w:t>
            </w:r>
            <w:r>
              <w:t>feltet er udfyldt</w:t>
            </w:r>
            <w:r w:rsidR="0042483F">
              <w:t>.</w:t>
            </w:r>
          </w:p>
        </w:tc>
      </w:tr>
    </w:tbl>
    <w:p w:rsidR="00906315" w:rsidP="00F23549" w:rsidRDefault="00906315" w14:paraId="7A547DD1" w14:textId="77777777"/>
    <w:p w:rsidR="00C95E2E" w:rsidP="00C95E2E" w:rsidRDefault="00097697" w14:paraId="295784A0" w14:textId="2819C663">
      <w:r>
        <w:t xml:space="preserve">Felt </w:t>
      </w:r>
      <w:r w:rsidR="00C95E2E">
        <w:t>7: Anden dyreart end dyreart på besætning</w:t>
      </w:r>
    </w:p>
    <w:tbl>
      <w:tblPr>
        <w:tblStyle w:val="Tabel-Gitter4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Pr="00906315" w:rsidR="00C95E2E" w:rsidTr="00E0348A" w14:paraId="00485AF4" w14:textId="77777777">
        <w:tc>
          <w:tcPr>
            <w:tcW w:w="1515" w:type="dxa"/>
            <w:shd w:val="clear" w:color="auto" w:fill="BFBFBF" w:themeFill="background1" w:themeFillShade="BF"/>
          </w:tcPr>
          <w:p w:rsidRPr="00906315" w:rsidR="00C95E2E" w:rsidRDefault="00E0348A" w14:paraId="1D87A859" w14:textId="0BF2BF0A">
            <w:r>
              <w:t>Formål</w:t>
            </w:r>
          </w:p>
        </w:tc>
        <w:tc>
          <w:tcPr>
            <w:tcW w:w="8113" w:type="dxa"/>
          </w:tcPr>
          <w:p w:rsidRPr="00906315" w:rsidR="00C95E2E" w:rsidRDefault="00C95E2E" w14:paraId="785216FA" w14:textId="5E007CA0">
            <w:r>
              <w:t xml:space="preserve">At angive </w:t>
            </w:r>
            <w:r w:rsidR="004A7D0D">
              <w:t xml:space="preserve">at der anvendes en anden </w:t>
            </w:r>
            <w:r>
              <w:t>dyreart</w:t>
            </w:r>
            <w:r w:rsidR="004A7D0D">
              <w:t xml:space="preserve"> end den som fremgår af besætningen.</w:t>
            </w:r>
          </w:p>
        </w:tc>
      </w:tr>
      <w:tr w:rsidRPr="00906315" w:rsidR="00C95E2E" w:rsidTr="00E0348A" w14:paraId="20E8E684" w14:textId="77777777">
        <w:trPr>
          <w:trHeight w:val="64"/>
        </w:trPr>
        <w:tc>
          <w:tcPr>
            <w:tcW w:w="1515" w:type="dxa"/>
            <w:shd w:val="clear" w:color="auto" w:fill="BFBFBF" w:themeFill="background1" w:themeFillShade="BF"/>
          </w:tcPr>
          <w:p w:rsidRPr="00906315" w:rsidR="00C95E2E" w:rsidRDefault="00E0348A" w14:paraId="72D5E5EE" w14:textId="04BB1008">
            <w:r>
              <w:t>Assistance</w:t>
            </w:r>
          </w:p>
        </w:tc>
        <w:tc>
          <w:tcPr>
            <w:tcW w:w="8113" w:type="dxa"/>
          </w:tcPr>
          <w:p w:rsidR="00C95E2E" w:rsidRDefault="00C95E2E" w14:paraId="217FA66F" w14:textId="77777777"/>
          <w:p w:rsidR="00C95E2E" w:rsidRDefault="00C95E2E" w14:paraId="3920B58F" w14:textId="77777777">
            <w:r w:rsidRPr="0032387A">
              <w:t>På recepten findes der et Besætning ikke valideret-felt hvor der fremgår følgende</w:t>
            </w:r>
            <w:r>
              <w:t xml:space="preserve"> (</w:t>
            </w:r>
            <w:r w:rsidRPr="0032387A">
              <w:rPr>
                <w:i/>
                <w:iCs/>
              </w:rPr>
              <w:t>Flag der sættes af dyrlægen ved ordination til produktionsdyr, hvis dyreart ikke stemmer overens med, hvad der er registreret for besætningen. DVR-løsningen vil i så fald ikke validere overensstemmelsen</w:t>
            </w:r>
            <w:r>
              <w:rPr>
                <w:i/>
                <w:iCs/>
              </w:rPr>
              <w:t>).</w:t>
            </w:r>
          </w:p>
          <w:p w:rsidR="00C95E2E" w:rsidRDefault="00C95E2E" w14:paraId="36E2027F" w14:textId="77777777"/>
          <w:p w:rsidRPr="0032387A" w:rsidR="00C95E2E" w:rsidRDefault="00C95E2E" w14:paraId="178689EC" w14:textId="77777777">
            <w:r>
              <w:t xml:space="preserve">Hvis der angives en anden dyreart end den som er oplyst på besætningen, skal det fremgå ved en markering Ja/nej. </w:t>
            </w:r>
          </w:p>
          <w:p w:rsidRPr="00906315" w:rsidR="00C95E2E" w:rsidRDefault="00C95E2E" w14:paraId="1F65D6A9" w14:textId="77777777"/>
        </w:tc>
      </w:tr>
      <w:tr w:rsidRPr="00906315" w:rsidR="004A7D0D" w:rsidTr="00E0348A" w14:paraId="79B56CAC" w14:textId="77777777">
        <w:trPr>
          <w:trHeight w:val="64"/>
        </w:trPr>
        <w:tc>
          <w:tcPr>
            <w:tcW w:w="1515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Pr="00906315" w:rsidR="004A7D0D" w:rsidRDefault="00E0348A" w14:paraId="2750D361" w14:textId="106CF1AB">
            <w:r>
              <w:t>Validering</w:t>
            </w:r>
            <w:r w:rsidR="004A7D0D">
              <w:t xml:space="preserve"> </w:t>
            </w:r>
          </w:p>
        </w:tc>
        <w:tc>
          <w:tcPr>
            <w:tcW w:w="8113" w:type="dxa"/>
          </w:tcPr>
          <w:p w:rsidR="004A7D0D" w:rsidRDefault="0042228A" w14:paraId="62C9FB2A" w14:textId="7AB11B9E">
            <w:r>
              <w:t>Krav om at feltet er udfyldt for produktionsdyr. Default Nej.</w:t>
            </w:r>
          </w:p>
        </w:tc>
      </w:tr>
    </w:tbl>
    <w:p w:rsidR="00C95E2E" w:rsidP="00F23549" w:rsidRDefault="00C95E2E" w14:paraId="31BA8FFF" w14:textId="77777777"/>
    <w:p w:rsidR="000F51D4" w:rsidP="00F23549" w:rsidRDefault="00097697" w14:paraId="166BC446" w14:textId="4C0C4B9D">
      <w:r>
        <w:t xml:space="preserve">Felt </w:t>
      </w:r>
      <w:r w:rsidR="00991958">
        <w:t>8</w:t>
      </w:r>
      <w:r w:rsidR="000F51D4">
        <w:t>:</w:t>
      </w:r>
      <w:r w:rsidR="00A204E1">
        <w:t xml:space="preserve"> Aldersgruppe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0F51D4" w:rsidTr="00E0348A" w14:paraId="39514DE0" w14:textId="77777777">
        <w:tc>
          <w:tcPr>
            <w:tcW w:w="1515" w:type="dxa"/>
            <w:shd w:val="clear" w:color="auto" w:fill="BFBFBF" w:themeFill="background1" w:themeFillShade="BF"/>
          </w:tcPr>
          <w:p w:rsidR="000F51D4" w:rsidP="000F51D4" w:rsidRDefault="00E0348A" w14:paraId="3F5562F5" w14:textId="26212DEE">
            <w:r>
              <w:t>Formål</w:t>
            </w:r>
          </w:p>
        </w:tc>
        <w:tc>
          <w:tcPr>
            <w:tcW w:w="8113" w:type="dxa"/>
          </w:tcPr>
          <w:p w:rsidRPr="00906315" w:rsidR="000F51D4" w:rsidP="000F51D4" w:rsidRDefault="000F51D4" w14:paraId="49C22D51" w14:textId="3854CB32">
            <w:r>
              <w:t xml:space="preserve">At angive den aldersgruppe, som </w:t>
            </w:r>
            <w:r w:rsidR="00411A3E">
              <w:t>skal fremgå af recepten</w:t>
            </w:r>
            <w:r w:rsidR="00BF3244">
              <w:t>.</w:t>
            </w:r>
            <w:r>
              <w:fldChar w:fldCharType="begin"/>
            </w:r>
            <w:r>
              <w:instrText xml:space="preserve"> NOTEREF _Hlk122509782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1</w:t>
            </w:r>
            <w:r>
              <w:fldChar w:fldCharType="end"/>
            </w:r>
          </w:p>
        </w:tc>
      </w:tr>
      <w:tr w:rsidR="006059AF" w:rsidTr="00E0348A" w14:paraId="5D006CF7" w14:textId="77777777">
        <w:tc>
          <w:tcPr>
            <w:tcW w:w="1515" w:type="dxa"/>
            <w:shd w:val="clear" w:color="auto" w:fill="BFBFBF" w:themeFill="background1" w:themeFillShade="BF"/>
          </w:tcPr>
          <w:p w:rsidR="006059AF" w:rsidP="006059AF" w:rsidRDefault="00E0348A" w14:paraId="50C3E654" w14:textId="403DE7CF">
            <w:r>
              <w:t>Assistance</w:t>
            </w:r>
          </w:p>
        </w:tc>
        <w:tc>
          <w:tcPr>
            <w:tcW w:w="8113" w:type="dxa"/>
          </w:tcPr>
          <w:p w:rsidR="00411A3E" w:rsidP="006059AF" w:rsidRDefault="00411A3E" w14:paraId="407E5DE5" w14:textId="275431E4">
            <w:r>
              <w:t>Ud fra angivet dyreart vælges aldersgruppen.</w:t>
            </w:r>
          </w:p>
          <w:p w:rsidR="00411A3E" w:rsidP="006059AF" w:rsidRDefault="00411A3E" w14:paraId="4B3396EF" w14:textId="77777777"/>
          <w:p w:rsidR="006059AF" w:rsidP="006059AF" w:rsidRDefault="006059AF" w14:paraId="56476F1A" w14:textId="77777777">
            <w:r>
              <w:t xml:space="preserve">Aldersgruppe vælges ud fra en </w:t>
            </w:r>
            <w:proofErr w:type="spellStart"/>
            <w:r>
              <w:t>rulleliste</w:t>
            </w:r>
            <w:proofErr w:type="spellEnd"/>
            <w:r>
              <w:t xml:space="preserve">, som defineres afhængigt af valget i felt </w:t>
            </w:r>
            <w:r w:rsidR="00095E28">
              <w:t>6</w:t>
            </w:r>
            <w:r>
              <w:t>.</w:t>
            </w:r>
            <w:r w:rsidR="0042483F">
              <w:t xml:space="preserve"> Hentes</w:t>
            </w:r>
            <w:r w:rsidR="00AF32DB">
              <w:t xml:space="preserve"> fra </w:t>
            </w:r>
            <w:r w:rsidR="00411A3E">
              <w:t>A</w:t>
            </w:r>
            <w:r w:rsidRPr="00EF2AC6" w:rsidR="00AF32DB">
              <w:t xml:space="preserve">ldersgrupper </w:t>
            </w:r>
            <w:r w:rsidR="00411A3E">
              <w:t>i S</w:t>
            </w:r>
            <w:r w:rsidRPr="00EF2AC6" w:rsidR="00AF32DB">
              <w:t>tamdata</w:t>
            </w:r>
            <w:r w:rsidR="0042483F">
              <w:t>.</w:t>
            </w:r>
          </w:p>
          <w:p w:rsidR="00A21EBE" w:rsidP="006059AF" w:rsidRDefault="00A21EBE" w14:paraId="374E5AAD" w14:textId="77777777"/>
          <w:p w:rsidR="006059AF" w:rsidP="006059AF" w:rsidRDefault="00A21EBE" w14:paraId="0667F3CB" w14:textId="6041702A">
            <w:r>
              <w:t xml:space="preserve">Aldersgruppe skal kun være synlig hvis der er tale om en recept til erhverv. </w:t>
            </w:r>
          </w:p>
        </w:tc>
      </w:tr>
      <w:tr w:rsidR="006059AF" w:rsidTr="00E0348A" w14:paraId="0CDAF50A" w14:textId="77777777">
        <w:tc>
          <w:tcPr>
            <w:tcW w:w="1515" w:type="dxa"/>
            <w:shd w:val="clear" w:color="auto" w:fill="BFBFBF" w:themeFill="background1" w:themeFillShade="BF"/>
          </w:tcPr>
          <w:p w:rsidR="006059AF" w:rsidP="006059AF" w:rsidRDefault="00E0348A" w14:paraId="74611EBD" w14:textId="4A510555">
            <w:r>
              <w:t>Validering</w:t>
            </w:r>
          </w:p>
        </w:tc>
        <w:tc>
          <w:tcPr>
            <w:tcW w:w="8113" w:type="dxa"/>
          </w:tcPr>
          <w:p w:rsidRPr="00906315" w:rsidR="006059AF" w:rsidP="006059AF" w:rsidRDefault="006059AF" w14:paraId="4CE51EC9" w14:textId="27D046B0">
            <w:r>
              <w:t>Krav om at feltet er udfyldt</w:t>
            </w:r>
            <w:r w:rsidR="002C276B">
              <w:t>.</w:t>
            </w:r>
          </w:p>
        </w:tc>
      </w:tr>
    </w:tbl>
    <w:p w:rsidR="000F51D4" w:rsidP="00F23549" w:rsidRDefault="000F51D4" w14:paraId="46F74950" w14:textId="77777777"/>
    <w:p w:rsidR="000F51D4" w:rsidP="00F23549" w:rsidRDefault="00097697" w14:paraId="17C4633F" w14:textId="1BD923FB">
      <w:r>
        <w:t xml:space="preserve">Felt </w:t>
      </w:r>
      <w:r w:rsidR="00991958">
        <w:t>9</w:t>
      </w:r>
      <w:r w:rsidR="000F51D4">
        <w:t>:</w:t>
      </w:r>
      <w:r w:rsidR="00A204E1">
        <w:t xml:space="preserve"> Ordinationsgruppe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515"/>
        <w:gridCol w:w="8113"/>
      </w:tblGrid>
      <w:tr w:rsidR="004239A8" w:rsidTr="00E0348A" w14:paraId="0B6B32FD" w14:textId="77777777">
        <w:tc>
          <w:tcPr>
            <w:tcW w:w="1515" w:type="dxa"/>
            <w:shd w:val="clear" w:color="auto" w:fill="BFBFBF" w:themeFill="background1" w:themeFillShade="BF"/>
          </w:tcPr>
          <w:p w:rsidR="004239A8" w:rsidP="000F51D4" w:rsidRDefault="00E0348A" w14:paraId="642031EA" w14:textId="2D654960">
            <w:r>
              <w:t>Formål</w:t>
            </w:r>
          </w:p>
        </w:tc>
        <w:tc>
          <w:tcPr>
            <w:tcW w:w="8113" w:type="dxa"/>
          </w:tcPr>
          <w:p w:rsidRPr="00906315" w:rsidR="004239A8" w:rsidP="000F51D4" w:rsidRDefault="004239A8" w14:paraId="4227C988" w14:textId="280419C7">
            <w:r>
              <w:t xml:space="preserve">At angive den ordinationsgruppe, som </w:t>
            </w:r>
            <w:r w:rsidR="00BF3244">
              <w:t>skal fremgå af recepten.</w:t>
            </w:r>
            <w:r>
              <w:fldChar w:fldCharType="begin"/>
            </w:r>
            <w:r>
              <w:instrText xml:space="preserve"> NOTEREF _Hlk122509782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1</w:t>
            </w:r>
            <w:r>
              <w:fldChar w:fldCharType="end"/>
            </w:r>
          </w:p>
        </w:tc>
      </w:tr>
      <w:tr w:rsidR="006059AF" w:rsidTr="00E0348A" w14:paraId="68E762CC" w14:textId="77777777">
        <w:tc>
          <w:tcPr>
            <w:tcW w:w="1515" w:type="dxa"/>
            <w:shd w:val="clear" w:color="auto" w:fill="BFBFBF" w:themeFill="background1" w:themeFillShade="BF"/>
          </w:tcPr>
          <w:p w:rsidR="006059AF" w:rsidP="006059AF" w:rsidRDefault="00E0348A" w14:paraId="13E832D2" w14:textId="7AB0AE21">
            <w:r>
              <w:t>Assistance</w:t>
            </w:r>
          </w:p>
        </w:tc>
        <w:tc>
          <w:tcPr>
            <w:tcW w:w="8113" w:type="dxa"/>
          </w:tcPr>
          <w:p w:rsidR="00BF3244" w:rsidP="00BF3244" w:rsidRDefault="00BF3244" w14:paraId="112EAAE3" w14:textId="46082680">
            <w:r>
              <w:t>Ud fra angivet dyreart vælges ordinationsgruppen.</w:t>
            </w:r>
          </w:p>
          <w:p w:rsidR="00BF3244" w:rsidP="006059AF" w:rsidRDefault="00BF3244" w14:paraId="1DA9ABC0" w14:textId="77777777"/>
          <w:p w:rsidR="006059AF" w:rsidP="006059AF" w:rsidRDefault="006059AF" w14:paraId="4DF2710A" w14:textId="1032E3A1">
            <w:r>
              <w:t xml:space="preserve">Ordinationsgruppe vælges </w:t>
            </w:r>
            <w:r w:rsidR="001E12CF">
              <w:t>på</w:t>
            </w:r>
            <w:r>
              <w:t xml:space="preserve"> </w:t>
            </w:r>
            <w:proofErr w:type="spellStart"/>
            <w:r>
              <w:t>rulleliste</w:t>
            </w:r>
            <w:proofErr w:type="spellEnd"/>
            <w:r>
              <w:t xml:space="preserve">, som defineres afhængigt af valget i felt </w:t>
            </w:r>
            <w:r w:rsidR="00852C80">
              <w:t>6</w:t>
            </w:r>
            <w:r>
              <w:t>.</w:t>
            </w:r>
            <w:r w:rsidR="009D5F61">
              <w:t xml:space="preserve"> Hentes </w:t>
            </w:r>
            <w:r w:rsidR="00AF32DB">
              <w:t xml:space="preserve">fra </w:t>
            </w:r>
            <w:r w:rsidRPr="00EF2AC6" w:rsidR="00AF32DB">
              <w:t xml:space="preserve">ordinationsgrupper </w:t>
            </w:r>
            <w:r w:rsidR="00BF3244">
              <w:t>i S</w:t>
            </w:r>
            <w:r w:rsidRPr="00EF2AC6" w:rsidR="00AF32DB">
              <w:t>tamdata</w:t>
            </w:r>
            <w:r w:rsidR="00BF3244">
              <w:t>.</w:t>
            </w:r>
          </w:p>
        </w:tc>
      </w:tr>
      <w:tr w:rsidR="006059AF" w:rsidTr="00E0348A" w14:paraId="2AE06A08" w14:textId="77777777">
        <w:tc>
          <w:tcPr>
            <w:tcW w:w="1515" w:type="dxa"/>
            <w:shd w:val="clear" w:color="auto" w:fill="BFBFBF" w:themeFill="background1" w:themeFillShade="BF"/>
          </w:tcPr>
          <w:p w:rsidR="006059AF" w:rsidP="006059AF" w:rsidRDefault="00E0348A" w14:paraId="0FC627F8" w14:textId="253C6D0F">
            <w:r>
              <w:t>Validering</w:t>
            </w:r>
          </w:p>
        </w:tc>
        <w:tc>
          <w:tcPr>
            <w:tcW w:w="8113" w:type="dxa"/>
          </w:tcPr>
          <w:p w:rsidRPr="00906315" w:rsidR="006059AF" w:rsidP="006059AF" w:rsidRDefault="006059AF" w14:paraId="3FF8123C" w14:textId="555F0CA9">
            <w:r>
              <w:t>Krav om at feltet er udfyldt</w:t>
            </w:r>
            <w:r w:rsidR="002C276B">
              <w:t>.</w:t>
            </w:r>
            <w:r w:rsidRPr="00FB554A">
              <w:t xml:space="preserve"> </w:t>
            </w:r>
          </w:p>
        </w:tc>
      </w:tr>
    </w:tbl>
    <w:p w:rsidR="005D7CD1" w:rsidP="00F23549" w:rsidRDefault="005D7CD1" w14:paraId="7E506D66" w14:textId="77777777"/>
    <w:p w:rsidR="005D7CD1" w:rsidP="00713963" w:rsidRDefault="00797CB6" w14:paraId="6E81E09B" w14:textId="09F205C7">
      <w:pPr>
        <w:pStyle w:val="Heading1"/>
        <w:numPr>
          <w:ilvl w:val="0"/>
          <w:numId w:val="16"/>
        </w:numPr>
      </w:pPr>
      <w:bookmarkStart w:name="_Toc240965738" w:id="9"/>
      <w:r>
        <w:t>Godkendte m</w:t>
      </w:r>
      <w:r w:rsidR="00D50068">
        <w:t>arkedsførte lægemidler</w:t>
      </w:r>
      <w:bookmarkEnd w:id="9"/>
    </w:p>
    <w:p w:rsidR="00E0348A" w:rsidP="00E0348A" w:rsidRDefault="00E0348A" w14:paraId="1CD4C774" w14:textId="77777777">
      <w:pPr>
        <w:spacing w:after="0"/>
      </w:pPr>
    </w:p>
    <w:p w:rsidR="005D7CD1" w:rsidP="005D7CD1" w:rsidRDefault="005D7CD1" w14:paraId="07929293" w14:textId="1A17C45C">
      <w:r>
        <w:t xml:space="preserve">I nedenstående er </w:t>
      </w:r>
      <w:r w:rsidR="00FD38CA">
        <w:t>beskrevet</w:t>
      </w:r>
      <w:r>
        <w:t xml:space="preserve"> felterne, der er knyttet til </w:t>
      </w:r>
      <w:r w:rsidR="00D50068">
        <w:t>markedsførte lægemidler</w:t>
      </w:r>
      <w:r w:rsidR="002B2D94">
        <w:t xml:space="preserve">. </w:t>
      </w:r>
    </w:p>
    <w:p w:rsidR="0089715D" w:rsidP="00E0348A" w:rsidRDefault="0089715D" w14:paraId="640D143C" w14:textId="77777777">
      <w:pPr>
        <w:spacing w:after="0"/>
      </w:pPr>
    </w:p>
    <w:p w:rsidR="00E74021" w:rsidP="00E74021" w:rsidRDefault="00097697" w14:paraId="22D17216" w14:textId="3F2D5E38">
      <w:r>
        <w:t xml:space="preserve">Felt </w:t>
      </w:r>
      <w:r w:rsidR="001E12CF">
        <w:t>1</w:t>
      </w:r>
      <w:r w:rsidR="00E51FD8">
        <w:t>0</w:t>
      </w:r>
      <w:r w:rsidR="001E12CF">
        <w:t>:</w:t>
      </w:r>
      <w:r w:rsidR="00A204E1">
        <w:t xml:space="preserve"> Søg på </w:t>
      </w:r>
      <w:r w:rsidR="00E74021">
        <w:t>lægemiddelnavn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E74021" w:rsidTr="00E0348A" w14:paraId="5AE1B650" w14:textId="77777777">
        <w:tc>
          <w:tcPr>
            <w:tcW w:w="1515" w:type="dxa"/>
            <w:shd w:val="clear" w:color="auto" w:fill="BFBFBF" w:themeFill="background1" w:themeFillShade="BF"/>
          </w:tcPr>
          <w:p w:rsidR="00E74021" w:rsidRDefault="00E0348A" w14:paraId="58128A36" w14:textId="5E7ABC84">
            <w:r>
              <w:t>Formål</w:t>
            </w:r>
          </w:p>
        </w:tc>
        <w:tc>
          <w:tcPr>
            <w:tcW w:w="8113" w:type="dxa"/>
          </w:tcPr>
          <w:p w:rsidR="00E74021" w:rsidRDefault="00E74021" w14:paraId="5A4D19C0" w14:textId="75EE4645">
            <w:r>
              <w:t>At begrænse fremsøgning af lægemidler</w:t>
            </w:r>
            <w:r w:rsidR="000666BF">
              <w:t xml:space="preserve">. Der skal kunne søges på veterinære lægemidler alene, eller humane lægemidler alene eller alle lægemidler både veterinære og humane.  For </w:t>
            </w:r>
            <w:r w:rsidR="005551D0">
              <w:t xml:space="preserve">både humane og veterinære </w:t>
            </w:r>
            <w:r w:rsidR="000666BF">
              <w:t>gælder at der skal kunne søges på p</w:t>
            </w:r>
            <w:r>
              <w:t>rodukter, hvis navn indeholder en specifik tekststreng</w:t>
            </w:r>
            <w:r w:rsidR="005551D0">
              <w:t>. Veterinære lægemidler kendes på at ATC-koden starter med Q.</w:t>
            </w:r>
          </w:p>
        </w:tc>
      </w:tr>
      <w:tr w:rsidR="00E74021" w:rsidTr="00E0348A" w14:paraId="29FBEF37" w14:textId="77777777">
        <w:tc>
          <w:tcPr>
            <w:tcW w:w="1515" w:type="dxa"/>
            <w:shd w:val="clear" w:color="auto" w:fill="BFBFBF" w:themeFill="background1" w:themeFillShade="BF"/>
          </w:tcPr>
          <w:p w:rsidR="00E74021" w:rsidRDefault="00E0348A" w14:paraId="201BF38E" w14:textId="2FED85FB">
            <w:r>
              <w:t>Assistance</w:t>
            </w:r>
          </w:p>
        </w:tc>
        <w:tc>
          <w:tcPr>
            <w:tcW w:w="8113" w:type="dxa"/>
          </w:tcPr>
          <w:p w:rsidR="00E74021" w:rsidRDefault="00E74021" w14:paraId="6B5B55EA" w14:textId="77777777">
            <w:r>
              <w:t xml:space="preserve">Lægemidler der matcher søgekriterie kan vælges på </w:t>
            </w:r>
            <w:proofErr w:type="spellStart"/>
            <w:r>
              <w:t>rulleliste</w:t>
            </w:r>
            <w:proofErr w:type="spellEnd"/>
            <w:r>
              <w:t xml:space="preserve"> ud fra stamdata.</w:t>
            </w:r>
          </w:p>
        </w:tc>
      </w:tr>
      <w:tr w:rsidR="00E74021" w:rsidTr="00E0348A" w14:paraId="122F0870" w14:textId="77777777">
        <w:tc>
          <w:tcPr>
            <w:tcW w:w="1515" w:type="dxa"/>
            <w:shd w:val="clear" w:color="auto" w:fill="BFBFBF" w:themeFill="background1" w:themeFillShade="BF"/>
          </w:tcPr>
          <w:p w:rsidR="00E74021" w:rsidRDefault="00E0348A" w14:paraId="4114D88A" w14:textId="58E6F60C">
            <w:r>
              <w:t>Validering</w:t>
            </w:r>
          </w:p>
        </w:tc>
        <w:tc>
          <w:tcPr>
            <w:tcW w:w="8113" w:type="dxa"/>
          </w:tcPr>
          <w:p w:rsidR="00E74021" w:rsidRDefault="00E74021" w14:paraId="57C3EB84" w14:textId="77777777">
            <w:r>
              <w:t>-</w:t>
            </w:r>
          </w:p>
        </w:tc>
      </w:tr>
    </w:tbl>
    <w:p w:rsidR="0089715D" w:rsidP="00F23549" w:rsidRDefault="0089715D" w14:paraId="5A71CC56" w14:textId="77777777"/>
    <w:p w:rsidR="001E12CF" w:rsidP="00F23549" w:rsidRDefault="00097697" w14:paraId="1ED86B41" w14:textId="54F5A5E2">
      <w:r>
        <w:t xml:space="preserve">Felt </w:t>
      </w:r>
      <w:r w:rsidR="001E12CF">
        <w:t>1</w:t>
      </w:r>
      <w:r w:rsidR="00991958">
        <w:t>1</w:t>
      </w:r>
      <w:r w:rsidR="001E12CF">
        <w:t>:</w:t>
      </w:r>
      <w:r w:rsidR="00A204E1">
        <w:t xml:space="preserve"> Søg på aktivt stof</w:t>
      </w:r>
      <w:r w:rsidR="00630366">
        <w:t xml:space="preserve"> (substanser)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1E12CF" w:rsidTr="00E0348A" w14:paraId="28433341" w14:textId="77777777">
        <w:tc>
          <w:tcPr>
            <w:tcW w:w="1515" w:type="dxa"/>
            <w:shd w:val="clear" w:color="auto" w:fill="BFBFBF" w:themeFill="background1" w:themeFillShade="BF"/>
          </w:tcPr>
          <w:p w:rsidR="001E12CF" w:rsidP="00503AB1" w:rsidRDefault="00E0348A" w14:paraId="6F9763CB" w14:textId="612027DC">
            <w:r>
              <w:t>Formål</w:t>
            </w:r>
          </w:p>
        </w:tc>
        <w:tc>
          <w:tcPr>
            <w:tcW w:w="8113" w:type="dxa"/>
          </w:tcPr>
          <w:p w:rsidR="001E12CF" w:rsidP="00503AB1" w:rsidRDefault="001E12CF" w14:paraId="1DDC5204" w14:textId="3C65C5C8">
            <w:r>
              <w:t>At begrænse fremsøgning af lægemidler til kun at omfatte produkter indeholdende et specifikt aktivt stof</w:t>
            </w:r>
            <w:r w:rsidR="0002405C">
              <w:t>.</w:t>
            </w:r>
          </w:p>
        </w:tc>
      </w:tr>
      <w:tr w:rsidR="001E12CF" w:rsidTr="00E0348A" w14:paraId="6B4E3FD1" w14:textId="77777777">
        <w:tc>
          <w:tcPr>
            <w:tcW w:w="1515" w:type="dxa"/>
            <w:shd w:val="clear" w:color="auto" w:fill="BFBFBF" w:themeFill="background1" w:themeFillShade="BF"/>
          </w:tcPr>
          <w:p w:rsidR="001E12CF" w:rsidP="00503AB1" w:rsidRDefault="00E0348A" w14:paraId="6B91CA7B" w14:textId="328D3669">
            <w:r>
              <w:t>Assistance</w:t>
            </w:r>
          </w:p>
        </w:tc>
        <w:tc>
          <w:tcPr>
            <w:tcW w:w="8113" w:type="dxa"/>
          </w:tcPr>
          <w:p w:rsidR="001E12CF" w:rsidP="00503AB1" w:rsidRDefault="00A1289C" w14:paraId="727D96F4" w14:textId="77777777">
            <w:r>
              <w:t xml:space="preserve">Aktive stoffer der matcher søgekriterie kan vælges på </w:t>
            </w:r>
            <w:proofErr w:type="spellStart"/>
            <w:r>
              <w:t>rulleliste</w:t>
            </w:r>
            <w:proofErr w:type="spellEnd"/>
            <w:r w:rsidR="00E51FD8">
              <w:t xml:space="preserve"> ud fra stamdata.</w:t>
            </w:r>
          </w:p>
          <w:p w:rsidR="00BF3244" w:rsidP="00503AB1" w:rsidRDefault="00BF3244" w14:paraId="5D1B2F52" w14:textId="77777777"/>
          <w:p w:rsidR="001E12CF" w:rsidP="00503AB1" w:rsidRDefault="00BF3244" w14:paraId="5311C20D" w14:textId="23CAF0DA">
            <w:r>
              <w:t>Søgepuljen udgøres af alle aktive stoffer blandt markedsførte lægemidler, der fremgår af lægemidler i Medicinpriser.</w:t>
            </w:r>
          </w:p>
        </w:tc>
      </w:tr>
      <w:tr w:rsidR="001E12CF" w:rsidTr="00E0348A" w14:paraId="55B0EA2A" w14:textId="77777777">
        <w:tc>
          <w:tcPr>
            <w:tcW w:w="1515" w:type="dxa"/>
            <w:shd w:val="clear" w:color="auto" w:fill="BFBFBF" w:themeFill="background1" w:themeFillShade="BF"/>
          </w:tcPr>
          <w:p w:rsidR="001E12CF" w:rsidP="00503AB1" w:rsidRDefault="00E0348A" w14:paraId="33F31FA0" w14:textId="765C1191">
            <w:r>
              <w:t>Validering</w:t>
            </w:r>
          </w:p>
        </w:tc>
        <w:tc>
          <w:tcPr>
            <w:tcW w:w="8113" w:type="dxa"/>
          </w:tcPr>
          <w:p w:rsidR="001E12CF" w:rsidP="00503AB1" w:rsidRDefault="00E77DDE" w14:paraId="111109C8" w14:textId="77777777">
            <w:r>
              <w:t>-</w:t>
            </w:r>
          </w:p>
        </w:tc>
      </w:tr>
    </w:tbl>
    <w:p w:rsidR="00A1289C" w:rsidP="00F23549" w:rsidRDefault="00A1289C" w14:paraId="667DBD7F" w14:textId="77777777"/>
    <w:p w:rsidRPr="00A204E1" w:rsidR="00A1289C" w:rsidP="00F23549" w:rsidRDefault="00097697" w14:paraId="00DB9BFD" w14:textId="14CF398E">
      <w:r>
        <w:t xml:space="preserve">Felt </w:t>
      </w:r>
      <w:r w:rsidR="00A1289C">
        <w:t>1</w:t>
      </w:r>
      <w:r w:rsidR="00E51FD8">
        <w:t>2</w:t>
      </w:r>
      <w:r w:rsidR="00A1289C">
        <w:t>:</w:t>
      </w:r>
      <w:r w:rsidR="00A204E1">
        <w:t xml:space="preserve"> Vælg lægemiddel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A1289C" w:rsidTr="43BB4480" w14:paraId="571361D1" w14:textId="77777777">
        <w:tc>
          <w:tcPr>
            <w:tcW w:w="1515" w:type="dxa"/>
            <w:shd w:val="clear" w:color="auto" w:fill="BFBFBF" w:themeFill="background1" w:themeFillShade="BF"/>
          </w:tcPr>
          <w:p w:rsidR="00A1289C" w:rsidP="00503AB1" w:rsidRDefault="00E0348A" w14:paraId="03FBED24" w14:textId="61B0418F">
            <w:r>
              <w:t>Formål</w:t>
            </w:r>
          </w:p>
        </w:tc>
        <w:tc>
          <w:tcPr>
            <w:tcW w:w="8113" w:type="dxa"/>
          </w:tcPr>
          <w:p w:rsidR="00A1289C" w:rsidP="00503AB1" w:rsidRDefault="0F774ED6" w14:paraId="72C52258" w14:textId="1F5B4FEA">
            <w:r>
              <w:t xml:space="preserve">At </w:t>
            </w:r>
            <w:r w:rsidR="706BFB30">
              <w:t xml:space="preserve">angive navnet på det </w:t>
            </w:r>
            <w:r>
              <w:t xml:space="preserve">lægemiddel, der skal fremgå af </w:t>
            </w:r>
            <w:r w:rsidR="3447DE70">
              <w:t>recepten</w:t>
            </w:r>
            <w:bookmarkStart w:name="_Ref122597237" w:id="10"/>
            <w:r w:rsidR="00546D98">
              <w:rPr>
                <w:rStyle w:val="FootnoteReference"/>
              </w:rPr>
              <w:footnoteReference w:id="4"/>
            </w:r>
            <w:bookmarkEnd w:id="10"/>
            <w:r>
              <w:t>.</w:t>
            </w:r>
          </w:p>
        </w:tc>
      </w:tr>
      <w:tr w:rsidR="00A1289C" w:rsidTr="43BB4480" w14:paraId="5F52F6DC" w14:textId="77777777">
        <w:tc>
          <w:tcPr>
            <w:tcW w:w="1515" w:type="dxa"/>
            <w:shd w:val="clear" w:color="auto" w:fill="BFBFBF" w:themeFill="background1" w:themeFillShade="BF"/>
          </w:tcPr>
          <w:p w:rsidR="00A1289C" w:rsidP="00503AB1" w:rsidRDefault="00E0348A" w14:paraId="7427B462" w14:textId="6F47B284">
            <w:r>
              <w:t>Assistance</w:t>
            </w:r>
          </w:p>
        </w:tc>
        <w:tc>
          <w:tcPr>
            <w:tcW w:w="8113" w:type="dxa"/>
          </w:tcPr>
          <w:p w:rsidR="00A1289C" w:rsidP="00503AB1" w:rsidRDefault="001051E0" w14:paraId="3240142E" w14:textId="4CF30B98">
            <w:r>
              <w:t xml:space="preserve">Lægemidler der matcher søgekriterier kan vælges på </w:t>
            </w:r>
            <w:proofErr w:type="spellStart"/>
            <w:r>
              <w:t>rulleliste</w:t>
            </w:r>
            <w:proofErr w:type="spellEnd"/>
            <w:r w:rsidR="00E51FD8">
              <w:t xml:space="preserve"> i stamdata</w:t>
            </w:r>
            <w:r>
              <w:t>.</w:t>
            </w:r>
          </w:p>
        </w:tc>
      </w:tr>
      <w:tr w:rsidR="00A1289C" w:rsidTr="43BB4480" w14:paraId="408090B9" w14:textId="77777777">
        <w:tc>
          <w:tcPr>
            <w:tcW w:w="1515" w:type="dxa"/>
            <w:shd w:val="clear" w:color="auto" w:fill="BFBFBF" w:themeFill="background1" w:themeFillShade="BF"/>
          </w:tcPr>
          <w:p w:rsidR="00A1289C" w:rsidP="00503AB1" w:rsidRDefault="00E0348A" w14:paraId="0CD54113" w14:textId="34E24D0A">
            <w:r>
              <w:t>Validering</w:t>
            </w:r>
          </w:p>
        </w:tc>
        <w:tc>
          <w:tcPr>
            <w:tcW w:w="8113" w:type="dxa"/>
          </w:tcPr>
          <w:p w:rsidR="00A1289C" w:rsidP="00503AB1" w:rsidRDefault="001051E0" w14:paraId="6C2E1FA3" w14:textId="73C2FCC8">
            <w:r>
              <w:t>Feltet må ikke være blankt</w:t>
            </w:r>
            <w:r w:rsidR="00E74021">
              <w:t>.</w:t>
            </w:r>
          </w:p>
        </w:tc>
      </w:tr>
    </w:tbl>
    <w:p w:rsidR="001E12CF" w:rsidP="001051E0" w:rsidRDefault="001E12CF" w14:paraId="1F3CE140" w14:textId="77777777">
      <w:pPr>
        <w:jc w:val="center"/>
      </w:pPr>
    </w:p>
    <w:p w:rsidR="00A204E1" w:rsidP="00A204E1" w:rsidRDefault="00097697" w14:paraId="7D9A1822" w14:textId="5BFF2CA8">
      <w:r>
        <w:t xml:space="preserve">Felt </w:t>
      </w:r>
      <w:r w:rsidR="00012974">
        <w:t>1</w:t>
      </w:r>
      <w:r w:rsidR="00E51FD8">
        <w:t>3</w:t>
      </w:r>
      <w:r w:rsidR="00012974">
        <w:t>:</w:t>
      </w:r>
      <w:r w:rsidR="00A204E1">
        <w:t xml:space="preserve"> Vælg pakning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012974" w:rsidTr="00E0348A" w14:paraId="08D22E83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1B9CBFEC" w14:textId="62E74441">
            <w:r>
              <w:t>Formål</w:t>
            </w:r>
          </w:p>
        </w:tc>
        <w:tc>
          <w:tcPr>
            <w:tcW w:w="8113" w:type="dxa"/>
          </w:tcPr>
          <w:p w:rsidR="00012974" w:rsidP="00503AB1" w:rsidRDefault="00012974" w14:paraId="677B860A" w14:textId="610695CC">
            <w:r>
              <w:t>At markere valg af den pakningsstørrelse, der skal fremgå af ordinationen</w:t>
            </w:r>
            <w:r w:rsidR="00546D98">
              <w:fldChar w:fldCharType="begin"/>
            </w:r>
            <w:r w:rsidR="00546D98">
              <w:instrText xml:space="preserve"> NOTEREF _Ref122597237 \f \h </w:instrText>
            </w:r>
            <w:r w:rsidR="00E0348A">
              <w:instrText xml:space="preserve"> \* MERGEFORMAT </w:instrText>
            </w:r>
            <w:r w:rsidR="00546D98"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 w:rsidR="00546D98">
              <w:fldChar w:fldCharType="end"/>
            </w:r>
            <w:r>
              <w:t>.</w:t>
            </w:r>
          </w:p>
        </w:tc>
      </w:tr>
      <w:tr w:rsidR="00012974" w:rsidTr="00E0348A" w14:paraId="37F11FF8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55C47DBB" w14:textId="6EFE7EAC">
            <w:r>
              <w:t>Assistance</w:t>
            </w:r>
          </w:p>
        </w:tc>
        <w:tc>
          <w:tcPr>
            <w:tcW w:w="8113" w:type="dxa"/>
          </w:tcPr>
          <w:p w:rsidR="00012974" w:rsidP="00503AB1" w:rsidRDefault="00012974" w14:paraId="6E185E93" w14:textId="483580C0">
            <w:r>
              <w:t xml:space="preserve">Pakningsstørrelser kan vælges på </w:t>
            </w:r>
            <w:proofErr w:type="spellStart"/>
            <w:r>
              <w:t>rulleliste</w:t>
            </w:r>
            <w:proofErr w:type="spellEnd"/>
            <w:r w:rsidR="00C23043">
              <w:t xml:space="preserve"> indenfor</w:t>
            </w:r>
            <w:r w:rsidR="008B6AA9">
              <w:t xml:space="preserve"> det valgte lægemiddel (felt 1</w:t>
            </w:r>
            <w:r w:rsidR="00774538">
              <w:t>1</w:t>
            </w:r>
            <w:r w:rsidR="008B6AA9">
              <w:t>)</w:t>
            </w:r>
            <w:r w:rsidR="00C23043">
              <w:t>.</w:t>
            </w:r>
          </w:p>
        </w:tc>
      </w:tr>
      <w:tr w:rsidR="00012974" w:rsidTr="00E0348A" w14:paraId="4A4A9C9D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38643C98" w14:textId="1B4C668E">
            <w:r>
              <w:t>Validering</w:t>
            </w:r>
          </w:p>
        </w:tc>
        <w:tc>
          <w:tcPr>
            <w:tcW w:w="8113" w:type="dxa"/>
          </w:tcPr>
          <w:p w:rsidR="00012974" w:rsidP="00503AB1" w:rsidRDefault="00012974" w14:paraId="78756257" w14:textId="072792FA">
            <w:r>
              <w:t>Feltet må ikke være blankt</w:t>
            </w:r>
            <w:r w:rsidR="00C23043">
              <w:t>.</w:t>
            </w:r>
          </w:p>
        </w:tc>
      </w:tr>
    </w:tbl>
    <w:p w:rsidR="00B22B01" w:rsidP="00A204E1" w:rsidRDefault="00B22B01" w14:paraId="2B671A5D" w14:textId="77777777"/>
    <w:p w:rsidR="00A204E1" w:rsidP="00A204E1" w:rsidRDefault="00097697" w14:paraId="2D6B27C5" w14:textId="1161638C">
      <w:r>
        <w:t xml:space="preserve">Felt </w:t>
      </w:r>
      <w:r w:rsidR="00012974">
        <w:t>1</w:t>
      </w:r>
      <w:r w:rsidR="00E51FD8">
        <w:t>4</w:t>
      </w:r>
      <w:r w:rsidR="00012974">
        <w:t>:</w:t>
      </w:r>
      <w:r w:rsidR="00A204E1">
        <w:t xml:space="preserve"> Må ej substitueres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012974" w:rsidTr="43BB4480" w14:paraId="415E828B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02E17D12" w14:textId="71E6805F">
            <w:r>
              <w:t>Formål</w:t>
            </w:r>
          </w:p>
        </w:tc>
        <w:tc>
          <w:tcPr>
            <w:tcW w:w="8113" w:type="dxa"/>
          </w:tcPr>
          <w:p w:rsidR="00012974" w:rsidP="00503AB1" w:rsidRDefault="4F3AD8D9" w14:paraId="1F87E07A" w14:textId="77777777">
            <w:r>
              <w:t xml:space="preserve">At </w:t>
            </w:r>
            <w:r w:rsidR="3DDE4671">
              <w:t xml:space="preserve">kunne </w:t>
            </w:r>
            <w:r>
              <w:t>markere</w:t>
            </w:r>
            <w:r w:rsidR="3DDE4671">
              <w:t>, hvis lægemidlet ikke må substitueres</w:t>
            </w:r>
            <w:r w:rsidR="00087A27">
              <w:rPr>
                <w:rStyle w:val="FootnoteReference"/>
              </w:rPr>
              <w:footnoteReference w:id="5"/>
            </w:r>
            <w:r w:rsidR="3DDE4671">
              <w:t>.</w:t>
            </w:r>
          </w:p>
        </w:tc>
      </w:tr>
      <w:tr w:rsidR="00012974" w:rsidTr="43BB4480" w14:paraId="13F2EC41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4E22A9E8" w14:textId="43727961">
            <w:r>
              <w:t>Assistance</w:t>
            </w:r>
          </w:p>
        </w:tc>
        <w:tc>
          <w:tcPr>
            <w:tcW w:w="8113" w:type="dxa"/>
          </w:tcPr>
          <w:p w:rsidR="00012974" w:rsidP="00503AB1" w:rsidRDefault="00087A27" w14:paraId="22DD0419" w14:textId="7065AA06">
            <w:r>
              <w:t>Markeres på rullelise</w:t>
            </w:r>
            <w:r w:rsidR="004937C3">
              <w:t xml:space="preserve"> (default Ja)</w:t>
            </w:r>
          </w:p>
        </w:tc>
      </w:tr>
      <w:tr w:rsidR="00012974" w:rsidTr="43BB4480" w14:paraId="349043CE" w14:textId="77777777">
        <w:tc>
          <w:tcPr>
            <w:tcW w:w="1515" w:type="dxa"/>
            <w:shd w:val="clear" w:color="auto" w:fill="BFBFBF" w:themeFill="background1" w:themeFillShade="BF"/>
          </w:tcPr>
          <w:p w:rsidR="00012974" w:rsidP="00503AB1" w:rsidRDefault="00E0348A" w14:paraId="695E43CA" w14:textId="7440C1F8">
            <w:r>
              <w:t>Validering</w:t>
            </w:r>
          </w:p>
        </w:tc>
        <w:tc>
          <w:tcPr>
            <w:tcW w:w="8113" w:type="dxa"/>
          </w:tcPr>
          <w:p w:rsidR="00012974" w:rsidP="00503AB1" w:rsidRDefault="00981A47" w14:paraId="605B95D7" w14:textId="2556363C">
            <w:r>
              <w:t>Ja/nej</w:t>
            </w:r>
          </w:p>
        </w:tc>
      </w:tr>
    </w:tbl>
    <w:p w:rsidR="00012974" w:rsidP="00F23549" w:rsidRDefault="00012974" w14:paraId="1D86027D" w14:textId="77777777"/>
    <w:p w:rsidR="00012974" w:rsidP="00F23549" w:rsidRDefault="00097697" w14:paraId="391A4848" w14:textId="1CAEDD9D">
      <w:r>
        <w:t>Felt</w:t>
      </w:r>
      <w:r w:rsidR="00A42925">
        <w:t xml:space="preserve"> </w:t>
      </w:r>
      <w:r w:rsidR="00087A27">
        <w:t>1</w:t>
      </w:r>
      <w:r w:rsidR="00E51FD8">
        <w:t>5</w:t>
      </w:r>
      <w:r w:rsidR="00087A27">
        <w:t>:</w:t>
      </w:r>
      <w:r w:rsidR="00A204E1">
        <w:t xml:space="preserve"> Eventuel bemærkning til opsplitning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087A27" w:rsidTr="43BB4480" w14:paraId="744384A1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503AB1" w:rsidRDefault="00E0348A" w14:paraId="4053C7F3" w14:textId="19F98406">
            <w:r>
              <w:t>Formål</w:t>
            </w:r>
          </w:p>
        </w:tc>
        <w:tc>
          <w:tcPr>
            <w:tcW w:w="8113" w:type="dxa"/>
          </w:tcPr>
          <w:p w:rsidR="00087A27" w:rsidP="00503AB1" w:rsidRDefault="3DDE4671" w14:paraId="692A8E4A" w14:textId="77777777">
            <w:r>
              <w:t xml:space="preserve">At kunne markere, hvis der </w:t>
            </w:r>
            <w:r w:rsidR="706BFB30">
              <w:t>er</w:t>
            </w:r>
            <w:r>
              <w:t xml:space="preserve"> bemærkninger i relation til opsplitning af lægemidlet</w:t>
            </w:r>
            <w:bookmarkStart w:name="_Ref122597553" w:id="11"/>
            <w:r w:rsidR="00087A27">
              <w:rPr>
                <w:rStyle w:val="FootnoteReference"/>
              </w:rPr>
              <w:footnoteReference w:id="6"/>
            </w:r>
            <w:bookmarkEnd w:id="11"/>
            <w:r>
              <w:t>.</w:t>
            </w:r>
          </w:p>
        </w:tc>
      </w:tr>
      <w:tr w:rsidR="00087A27" w:rsidTr="43BB4480" w14:paraId="58A10E08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503AB1" w:rsidRDefault="00E0348A" w14:paraId="6C3B8A5D" w14:textId="428EF896">
            <w:r>
              <w:t>Assistance</w:t>
            </w:r>
          </w:p>
        </w:tc>
        <w:tc>
          <w:tcPr>
            <w:tcW w:w="8113" w:type="dxa"/>
          </w:tcPr>
          <w:p w:rsidR="00087A27" w:rsidP="00503AB1" w:rsidRDefault="163AA540" w14:paraId="43380EEA" w14:textId="716414A2">
            <w:r>
              <w:t>Markeres på rullelise</w:t>
            </w:r>
            <w:r w:rsidR="6BD33E56">
              <w:t xml:space="preserve"> ”Til opsplitning” eller ”Ej Opsplitning”</w:t>
            </w:r>
            <w:r w:rsidR="1DBCA6AE">
              <w:t>. Default værdi er “Ej opsplitning”.</w:t>
            </w:r>
          </w:p>
        </w:tc>
      </w:tr>
      <w:tr w:rsidR="00087A27" w:rsidTr="43BB4480" w14:paraId="7D4DEB86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503AB1" w:rsidRDefault="00E0348A" w14:paraId="35A43FBE" w14:textId="02B122A2">
            <w:r>
              <w:t>Validering</w:t>
            </w:r>
          </w:p>
        </w:tc>
        <w:tc>
          <w:tcPr>
            <w:tcW w:w="8113" w:type="dxa"/>
          </w:tcPr>
          <w:p w:rsidR="00087A27" w:rsidP="00503AB1" w:rsidRDefault="20E06CF9" w14:paraId="792E3902" w14:textId="00108F52">
            <w:r>
              <w:t>Feltet må ikke være blankt.</w:t>
            </w:r>
          </w:p>
        </w:tc>
      </w:tr>
    </w:tbl>
    <w:p w:rsidR="00A204E1" w:rsidP="00A204E1" w:rsidRDefault="00A204E1" w14:paraId="31515FCD" w14:textId="77777777"/>
    <w:p w:rsidR="00A204E1" w:rsidP="00A204E1" w:rsidRDefault="00097697" w14:paraId="19D51983" w14:textId="5CE94144">
      <w:r>
        <w:t xml:space="preserve">Felt </w:t>
      </w:r>
      <w:r w:rsidR="00F4268F">
        <w:t>1</w:t>
      </w:r>
      <w:r w:rsidR="00E51FD8">
        <w:t>6</w:t>
      </w:r>
      <w:r w:rsidR="00087A27">
        <w:t>:</w:t>
      </w:r>
      <w:r w:rsidR="00A204E1">
        <w:t xml:space="preserve"> Antal pakninger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087A27" w:rsidTr="00E0348A" w14:paraId="599EB184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087A27" w:rsidRDefault="00E0348A" w14:paraId="1F40687F" w14:textId="0B3D56CD">
            <w:bookmarkStart w:name="_Hlk122597360" w:id="12"/>
            <w:r>
              <w:t>Formål</w:t>
            </w:r>
          </w:p>
        </w:tc>
        <w:tc>
          <w:tcPr>
            <w:tcW w:w="8113" w:type="dxa"/>
          </w:tcPr>
          <w:p w:rsidR="00087A27" w:rsidP="00087A27" w:rsidRDefault="00087A27" w14:paraId="04F58291" w14:textId="20C01B0E">
            <w:r>
              <w:t xml:space="preserve">At </w:t>
            </w:r>
            <w:r w:rsidR="00546D98">
              <w:t>angive</w:t>
            </w:r>
            <w:r>
              <w:t xml:space="preserve"> antallet af valgte pakninger, </w:t>
            </w:r>
            <w:r w:rsidR="00FD6D05">
              <w:t>som kan udleveres på en gang.</w:t>
            </w:r>
            <w:r w:rsidR="00546D98">
              <w:fldChar w:fldCharType="begin"/>
            </w:r>
            <w:r w:rsidR="00546D98">
              <w:instrText xml:space="preserve"> NOTEREF _Ref122597237 \f \h </w:instrText>
            </w:r>
            <w:r w:rsidR="00E0348A">
              <w:instrText xml:space="preserve"> \* MERGEFORMAT </w:instrText>
            </w:r>
            <w:r w:rsidR="00546D98"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 w:rsidR="00546D98">
              <w:fldChar w:fldCharType="end"/>
            </w:r>
            <w:r>
              <w:t>.</w:t>
            </w:r>
          </w:p>
        </w:tc>
      </w:tr>
      <w:tr w:rsidR="00087A27" w:rsidTr="00E0348A" w14:paraId="5E55F75C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503AB1" w:rsidRDefault="00E0348A" w14:paraId="1D6C70AA" w14:textId="0CABAB76">
            <w:r>
              <w:t>Assistance</w:t>
            </w:r>
          </w:p>
        </w:tc>
        <w:tc>
          <w:tcPr>
            <w:tcW w:w="8113" w:type="dxa"/>
          </w:tcPr>
          <w:p w:rsidR="00087A27" w:rsidP="00503AB1" w:rsidRDefault="00E77DDE" w14:paraId="642AF06A" w14:textId="77777777">
            <w:r>
              <w:t>-</w:t>
            </w:r>
          </w:p>
        </w:tc>
      </w:tr>
      <w:tr w:rsidR="00087A27" w:rsidTr="00E0348A" w14:paraId="2CAD6F26" w14:textId="77777777">
        <w:tc>
          <w:tcPr>
            <w:tcW w:w="1515" w:type="dxa"/>
            <w:shd w:val="clear" w:color="auto" w:fill="BFBFBF" w:themeFill="background1" w:themeFillShade="BF"/>
          </w:tcPr>
          <w:p w:rsidR="00087A27" w:rsidP="00503AB1" w:rsidRDefault="00E0348A" w14:paraId="22FF70FF" w14:textId="36DA604B">
            <w:r>
              <w:t>Validering</w:t>
            </w:r>
          </w:p>
        </w:tc>
        <w:tc>
          <w:tcPr>
            <w:tcW w:w="8113" w:type="dxa"/>
          </w:tcPr>
          <w:p w:rsidR="00087A27" w:rsidP="00503AB1" w:rsidRDefault="00087A27" w14:paraId="3C9EA1AE" w14:textId="6F51074E">
            <w:r>
              <w:t xml:space="preserve">Feltet må ikke være blankt, hvis der </w:t>
            </w:r>
            <w:r w:rsidR="00882777">
              <w:t>anvendes et</w:t>
            </w:r>
            <w:r>
              <w:t xml:space="preserve"> veterinært markedsførte præparat. Hvis antallet overstiger 5 for </w:t>
            </w:r>
            <w:r w:rsidR="0097740B">
              <w:t>hobby</w:t>
            </w:r>
            <w:r>
              <w:t>dyr og 10 for øvrige arter, så adviseres om højt pakningsantal</w:t>
            </w:r>
            <w:r w:rsidR="00546D98">
              <w:t>, så eventuelle tastefejl kan undgås.</w:t>
            </w:r>
          </w:p>
        </w:tc>
      </w:tr>
      <w:bookmarkEnd w:id="12"/>
    </w:tbl>
    <w:p w:rsidR="00097697" w:rsidP="00F23549" w:rsidRDefault="00097697" w14:paraId="04C1554F" w14:textId="77777777"/>
    <w:p w:rsidR="00087A27" w:rsidP="00F23549" w:rsidRDefault="00097697" w14:paraId="1CAF8AA6" w14:textId="2950682A">
      <w:r>
        <w:t xml:space="preserve">Felt </w:t>
      </w:r>
      <w:r w:rsidR="00F4268F">
        <w:t>1</w:t>
      </w:r>
      <w:r w:rsidR="00E51FD8">
        <w:t>7</w:t>
      </w:r>
      <w:r w:rsidR="00546D98">
        <w:t>:</w:t>
      </w:r>
      <w:r w:rsidR="00A204E1">
        <w:t xml:space="preserve"> Administrationsvej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546D98" w:rsidTr="57A6390B" w14:paraId="30C874AE" w14:textId="77777777">
        <w:tc>
          <w:tcPr>
            <w:tcW w:w="1515" w:type="dxa"/>
            <w:shd w:val="clear" w:color="auto" w:fill="BFBFBF" w:themeFill="background1" w:themeFillShade="BF"/>
          </w:tcPr>
          <w:p w:rsidR="00546D98" w:rsidP="00503AB1" w:rsidRDefault="00E0348A" w14:paraId="1566C3A5" w14:textId="35E3792D">
            <w:r>
              <w:t>Formål</w:t>
            </w:r>
          </w:p>
        </w:tc>
        <w:tc>
          <w:tcPr>
            <w:tcW w:w="8113" w:type="dxa"/>
          </w:tcPr>
          <w:p w:rsidR="00546D98" w:rsidP="00503AB1" w:rsidRDefault="00546D98" w14:paraId="226C5368" w14:textId="54D04F7B">
            <w:r>
              <w:t>At angive hvordan det valgte lægemiddel skal administreres til patienten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</w:p>
        </w:tc>
      </w:tr>
      <w:tr w:rsidR="00546D98" w:rsidTr="57A6390B" w14:paraId="12ADE7E2" w14:textId="77777777">
        <w:tc>
          <w:tcPr>
            <w:tcW w:w="1515" w:type="dxa"/>
            <w:shd w:val="clear" w:color="auto" w:fill="BFBFBF" w:themeFill="background1" w:themeFillShade="BF"/>
          </w:tcPr>
          <w:p w:rsidR="00546D98" w:rsidP="00503AB1" w:rsidRDefault="00E0348A" w14:paraId="79742559" w14:textId="0E62D836">
            <w:r>
              <w:t>Assistance</w:t>
            </w:r>
          </w:p>
        </w:tc>
        <w:tc>
          <w:tcPr>
            <w:tcW w:w="8113" w:type="dxa"/>
          </w:tcPr>
          <w:p w:rsidR="00546D98" w:rsidP="00503AB1" w:rsidRDefault="3726B5E6" w14:paraId="77C9C595" w14:textId="05A534CA">
            <w:r>
              <w:t xml:space="preserve">Fra en </w:t>
            </w:r>
            <w:proofErr w:type="spellStart"/>
            <w:r>
              <w:t>rulleliste</w:t>
            </w:r>
            <w:proofErr w:type="spellEnd"/>
            <w:r>
              <w:t xml:space="preserve"> kan den ønskede administrationsvej</w:t>
            </w:r>
            <w:r w:rsidR="006F5291">
              <w:t xml:space="preserve"> </w:t>
            </w:r>
            <w:r w:rsidR="001E7482">
              <w:t xml:space="preserve">som er tilknyttet </w:t>
            </w:r>
            <w:r w:rsidR="001B4086">
              <w:t>det valgte lægemiddel</w:t>
            </w:r>
            <w:r w:rsidR="006C1CCD">
              <w:t xml:space="preserve"> vælges</w:t>
            </w:r>
            <w:r>
              <w:t xml:space="preserve">. </w:t>
            </w:r>
            <w:r w:rsidR="153B720D">
              <w:t>Er der kun tilknyttet en administrationsvej til lægemidlet vises denne som den angivne.</w:t>
            </w:r>
          </w:p>
        </w:tc>
      </w:tr>
      <w:tr w:rsidR="00546D98" w:rsidTr="57A6390B" w14:paraId="6E352F0B" w14:textId="77777777">
        <w:tc>
          <w:tcPr>
            <w:tcW w:w="1515" w:type="dxa"/>
            <w:shd w:val="clear" w:color="auto" w:fill="BFBFBF" w:themeFill="background1" w:themeFillShade="BF"/>
          </w:tcPr>
          <w:p w:rsidR="00546D98" w:rsidP="00503AB1" w:rsidRDefault="00E0348A" w14:paraId="34A57B3B" w14:textId="3EAF0F07">
            <w:r>
              <w:t>Validering</w:t>
            </w:r>
          </w:p>
        </w:tc>
        <w:tc>
          <w:tcPr>
            <w:tcW w:w="8113" w:type="dxa"/>
          </w:tcPr>
          <w:p w:rsidR="00546D98" w:rsidP="00503AB1" w:rsidRDefault="00546D98" w14:paraId="4B754DC4" w14:textId="15EF97D0">
            <w:r>
              <w:t xml:space="preserve">Feltet må ikke være </w:t>
            </w:r>
            <w:proofErr w:type="gramStart"/>
            <w:r>
              <w:t>blankt</w:t>
            </w:r>
            <w:r w:rsidR="002D54AC">
              <w:t>.</w:t>
            </w:r>
            <w:r w:rsidR="00503AB1">
              <w:t>.</w:t>
            </w:r>
            <w:proofErr w:type="gramEnd"/>
            <w:r w:rsidR="00503AB1">
              <w:t xml:space="preserve"> Hvis der </w:t>
            </w:r>
            <w:r w:rsidR="002E667F">
              <w:t>indtastes</w:t>
            </w:r>
            <w:r w:rsidR="00503AB1">
              <w:t xml:space="preserve"> en administrationsvej, der ikke fremgår af </w:t>
            </w:r>
            <w:r w:rsidR="00E75034">
              <w:t>stamdata</w:t>
            </w:r>
            <w:r w:rsidR="00503AB1">
              <w:t>, så adviseres det.</w:t>
            </w:r>
          </w:p>
        </w:tc>
      </w:tr>
    </w:tbl>
    <w:p w:rsidR="00546D98" w:rsidP="00F23549" w:rsidRDefault="00546D98" w14:paraId="095AA6D8" w14:textId="77777777"/>
    <w:p w:rsidR="00503AB1" w:rsidP="00F23549" w:rsidRDefault="00097697" w14:paraId="75BF6B08" w14:textId="2B3C22F9">
      <w:r>
        <w:t xml:space="preserve">Felt </w:t>
      </w:r>
      <w:r w:rsidR="00E51FD8">
        <w:t>1</w:t>
      </w:r>
      <w:r w:rsidR="00E75034">
        <w:t>8</w:t>
      </w:r>
      <w:r w:rsidR="00503AB1">
        <w:t>:</w:t>
      </w:r>
      <w:r w:rsidR="00A204E1">
        <w:t xml:space="preserve"> Indikation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503AB1" w:rsidTr="57A6390B" w14:paraId="7A794913" w14:textId="77777777">
        <w:tc>
          <w:tcPr>
            <w:tcW w:w="1515" w:type="dxa"/>
            <w:shd w:val="clear" w:color="auto" w:fill="BFBFBF" w:themeFill="background1" w:themeFillShade="BF"/>
          </w:tcPr>
          <w:p w:rsidR="00503AB1" w:rsidP="00503AB1" w:rsidRDefault="00E0348A" w14:paraId="4B7A0572" w14:textId="5D1C455D">
            <w:r>
              <w:t>Formål</w:t>
            </w:r>
          </w:p>
        </w:tc>
        <w:tc>
          <w:tcPr>
            <w:tcW w:w="8113" w:type="dxa"/>
          </w:tcPr>
          <w:p w:rsidR="00503AB1" w:rsidP="00503AB1" w:rsidRDefault="00503AB1" w14:paraId="232FC3DA" w14:textId="6C1DA036">
            <w:r>
              <w:t xml:space="preserve">At angive den indikation, hvortil det valgte lægemiddel skal </w:t>
            </w:r>
            <w:r w:rsidR="00882777">
              <w:t>anvendes til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</w:p>
        </w:tc>
      </w:tr>
      <w:tr w:rsidR="00503AB1" w:rsidTr="57A6390B" w14:paraId="1C40456B" w14:textId="77777777">
        <w:tc>
          <w:tcPr>
            <w:tcW w:w="1515" w:type="dxa"/>
            <w:shd w:val="clear" w:color="auto" w:fill="BFBFBF" w:themeFill="background1" w:themeFillShade="BF"/>
          </w:tcPr>
          <w:p w:rsidR="00503AB1" w:rsidP="00503AB1" w:rsidRDefault="00E0348A" w14:paraId="3061A295" w14:textId="73D9ACA4">
            <w:r>
              <w:t>Assistance</w:t>
            </w:r>
          </w:p>
        </w:tc>
        <w:tc>
          <w:tcPr>
            <w:tcW w:w="8113" w:type="dxa"/>
          </w:tcPr>
          <w:p w:rsidR="00503AB1" w:rsidP="00503AB1" w:rsidRDefault="17204463" w14:paraId="2CA6F636" w14:textId="27494A35">
            <w:r>
              <w:t xml:space="preserve">Der </w:t>
            </w:r>
            <w:r w:rsidR="0D6061C8">
              <w:t>skrives fritekst i feltet.</w:t>
            </w:r>
          </w:p>
        </w:tc>
      </w:tr>
      <w:tr w:rsidR="00503AB1" w:rsidTr="57A6390B" w14:paraId="60FF35B7" w14:textId="77777777">
        <w:tc>
          <w:tcPr>
            <w:tcW w:w="1515" w:type="dxa"/>
            <w:shd w:val="clear" w:color="auto" w:fill="BFBFBF" w:themeFill="background1" w:themeFillShade="BF"/>
          </w:tcPr>
          <w:p w:rsidR="00503AB1" w:rsidP="00503AB1" w:rsidRDefault="00E0348A" w14:paraId="68B3DE81" w14:textId="26CBEB06">
            <w:r>
              <w:t>Validering</w:t>
            </w:r>
          </w:p>
        </w:tc>
        <w:tc>
          <w:tcPr>
            <w:tcW w:w="8113" w:type="dxa"/>
          </w:tcPr>
          <w:p w:rsidR="00503AB1" w:rsidP="00503AB1" w:rsidRDefault="00503AB1" w14:paraId="576BE363" w14:textId="36D655C4">
            <w:r>
              <w:t>Feltet må ikke være blankt</w:t>
            </w:r>
            <w:r w:rsidR="000D0282">
              <w:t>.</w:t>
            </w:r>
            <w:r w:rsidR="00A153A4">
              <w:t xml:space="preserve"> </w:t>
            </w:r>
          </w:p>
        </w:tc>
      </w:tr>
    </w:tbl>
    <w:p w:rsidR="00503AB1" w:rsidP="00F23549" w:rsidRDefault="00503AB1" w14:paraId="39BC84C6" w14:textId="77777777"/>
    <w:p w:rsidR="00271D2A" w:rsidP="00713963" w:rsidRDefault="42E69D1C" w14:paraId="103E6ADC" w14:textId="5BEDBB68">
      <w:pPr>
        <w:pStyle w:val="Heading1"/>
        <w:numPr>
          <w:ilvl w:val="0"/>
          <w:numId w:val="16"/>
        </w:numPr>
      </w:pPr>
      <w:bookmarkStart w:name="_Toc240965739" w:id="13"/>
      <w:r>
        <w:t>Andre lægemidler (IRS</w:t>
      </w:r>
      <w:r w:rsidR="6F157B38">
        <w:t>/</w:t>
      </w:r>
      <w:r w:rsidR="7328E9F7">
        <w:t xml:space="preserve"> </w:t>
      </w:r>
      <w:r w:rsidR="6F157B38">
        <w:t>magistrel</w:t>
      </w:r>
      <w:r w:rsidR="7328E9F7">
        <w:t>le lægemidler</w:t>
      </w:r>
      <w:r w:rsidR="750BDCB9">
        <w:t>/ stærke vitaminer, mineralpræparater, naturlægemidler og radioaktive lægemidler</w:t>
      </w:r>
      <w:r>
        <w:t>)</w:t>
      </w:r>
      <w:bookmarkEnd w:id="13"/>
      <w:r w:rsidR="750BDCB9">
        <w:t xml:space="preserve"> </w:t>
      </w:r>
    </w:p>
    <w:p w:rsidR="00E0348A" w:rsidP="00E0348A" w:rsidRDefault="00E0348A" w14:paraId="2AFD610E" w14:textId="77777777">
      <w:pPr>
        <w:spacing w:after="0"/>
      </w:pPr>
    </w:p>
    <w:p w:rsidR="00271D2A" w:rsidP="00F23549" w:rsidRDefault="00271D2A" w14:paraId="459645F9" w14:textId="0AC95A5C">
      <w:r>
        <w:t xml:space="preserve">I nedenstående </w:t>
      </w:r>
      <w:r w:rsidR="006D5080">
        <w:t xml:space="preserve">er </w:t>
      </w:r>
      <w:r w:rsidR="00655F83">
        <w:t xml:space="preserve">beskrevet </w:t>
      </w:r>
      <w:r>
        <w:t xml:space="preserve">felterne, der er knyttet til </w:t>
      </w:r>
      <w:r w:rsidR="005D4F7D">
        <w:t>udleveringstilladelser</w:t>
      </w:r>
      <w:r>
        <w:t>/</w:t>
      </w:r>
      <w:r w:rsidR="002F4479">
        <w:t xml:space="preserve"> </w:t>
      </w:r>
      <w:r>
        <w:t>magistrelle produkter</w:t>
      </w:r>
      <w:r w:rsidR="008C2A8D">
        <w:t>/</w:t>
      </w:r>
      <w:r w:rsidRPr="008C2A8D" w:rsidR="008C2A8D">
        <w:t xml:space="preserve"> </w:t>
      </w:r>
      <w:r w:rsidR="008C2A8D">
        <w:t>s</w:t>
      </w:r>
      <w:r w:rsidRPr="00876D32" w:rsidR="008C2A8D">
        <w:t>tærke vitaminer</w:t>
      </w:r>
      <w:r w:rsidR="008C2A8D">
        <w:t>,</w:t>
      </w:r>
      <w:r w:rsidRPr="00876D32" w:rsidR="008C2A8D">
        <w:t xml:space="preserve"> mineralpræparater, naturlægemidler og radioaktive lægemidler</w:t>
      </w:r>
      <w:r>
        <w:t>:</w:t>
      </w:r>
    </w:p>
    <w:p w:rsidR="00A204E1" w:rsidP="00A204E1" w:rsidRDefault="00097697" w14:paraId="726C9119" w14:textId="237F4D8D">
      <w:r>
        <w:t xml:space="preserve">Felt </w:t>
      </w:r>
      <w:r w:rsidR="00655F83">
        <w:t>19</w:t>
      </w:r>
      <w:r w:rsidR="00271D2A">
        <w:t>:</w:t>
      </w:r>
      <w:r w:rsidR="00A204E1">
        <w:t xml:space="preserve"> Navn på lægemiddel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271D2A" w:rsidTr="00E0348A" w14:paraId="0CF769BE" w14:textId="77777777">
        <w:tc>
          <w:tcPr>
            <w:tcW w:w="1515" w:type="dxa"/>
            <w:shd w:val="clear" w:color="auto" w:fill="BFBFBF" w:themeFill="background1" w:themeFillShade="BF"/>
          </w:tcPr>
          <w:p w:rsidR="00271D2A" w:rsidP="00271D2A" w:rsidRDefault="00E0348A" w14:paraId="4A075A00" w14:textId="64546CB9">
            <w:r>
              <w:t>Formål</w:t>
            </w:r>
          </w:p>
        </w:tc>
        <w:tc>
          <w:tcPr>
            <w:tcW w:w="8113" w:type="dxa"/>
          </w:tcPr>
          <w:p w:rsidR="00271D2A" w:rsidP="00271D2A" w:rsidRDefault="00271D2A" w14:paraId="17149DD3" w14:textId="35B38443">
            <w:r>
              <w:t xml:space="preserve">At angive navnet på det lægemiddel, der skal fremgå af </w:t>
            </w:r>
            <w:r w:rsidR="000D0282">
              <w:t>recepten</w:t>
            </w:r>
            <w:r w:rsidR="00655F83">
              <w:fldChar w:fldCharType="begin"/>
            </w:r>
            <w:r w:rsidR="00655F83">
              <w:instrText xml:space="preserve"> NOTEREF _Ref122597237 \f \h </w:instrText>
            </w:r>
            <w:r w:rsidR="00E0348A">
              <w:instrText xml:space="preserve"> \* MERGEFORMAT </w:instrText>
            </w:r>
            <w:r w:rsidR="00655F83"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 w:rsidR="00655F83">
              <w:fldChar w:fldCharType="end"/>
            </w:r>
            <w:r>
              <w:t>.</w:t>
            </w:r>
          </w:p>
        </w:tc>
      </w:tr>
      <w:tr w:rsidR="00271D2A" w:rsidTr="00E0348A" w14:paraId="4EF9280D" w14:textId="77777777">
        <w:tc>
          <w:tcPr>
            <w:tcW w:w="1515" w:type="dxa"/>
            <w:shd w:val="clear" w:color="auto" w:fill="BFBFBF" w:themeFill="background1" w:themeFillShade="BF"/>
          </w:tcPr>
          <w:p w:rsidR="00271D2A" w:rsidP="00271D2A" w:rsidRDefault="00E0348A" w14:paraId="55140898" w14:textId="05B314F9">
            <w:r>
              <w:t>Assistance</w:t>
            </w:r>
          </w:p>
        </w:tc>
        <w:tc>
          <w:tcPr>
            <w:tcW w:w="8113" w:type="dxa"/>
          </w:tcPr>
          <w:p w:rsidR="00271D2A" w:rsidP="00271D2A" w:rsidRDefault="00A204E1" w14:paraId="7C9A854F" w14:textId="77777777">
            <w:r>
              <w:t>Ingen. Fritekst skal angives.</w:t>
            </w:r>
          </w:p>
        </w:tc>
      </w:tr>
      <w:tr w:rsidR="00271D2A" w:rsidTr="00E0348A" w14:paraId="347B8569" w14:textId="77777777">
        <w:tc>
          <w:tcPr>
            <w:tcW w:w="1515" w:type="dxa"/>
            <w:shd w:val="clear" w:color="auto" w:fill="BFBFBF" w:themeFill="background1" w:themeFillShade="BF"/>
          </w:tcPr>
          <w:p w:rsidR="00271D2A" w:rsidP="00271D2A" w:rsidRDefault="00E0348A" w14:paraId="47825A68" w14:textId="4F18CC27">
            <w:r>
              <w:t>Validering</w:t>
            </w:r>
          </w:p>
        </w:tc>
        <w:tc>
          <w:tcPr>
            <w:tcW w:w="8113" w:type="dxa"/>
          </w:tcPr>
          <w:p w:rsidR="00271D2A" w:rsidP="00271D2A" w:rsidRDefault="00A204E1" w14:paraId="6ED31FE5" w14:textId="22D5C17D">
            <w:r>
              <w:t xml:space="preserve">Feltet må ikke være blankt hvis der </w:t>
            </w:r>
            <w:r w:rsidR="00B90A3F">
              <w:t xml:space="preserve">anvendes </w:t>
            </w:r>
            <w:r w:rsidR="00C20DC4">
              <w:t>udleveringstilladelser</w:t>
            </w:r>
            <w:r>
              <w:t>/</w:t>
            </w:r>
            <w:r w:rsidR="002000C5">
              <w:t xml:space="preserve"> </w:t>
            </w:r>
            <w:r>
              <w:t>magistrel</w:t>
            </w:r>
            <w:r w:rsidR="00B90A3F">
              <w:t>le</w:t>
            </w:r>
            <w:r>
              <w:t xml:space="preserve"> præparater</w:t>
            </w:r>
            <w:r w:rsidR="000D0282">
              <w:t>/stærke vitaminer, mineral</w:t>
            </w:r>
            <w:r>
              <w:t>præparater</w:t>
            </w:r>
            <w:r w:rsidR="000D0282">
              <w:t>, naturlægemidler og radioaktive lægemidler</w:t>
            </w:r>
            <w:r>
              <w:t>.</w:t>
            </w:r>
          </w:p>
        </w:tc>
      </w:tr>
    </w:tbl>
    <w:p w:rsidR="00271D2A" w:rsidP="00F23549" w:rsidRDefault="00271D2A" w14:paraId="01B9D24F" w14:textId="77777777"/>
    <w:p w:rsidR="00A204E1" w:rsidP="00A204E1" w:rsidRDefault="00097697" w14:paraId="50C5C6E9" w14:textId="4CC6DA65">
      <w:r>
        <w:t xml:space="preserve">Felt </w:t>
      </w:r>
      <w:r w:rsidR="00655F83">
        <w:t>20</w:t>
      </w:r>
      <w:r w:rsidR="00CA0AFC">
        <w:t xml:space="preserve">: </w:t>
      </w:r>
      <w:r w:rsidR="00C20DC4">
        <w:t>F</w:t>
      </w:r>
      <w:r w:rsidR="00A204E1">
        <w:t>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A0AFC" w:rsidTr="00E0348A" w14:paraId="30938CE3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4E6CCAE9" w14:textId="3148DB7E">
            <w:r>
              <w:t>Formål</w:t>
            </w:r>
          </w:p>
        </w:tc>
        <w:tc>
          <w:tcPr>
            <w:tcW w:w="8113" w:type="dxa"/>
          </w:tcPr>
          <w:p w:rsidR="00CA0AFC" w:rsidP="007B0990" w:rsidRDefault="00CA0AFC" w14:paraId="3EB13D90" w14:textId="03E8ADD0">
            <w:r>
              <w:t xml:space="preserve">At angive formen på lægemidlet, der skal fremgå af </w:t>
            </w:r>
            <w:r w:rsidR="00B90A3F">
              <w:t>recepeten</w:t>
            </w:r>
            <w:r>
              <w:fldChar w:fldCharType="begin"/>
            </w:r>
            <w:r>
              <w:instrText xml:space="preserve"> NOTEREF _Ref122597237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>
              <w:fldChar w:fldCharType="end"/>
            </w:r>
            <w:r>
              <w:t>.</w:t>
            </w:r>
          </w:p>
        </w:tc>
      </w:tr>
      <w:tr w:rsidR="00CA0AFC" w:rsidTr="00E0348A" w14:paraId="007B0FCA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3EF02510" w14:textId="01D3B407">
            <w:r>
              <w:t>Assistance</w:t>
            </w:r>
          </w:p>
        </w:tc>
        <w:tc>
          <w:tcPr>
            <w:tcW w:w="8113" w:type="dxa"/>
          </w:tcPr>
          <w:p w:rsidR="00CA0AFC" w:rsidP="007B0990" w:rsidRDefault="00226B94" w14:paraId="1DCA99CD" w14:textId="07A48BB0">
            <w:r>
              <w:t>Ingen. Fritekst skal angives.</w:t>
            </w:r>
          </w:p>
        </w:tc>
      </w:tr>
      <w:tr w:rsidR="00CA0AFC" w:rsidTr="00E0348A" w14:paraId="2AA12BFF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0C196259" w14:textId="58124976">
            <w:r>
              <w:t>Validering</w:t>
            </w:r>
          </w:p>
        </w:tc>
        <w:tc>
          <w:tcPr>
            <w:tcW w:w="8113" w:type="dxa"/>
          </w:tcPr>
          <w:p w:rsidR="00CA0AFC" w:rsidP="007B0990" w:rsidRDefault="00CA0AFC" w14:paraId="44DE9905" w14:textId="5696F271">
            <w:r>
              <w:t xml:space="preserve">Feltet må ikke være blankt hvis der </w:t>
            </w:r>
            <w:r w:rsidR="00B90A3F">
              <w:t xml:space="preserve">anvendes </w:t>
            </w:r>
            <w:r w:rsidR="00C20DC4">
              <w:t>udleveringstilladelser</w:t>
            </w:r>
            <w:r>
              <w:t>/</w:t>
            </w:r>
            <w:r w:rsidR="009A3279">
              <w:t xml:space="preserve">magistrelle </w:t>
            </w:r>
            <w:r w:rsidR="00504C96">
              <w:t>præparater</w:t>
            </w:r>
            <w:r w:rsidR="009A3279">
              <w:t>/</w:t>
            </w:r>
            <w:r w:rsidR="00070E38">
              <w:t>s</w:t>
            </w:r>
            <w:r w:rsidRPr="00876D32" w:rsidR="00070E38">
              <w:t>tærke vitaminer</w:t>
            </w:r>
            <w:r w:rsidR="00070E38">
              <w:t>,</w:t>
            </w:r>
            <w:r w:rsidRPr="00876D32" w:rsidR="00070E38">
              <w:t xml:space="preserve"> mineralpræparater, naturlægemidler og radioaktive lægemidler</w:t>
            </w:r>
            <w:r>
              <w:t>.</w:t>
            </w:r>
          </w:p>
        </w:tc>
      </w:tr>
    </w:tbl>
    <w:p w:rsidR="00CA0AFC" w:rsidP="00A204E1" w:rsidRDefault="00CA0AFC" w14:paraId="0421A943" w14:textId="77777777"/>
    <w:p w:rsidR="00A204E1" w:rsidP="00A204E1" w:rsidRDefault="00097697" w14:paraId="1A6717BB" w14:textId="56D59F73">
      <w:r>
        <w:t xml:space="preserve">Felt </w:t>
      </w:r>
      <w:r w:rsidR="00CA0AFC">
        <w:t>2</w:t>
      </w:r>
      <w:r w:rsidR="00655F83">
        <w:t>1</w:t>
      </w:r>
      <w:r w:rsidR="00CA0AFC">
        <w:t xml:space="preserve">: </w:t>
      </w:r>
      <w:r w:rsidR="00A204E1">
        <w:t>Styrke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A0AFC" w:rsidTr="00E0348A" w14:paraId="0388D3AE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000610BE" w14:textId="09875AC9">
            <w:bookmarkStart w:name="_Hlk122604987" w:id="14"/>
            <w:r>
              <w:t>Formål</w:t>
            </w:r>
          </w:p>
        </w:tc>
        <w:tc>
          <w:tcPr>
            <w:tcW w:w="8113" w:type="dxa"/>
          </w:tcPr>
          <w:p w:rsidR="00CA0AFC" w:rsidP="007B0990" w:rsidRDefault="00CA0AFC" w14:paraId="03BCF828" w14:textId="6A084339">
            <w:r>
              <w:t xml:space="preserve">At angive styrken på lægemidlet, der skal fremgå af </w:t>
            </w:r>
            <w:r w:rsidR="00B90A3F">
              <w:t>recepten</w:t>
            </w:r>
            <w:r w:rsidR="00655F83">
              <w:fldChar w:fldCharType="begin"/>
            </w:r>
            <w:r w:rsidR="00655F83">
              <w:instrText xml:space="preserve"> NOTEREF _Ref122597237 \f \h </w:instrText>
            </w:r>
            <w:r w:rsidR="00E0348A">
              <w:instrText xml:space="preserve"> \* MERGEFORMAT </w:instrText>
            </w:r>
            <w:r w:rsidR="00655F83"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 w:rsidR="00655F83">
              <w:fldChar w:fldCharType="end"/>
            </w:r>
            <w:r>
              <w:t>.</w:t>
            </w:r>
          </w:p>
        </w:tc>
      </w:tr>
      <w:tr w:rsidR="00CA0AFC" w:rsidTr="00E0348A" w14:paraId="510FADE7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4DA7EFFE" w14:textId="7E7DDE72">
            <w:r>
              <w:t>Assistance</w:t>
            </w:r>
          </w:p>
        </w:tc>
        <w:tc>
          <w:tcPr>
            <w:tcW w:w="8113" w:type="dxa"/>
          </w:tcPr>
          <w:p w:rsidR="00CA0AFC" w:rsidP="007B0990" w:rsidRDefault="00CA0AFC" w14:paraId="3EAEC02F" w14:textId="77777777">
            <w:r>
              <w:t>Ingen. Fritekst skal angives.</w:t>
            </w:r>
          </w:p>
        </w:tc>
      </w:tr>
      <w:tr w:rsidR="00CA0AFC" w:rsidTr="00E0348A" w14:paraId="14F5DC81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618F6729" w14:textId="1C8CD4F6">
            <w:r>
              <w:t>Validering</w:t>
            </w:r>
          </w:p>
        </w:tc>
        <w:tc>
          <w:tcPr>
            <w:tcW w:w="8113" w:type="dxa"/>
          </w:tcPr>
          <w:p w:rsidR="00CA0AFC" w:rsidP="007B0990" w:rsidRDefault="00CA0AFC" w14:paraId="55756D7B" w14:textId="370C9057">
            <w:r>
              <w:t xml:space="preserve">Feltet må ikke være blankt hvis der </w:t>
            </w:r>
            <w:r w:rsidR="00B90A3F">
              <w:t>anvendes</w:t>
            </w:r>
            <w:r>
              <w:t xml:space="preserve"> </w:t>
            </w:r>
            <w:r w:rsidR="00C20DC4">
              <w:t>udleveringstilladelser/</w:t>
            </w:r>
            <w:r w:rsidR="002000C5">
              <w:t xml:space="preserve"> </w:t>
            </w:r>
            <w:r w:rsidR="00A4467B">
              <w:t>magistrelle præparater/</w:t>
            </w:r>
            <w:r w:rsidR="00A4106E">
              <w:t>s</w:t>
            </w:r>
            <w:r w:rsidRPr="00876D32" w:rsidR="00A4106E">
              <w:t>tærke vitaminer</w:t>
            </w:r>
            <w:r w:rsidR="00A4106E">
              <w:t>,</w:t>
            </w:r>
            <w:r w:rsidRPr="00876D32" w:rsidR="00A4106E">
              <w:t xml:space="preserve"> mineralpræparater, naturlægemidler og radioaktive lægemidler</w:t>
            </w:r>
            <w:r w:rsidR="00C20DC4">
              <w:t>.</w:t>
            </w:r>
          </w:p>
        </w:tc>
      </w:tr>
      <w:bookmarkEnd w:id="14"/>
    </w:tbl>
    <w:p w:rsidR="00CA0AFC" w:rsidP="00A204E1" w:rsidRDefault="00CA0AFC" w14:paraId="37190C04" w14:textId="77777777"/>
    <w:p w:rsidR="00A204E1" w:rsidP="00A204E1" w:rsidRDefault="00097697" w14:paraId="56EED669" w14:textId="7497312D">
      <w:r>
        <w:t xml:space="preserve">Felt </w:t>
      </w:r>
      <w:r w:rsidR="00CA0AFC">
        <w:t>2</w:t>
      </w:r>
      <w:r w:rsidR="00655F83">
        <w:t>2</w:t>
      </w:r>
      <w:r w:rsidR="00CA0AFC">
        <w:t xml:space="preserve">: </w:t>
      </w:r>
      <w:r w:rsidR="00C20DC4">
        <w:t>A</w:t>
      </w:r>
      <w:r w:rsidR="00A204E1">
        <w:t>ktivt stof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A0AFC" w:rsidTr="6A1BBA16" w14:paraId="32ECA354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23A455A2" w14:textId="118F6A16">
            <w:r>
              <w:t>Formål</w:t>
            </w:r>
          </w:p>
        </w:tc>
        <w:tc>
          <w:tcPr>
            <w:tcW w:w="8113" w:type="dxa"/>
          </w:tcPr>
          <w:p w:rsidR="00CA0AFC" w:rsidP="007B0990" w:rsidRDefault="00CA0AFC" w14:paraId="7275F95F" w14:textId="7B195D52">
            <w:r>
              <w:t xml:space="preserve">At angive det aktive stof, som skal fremgå af </w:t>
            </w:r>
            <w:r w:rsidR="00B90A3F">
              <w:t>recepten</w:t>
            </w:r>
            <w:r>
              <w:fldChar w:fldCharType="begin"/>
            </w:r>
            <w:r>
              <w:instrText xml:space="preserve"> NOTEREF _Ref122597237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>
              <w:fldChar w:fldCharType="end"/>
            </w:r>
            <w:r>
              <w:t>.</w:t>
            </w:r>
          </w:p>
        </w:tc>
      </w:tr>
      <w:tr w:rsidR="00CA0AFC" w:rsidTr="6A1BBA16" w14:paraId="163E385F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341CCF75" w14:textId="72142517">
            <w:r>
              <w:t>Assistance</w:t>
            </w:r>
          </w:p>
        </w:tc>
        <w:tc>
          <w:tcPr>
            <w:tcW w:w="8113" w:type="dxa"/>
          </w:tcPr>
          <w:p w:rsidR="00CA0AFC" w:rsidP="007B0990" w:rsidRDefault="00226B94" w14:paraId="504F88C1" w14:textId="34B4502B">
            <w:r>
              <w:t>Ingen. Fritekst skal angives.</w:t>
            </w:r>
          </w:p>
        </w:tc>
      </w:tr>
      <w:tr w:rsidR="00CA0AFC" w:rsidTr="6A1BBA16" w14:paraId="73D64D8C" w14:textId="77777777">
        <w:tc>
          <w:tcPr>
            <w:tcW w:w="1515" w:type="dxa"/>
            <w:shd w:val="clear" w:color="auto" w:fill="BFBFBF" w:themeFill="background1" w:themeFillShade="BF"/>
          </w:tcPr>
          <w:p w:rsidR="00CA0AFC" w:rsidP="007B0990" w:rsidRDefault="00E0348A" w14:paraId="6C054955" w14:textId="19D637F1">
            <w:r>
              <w:t>Validering</w:t>
            </w:r>
          </w:p>
        </w:tc>
        <w:tc>
          <w:tcPr>
            <w:tcW w:w="8113" w:type="dxa"/>
          </w:tcPr>
          <w:p w:rsidR="00CA0AFC" w:rsidP="007B0990" w:rsidRDefault="2F8F06CF" w14:paraId="21DB4442" w14:textId="69F83512">
            <w:r>
              <w:t xml:space="preserve">Feltet må ikke være blankt, hvis der </w:t>
            </w:r>
            <w:r w:rsidR="27F79A03">
              <w:t xml:space="preserve">anvendes </w:t>
            </w:r>
            <w:r w:rsidR="5A8784CA">
              <w:t>udleveringstilladelser/</w:t>
            </w:r>
            <w:r w:rsidR="28286DEE">
              <w:t xml:space="preserve"> </w:t>
            </w:r>
            <w:r w:rsidR="5A8784CA">
              <w:t>magistrel</w:t>
            </w:r>
            <w:r w:rsidR="28286DEE">
              <w:t>le præparater</w:t>
            </w:r>
            <w:r w:rsidR="48C389F8">
              <w:t>/ stærke vitaminer, mineralpræparater, naturlægemidler og radioaktive lægemidler</w:t>
            </w:r>
            <w:r w:rsidR="5A8784CA">
              <w:t xml:space="preserve"> præparater.</w:t>
            </w:r>
          </w:p>
        </w:tc>
      </w:tr>
    </w:tbl>
    <w:p w:rsidR="00CA0AFC" w:rsidP="00A204E1" w:rsidRDefault="00CA0AFC" w14:paraId="7F69EF30" w14:textId="77777777"/>
    <w:p w:rsidR="00A204E1" w:rsidP="00A204E1" w:rsidRDefault="00097697" w14:paraId="1E0A040B" w14:textId="1598B240">
      <w:r>
        <w:t xml:space="preserve">Felt </w:t>
      </w:r>
      <w:r w:rsidR="006C1CCD">
        <w:t>2</w:t>
      </w:r>
      <w:r w:rsidR="00655F83">
        <w:t>3</w:t>
      </w:r>
      <w:r w:rsidR="006C1CCD">
        <w:t xml:space="preserve">: </w:t>
      </w:r>
      <w:r w:rsidR="00A204E1">
        <w:t>Pakningsstørrelse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6C1CCD" w:rsidTr="6A1BBA16" w14:paraId="170F5B13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7B0990" w:rsidRDefault="00E0348A" w14:paraId="0149DA5D" w14:textId="13DDA527">
            <w:r>
              <w:t>Formål</w:t>
            </w:r>
          </w:p>
        </w:tc>
        <w:tc>
          <w:tcPr>
            <w:tcW w:w="8113" w:type="dxa"/>
          </w:tcPr>
          <w:p w:rsidR="006C1CCD" w:rsidP="007B0990" w:rsidRDefault="006C1CCD" w14:paraId="094AD663" w14:textId="799FF703">
            <w:r>
              <w:t>At angive pakningsstørrelsen på det angivne middel</w:t>
            </w:r>
            <w:r>
              <w:fldChar w:fldCharType="begin"/>
            </w:r>
            <w:r>
              <w:instrText xml:space="preserve"> NOTEREF _Ref122597237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>
              <w:fldChar w:fldCharType="end"/>
            </w:r>
            <w:r>
              <w:t>.</w:t>
            </w:r>
          </w:p>
        </w:tc>
      </w:tr>
      <w:tr w:rsidR="006C1CCD" w:rsidTr="6A1BBA16" w14:paraId="2245C0FE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7B0990" w:rsidRDefault="00E0348A" w14:paraId="5B0C0AB0" w14:textId="68F0E752">
            <w:r>
              <w:t>Assistance</w:t>
            </w:r>
          </w:p>
        </w:tc>
        <w:tc>
          <w:tcPr>
            <w:tcW w:w="8113" w:type="dxa"/>
          </w:tcPr>
          <w:p w:rsidR="006C1CCD" w:rsidP="007B0990" w:rsidRDefault="00655F83" w14:paraId="7802E630" w14:textId="06260C1B">
            <w:r>
              <w:t>Indtastes manue</w:t>
            </w:r>
            <w:r w:rsidR="000B0A83">
              <w:t>lt</w:t>
            </w:r>
          </w:p>
        </w:tc>
      </w:tr>
      <w:tr w:rsidR="006C1CCD" w:rsidTr="6A1BBA16" w14:paraId="4D122758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7B0990" w:rsidRDefault="00E0348A" w14:paraId="690985FF" w14:textId="350629EC">
            <w:r>
              <w:t>Validering</w:t>
            </w:r>
          </w:p>
        </w:tc>
        <w:tc>
          <w:tcPr>
            <w:tcW w:w="8113" w:type="dxa"/>
          </w:tcPr>
          <w:p w:rsidR="006C1CCD" w:rsidP="007B0990" w:rsidRDefault="2D6D2C3E" w14:paraId="2D666A8B" w14:textId="3CF80113">
            <w:r>
              <w:t xml:space="preserve">Feltet må ikke være blankt, hvis der </w:t>
            </w:r>
            <w:r w:rsidR="27F79A03">
              <w:t>anvendes</w:t>
            </w:r>
            <w:r>
              <w:t xml:space="preserve"> </w:t>
            </w:r>
            <w:r w:rsidR="30F9246F">
              <w:t>udleveringstilladelser/</w:t>
            </w:r>
            <w:r w:rsidR="28286DEE">
              <w:t xml:space="preserve"> </w:t>
            </w:r>
            <w:r w:rsidR="30F9246F">
              <w:t>magistrel</w:t>
            </w:r>
            <w:r w:rsidR="28286DEE">
              <w:t>le præparater</w:t>
            </w:r>
            <w:r w:rsidR="48C389F8">
              <w:t>/ stærke vitaminer, mineralpræparater, naturlægemidler og radioaktive lægemidler</w:t>
            </w:r>
            <w:r w:rsidR="30F9246F">
              <w:t xml:space="preserve"> præparater.</w:t>
            </w:r>
          </w:p>
        </w:tc>
      </w:tr>
    </w:tbl>
    <w:p w:rsidR="006C1CCD" w:rsidP="00A204E1" w:rsidRDefault="006C1CCD" w14:paraId="4C7C346F" w14:textId="77777777"/>
    <w:p w:rsidR="00A204E1" w:rsidP="00A204E1" w:rsidRDefault="00097697" w14:paraId="53F45B84" w14:textId="401DEEA6">
      <w:r>
        <w:t xml:space="preserve">Felt </w:t>
      </w:r>
      <w:r w:rsidR="006C1CCD">
        <w:t>2</w:t>
      </w:r>
      <w:r w:rsidR="00655F83">
        <w:t>4</w:t>
      </w:r>
      <w:r w:rsidR="006C1CCD">
        <w:t xml:space="preserve">: </w:t>
      </w:r>
      <w:r w:rsidR="00A204E1">
        <w:t>Antal pakninger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6C1CCD" w:rsidTr="6A1BBA16" w14:paraId="53367FD9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6C1CCD" w:rsidRDefault="00E0348A" w14:paraId="6067C4F2" w14:textId="09446D24">
            <w:bookmarkStart w:name="_Hlk122605474" w:id="15"/>
            <w:r>
              <w:t>Formål</w:t>
            </w:r>
          </w:p>
        </w:tc>
        <w:tc>
          <w:tcPr>
            <w:tcW w:w="8113" w:type="dxa"/>
          </w:tcPr>
          <w:p w:rsidR="006C1CCD" w:rsidP="006C1CCD" w:rsidRDefault="006C1CCD" w14:paraId="07FB6AA2" w14:textId="4E17EF8B">
            <w:r>
              <w:t xml:space="preserve">At angive antallet af valgte pakninger, </w:t>
            </w:r>
            <w:r w:rsidR="00FD6D05">
              <w:t>som kan udleveres på en gang.</w:t>
            </w:r>
            <w:r>
              <w:fldChar w:fldCharType="begin"/>
            </w:r>
            <w:r>
              <w:instrText xml:space="preserve"> NOTEREF _Ref122597237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4</w:t>
            </w:r>
            <w:r>
              <w:fldChar w:fldCharType="end"/>
            </w:r>
          </w:p>
        </w:tc>
      </w:tr>
      <w:tr w:rsidR="006C1CCD" w:rsidTr="6A1BBA16" w14:paraId="319CB3B6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6C1CCD" w:rsidRDefault="00E0348A" w14:paraId="47DD259E" w14:textId="4A62030B">
            <w:r>
              <w:t>Assistance</w:t>
            </w:r>
          </w:p>
        </w:tc>
        <w:tc>
          <w:tcPr>
            <w:tcW w:w="8113" w:type="dxa"/>
          </w:tcPr>
          <w:p w:rsidR="006C1CCD" w:rsidP="006C1CCD" w:rsidRDefault="000B0A83" w14:paraId="09F90760" w14:textId="4AF4605D">
            <w:r>
              <w:t>Indtastes manuelt</w:t>
            </w:r>
          </w:p>
        </w:tc>
      </w:tr>
      <w:tr w:rsidR="006C1CCD" w:rsidTr="6A1BBA16" w14:paraId="0981740A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6C1CCD" w:rsidRDefault="00E0348A" w14:paraId="63A70BAE" w14:textId="65C72949">
            <w:r>
              <w:t>Validering</w:t>
            </w:r>
          </w:p>
        </w:tc>
        <w:tc>
          <w:tcPr>
            <w:tcW w:w="8113" w:type="dxa"/>
          </w:tcPr>
          <w:p w:rsidR="006C1CCD" w:rsidP="006C1CCD" w:rsidRDefault="2D6D2C3E" w14:paraId="1A7805C1" w14:textId="5C9F8E77">
            <w:r>
              <w:t xml:space="preserve">Feltet må ikke være blankt, hvis der </w:t>
            </w:r>
            <w:r w:rsidR="27F79A03">
              <w:t>anvendes</w:t>
            </w:r>
            <w:r>
              <w:t xml:space="preserve"> </w:t>
            </w:r>
            <w:r w:rsidR="30F9246F">
              <w:t>udleveringstilladelser/</w:t>
            </w:r>
            <w:r w:rsidR="28286DEE">
              <w:t xml:space="preserve"> </w:t>
            </w:r>
            <w:r w:rsidR="30F9246F">
              <w:t>magistrel</w:t>
            </w:r>
            <w:r w:rsidR="28286DEE">
              <w:t>le præparater</w:t>
            </w:r>
            <w:r w:rsidR="48C389F8">
              <w:t>/ stærke vitaminer, mineralpræparater, naturlægemidler og radioaktive lægemidler</w:t>
            </w:r>
            <w:r w:rsidR="30F9246F">
              <w:t xml:space="preserve"> præparater.</w:t>
            </w:r>
          </w:p>
        </w:tc>
      </w:tr>
      <w:bookmarkEnd w:id="15"/>
    </w:tbl>
    <w:p w:rsidR="006C1CCD" w:rsidP="00A204E1" w:rsidRDefault="006C1CCD" w14:paraId="464D5C94" w14:textId="77777777"/>
    <w:p w:rsidR="00A204E1" w:rsidP="00A204E1" w:rsidRDefault="00097697" w14:paraId="20E57568" w14:textId="10C74D94">
      <w:r>
        <w:t xml:space="preserve">Felt </w:t>
      </w:r>
      <w:r w:rsidR="006C1CCD">
        <w:t>2</w:t>
      </w:r>
      <w:r w:rsidR="00655F83">
        <w:t>5</w:t>
      </w:r>
      <w:r w:rsidR="006C1CCD">
        <w:t xml:space="preserve">: </w:t>
      </w:r>
      <w:r w:rsidR="00A204E1">
        <w:t>Admin</w:t>
      </w:r>
      <w:r w:rsidR="006C1CCD">
        <w:t>istrations</w:t>
      </w:r>
      <w:r w:rsidR="00A204E1">
        <w:t>vej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6C1CCD" w:rsidTr="6A1BBA16" w14:paraId="18E21A7F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7B0990" w:rsidRDefault="00E0348A" w14:paraId="1DD5CFE1" w14:textId="7B62340A">
            <w:r>
              <w:t>Formål</w:t>
            </w:r>
          </w:p>
        </w:tc>
        <w:tc>
          <w:tcPr>
            <w:tcW w:w="8113" w:type="dxa"/>
          </w:tcPr>
          <w:p w:rsidR="006C1CCD" w:rsidP="007B0990" w:rsidRDefault="006C1CCD" w14:paraId="2E94ADF3" w14:textId="43B52E6C">
            <w:r>
              <w:t>At angive hvordan det valgte lægemiddel skal administreres til patienten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</w:p>
        </w:tc>
      </w:tr>
      <w:tr w:rsidR="006C1CCD" w:rsidTr="6A1BBA16" w14:paraId="064FFAC6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6C1CCD" w:rsidRDefault="00E0348A" w14:paraId="0567B447" w14:textId="26128D50">
            <w:r>
              <w:t>Assistance</w:t>
            </w:r>
          </w:p>
        </w:tc>
        <w:tc>
          <w:tcPr>
            <w:tcW w:w="8113" w:type="dxa"/>
          </w:tcPr>
          <w:p w:rsidR="006C1CCD" w:rsidP="006C1CCD" w:rsidRDefault="002E667F" w14:paraId="767BCC0D" w14:textId="1A2838B6">
            <w:r>
              <w:t>Indtastes manuelt</w:t>
            </w:r>
          </w:p>
        </w:tc>
      </w:tr>
      <w:tr w:rsidR="006C1CCD" w:rsidTr="6A1BBA16" w14:paraId="501A3B77" w14:textId="77777777">
        <w:tc>
          <w:tcPr>
            <w:tcW w:w="1515" w:type="dxa"/>
            <w:shd w:val="clear" w:color="auto" w:fill="BFBFBF" w:themeFill="background1" w:themeFillShade="BF"/>
          </w:tcPr>
          <w:p w:rsidR="006C1CCD" w:rsidP="006C1CCD" w:rsidRDefault="00E0348A" w14:paraId="45542EB5" w14:textId="59EED0C2">
            <w:r>
              <w:t>Validering</w:t>
            </w:r>
          </w:p>
        </w:tc>
        <w:tc>
          <w:tcPr>
            <w:tcW w:w="8113" w:type="dxa"/>
          </w:tcPr>
          <w:p w:rsidR="006C1CCD" w:rsidP="006C1CCD" w:rsidRDefault="2D6D2C3E" w14:paraId="4990B91C" w14:textId="06028E97">
            <w:r>
              <w:t xml:space="preserve">Feltet må ikke være blankt, hvis der </w:t>
            </w:r>
            <w:r w:rsidR="27F79A03">
              <w:t>anvendes</w:t>
            </w:r>
            <w:r>
              <w:t xml:space="preserve"> </w:t>
            </w:r>
            <w:r w:rsidR="30F9246F">
              <w:t>udleveringstilladelser/</w:t>
            </w:r>
            <w:r w:rsidR="28286DEE">
              <w:t xml:space="preserve"> </w:t>
            </w:r>
            <w:r w:rsidR="30F9246F">
              <w:t>magistrel</w:t>
            </w:r>
            <w:r w:rsidR="28286DEE">
              <w:t>le præparater</w:t>
            </w:r>
            <w:r w:rsidR="48C389F8">
              <w:t>/ stærke vitaminer, mineralpræparater, naturlægemidler og radioaktive lægemidler</w:t>
            </w:r>
            <w:r w:rsidR="30F9246F">
              <w:t xml:space="preserve"> præparater.</w:t>
            </w:r>
          </w:p>
        </w:tc>
      </w:tr>
    </w:tbl>
    <w:p w:rsidR="006C1CCD" w:rsidP="00A204E1" w:rsidRDefault="006C1CCD" w14:paraId="19682B56" w14:textId="77777777"/>
    <w:p w:rsidR="00A204E1" w:rsidP="00A204E1" w:rsidRDefault="00097697" w14:paraId="4C533352" w14:textId="6734716D">
      <w:r>
        <w:t xml:space="preserve">Felt </w:t>
      </w:r>
      <w:r w:rsidR="00B22B01">
        <w:t>2</w:t>
      </w:r>
      <w:r w:rsidR="00991958">
        <w:t>6</w:t>
      </w:r>
      <w:r w:rsidR="00CF38A5">
        <w:t xml:space="preserve">: </w:t>
      </w:r>
      <w:r w:rsidR="002E667F">
        <w:t>I</w:t>
      </w:r>
      <w:r w:rsidR="00A204E1">
        <w:t>ndikation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F38A5" w:rsidTr="6A1BBA16" w14:paraId="52E301B4" w14:textId="77777777">
        <w:tc>
          <w:tcPr>
            <w:tcW w:w="1515" w:type="dxa"/>
            <w:shd w:val="clear" w:color="auto" w:fill="BFBFBF" w:themeFill="background1" w:themeFillShade="BF"/>
          </w:tcPr>
          <w:p w:rsidR="00CF38A5" w:rsidP="007B0990" w:rsidRDefault="00E0348A" w14:paraId="2EE4A9A8" w14:textId="404E9725">
            <w:r>
              <w:t>Formål</w:t>
            </w:r>
          </w:p>
        </w:tc>
        <w:tc>
          <w:tcPr>
            <w:tcW w:w="8113" w:type="dxa"/>
          </w:tcPr>
          <w:p w:rsidR="00CF38A5" w:rsidP="007B0990" w:rsidRDefault="00CF38A5" w14:paraId="154D55D8" w14:textId="02AA67C2">
            <w:r>
              <w:t xml:space="preserve">At angive den indikation, hvortil det valgte lægemiddel skal </w:t>
            </w:r>
            <w:r w:rsidR="00B90A3F">
              <w:t>anvendes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</w:p>
        </w:tc>
      </w:tr>
      <w:tr w:rsidR="00CF38A5" w:rsidTr="6A1BBA16" w14:paraId="7013404E" w14:textId="77777777">
        <w:tc>
          <w:tcPr>
            <w:tcW w:w="1515" w:type="dxa"/>
            <w:shd w:val="clear" w:color="auto" w:fill="BFBFBF" w:themeFill="background1" w:themeFillShade="BF"/>
          </w:tcPr>
          <w:p w:rsidR="00CF38A5" w:rsidP="007B0990" w:rsidRDefault="00E0348A" w14:paraId="3C61BFF6" w14:textId="6C77C487">
            <w:r>
              <w:t>Assistance</w:t>
            </w:r>
          </w:p>
        </w:tc>
        <w:tc>
          <w:tcPr>
            <w:tcW w:w="8113" w:type="dxa"/>
          </w:tcPr>
          <w:p w:rsidR="00CF38A5" w:rsidP="007B0990" w:rsidRDefault="000B0A83" w14:paraId="0D0E139E" w14:textId="487316AD">
            <w:r>
              <w:t>Indtastes manuelt</w:t>
            </w:r>
          </w:p>
        </w:tc>
      </w:tr>
      <w:tr w:rsidR="00CF38A5" w:rsidTr="6A1BBA16" w14:paraId="073BDE5F" w14:textId="77777777">
        <w:tc>
          <w:tcPr>
            <w:tcW w:w="1515" w:type="dxa"/>
            <w:shd w:val="clear" w:color="auto" w:fill="BFBFBF" w:themeFill="background1" w:themeFillShade="BF"/>
          </w:tcPr>
          <w:p w:rsidR="00CF38A5" w:rsidP="007B0990" w:rsidRDefault="00E0348A" w14:paraId="2D96DB1C" w14:textId="5027AD2E">
            <w:r>
              <w:t>Validering</w:t>
            </w:r>
          </w:p>
        </w:tc>
        <w:tc>
          <w:tcPr>
            <w:tcW w:w="8113" w:type="dxa"/>
          </w:tcPr>
          <w:p w:rsidR="00CF38A5" w:rsidP="007B0990" w:rsidRDefault="7BDFE828" w14:paraId="0F6094DF" w14:textId="1E37B1F7">
            <w:r>
              <w:t xml:space="preserve">Feltet må ikke være blankt, hvis der </w:t>
            </w:r>
            <w:r w:rsidR="27F79A03">
              <w:t xml:space="preserve">anvendes </w:t>
            </w:r>
            <w:r w:rsidR="71DA6725">
              <w:t>udleveringstilladelser/magistrel</w:t>
            </w:r>
            <w:r w:rsidR="36DAD85F">
              <w:t>le præparater</w:t>
            </w:r>
            <w:r w:rsidR="48C389F8">
              <w:t>/ stærke vitaminer, mineralpræparater, naturlægemidler og radioaktive lægemidler</w:t>
            </w:r>
            <w:r w:rsidR="71DA6725">
              <w:t xml:space="preserve"> præparater.</w:t>
            </w:r>
          </w:p>
        </w:tc>
      </w:tr>
    </w:tbl>
    <w:p w:rsidR="00CF38A5" w:rsidP="00A204E1" w:rsidRDefault="00CF38A5" w14:paraId="1ECE8E33" w14:textId="77777777"/>
    <w:p w:rsidR="00C021E4" w:rsidP="00C021E4" w:rsidRDefault="00097697" w14:paraId="7E1FFDB5" w14:textId="5C2B19BE">
      <w:r>
        <w:t xml:space="preserve">Felt </w:t>
      </w:r>
      <w:r w:rsidR="00B22B01">
        <w:t>2</w:t>
      </w:r>
      <w:r w:rsidR="00655F83">
        <w:t>7</w:t>
      </w:r>
      <w:r w:rsidR="00CF38A5">
        <w:t xml:space="preserve">: </w:t>
      </w:r>
      <w:r w:rsidR="00C021E4">
        <w:t>Hvis antimikrobielt middel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021E4" w:rsidTr="00E0348A" w14:paraId="722A7E6E" w14:textId="77777777">
        <w:tc>
          <w:tcPr>
            <w:tcW w:w="1515" w:type="dxa"/>
            <w:shd w:val="clear" w:color="auto" w:fill="BFBFBF" w:themeFill="background1" w:themeFillShade="BF"/>
          </w:tcPr>
          <w:p w:rsidR="00C021E4" w:rsidP="00213621" w:rsidRDefault="00E0348A" w14:paraId="2C54F9BF" w14:textId="587B0136">
            <w:r>
              <w:t>Formål</w:t>
            </w:r>
          </w:p>
        </w:tc>
        <w:tc>
          <w:tcPr>
            <w:tcW w:w="8113" w:type="dxa"/>
          </w:tcPr>
          <w:p w:rsidR="00C021E4" w:rsidP="00213621" w:rsidRDefault="00C021E4" w14:paraId="52FDEAEE" w14:textId="6C54E818">
            <w:r>
              <w:t>At kunne opfylde lovkrav</w:t>
            </w:r>
            <w:r w:rsidR="00C548DF">
              <w:fldChar w:fldCharType="begin"/>
            </w:r>
            <w:r w:rsidR="00C548DF">
              <w:instrText xml:space="preserve"> NOTEREF _Ref123811530 \f \h </w:instrText>
            </w:r>
            <w:r w:rsidR="00E0348A">
              <w:instrText xml:space="preserve"> \* MERGEFORMAT </w:instrText>
            </w:r>
            <w:r w:rsidR="00C548DF">
              <w:fldChar w:fldCharType="separate"/>
            </w:r>
            <w:r w:rsidRPr="00C820C8" w:rsidR="00C820C8">
              <w:rPr>
                <w:rStyle w:val="FootnoteReference"/>
              </w:rPr>
              <w:t>8</w:t>
            </w:r>
            <w:r w:rsidR="00C548DF">
              <w:fldChar w:fldCharType="end"/>
            </w:r>
            <w:r w:rsidR="00C548DF">
              <w:t>.</w:t>
            </w:r>
          </w:p>
        </w:tc>
      </w:tr>
      <w:tr w:rsidR="00C021E4" w:rsidTr="00E0348A" w14:paraId="0C37BCEB" w14:textId="77777777">
        <w:tc>
          <w:tcPr>
            <w:tcW w:w="1515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="00C021E4" w:rsidP="00213621" w:rsidRDefault="00E0348A" w14:paraId="4F8302B5" w14:textId="345A5039">
            <w:r>
              <w:t>Assistance</w:t>
            </w:r>
          </w:p>
        </w:tc>
        <w:tc>
          <w:tcPr>
            <w:tcW w:w="8113" w:type="dxa"/>
            <w:tcBorders>
              <w:bottom w:val="single" w:color="auto" w:sz="4" w:space="0"/>
            </w:tcBorders>
          </w:tcPr>
          <w:p w:rsidR="00C021E4" w:rsidP="00213621" w:rsidRDefault="00C548DF" w14:paraId="700BB550" w14:textId="3D53BBFC">
            <w:r>
              <w:t xml:space="preserve">Der vælges ”ja” fra </w:t>
            </w:r>
            <w:proofErr w:type="spellStart"/>
            <w:r>
              <w:t>rulleliste</w:t>
            </w:r>
            <w:proofErr w:type="spellEnd"/>
            <w:r>
              <w:t xml:space="preserve">, hvis det </w:t>
            </w:r>
            <w:r w:rsidR="00B90A3F">
              <w:t>anvendte</w:t>
            </w:r>
            <w:r>
              <w:t xml:space="preserve"> lægemiddel er antimikrobielt.</w:t>
            </w:r>
          </w:p>
        </w:tc>
      </w:tr>
      <w:tr w:rsidR="00C021E4" w:rsidTr="00E0348A" w14:paraId="54DDD92B" w14:textId="77777777">
        <w:tc>
          <w:tcPr>
            <w:tcW w:w="1515" w:type="dxa"/>
            <w:tcBorders>
              <w:bottom w:val="single" w:color="auto" w:sz="4" w:space="0"/>
            </w:tcBorders>
            <w:shd w:val="clear" w:color="auto" w:fill="BFBFBF" w:themeFill="background1" w:themeFillShade="BF"/>
          </w:tcPr>
          <w:p w:rsidR="00C021E4" w:rsidP="00213621" w:rsidRDefault="00E0348A" w14:paraId="51574AC7" w14:textId="2EF13069">
            <w:r>
              <w:t>Validering</w:t>
            </w:r>
          </w:p>
        </w:tc>
        <w:tc>
          <w:tcPr>
            <w:tcW w:w="8113" w:type="dxa"/>
            <w:tcBorders>
              <w:bottom w:val="single" w:color="auto" w:sz="4" w:space="0"/>
            </w:tcBorders>
          </w:tcPr>
          <w:p w:rsidR="00C021E4" w:rsidP="00213621" w:rsidRDefault="00C548DF" w14:paraId="1CDC921B" w14:textId="77777777">
            <w:r>
              <w:t>Ingen</w:t>
            </w:r>
          </w:p>
        </w:tc>
      </w:tr>
    </w:tbl>
    <w:p w:rsidR="00CF38A5" w:rsidP="00A204E1" w:rsidRDefault="00CF38A5" w14:paraId="5DE12BC6" w14:textId="77777777"/>
    <w:p w:rsidR="00A972E7" w:rsidP="00A14FC9" w:rsidRDefault="00E77DDE" w14:paraId="408770EE" w14:textId="5260FFE4">
      <w:pPr>
        <w:pStyle w:val="Heading1"/>
        <w:numPr>
          <w:ilvl w:val="0"/>
          <w:numId w:val="16"/>
        </w:numPr>
        <w:ind w:left="567" w:hanging="567"/>
      </w:pPr>
      <w:bookmarkStart w:name="_Toc240965740" w:id="16"/>
      <w:r>
        <w:t>Dosis-periode</w:t>
      </w:r>
      <w:bookmarkEnd w:id="16"/>
    </w:p>
    <w:p w:rsidR="00E0348A" w:rsidP="00E0348A" w:rsidRDefault="00E0348A" w14:paraId="15DB76FA" w14:textId="77777777">
      <w:pPr>
        <w:spacing w:after="0"/>
      </w:pPr>
    </w:p>
    <w:p w:rsidR="003411F9" w:rsidP="00A972E7" w:rsidRDefault="00A972E7" w14:paraId="270435E0" w14:textId="0D3A6FB0">
      <w:r>
        <w:t xml:space="preserve">I nedenstående </w:t>
      </w:r>
      <w:r w:rsidR="00665099">
        <w:t xml:space="preserve">er </w:t>
      </w:r>
      <w:r w:rsidR="0070515C">
        <w:t xml:space="preserve">beskrevet </w:t>
      </w:r>
      <w:r>
        <w:t xml:space="preserve">felterne, der er knyttet til </w:t>
      </w:r>
      <w:r w:rsidR="00DF6136">
        <w:t>dosis-periode</w:t>
      </w:r>
      <w:r w:rsidR="00994212">
        <w:t>.</w:t>
      </w:r>
    </w:p>
    <w:p w:rsidR="00DF6136" w:rsidP="00DF6136" w:rsidRDefault="00097697" w14:paraId="309CE494" w14:textId="713DFFBD">
      <w:r>
        <w:t xml:space="preserve">Felt </w:t>
      </w:r>
      <w:r w:rsidR="00307FB4">
        <w:t>2</w:t>
      </w:r>
      <w:r w:rsidR="00017C80">
        <w:t>8</w:t>
      </w:r>
      <w:r w:rsidR="0028409E">
        <w:t xml:space="preserve">: </w:t>
      </w:r>
      <w:r w:rsidR="00330AED">
        <w:t>Dosering f</w:t>
      </w:r>
      <w:r w:rsidR="00DF6136">
        <w:t>ritekst</w:t>
      </w:r>
      <w:r w:rsidR="00330AE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28409E" w:rsidTr="6A1BBA16" w14:paraId="4180E76E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0DF9D58A" w14:textId="1903BFD0">
            <w:r>
              <w:t>Formål</w:t>
            </w:r>
          </w:p>
        </w:tc>
        <w:tc>
          <w:tcPr>
            <w:tcW w:w="8113" w:type="dxa"/>
          </w:tcPr>
          <w:p w:rsidR="0028409E" w:rsidP="00B820ED" w:rsidRDefault="0028409E" w14:paraId="4481C575" w14:textId="3D4F08C2">
            <w:r>
              <w:t>At angive hvordan ordinationen skal doseres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  <w:r>
              <w:t>.</w:t>
            </w:r>
          </w:p>
        </w:tc>
      </w:tr>
      <w:tr w:rsidR="0028409E" w:rsidTr="6A1BBA16" w14:paraId="71F6FEBE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359D9DDF" w14:textId="131D3A0C">
            <w:r>
              <w:t>Assistance</w:t>
            </w:r>
          </w:p>
        </w:tc>
        <w:tc>
          <w:tcPr>
            <w:tcW w:w="8113" w:type="dxa"/>
          </w:tcPr>
          <w:p w:rsidRPr="004E789C" w:rsidR="004E789C" w:rsidP="004E789C" w:rsidRDefault="004E789C" w14:paraId="2DF9B7F8" w14:textId="185126F3">
            <w:r>
              <w:t xml:space="preserve">I feltet angives </w:t>
            </w:r>
            <w:r w:rsidRPr="004E789C">
              <w:t>patientinformation</w:t>
            </w:r>
            <w:r w:rsidR="007142A2">
              <w:t xml:space="preserve"> f.eks. dyrets navn/art</w:t>
            </w:r>
            <w:r w:rsidR="00EB7ADA">
              <w:t xml:space="preserve">, </w:t>
            </w:r>
            <w:r w:rsidRPr="004E789C">
              <w:t>sammen med dosisinformation.</w:t>
            </w:r>
            <w:r w:rsidR="007D7F73">
              <w:t xml:space="preserve"> F.eks. Behandling start, Behandling slut</w:t>
            </w:r>
            <w:r w:rsidR="00DC62C3">
              <w:t xml:space="preserve">, Varighed i dage, </w:t>
            </w:r>
            <w:r w:rsidR="0047542D">
              <w:t>Struktureret dos</w:t>
            </w:r>
            <w:r w:rsidR="00445BDC">
              <w:t>ering (</w:t>
            </w:r>
            <w:r w:rsidR="0029100B">
              <w:t xml:space="preserve">mængde pr. gang, </w:t>
            </w:r>
            <w:r w:rsidR="009400C4">
              <w:t>doserings enhed</w:t>
            </w:r>
            <w:r w:rsidR="00C34EBB">
              <w:t xml:space="preserve">, </w:t>
            </w:r>
            <w:r w:rsidR="00565582">
              <w:t>tidsenhed og gange pr. tidsenhed)</w:t>
            </w:r>
            <w:r w:rsidR="0004662A">
              <w:t>.</w:t>
            </w:r>
            <w:r w:rsidR="00565582">
              <w:t xml:space="preserve"> </w:t>
            </w:r>
            <w:r w:rsidR="0029100B">
              <w:t xml:space="preserve"> </w:t>
            </w:r>
          </w:p>
          <w:p w:rsidR="0028409E" w:rsidP="00B820ED" w:rsidRDefault="0028409E" w14:paraId="7ABE4F59" w14:textId="60136442"/>
        </w:tc>
      </w:tr>
      <w:tr w:rsidR="0028409E" w:rsidTr="6A1BBA16" w14:paraId="6ABA9FD6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2B97B124" w14:textId="6B9BC795">
            <w:r>
              <w:t>Validering</w:t>
            </w:r>
          </w:p>
        </w:tc>
        <w:tc>
          <w:tcPr>
            <w:tcW w:w="8113" w:type="dxa"/>
          </w:tcPr>
          <w:p w:rsidR="0028409E" w:rsidP="00B820ED" w:rsidRDefault="2E6A7AC5" w14:paraId="75737E21" w14:textId="34D76078">
            <w:r>
              <w:t xml:space="preserve">Feltet må kun være </w:t>
            </w:r>
            <w:proofErr w:type="gramStart"/>
            <w:r>
              <w:t>blank</w:t>
            </w:r>
            <w:proofErr w:type="gramEnd"/>
            <w:r>
              <w:t xml:space="preserve">, hvis der er </w:t>
            </w:r>
            <w:r w:rsidR="724DEB26">
              <w:t>valgt ”Ja”</w:t>
            </w:r>
            <w:r>
              <w:t xml:space="preserve"> i felt </w:t>
            </w:r>
            <w:r w:rsidR="716CEDC2">
              <w:t>29</w:t>
            </w:r>
            <w:r>
              <w:t>.</w:t>
            </w:r>
          </w:p>
        </w:tc>
      </w:tr>
    </w:tbl>
    <w:p w:rsidR="0028409E" w:rsidP="00DF6136" w:rsidRDefault="0028409E" w14:paraId="1492CBA8" w14:textId="77777777"/>
    <w:p w:rsidR="003411F9" w:rsidP="00DF6136" w:rsidRDefault="00097697" w14:paraId="5E9BA99F" w14:textId="0B19335D">
      <w:r>
        <w:t xml:space="preserve">Felt </w:t>
      </w:r>
      <w:r w:rsidR="00017C80">
        <w:t>29</w:t>
      </w:r>
      <w:r w:rsidR="0028409E">
        <w:t xml:space="preserve">: </w:t>
      </w:r>
      <w:r w:rsidR="00DF6136">
        <w:t>Efter skriftlig anvisning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28409E" w:rsidTr="57A6390B" w14:paraId="11393484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14C71E71" w14:textId="64F86EB9">
            <w:r>
              <w:t>Formål</w:t>
            </w:r>
          </w:p>
        </w:tc>
        <w:tc>
          <w:tcPr>
            <w:tcW w:w="8113" w:type="dxa"/>
          </w:tcPr>
          <w:p w:rsidR="0028409E" w:rsidP="00B820ED" w:rsidRDefault="0028409E" w14:paraId="35E79B2F" w14:textId="23ECB4A5">
            <w:r>
              <w:t>At angive hvordan ordinationen skal doseres</w:t>
            </w:r>
            <w:r>
              <w:fldChar w:fldCharType="begin"/>
            </w:r>
            <w:r>
              <w:instrText xml:space="preserve"> NOTEREF _Ref122597553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6</w:t>
            </w:r>
            <w:r>
              <w:fldChar w:fldCharType="end"/>
            </w:r>
            <w:r>
              <w:t>.</w:t>
            </w:r>
          </w:p>
        </w:tc>
      </w:tr>
      <w:tr w:rsidR="0028409E" w:rsidTr="57A6390B" w14:paraId="1DCF3B56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4B3191B0" w14:textId="74C4513E">
            <w:r>
              <w:t>Assistance</w:t>
            </w:r>
          </w:p>
        </w:tc>
        <w:tc>
          <w:tcPr>
            <w:tcW w:w="8113" w:type="dxa"/>
          </w:tcPr>
          <w:p w:rsidR="0028409E" w:rsidP="00B820ED" w:rsidRDefault="000C4F14" w14:paraId="47AEF3E4" w14:textId="630944E3">
            <w:r>
              <w:t>”</w:t>
            </w:r>
            <w:r w:rsidR="0028409E">
              <w:t>Ja</w:t>
            </w:r>
            <w:r>
              <w:t>”</w:t>
            </w:r>
            <w:r w:rsidR="0028409E">
              <w:t xml:space="preserve"> vælges fra </w:t>
            </w:r>
            <w:proofErr w:type="spellStart"/>
            <w:r w:rsidR="0028409E">
              <w:t>rulleliste</w:t>
            </w:r>
            <w:proofErr w:type="spellEnd"/>
            <w:r w:rsidR="0028409E">
              <w:t>, hvis klient har modtaget skriftlig anvisning.</w:t>
            </w:r>
            <w:r w:rsidR="00CE1E0B">
              <w:t xml:space="preserve"> Default </w:t>
            </w:r>
            <w:r w:rsidR="00E303FB">
              <w:t>er ”Nej”.</w:t>
            </w:r>
          </w:p>
        </w:tc>
      </w:tr>
      <w:tr w:rsidR="0028409E" w:rsidTr="57A6390B" w14:paraId="714C01BC" w14:textId="77777777">
        <w:tc>
          <w:tcPr>
            <w:tcW w:w="1515" w:type="dxa"/>
            <w:shd w:val="clear" w:color="auto" w:fill="BFBFBF" w:themeFill="background1" w:themeFillShade="BF"/>
          </w:tcPr>
          <w:p w:rsidR="0028409E" w:rsidP="00B820ED" w:rsidRDefault="00E0348A" w14:paraId="32240CFD" w14:textId="2BEC6549">
            <w:r>
              <w:t>Validering</w:t>
            </w:r>
          </w:p>
        </w:tc>
        <w:tc>
          <w:tcPr>
            <w:tcW w:w="8113" w:type="dxa"/>
          </w:tcPr>
          <w:p w:rsidR="0028409E" w:rsidP="00B820ED" w:rsidRDefault="53A0045C" w14:paraId="2C1308F9" w14:textId="56406C2D">
            <w:r>
              <w:t>Feltet må kun være blank</w:t>
            </w:r>
            <w:r w:rsidR="0E81A1F2">
              <w:t>t</w:t>
            </w:r>
            <w:r>
              <w:t xml:space="preserve">, hvis der er angivet dosering i felt </w:t>
            </w:r>
            <w:r w:rsidR="00B46AAF">
              <w:t>28</w:t>
            </w:r>
            <w:r w:rsidR="00097697">
              <w:t xml:space="preserve"> ”Dosering Fritekst”</w:t>
            </w:r>
          </w:p>
        </w:tc>
      </w:tr>
    </w:tbl>
    <w:p w:rsidR="0028409E" w:rsidP="00DF6136" w:rsidRDefault="0028409E" w14:paraId="0BEB7BDE" w14:textId="77777777"/>
    <w:p w:rsidR="0028409E" w:rsidP="00A14FC9" w:rsidRDefault="0028409E" w14:paraId="63FB9CC8" w14:textId="7879DD70">
      <w:pPr>
        <w:pStyle w:val="Heading1"/>
        <w:numPr>
          <w:ilvl w:val="0"/>
          <w:numId w:val="16"/>
        </w:numPr>
        <w:ind w:left="567" w:hanging="567"/>
      </w:pPr>
      <w:bookmarkStart w:name="_Toc240965741" w:id="17"/>
      <w:r>
        <w:t>Tilbageholdelsestid</w:t>
      </w:r>
      <w:bookmarkEnd w:id="17"/>
    </w:p>
    <w:p w:rsidR="00E0348A" w:rsidP="00E0348A" w:rsidRDefault="00E0348A" w14:paraId="0440D5A8" w14:textId="77777777">
      <w:pPr>
        <w:spacing w:after="0"/>
      </w:pPr>
    </w:p>
    <w:p w:rsidR="007467BF" w:rsidP="00E0348A" w:rsidRDefault="0028409E" w14:paraId="7FB85015" w14:textId="05A76736">
      <w:r>
        <w:t xml:space="preserve">I nedenstående </w:t>
      </w:r>
      <w:r w:rsidR="00E24B62">
        <w:t xml:space="preserve">beskrives </w:t>
      </w:r>
      <w:r>
        <w:t xml:space="preserve">felterne, der er knyttet til </w:t>
      </w:r>
      <w:r w:rsidR="007467BF">
        <w:t xml:space="preserve">tilbageholdelsestider. Disse felter er kun synlige, hvis </w:t>
      </w:r>
      <w:r w:rsidR="00BD4231">
        <w:t>recepten</w:t>
      </w:r>
      <w:r w:rsidR="007467BF">
        <w:t xml:space="preserve"> er til en art omfattet af tilbageholdelsestider.</w:t>
      </w:r>
    </w:p>
    <w:p w:rsidR="00E0348A" w:rsidP="00E0348A" w:rsidRDefault="00E0348A" w14:paraId="66C55933" w14:textId="77777777">
      <w:pPr>
        <w:spacing w:after="0"/>
      </w:pPr>
    </w:p>
    <w:p w:rsidR="00994212" w:rsidP="00994212" w:rsidRDefault="00097697" w14:paraId="5CE5433E" w14:textId="47015707">
      <w:r>
        <w:t xml:space="preserve">Felt </w:t>
      </w:r>
      <w:r w:rsidR="00ED5D23">
        <w:t>3</w:t>
      </w:r>
      <w:r w:rsidR="00017C80">
        <w:t>0</w:t>
      </w:r>
      <w:r w:rsidR="00994212">
        <w:t>: Tilbagehold</w:t>
      </w:r>
      <w:r w:rsidR="008D75B8">
        <w:t>elsestid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994212" w:rsidTr="57A6390B" w14:paraId="3E2D98D6" w14:textId="77777777">
        <w:tc>
          <w:tcPr>
            <w:tcW w:w="1515" w:type="dxa"/>
            <w:shd w:val="clear" w:color="auto" w:fill="BFBFBF" w:themeFill="background1" w:themeFillShade="BF"/>
          </w:tcPr>
          <w:p w:rsidR="00994212" w:rsidP="00B820ED" w:rsidRDefault="00E0348A" w14:paraId="6251870D" w14:textId="41413EC4">
            <w:r>
              <w:t>Formål</w:t>
            </w:r>
          </w:p>
        </w:tc>
        <w:tc>
          <w:tcPr>
            <w:tcW w:w="8113" w:type="dxa"/>
          </w:tcPr>
          <w:p w:rsidR="00994212" w:rsidP="00B820ED" w:rsidRDefault="00994212" w14:paraId="6CB6DC48" w14:textId="292BF05F">
            <w:r>
              <w:t xml:space="preserve">At angive </w:t>
            </w:r>
            <w:r w:rsidR="00991045">
              <w:t xml:space="preserve">tilbageholdelsestid for kød, </w:t>
            </w:r>
            <w:r w:rsidR="008D75B8">
              <w:t>mælk</w:t>
            </w:r>
            <w:r w:rsidR="00064127">
              <w:t xml:space="preserve"> og æg/honni</w:t>
            </w:r>
            <w:r w:rsidR="00261EA2">
              <w:t>n</w:t>
            </w:r>
            <w:r w:rsidR="00064127">
              <w:t>g</w:t>
            </w:r>
            <w:r w:rsidR="0025522C">
              <w:t>,</w:t>
            </w:r>
            <w:r w:rsidR="00261B6B">
              <w:t xml:space="preserve"> </w:t>
            </w:r>
            <w:r w:rsidR="00991045">
              <w:t xml:space="preserve">hvis </w:t>
            </w:r>
            <w:r>
              <w:t xml:space="preserve">ordinationen </w:t>
            </w:r>
            <w:r w:rsidR="00991045">
              <w:t>er til dyr omfattet heraf</w:t>
            </w:r>
            <w:r w:rsidR="00991045">
              <w:fldChar w:fldCharType="begin"/>
            </w:r>
            <w:r w:rsidR="00991045">
              <w:instrText xml:space="preserve"> NOTEREF _Ref123556640 \f \h </w:instrText>
            </w:r>
            <w:r w:rsidR="00E0348A">
              <w:instrText xml:space="preserve"> \* MERGEFORMAT </w:instrText>
            </w:r>
            <w:r w:rsidR="00991045">
              <w:fldChar w:fldCharType="separate"/>
            </w:r>
            <w:r w:rsidRPr="00C820C8" w:rsidR="00C820C8">
              <w:rPr>
                <w:rStyle w:val="FootnoteReference"/>
              </w:rPr>
              <w:t>3</w:t>
            </w:r>
            <w:r w:rsidR="00991045">
              <w:fldChar w:fldCharType="end"/>
            </w:r>
            <w:r>
              <w:t>.</w:t>
            </w:r>
          </w:p>
        </w:tc>
      </w:tr>
      <w:tr w:rsidR="00994212" w:rsidTr="57A6390B" w14:paraId="70BA14DC" w14:textId="77777777">
        <w:tc>
          <w:tcPr>
            <w:tcW w:w="1515" w:type="dxa"/>
            <w:shd w:val="clear" w:color="auto" w:fill="BFBFBF" w:themeFill="background1" w:themeFillShade="BF"/>
          </w:tcPr>
          <w:p w:rsidR="00994212" w:rsidP="00B820ED" w:rsidRDefault="00E0348A" w14:paraId="4AB71D48" w14:textId="4EC0C5CC">
            <w:r>
              <w:t>Assistance</w:t>
            </w:r>
          </w:p>
        </w:tc>
        <w:tc>
          <w:tcPr>
            <w:tcW w:w="8113" w:type="dxa"/>
          </w:tcPr>
          <w:p w:rsidR="00994212" w:rsidP="00B820ED" w:rsidRDefault="00295FAE" w14:paraId="6DEB2367" w14:textId="2CF0255F">
            <w:r>
              <w:t xml:space="preserve">Ud fra valgt dyreart, administrationsvej og lægemiddel, skal dyrlægen fremfinde relevant tilbageholdelsestid i henhold til reglerne i veterinærforordningen og vejledning fra FVST. Vejledningen fra </w:t>
            </w:r>
            <w:proofErr w:type="spellStart"/>
            <w:r>
              <w:t>SPC’et</w:t>
            </w:r>
            <w:proofErr w:type="spellEnd"/>
            <w:r>
              <w:t xml:space="preserve"> vises</w:t>
            </w:r>
          </w:p>
        </w:tc>
      </w:tr>
      <w:tr w:rsidR="00994212" w:rsidTr="57A6390B" w14:paraId="0FF2A84E" w14:textId="77777777">
        <w:tc>
          <w:tcPr>
            <w:tcW w:w="1515" w:type="dxa"/>
            <w:shd w:val="clear" w:color="auto" w:fill="BFBFBF" w:themeFill="background1" w:themeFillShade="BF"/>
          </w:tcPr>
          <w:p w:rsidR="00994212" w:rsidP="00B820ED" w:rsidRDefault="00E0348A" w14:paraId="2DBF323C" w14:textId="56048B54">
            <w:r>
              <w:t>Validering</w:t>
            </w:r>
          </w:p>
        </w:tc>
        <w:tc>
          <w:tcPr>
            <w:tcW w:w="8113" w:type="dxa"/>
          </w:tcPr>
          <w:p w:rsidR="00994212" w:rsidP="00B820ED" w:rsidRDefault="00994212" w14:paraId="1AF6FA72" w14:textId="77777777">
            <w:r>
              <w:t>Feltet må kun være blank</w:t>
            </w:r>
            <w:r w:rsidR="002A216E">
              <w:t>t</w:t>
            </w:r>
            <w:r>
              <w:t>, hvis de</w:t>
            </w:r>
            <w:r w:rsidR="002A216E">
              <w:t>n pågældende art ikke anvendes til fødevareproduktion.</w:t>
            </w:r>
          </w:p>
        </w:tc>
      </w:tr>
    </w:tbl>
    <w:p w:rsidR="00994212" w:rsidP="00994212" w:rsidRDefault="00994212" w14:paraId="6B2F7759" w14:textId="77777777"/>
    <w:p w:rsidR="00994212" w:rsidP="00A14FC9" w:rsidRDefault="00507736" w14:paraId="06AD67CA" w14:textId="57BDD724">
      <w:pPr>
        <w:pStyle w:val="Heading1"/>
        <w:numPr>
          <w:ilvl w:val="0"/>
          <w:numId w:val="16"/>
        </w:numPr>
        <w:ind w:left="567" w:hanging="567"/>
      </w:pPr>
      <w:bookmarkStart w:name="_Toc240965742" w:id="18"/>
      <w:r w:rsidRPr="00A02672">
        <w:t>Diverse</w:t>
      </w:r>
      <w:bookmarkEnd w:id="18"/>
    </w:p>
    <w:p w:rsidR="00E0348A" w:rsidP="00E0348A" w:rsidRDefault="00E0348A" w14:paraId="1EB74EE4" w14:textId="77777777">
      <w:pPr>
        <w:spacing w:after="0"/>
      </w:pPr>
    </w:p>
    <w:p w:rsidR="00A02672" w:rsidP="00A02672" w:rsidRDefault="00D86F9C" w14:paraId="7896ABE6" w14:textId="6B2FAAC6">
      <w:r>
        <w:t xml:space="preserve">I nedenstående </w:t>
      </w:r>
      <w:r w:rsidR="0007716F">
        <w:t xml:space="preserve">beskrives </w:t>
      </w:r>
      <w:r>
        <w:t xml:space="preserve">felterne, der er knyttet til </w:t>
      </w:r>
      <w:r w:rsidR="00A43DD4">
        <w:t xml:space="preserve">restoplysninger betegnet som </w:t>
      </w:r>
      <w:r>
        <w:t>”diverse”.</w:t>
      </w:r>
    </w:p>
    <w:p w:rsidR="0099086B" w:rsidP="0099086B" w:rsidRDefault="00097697" w14:paraId="474D8F1D" w14:textId="26A851DC">
      <w:r>
        <w:t xml:space="preserve">Felt </w:t>
      </w:r>
      <w:r w:rsidR="00ED5D23">
        <w:t>3</w:t>
      </w:r>
      <w:r w:rsidR="00BE0EA8">
        <w:t>1</w:t>
      </w:r>
      <w:r w:rsidR="0099086B">
        <w:t xml:space="preserve">: Hvis flere </w:t>
      </w:r>
      <w:r w:rsidR="00064ABB">
        <w:t>udleveringer på recepten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99086B" w:rsidTr="00E0348A" w14:paraId="503D3299" w14:textId="77777777">
        <w:tc>
          <w:tcPr>
            <w:tcW w:w="1515" w:type="dxa"/>
            <w:shd w:val="clear" w:color="auto" w:fill="BFBFBF" w:themeFill="background1" w:themeFillShade="BF"/>
          </w:tcPr>
          <w:p w:rsidR="0099086B" w:rsidP="000C4F14" w:rsidRDefault="00E0348A" w14:paraId="05782F6B" w14:textId="1703BA22">
            <w:bookmarkStart w:name="_Hlk123735864" w:id="19"/>
            <w:r>
              <w:t>Formål</w:t>
            </w:r>
          </w:p>
        </w:tc>
        <w:tc>
          <w:tcPr>
            <w:tcW w:w="8113" w:type="dxa"/>
          </w:tcPr>
          <w:p w:rsidR="0099086B" w:rsidP="000C4F14" w:rsidRDefault="0099086B" w14:paraId="6EBFD437" w14:textId="16027703">
            <w:r>
              <w:t xml:space="preserve">At kunne angive </w:t>
            </w:r>
            <w:r w:rsidR="0085088B">
              <w:t xml:space="preserve">på recepten, hvis denne må </w:t>
            </w:r>
            <w:r w:rsidR="00224720">
              <w:t>udleveres</w:t>
            </w:r>
            <w:r w:rsidR="0085088B">
              <w:t xml:space="preserve"> flere gange.</w:t>
            </w:r>
          </w:p>
        </w:tc>
      </w:tr>
      <w:tr w:rsidR="0099086B" w:rsidTr="00E0348A" w14:paraId="6589D19D" w14:textId="77777777">
        <w:tc>
          <w:tcPr>
            <w:tcW w:w="1515" w:type="dxa"/>
            <w:shd w:val="clear" w:color="auto" w:fill="BFBFBF" w:themeFill="background1" w:themeFillShade="BF"/>
          </w:tcPr>
          <w:p w:rsidR="0099086B" w:rsidP="000C4F14" w:rsidRDefault="00E0348A" w14:paraId="2DF59386" w14:textId="41EB990D">
            <w:r>
              <w:t>Assistance</w:t>
            </w:r>
          </w:p>
        </w:tc>
        <w:tc>
          <w:tcPr>
            <w:tcW w:w="8113" w:type="dxa"/>
          </w:tcPr>
          <w:p w:rsidR="00C46272" w:rsidP="00F511D4" w:rsidRDefault="00C46272" w14:paraId="270F7494" w14:textId="60C528C6">
            <w:r>
              <w:t>Default er 1.</w:t>
            </w:r>
          </w:p>
          <w:p w:rsidR="00C46272" w:rsidP="00F511D4" w:rsidRDefault="00C46272" w14:paraId="46329312" w14:textId="77777777"/>
          <w:p w:rsidR="0099086B" w:rsidP="00C46272" w:rsidRDefault="00C46272" w14:paraId="41293959" w14:textId="6EFF5ECA">
            <w:r>
              <w:t xml:space="preserve">Hvis </w:t>
            </w:r>
            <w:r w:rsidR="00BC7E8D">
              <w:t xml:space="preserve">et lægemiddel </w:t>
            </w:r>
            <w:r>
              <w:t xml:space="preserve">må udleveres flere gange på </w:t>
            </w:r>
            <w:r w:rsidR="00BC7E8D">
              <w:t>recepten,</w:t>
            </w:r>
            <w:r>
              <w:t xml:space="preserve"> skal angives </w:t>
            </w:r>
            <w:r w:rsidRPr="00C91469" w:rsidR="00C91469">
              <w:t>oplysninger</w:t>
            </w:r>
            <w:r w:rsidR="00C91469">
              <w:t xml:space="preserve"> </w:t>
            </w:r>
            <w:r w:rsidRPr="00C91469" w:rsidR="00C91469">
              <w:t xml:space="preserve">om, </w:t>
            </w:r>
            <w:r w:rsidR="00BC7E8D">
              <w:t>antal udleveringer og minimum tidsrum mellem udleveringerne (interval og (dage, uger eller måneder f.eks. 2 uger)</w:t>
            </w:r>
            <w:r w:rsidR="00C91469">
              <w:t>.</w:t>
            </w:r>
            <w:r w:rsidRPr="00C91469" w:rsidR="00C91469">
              <w:t xml:space="preserve"> </w:t>
            </w:r>
          </w:p>
        </w:tc>
      </w:tr>
      <w:tr w:rsidR="0099086B" w:rsidTr="00E0348A" w14:paraId="1AA18850" w14:textId="77777777">
        <w:tc>
          <w:tcPr>
            <w:tcW w:w="1515" w:type="dxa"/>
            <w:shd w:val="clear" w:color="auto" w:fill="BFBFBF" w:themeFill="background1" w:themeFillShade="BF"/>
          </w:tcPr>
          <w:p w:rsidR="0099086B" w:rsidP="000C4F14" w:rsidRDefault="00E0348A" w14:paraId="733B5C68" w14:textId="2B7D16B7">
            <w:r>
              <w:t>Validering</w:t>
            </w:r>
          </w:p>
        </w:tc>
        <w:tc>
          <w:tcPr>
            <w:tcW w:w="8113" w:type="dxa"/>
          </w:tcPr>
          <w:p w:rsidR="0099086B" w:rsidP="000C4F14" w:rsidRDefault="00F511D4" w14:paraId="475502F5" w14:textId="43C8CD08">
            <w:r>
              <w:t xml:space="preserve">Felterne ”antal </w:t>
            </w:r>
            <w:r w:rsidR="00224720">
              <w:t>udleveringer</w:t>
            </w:r>
            <w:r>
              <w:t xml:space="preserve">” og ”interval ml. </w:t>
            </w:r>
            <w:r w:rsidR="0023082A">
              <w:t>udleveringer</w:t>
            </w:r>
            <w:r w:rsidR="0085088B">
              <w:t xml:space="preserve">” kan kun indeholde numeriske værdier. </w:t>
            </w:r>
          </w:p>
        </w:tc>
      </w:tr>
      <w:bookmarkEnd w:id="19"/>
    </w:tbl>
    <w:p w:rsidR="0099086B" w:rsidP="0099086B" w:rsidRDefault="0099086B" w14:paraId="41F73828" w14:textId="77777777"/>
    <w:p w:rsidR="0099086B" w:rsidP="0099086B" w:rsidRDefault="00097697" w14:paraId="4432413B" w14:textId="52EC65FB">
      <w:r>
        <w:t xml:space="preserve">Felt </w:t>
      </w:r>
      <w:r w:rsidR="00ED5D23">
        <w:t>3</w:t>
      </w:r>
      <w:r w:rsidR="00BE0EA8">
        <w:t>2</w:t>
      </w:r>
      <w:r w:rsidR="0085088B">
        <w:t xml:space="preserve">: </w:t>
      </w:r>
      <w:r w:rsidR="0099086B">
        <w:t xml:space="preserve">Hvis </w:t>
      </w:r>
      <w:proofErr w:type="spellStart"/>
      <w:r w:rsidR="0099086B">
        <w:t>profy</w:t>
      </w:r>
      <w:proofErr w:type="spellEnd"/>
      <w:r w:rsidR="0099086B">
        <w:t xml:space="preserve">- eller </w:t>
      </w:r>
      <w:proofErr w:type="spellStart"/>
      <w:r w:rsidR="0099086B">
        <w:t>metafylaktisk</w:t>
      </w:r>
      <w:proofErr w:type="spellEnd"/>
      <w:r w:rsidR="0099086B">
        <w:t xml:space="preserve"> brug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85088B" w:rsidTr="43BB4480" w14:paraId="75814F47" w14:textId="77777777">
        <w:tc>
          <w:tcPr>
            <w:tcW w:w="1515" w:type="dxa"/>
            <w:shd w:val="clear" w:color="auto" w:fill="BFBFBF" w:themeFill="background1" w:themeFillShade="BF"/>
          </w:tcPr>
          <w:p w:rsidR="0085088B" w:rsidP="000C4F14" w:rsidRDefault="00E0348A" w14:paraId="56FD4116" w14:textId="18A5D4DC">
            <w:r>
              <w:t>Formål</w:t>
            </w:r>
          </w:p>
        </w:tc>
        <w:tc>
          <w:tcPr>
            <w:tcW w:w="8113" w:type="dxa"/>
          </w:tcPr>
          <w:p w:rsidR="0085088B" w:rsidP="000C4F14" w:rsidRDefault="002842F5" w14:paraId="4CB6BBDD" w14:textId="7954643A">
            <w:r>
              <w:t xml:space="preserve">At kunne angive på recepten, hvis </w:t>
            </w:r>
            <w:r w:rsidR="1E07AC95">
              <w:t xml:space="preserve">et </w:t>
            </w:r>
            <w:r w:rsidR="1220A5D1">
              <w:t>valgt</w:t>
            </w:r>
            <w:r w:rsidR="1E07AC95">
              <w:t xml:space="preserve"> antimikrobielt lægemiddel anvises til </w:t>
            </w:r>
            <w:r w:rsidR="0E250B7E">
              <w:t>t</w:t>
            </w:r>
            <w:r w:rsidR="46225316">
              <w:t>erapeutisk,</w:t>
            </w:r>
            <w:r w:rsidR="1E07AC95">
              <w:t xml:space="preserve"> </w:t>
            </w:r>
            <w:proofErr w:type="spellStart"/>
            <w:r w:rsidR="1E07AC95">
              <w:t>profy</w:t>
            </w:r>
            <w:proofErr w:type="spellEnd"/>
            <w:r w:rsidR="1E07AC95">
              <w:t xml:space="preserve">- eller </w:t>
            </w:r>
            <w:proofErr w:type="spellStart"/>
            <w:r w:rsidR="1E07AC95">
              <w:t>metafylak</w:t>
            </w:r>
            <w:r w:rsidR="244EE6A4">
              <w:t>tisk</w:t>
            </w:r>
            <w:proofErr w:type="spellEnd"/>
            <w:r w:rsidR="244EE6A4">
              <w:t xml:space="preserve"> brug</w:t>
            </w:r>
            <w:bookmarkStart w:name="_Ref123800693" w:id="20"/>
            <w:r w:rsidR="00A86820">
              <w:rPr>
                <w:rStyle w:val="FootnoteReference"/>
              </w:rPr>
              <w:footnoteReference w:id="7"/>
            </w:r>
            <w:bookmarkEnd w:id="20"/>
            <w:r w:rsidR="244EE6A4">
              <w:t>.</w:t>
            </w:r>
          </w:p>
        </w:tc>
      </w:tr>
      <w:tr w:rsidR="0085088B" w:rsidTr="43BB4480" w14:paraId="1899B0C2" w14:textId="77777777">
        <w:tc>
          <w:tcPr>
            <w:tcW w:w="1515" w:type="dxa"/>
            <w:shd w:val="clear" w:color="auto" w:fill="BFBFBF" w:themeFill="background1" w:themeFillShade="BF"/>
          </w:tcPr>
          <w:p w:rsidR="0085088B" w:rsidP="000C4F14" w:rsidRDefault="00F511D4" w14:paraId="54619A71" w14:textId="0F0D7CCD">
            <w:r>
              <w:t xml:space="preserve"> </w:t>
            </w:r>
            <w:r w:rsidR="00E0348A">
              <w:t>Assistance</w:t>
            </w:r>
          </w:p>
        </w:tc>
        <w:tc>
          <w:tcPr>
            <w:tcW w:w="8113" w:type="dxa"/>
          </w:tcPr>
          <w:p w:rsidR="0085088B" w:rsidP="000C4F14" w:rsidRDefault="00A86820" w14:paraId="110B86F2" w14:textId="77777777">
            <w:r>
              <w:t xml:space="preserve">Eventuelt valg </w:t>
            </w:r>
            <w:r w:rsidR="00EA2F53">
              <w:t>foretages</w:t>
            </w:r>
            <w:r>
              <w:t xml:space="preserve"> på </w:t>
            </w:r>
            <w:proofErr w:type="spellStart"/>
            <w:r>
              <w:t>rulleliste</w:t>
            </w:r>
            <w:proofErr w:type="spellEnd"/>
            <w:r>
              <w:t>.</w:t>
            </w:r>
            <w:r w:rsidR="00D7607E">
              <w:t xml:space="preserve"> </w:t>
            </w:r>
          </w:p>
          <w:p w:rsidR="0085088B" w:rsidP="000C4F14" w:rsidRDefault="0085088B" w14:paraId="3F6ECC20" w14:textId="3CF66A26"/>
        </w:tc>
      </w:tr>
      <w:tr w:rsidR="0085088B" w:rsidTr="43BB4480" w14:paraId="19EE1DB6" w14:textId="77777777">
        <w:tc>
          <w:tcPr>
            <w:tcW w:w="1515" w:type="dxa"/>
            <w:shd w:val="clear" w:color="auto" w:fill="BFBFBF" w:themeFill="background1" w:themeFillShade="BF"/>
          </w:tcPr>
          <w:p w:rsidR="0085088B" w:rsidP="000C4F14" w:rsidRDefault="00E0348A" w14:paraId="5B1EC0BE" w14:textId="1A2331EB">
            <w:r>
              <w:t>Validering</w:t>
            </w:r>
          </w:p>
        </w:tc>
        <w:tc>
          <w:tcPr>
            <w:tcW w:w="8113" w:type="dxa"/>
          </w:tcPr>
          <w:p w:rsidR="0085088B" w:rsidP="000C4F14" w:rsidRDefault="00A86820" w14:paraId="45D510B1" w14:textId="77777777">
            <w:r>
              <w:t>Ingen</w:t>
            </w:r>
          </w:p>
        </w:tc>
      </w:tr>
    </w:tbl>
    <w:p w:rsidR="0085088B" w:rsidP="0099086B" w:rsidRDefault="0085088B" w14:paraId="5EF68690" w14:textId="77777777"/>
    <w:p w:rsidR="0099086B" w:rsidP="0099086B" w:rsidRDefault="00097697" w14:paraId="32952C0A" w14:textId="7630CBBF">
      <w:r>
        <w:t xml:space="preserve">Felt </w:t>
      </w:r>
      <w:r w:rsidR="00ED5D23">
        <w:t>3</w:t>
      </w:r>
      <w:r w:rsidR="00BE0EA8">
        <w:t>3</w:t>
      </w:r>
      <w:r w:rsidR="00EA2F53">
        <w:t xml:space="preserve">: </w:t>
      </w:r>
      <w:r w:rsidR="0099086B">
        <w:t>Hvis brug efter kaskaderegel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EA2F53" w:rsidTr="00E0348A" w14:paraId="146CAB5A" w14:textId="77777777">
        <w:tc>
          <w:tcPr>
            <w:tcW w:w="1515" w:type="dxa"/>
            <w:shd w:val="clear" w:color="auto" w:fill="BFBFBF" w:themeFill="background1" w:themeFillShade="BF"/>
          </w:tcPr>
          <w:p w:rsidR="00EA2F53" w:rsidP="00255619" w:rsidRDefault="00E0348A" w14:paraId="1FC73A6D" w14:textId="39A3C17F">
            <w:r>
              <w:t>Formål</w:t>
            </w:r>
          </w:p>
        </w:tc>
        <w:tc>
          <w:tcPr>
            <w:tcW w:w="8113" w:type="dxa"/>
          </w:tcPr>
          <w:p w:rsidR="00EA2F53" w:rsidP="00255619" w:rsidRDefault="00EA2F53" w14:paraId="39192351" w14:textId="5742F6F7">
            <w:r>
              <w:t>At kunne angive på recepten, hvis en ordination sker i henhold til kaskadereglen</w:t>
            </w:r>
            <w:r>
              <w:fldChar w:fldCharType="begin"/>
            </w:r>
            <w:r>
              <w:instrText xml:space="preserve"> NOTEREF _Ref123800693 \f \h </w:instrText>
            </w:r>
            <w:r w:rsidR="00E0348A">
              <w:instrText xml:space="preserve"> \* MERGEFORMAT </w:instrText>
            </w:r>
            <w:r>
              <w:fldChar w:fldCharType="separate"/>
            </w:r>
            <w:r w:rsidRPr="00C820C8" w:rsidR="00C820C8">
              <w:rPr>
                <w:rStyle w:val="FootnoteReference"/>
              </w:rPr>
              <w:t>7</w:t>
            </w:r>
            <w:r>
              <w:fldChar w:fldCharType="end"/>
            </w:r>
            <w:r>
              <w:t>.</w:t>
            </w:r>
          </w:p>
        </w:tc>
      </w:tr>
      <w:tr w:rsidR="00EA2F53" w:rsidTr="00E0348A" w14:paraId="2046FD83" w14:textId="77777777">
        <w:tc>
          <w:tcPr>
            <w:tcW w:w="1515" w:type="dxa"/>
            <w:shd w:val="clear" w:color="auto" w:fill="BFBFBF" w:themeFill="background1" w:themeFillShade="BF"/>
          </w:tcPr>
          <w:p w:rsidR="00EA2F53" w:rsidP="00255619" w:rsidRDefault="00E0348A" w14:paraId="34357102" w14:textId="34F8C297">
            <w:r>
              <w:t>Assistance</w:t>
            </w:r>
          </w:p>
        </w:tc>
        <w:tc>
          <w:tcPr>
            <w:tcW w:w="8113" w:type="dxa"/>
          </w:tcPr>
          <w:p w:rsidR="00EA2F53" w:rsidP="00DD722E" w:rsidRDefault="001C5CCB" w14:paraId="013D1B25" w14:textId="677E6495">
            <w:r>
              <w:t xml:space="preserve">Hvis felt </w:t>
            </w:r>
            <w:r w:rsidR="001C3F7C">
              <w:t>1</w:t>
            </w:r>
            <w:r>
              <w:t>9</w:t>
            </w:r>
            <w:r w:rsidR="00097697">
              <w:t>:” Navn på lægemiddel”</w:t>
            </w:r>
            <w:r>
              <w:t xml:space="preserve"> er &lt;&gt; fra ”Veterinært markedsførte”</w:t>
            </w:r>
            <w:r w:rsidR="00E21037">
              <w:t xml:space="preserve"> </w:t>
            </w:r>
            <w:r w:rsidR="00E822AA">
              <w:t xml:space="preserve">(ATC-koden </w:t>
            </w:r>
            <w:r w:rsidR="00893129">
              <w:t xml:space="preserve">ikke </w:t>
            </w:r>
            <w:r w:rsidR="008537B1">
              <w:t xml:space="preserve">starter </w:t>
            </w:r>
            <w:r w:rsidR="00E822AA">
              <w:t>med Q</w:t>
            </w:r>
            <w:r w:rsidR="00FD1C67">
              <w:t>)</w:t>
            </w:r>
            <w:r w:rsidR="00893129">
              <w:t xml:space="preserve"> så </w:t>
            </w:r>
            <w:r w:rsidR="001A7F08">
              <w:t xml:space="preserve">Angives </w:t>
            </w:r>
            <w:r w:rsidR="00D52E3B">
              <w:t>”Ja</w:t>
            </w:r>
            <w:r w:rsidR="00726B11">
              <w:t>”</w:t>
            </w:r>
            <w:r w:rsidR="0088243B">
              <w:t xml:space="preserve"> </w:t>
            </w:r>
            <w:r w:rsidR="00C33E9C">
              <w:t>automatisk</w:t>
            </w:r>
            <w:r w:rsidR="00046485">
              <w:t xml:space="preserve">. </w:t>
            </w:r>
            <w:r w:rsidR="00D52E3B">
              <w:t>”</w:t>
            </w:r>
            <w:r w:rsidR="00EA2F53">
              <w:t xml:space="preserve">Eventuelt markering foretages på </w:t>
            </w:r>
            <w:proofErr w:type="spellStart"/>
            <w:r w:rsidR="00EA2F53">
              <w:t>rulleliste</w:t>
            </w:r>
            <w:proofErr w:type="spellEnd"/>
            <w:r w:rsidR="00891E60">
              <w:t xml:space="preserve"> (”Ja”/</w:t>
            </w:r>
            <w:r w:rsidR="00C541FC">
              <w:t>”Nej”)</w:t>
            </w:r>
            <w:r w:rsidR="00EA2F53">
              <w:t>.</w:t>
            </w:r>
            <w:r w:rsidR="00E053EB">
              <w:t xml:space="preserve"> </w:t>
            </w:r>
            <w:r w:rsidR="00F45AB6">
              <w:t>Default er ”Nej”</w:t>
            </w:r>
            <w:r w:rsidR="000B6C78">
              <w:t>.</w:t>
            </w:r>
          </w:p>
        </w:tc>
      </w:tr>
      <w:tr w:rsidR="00EA2F53" w:rsidTr="00E0348A" w14:paraId="2691B8E6" w14:textId="77777777">
        <w:tc>
          <w:tcPr>
            <w:tcW w:w="1515" w:type="dxa"/>
            <w:shd w:val="clear" w:color="auto" w:fill="BFBFBF" w:themeFill="background1" w:themeFillShade="BF"/>
          </w:tcPr>
          <w:p w:rsidR="00EA2F53" w:rsidP="00255619" w:rsidRDefault="00E0348A" w14:paraId="5E783E5D" w14:textId="2B89AA31">
            <w:r>
              <w:t>Validering</w:t>
            </w:r>
          </w:p>
        </w:tc>
        <w:tc>
          <w:tcPr>
            <w:tcW w:w="8113" w:type="dxa"/>
          </w:tcPr>
          <w:p w:rsidR="00EA2F53" w:rsidP="00255619" w:rsidRDefault="009738E6" w14:paraId="45FD6ED5" w14:textId="6C540BFE">
            <w:r>
              <w:t xml:space="preserve">Hvis ordinationen er i henhold til kaskaderegel, så markeres feltet gult og der adviseres med teksten </w:t>
            </w:r>
            <w:r w:rsidRPr="009738E6">
              <w:t>"Bemærk: markér brug af kaskaderegel"</w:t>
            </w:r>
            <w:r>
              <w:t>.</w:t>
            </w:r>
          </w:p>
        </w:tc>
      </w:tr>
    </w:tbl>
    <w:p w:rsidR="00EA2F53" w:rsidP="0099086B" w:rsidRDefault="00EA2F53" w14:paraId="3F6F0906" w14:textId="77777777"/>
    <w:p w:rsidR="0099086B" w:rsidP="0099086B" w:rsidRDefault="00097697" w14:paraId="21BA113C" w14:textId="6D4CE123">
      <w:r>
        <w:t xml:space="preserve">Felt </w:t>
      </w:r>
      <w:r w:rsidR="00ED5D23">
        <w:t>3</w:t>
      </w:r>
      <w:r w:rsidR="00BE0EA8">
        <w:t>4</w:t>
      </w:r>
      <w:r w:rsidR="00151601">
        <w:t xml:space="preserve">: </w:t>
      </w:r>
      <w:r w:rsidRPr="000C5663" w:rsidR="000C5663">
        <w:t xml:space="preserve">Recept gyldig fra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1D65B7" w:rsidTr="43BB4480" w14:paraId="54C08BED" w14:textId="77777777">
        <w:tc>
          <w:tcPr>
            <w:tcW w:w="1515" w:type="dxa"/>
            <w:shd w:val="clear" w:color="auto" w:fill="BFBFBF" w:themeFill="background1" w:themeFillShade="BF"/>
          </w:tcPr>
          <w:p w:rsidR="001D65B7" w:rsidP="00255619" w:rsidRDefault="00E0348A" w14:paraId="7A33ED68" w14:textId="58AC7DF0">
            <w:bookmarkStart w:name="_Hlk123811455" w:id="21"/>
            <w:r>
              <w:t>Formål</w:t>
            </w:r>
          </w:p>
        </w:tc>
        <w:tc>
          <w:tcPr>
            <w:tcW w:w="8113" w:type="dxa"/>
          </w:tcPr>
          <w:p w:rsidR="001D65B7" w:rsidP="00255619" w:rsidRDefault="46C7B3ED" w14:paraId="35279AFB" w14:textId="77777777">
            <w:r>
              <w:t>At kunne angive på recepten, hvis receptens gyldighed først indtræder på et senere tidspunkt end udstedelsesdatoen</w:t>
            </w:r>
            <w:bookmarkStart w:name="_Ref123811530" w:id="22"/>
            <w:r w:rsidR="009249B0">
              <w:rPr>
                <w:rStyle w:val="FootnoteReference"/>
              </w:rPr>
              <w:footnoteReference w:id="8"/>
            </w:r>
            <w:bookmarkEnd w:id="22"/>
          </w:p>
        </w:tc>
      </w:tr>
      <w:tr w:rsidR="001D65B7" w:rsidTr="43BB4480" w14:paraId="485CC4F7" w14:textId="77777777">
        <w:tc>
          <w:tcPr>
            <w:tcW w:w="1515" w:type="dxa"/>
            <w:shd w:val="clear" w:color="auto" w:fill="BFBFBF" w:themeFill="background1" w:themeFillShade="BF"/>
          </w:tcPr>
          <w:p w:rsidR="001D65B7" w:rsidP="00255619" w:rsidRDefault="00E0348A" w14:paraId="7527759D" w14:textId="35B73919">
            <w:r>
              <w:t>Assistance</w:t>
            </w:r>
          </w:p>
        </w:tc>
        <w:tc>
          <w:tcPr>
            <w:tcW w:w="8113" w:type="dxa"/>
          </w:tcPr>
          <w:p w:rsidR="001D65B7" w:rsidP="00255619" w:rsidRDefault="00900562" w14:paraId="05D7F19D" w14:textId="05A3DDFD">
            <w:r>
              <w:t xml:space="preserve">Datoen sættes default til dagsdato. </w:t>
            </w:r>
          </w:p>
        </w:tc>
      </w:tr>
      <w:tr w:rsidR="001D65B7" w:rsidTr="43BB4480" w14:paraId="60B1D243" w14:textId="77777777">
        <w:tc>
          <w:tcPr>
            <w:tcW w:w="1515" w:type="dxa"/>
            <w:shd w:val="clear" w:color="auto" w:fill="BFBFBF" w:themeFill="background1" w:themeFillShade="BF"/>
          </w:tcPr>
          <w:p w:rsidR="001D65B7" w:rsidP="00255619" w:rsidRDefault="00E0348A" w14:paraId="29FD02A9" w14:textId="1482987B">
            <w:r>
              <w:t>Validering</w:t>
            </w:r>
          </w:p>
        </w:tc>
        <w:tc>
          <w:tcPr>
            <w:tcW w:w="8113" w:type="dxa"/>
          </w:tcPr>
          <w:p w:rsidR="001D65B7" w:rsidP="00255619" w:rsidRDefault="009249B0" w14:paraId="6A5BD972" w14:textId="42BB2ED0">
            <w:r>
              <w:t xml:space="preserve">Feltet kan kun indeholde </w:t>
            </w:r>
            <w:r w:rsidR="00E078FD">
              <w:t xml:space="preserve">en valid </w:t>
            </w:r>
            <w:r w:rsidR="00AF2CF7">
              <w:t xml:space="preserve">dato </w:t>
            </w:r>
            <w:r w:rsidR="00DF7801">
              <w:t>større</w:t>
            </w:r>
            <w:r w:rsidR="00E078FD">
              <w:t xml:space="preserve"> eller lig med dagsdato</w:t>
            </w:r>
            <w:r>
              <w:t>.</w:t>
            </w:r>
          </w:p>
        </w:tc>
      </w:tr>
      <w:bookmarkEnd w:id="21"/>
    </w:tbl>
    <w:p w:rsidR="001D65B7" w:rsidP="0099086B" w:rsidRDefault="001D65B7" w14:paraId="20DC4B1A" w14:textId="77777777"/>
    <w:p w:rsidR="009249B0" w:rsidP="0099086B" w:rsidRDefault="00097697" w14:paraId="3E39FA77" w14:textId="143CC90F">
      <w:r>
        <w:t xml:space="preserve">Felt </w:t>
      </w:r>
      <w:r w:rsidR="00307FB4">
        <w:t>3</w:t>
      </w:r>
      <w:r w:rsidR="00BE0EA8">
        <w:t>5</w:t>
      </w:r>
      <w:r w:rsidR="009249B0">
        <w:t xml:space="preserve">: </w:t>
      </w:r>
      <w:r w:rsidRPr="009249B0" w:rsidR="009249B0">
        <w:t>Recept gyldig 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1233D4" w:rsidTr="6A1BBA16" w14:paraId="35EF40B0" w14:textId="77777777">
        <w:tc>
          <w:tcPr>
            <w:tcW w:w="1515" w:type="dxa"/>
            <w:shd w:val="clear" w:color="auto" w:fill="BFBFBF" w:themeFill="background1" w:themeFillShade="BF"/>
          </w:tcPr>
          <w:p w:rsidR="001233D4" w:rsidP="00255619" w:rsidRDefault="00E0348A" w14:paraId="514A6EC9" w14:textId="402B094C">
            <w:r>
              <w:t>Formål</w:t>
            </w:r>
          </w:p>
        </w:tc>
        <w:tc>
          <w:tcPr>
            <w:tcW w:w="8113" w:type="dxa"/>
          </w:tcPr>
          <w:p w:rsidR="001233D4" w:rsidP="00255619" w:rsidRDefault="001233D4" w14:paraId="2F8900C5" w14:textId="74445995">
            <w:r>
              <w:t>At kunne angive på recepten, hvis receptens gyldighed er kortere end 2 år</w:t>
            </w:r>
            <w:r w:rsidR="00AE2BB4">
              <w:t>.</w:t>
            </w:r>
          </w:p>
        </w:tc>
      </w:tr>
      <w:tr w:rsidR="001233D4" w:rsidTr="6A1BBA16" w14:paraId="42F6925F" w14:textId="77777777">
        <w:tc>
          <w:tcPr>
            <w:tcW w:w="1515" w:type="dxa"/>
            <w:shd w:val="clear" w:color="auto" w:fill="BFBFBF" w:themeFill="background1" w:themeFillShade="BF"/>
          </w:tcPr>
          <w:p w:rsidR="001233D4" w:rsidP="00255619" w:rsidRDefault="00E0348A" w14:paraId="3B8B1D52" w14:textId="60913C57">
            <w:r>
              <w:t>Assistance</w:t>
            </w:r>
          </w:p>
        </w:tc>
        <w:tc>
          <w:tcPr>
            <w:tcW w:w="8113" w:type="dxa"/>
          </w:tcPr>
          <w:p w:rsidR="001233D4" w:rsidP="00255619" w:rsidRDefault="00C43A54" w14:paraId="62F097A5" w14:textId="6DC9B5C3">
            <w:r>
              <w:t xml:space="preserve">Datoen sættes default til dagsdato + 2 år fra </w:t>
            </w:r>
            <w:r w:rsidRPr="000C5663">
              <w:t>Recept gyldig fra</w:t>
            </w:r>
            <w:r>
              <w:t xml:space="preserve"> (felt 3</w:t>
            </w:r>
            <w:r w:rsidR="00017C80">
              <w:t>6</w:t>
            </w:r>
            <w:r>
              <w:t>).</w:t>
            </w:r>
          </w:p>
        </w:tc>
      </w:tr>
      <w:tr w:rsidR="001233D4" w:rsidTr="6A1BBA16" w14:paraId="78FA75D1" w14:textId="77777777">
        <w:tc>
          <w:tcPr>
            <w:tcW w:w="1515" w:type="dxa"/>
            <w:shd w:val="clear" w:color="auto" w:fill="BFBFBF" w:themeFill="background1" w:themeFillShade="BF"/>
          </w:tcPr>
          <w:p w:rsidR="001233D4" w:rsidP="00255619" w:rsidRDefault="00E0348A" w14:paraId="085A22E7" w14:textId="26F19D94">
            <w:r>
              <w:t>Validering</w:t>
            </w:r>
          </w:p>
        </w:tc>
        <w:tc>
          <w:tcPr>
            <w:tcW w:w="8113" w:type="dxa"/>
          </w:tcPr>
          <w:p w:rsidR="00DF7801" w:rsidP="00255619" w:rsidRDefault="00DF7801" w14:paraId="5C68092A" w14:textId="6479E528">
            <w:r>
              <w:t xml:space="preserve">Feltet kan kun indeholde en valid dato større end </w:t>
            </w:r>
            <w:r w:rsidRPr="000C5663">
              <w:t>Recept gyldig fra</w:t>
            </w:r>
            <w:r>
              <w:t xml:space="preserve"> (felt 3</w:t>
            </w:r>
            <w:r w:rsidR="00017C80">
              <w:t>6</w:t>
            </w:r>
            <w:r>
              <w:t>)</w:t>
            </w:r>
          </w:p>
          <w:p w:rsidR="00DF7801" w:rsidP="00255619" w:rsidRDefault="00DF7801" w14:paraId="5CF3A5F3" w14:textId="77777777"/>
          <w:p w:rsidR="001233D4" w:rsidP="00255619" w:rsidRDefault="2F9F6AC6" w14:paraId="7A21DD55" w14:textId="66AE71E2">
            <w:r>
              <w:t xml:space="preserve">Hvis lægemidlet der </w:t>
            </w:r>
            <w:r w:rsidR="06CB3B1F">
              <w:t>anvendes,</w:t>
            </w:r>
            <w:r>
              <w:t xml:space="preserve"> er klassificeret som antimikrobielt</w:t>
            </w:r>
            <w:r w:rsidR="7892F410">
              <w:t xml:space="preserve"> (felt </w:t>
            </w:r>
            <w:r w:rsidR="39CCC1E3">
              <w:t>2</w:t>
            </w:r>
            <w:r w:rsidR="455479F6">
              <w:t>7</w:t>
            </w:r>
            <w:r w:rsidR="7892F410">
              <w:t>)</w:t>
            </w:r>
            <w:r>
              <w:t xml:space="preserve">, så må </w:t>
            </w:r>
            <w:r w:rsidR="6AD0BC37">
              <w:t>receptens</w:t>
            </w:r>
            <w:r>
              <w:t xml:space="preserve"> maks. </w:t>
            </w:r>
            <w:r w:rsidR="101405D9">
              <w:t>g</w:t>
            </w:r>
            <w:r w:rsidR="6AD0BC37">
              <w:t xml:space="preserve">yldighed </w:t>
            </w:r>
            <w:r>
              <w:t>være 5</w:t>
            </w:r>
            <w:r w:rsidR="6AD0BC37">
              <w:t xml:space="preserve"> dage. Hvis den er mere end 5 dage </w:t>
            </w:r>
            <w:r>
              <w:t xml:space="preserve">adviseres med teksten "Bemærk: maks. gyldighed </w:t>
            </w:r>
            <w:r w:rsidR="2A01B636">
              <w:t xml:space="preserve">i </w:t>
            </w:r>
            <w:r>
              <w:t xml:space="preserve">5 dage fra </w:t>
            </w:r>
            <w:r w:rsidR="493D8223">
              <w:t>indholdet i ”Recept gyldig fra”</w:t>
            </w:r>
            <w:r>
              <w:t>.</w:t>
            </w:r>
          </w:p>
          <w:p w:rsidR="001233D4" w:rsidP="00255619" w:rsidRDefault="001233D4" w14:paraId="04F9A9F9" w14:textId="5B11F6E7"/>
        </w:tc>
      </w:tr>
    </w:tbl>
    <w:p w:rsidR="009249B0" w:rsidP="0099086B" w:rsidRDefault="009249B0" w14:paraId="3B86D441" w14:textId="77777777"/>
    <w:p w:rsidR="0099086B" w:rsidP="0099086B" w:rsidRDefault="00097697" w14:paraId="3E8988DF" w14:textId="66B10257">
      <w:r>
        <w:t xml:space="preserve">Felt </w:t>
      </w:r>
      <w:r w:rsidR="00307FB4">
        <w:t>3</w:t>
      </w:r>
      <w:r w:rsidR="00BE0EA8">
        <w:t>6</w:t>
      </w:r>
      <w:r w:rsidR="003E0CDB">
        <w:t xml:space="preserve">: </w:t>
      </w:r>
      <w:r w:rsidR="0099086B">
        <w:t>Eventuel bemærkning eller advarsel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3E0CDB" w:rsidTr="7F9F18B3" w14:paraId="6EFE3294" w14:textId="77777777">
        <w:tc>
          <w:tcPr>
            <w:tcW w:w="1515" w:type="dxa"/>
            <w:shd w:val="clear" w:color="auto" w:fill="BFBFBF" w:themeFill="background1" w:themeFillShade="BF"/>
          </w:tcPr>
          <w:p w:rsidR="003E0CDB" w:rsidP="00255619" w:rsidRDefault="00E0348A" w14:paraId="3D54A2E3" w14:textId="68865D2C">
            <w:r>
              <w:t>Formål</w:t>
            </w:r>
          </w:p>
        </w:tc>
        <w:tc>
          <w:tcPr>
            <w:tcW w:w="8113" w:type="dxa"/>
          </w:tcPr>
          <w:p w:rsidR="003E0CDB" w:rsidP="00255619" w:rsidRDefault="003E0CDB" w14:paraId="72F9AA11" w14:textId="11B4F621">
            <w:r>
              <w:t>At kunne angive eventuelle bemærkninger eller advarsler på recepten</w:t>
            </w:r>
            <w:r>
              <w:fldChar w:fldCharType="begin"/>
            </w:r>
            <w:r>
              <w:instrText xml:space="preserve"> NOTEREF _Hlk122509782 \f \h  \* MERGEFORMAT </w:instrText>
            </w:r>
            <w:r>
              <w:fldChar w:fldCharType="separate"/>
            </w:r>
            <w:r w:rsidRPr="7F9F18B3" w:rsidR="00C820C8">
              <w:rPr>
                <w:rStyle w:val="FootnoteReference"/>
              </w:rPr>
              <w:t>1</w:t>
            </w:r>
            <w:r>
              <w:fldChar w:fldCharType="end"/>
            </w:r>
            <w:r>
              <w:t>.</w:t>
            </w:r>
          </w:p>
        </w:tc>
      </w:tr>
      <w:tr w:rsidR="00100576" w:rsidTr="7F9F18B3" w14:paraId="4E4ADDC8" w14:textId="77777777">
        <w:tc>
          <w:tcPr>
            <w:tcW w:w="1515" w:type="dxa"/>
            <w:shd w:val="clear" w:color="auto" w:fill="BFBFBF" w:themeFill="background1" w:themeFillShade="BF"/>
          </w:tcPr>
          <w:p w:rsidR="00100576" w:rsidP="00100576" w:rsidRDefault="00100576" w14:paraId="6CC0F671" w14:textId="77777777"/>
          <w:p w:rsidR="00100576" w:rsidP="00100576" w:rsidRDefault="006C158B" w14:paraId="41BB3DE5" w14:textId="25C564CB">
            <w:r>
              <w:t>Assistance</w:t>
            </w:r>
          </w:p>
          <w:p w:rsidR="00100576" w:rsidP="00100576" w:rsidRDefault="00100576" w14:paraId="77499EE1" w14:textId="38E2E366"/>
        </w:tc>
        <w:tc>
          <w:tcPr>
            <w:tcW w:w="8113" w:type="dxa"/>
          </w:tcPr>
          <w:p w:rsidR="00100576" w:rsidP="00100576" w:rsidRDefault="002F297F" w14:paraId="5E611AB8" w14:textId="1DD12535">
            <w:r>
              <w:t>Fritekst: Der angives vejledende tekst</w:t>
            </w:r>
            <w:r w:rsidRPr="00FD4481">
              <w:t>: f.eks</w:t>
            </w:r>
            <w:r w:rsidR="00F41087">
              <w:t>.</w:t>
            </w:r>
            <w:r w:rsidRPr="00FD4481">
              <w:t xml:space="preserve"> dyrets navn mm. eller eventuelle advarsler på recepten</w:t>
            </w:r>
            <w:r>
              <w:t>, der er nødvendige for at sikre forsigtig og fornuftig anvendelse af antimikrobielle stoffer</w:t>
            </w:r>
            <w:r w:rsidR="000B5F28">
              <w:t>.</w:t>
            </w:r>
          </w:p>
        </w:tc>
      </w:tr>
      <w:tr w:rsidR="00100576" w:rsidTr="7F9F18B3" w14:paraId="72458A95" w14:textId="77777777">
        <w:tc>
          <w:tcPr>
            <w:tcW w:w="1515" w:type="dxa"/>
            <w:shd w:val="clear" w:color="auto" w:fill="BFBFBF" w:themeFill="background1" w:themeFillShade="BF"/>
          </w:tcPr>
          <w:p w:rsidR="00100576" w:rsidP="00100576" w:rsidRDefault="00100576" w14:paraId="292B32CD" w14:textId="411A80C4">
            <w:r>
              <w:t>Validering</w:t>
            </w:r>
          </w:p>
        </w:tc>
        <w:tc>
          <w:tcPr>
            <w:tcW w:w="8113" w:type="dxa"/>
          </w:tcPr>
          <w:p w:rsidR="00100576" w:rsidP="00100576" w:rsidRDefault="00100576" w14:paraId="7948A096" w14:textId="77777777">
            <w:r>
              <w:t>Ingen</w:t>
            </w:r>
          </w:p>
        </w:tc>
      </w:tr>
    </w:tbl>
    <w:p w:rsidR="003E0CDB" w:rsidP="0099086B" w:rsidRDefault="003E0CDB" w14:paraId="70E26C23" w14:textId="77777777"/>
    <w:p w:rsidR="003E0CDB" w:rsidP="00A14FC9" w:rsidRDefault="003E0CDB" w14:paraId="395B7E37" w14:textId="0EAB9E8A">
      <w:pPr>
        <w:pStyle w:val="Heading1"/>
        <w:numPr>
          <w:ilvl w:val="0"/>
          <w:numId w:val="16"/>
        </w:numPr>
        <w:ind w:left="567" w:hanging="567"/>
      </w:pPr>
      <w:bookmarkStart w:name="_Toc240965743" w:id="23"/>
      <w:r>
        <w:t>Afslut</w:t>
      </w:r>
      <w:bookmarkEnd w:id="23"/>
    </w:p>
    <w:p w:rsidR="00E0348A" w:rsidP="00E0348A" w:rsidRDefault="00E0348A" w14:paraId="1A98F3D1" w14:textId="77777777">
      <w:pPr>
        <w:spacing w:after="0"/>
      </w:pPr>
    </w:p>
    <w:p w:rsidR="003E0CDB" w:rsidP="003E0CDB" w:rsidRDefault="003E0CDB" w14:paraId="0605D56E" w14:textId="6653094E">
      <w:r>
        <w:t>I nedenstående figur er vist felterne</w:t>
      </w:r>
      <w:r w:rsidR="00D36BDA">
        <w:t xml:space="preserve"> og funktionerne</w:t>
      </w:r>
      <w:r>
        <w:t>, der er knyttet til ”afslut”.</w:t>
      </w:r>
    </w:p>
    <w:p w:rsidR="00DD57F4" w:rsidP="003E0CDB" w:rsidRDefault="00097697" w14:paraId="40136D01" w14:textId="1B1E93E5">
      <w:r>
        <w:t xml:space="preserve">Felt </w:t>
      </w:r>
      <w:r w:rsidR="00017C80">
        <w:t>3</w:t>
      </w:r>
      <w:r w:rsidR="00BE0EA8">
        <w:t>7</w:t>
      </w:r>
      <w:r w:rsidR="00DD57F4">
        <w:t>: Søg apotek</w:t>
      </w:r>
      <w:r w:rsidR="00A02672">
        <w:t xml:space="preserve"> </w:t>
      </w:r>
      <w:r w:rsidR="00311F30">
        <w:t xml:space="preserve">og §39 vet-forhandler </w:t>
      </w:r>
      <w:r w:rsidR="00A02672">
        <w:t>(</w:t>
      </w:r>
      <w:r w:rsidR="00AD4900">
        <w:t>adresseret recept</w:t>
      </w:r>
      <w:r w:rsidR="00A02672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DD57F4" w:rsidTr="00E0348A" w14:paraId="29AF42E6" w14:textId="77777777">
        <w:tc>
          <w:tcPr>
            <w:tcW w:w="1515" w:type="dxa"/>
            <w:shd w:val="clear" w:color="auto" w:fill="BFBFBF" w:themeFill="background1" w:themeFillShade="BF"/>
          </w:tcPr>
          <w:p w:rsidR="00DD57F4" w:rsidP="00255619" w:rsidRDefault="00E0348A" w14:paraId="444989FE" w14:textId="011DFDC9">
            <w:r>
              <w:t>Formål</w:t>
            </w:r>
          </w:p>
        </w:tc>
        <w:tc>
          <w:tcPr>
            <w:tcW w:w="8113" w:type="dxa"/>
          </w:tcPr>
          <w:p w:rsidR="00DD57F4" w:rsidP="00255619" w:rsidRDefault="006A380E" w14:paraId="543FABD1" w14:textId="390E06CE">
            <w:r>
              <w:t>At vælge det apotek og §39 vet-forhandler, som recepten skal ekspederes af. Hvis der ønskes en åben recept, der kan tilgås af alle apoteker og §39 vet-forhandlere, da vælges uadresseret som er default for feltet.</w:t>
            </w:r>
          </w:p>
        </w:tc>
      </w:tr>
      <w:tr w:rsidR="00DD57F4" w:rsidTr="00E0348A" w14:paraId="3701C52B" w14:textId="77777777">
        <w:tc>
          <w:tcPr>
            <w:tcW w:w="1515" w:type="dxa"/>
            <w:shd w:val="clear" w:color="auto" w:fill="BFBFBF" w:themeFill="background1" w:themeFillShade="BF"/>
          </w:tcPr>
          <w:p w:rsidR="00DD57F4" w:rsidP="00255619" w:rsidRDefault="00E0348A" w14:paraId="120CDEF9" w14:textId="0C51069E">
            <w:r>
              <w:t>Assistance</w:t>
            </w:r>
          </w:p>
        </w:tc>
        <w:tc>
          <w:tcPr>
            <w:tcW w:w="8113" w:type="dxa"/>
          </w:tcPr>
          <w:p w:rsidR="00DD57F4" w:rsidP="00255619" w:rsidRDefault="004863F3" w14:paraId="12D2AB49" w14:textId="27F21F4B">
            <w:r>
              <w:t>T</w:t>
            </w:r>
            <w:r w:rsidRPr="00311F30" w:rsidR="00311F30">
              <w:t xml:space="preserve">ype </w:t>
            </w:r>
            <w:proofErr w:type="spellStart"/>
            <w:r w:rsidRPr="00311F30" w:rsidR="00311F30">
              <w:t>ahead</w:t>
            </w:r>
            <w:proofErr w:type="spellEnd"/>
            <w:r w:rsidRPr="00311F30" w:rsidR="00311F30">
              <w:t xml:space="preserve"> eller et søgefelt som styrer </w:t>
            </w:r>
            <w:proofErr w:type="spellStart"/>
            <w:r w:rsidRPr="00311F30" w:rsidR="00311F30">
              <w:t>dropdown</w:t>
            </w:r>
            <w:proofErr w:type="spellEnd"/>
            <w:r w:rsidRPr="00311F30" w:rsidR="00311F30">
              <w:t xml:space="preserve"> listen</w:t>
            </w:r>
            <w:r w:rsidR="00DD57F4">
              <w:t xml:space="preserve"> </w:t>
            </w:r>
            <w:r w:rsidR="00A02672">
              <w:t>fra stamdata</w:t>
            </w:r>
            <w:r w:rsidR="00487DB2">
              <w:t xml:space="preserve"> i Løsningen</w:t>
            </w:r>
            <w:r w:rsidR="00A02672">
              <w:t xml:space="preserve"> </w:t>
            </w:r>
            <w:r w:rsidR="00DD57F4">
              <w:t>hvorfra alle apoteker</w:t>
            </w:r>
            <w:r>
              <w:t xml:space="preserve"> og §39 vet-forhandlere</w:t>
            </w:r>
            <w:r w:rsidR="00DD57F4">
              <w:t xml:space="preserve"> kan vælges</w:t>
            </w:r>
            <w:r w:rsidR="002A69DF">
              <w:t>.</w:t>
            </w:r>
            <w:r w:rsidR="00C618B7">
              <w:t xml:space="preserve"> Uadres</w:t>
            </w:r>
            <w:r w:rsidR="00CF23C4">
              <w:t>s</w:t>
            </w:r>
            <w:r w:rsidR="00C618B7">
              <w:t>e</w:t>
            </w:r>
            <w:r w:rsidR="00CF23C4">
              <w:t xml:space="preserve">ret </w:t>
            </w:r>
            <w:r w:rsidR="00696B3A">
              <w:t>er default for feltet</w:t>
            </w:r>
            <w:r w:rsidR="001A1476">
              <w:t>.</w:t>
            </w:r>
          </w:p>
        </w:tc>
      </w:tr>
      <w:tr w:rsidR="00DD57F4" w:rsidTr="00E0348A" w14:paraId="555F5876" w14:textId="77777777">
        <w:tc>
          <w:tcPr>
            <w:tcW w:w="1515" w:type="dxa"/>
            <w:shd w:val="clear" w:color="auto" w:fill="BFBFBF" w:themeFill="background1" w:themeFillShade="BF"/>
          </w:tcPr>
          <w:p w:rsidR="00DD57F4" w:rsidP="00255619" w:rsidRDefault="00E0348A" w14:paraId="59F5DE8F" w14:textId="6BF30F1F">
            <w:r>
              <w:t>Validering</w:t>
            </w:r>
          </w:p>
        </w:tc>
        <w:tc>
          <w:tcPr>
            <w:tcW w:w="8113" w:type="dxa"/>
          </w:tcPr>
          <w:p w:rsidR="00DD57F4" w:rsidP="00255619" w:rsidRDefault="00DD57F4" w14:paraId="4867E8EB" w14:textId="0C386E6C">
            <w:r>
              <w:t xml:space="preserve">Feltet skal være udfyldt for </w:t>
            </w:r>
            <w:r w:rsidR="00C91469">
              <w:t>adresserede recepter</w:t>
            </w:r>
            <w:r>
              <w:t>.</w:t>
            </w:r>
          </w:p>
        </w:tc>
      </w:tr>
    </w:tbl>
    <w:p w:rsidR="00DD57F4" w:rsidP="00B506F9" w:rsidRDefault="00DD57F4" w14:paraId="45D17F95" w14:textId="77777777"/>
    <w:p w:rsidR="00E0538C" w:rsidP="00E0538C" w:rsidRDefault="00097697" w14:paraId="372EE712" w14:textId="03A2AB09">
      <w:r>
        <w:t xml:space="preserve">Felt </w:t>
      </w:r>
      <w:r w:rsidR="00BE0EA8">
        <w:t>38</w:t>
      </w:r>
      <w:r w:rsidR="00E0538C">
        <w:t xml:space="preserve">: </w:t>
      </w:r>
      <w:r w:rsidR="00A47B09">
        <w:t xml:space="preserve">Valider og vis </w:t>
      </w:r>
      <w:r w:rsidR="004A3EA4">
        <w:t>recept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E0538C" w:rsidTr="57A6390B" w14:paraId="36B449E7" w14:textId="77777777">
        <w:tc>
          <w:tcPr>
            <w:tcW w:w="1515" w:type="dxa"/>
            <w:shd w:val="clear" w:color="auto" w:fill="BFBFBF" w:themeFill="background1" w:themeFillShade="BF"/>
          </w:tcPr>
          <w:p w:rsidR="00E0538C" w:rsidP="009470C4" w:rsidRDefault="00E0348A" w14:paraId="1D637B8A" w14:textId="1C7F4531">
            <w:r>
              <w:t>Formål</w:t>
            </w:r>
          </w:p>
        </w:tc>
        <w:tc>
          <w:tcPr>
            <w:tcW w:w="8113" w:type="dxa"/>
          </w:tcPr>
          <w:p w:rsidRPr="00B32BAC" w:rsidR="00E0538C" w:rsidP="009470C4" w:rsidRDefault="004A3EA4" w14:paraId="0C871EC6" w14:textId="59B2A517">
            <w:r>
              <w:t xml:space="preserve">Knap </w:t>
            </w:r>
            <w:r w:rsidR="00714DF9">
              <w:t xml:space="preserve">som validerer </w:t>
            </w:r>
            <w:r w:rsidR="00D46666">
              <w:t>og viser indholdet i recepten</w:t>
            </w:r>
            <w:r w:rsidR="67EFDC6D">
              <w:t xml:space="preserve"> </w:t>
            </w:r>
          </w:p>
        </w:tc>
      </w:tr>
      <w:tr w:rsidR="00E0538C" w:rsidTr="57A6390B" w14:paraId="43B758AC" w14:textId="77777777">
        <w:tc>
          <w:tcPr>
            <w:tcW w:w="1515" w:type="dxa"/>
            <w:shd w:val="clear" w:color="auto" w:fill="BFBFBF" w:themeFill="background1" w:themeFillShade="BF"/>
          </w:tcPr>
          <w:p w:rsidR="00E0538C" w:rsidP="009470C4" w:rsidRDefault="00E0348A" w14:paraId="00204ABF" w14:textId="56EFDF2E">
            <w:r>
              <w:t>Assistance</w:t>
            </w:r>
          </w:p>
        </w:tc>
        <w:tc>
          <w:tcPr>
            <w:tcW w:w="8113" w:type="dxa"/>
          </w:tcPr>
          <w:p w:rsidR="00DD39B4" w:rsidP="009470C4" w:rsidRDefault="005304D7" w14:paraId="447574BB" w14:textId="0F840F5B">
            <w:r>
              <w:t xml:space="preserve">For at </w:t>
            </w:r>
            <w:r w:rsidR="00DD39B4">
              <w:t>recepten kan udstedes</w:t>
            </w:r>
            <w:r>
              <w:t xml:space="preserve"> skal alle valideringskrav være opfyldt, ellers fremkommer meddelelsen ”</w:t>
            </w:r>
            <w:r w:rsidR="00DD39B4">
              <w:t xml:space="preserve">Recepten kan </w:t>
            </w:r>
            <w:r>
              <w:t xml:space="preserve">ikke </w:t>
            </w:r>
            <w:r w:rsidR="00DD39B4">
              <w:t xml:space="preserve">udstedes, da ikke alle </w:t>
            </w:r>
            <w:r>
              <w:t>valideringskrav</w:t>
            </w:r>
            <w:r w:rsidR="00DD39B4">
              <w:t xml:space="preserve"> er opfyldt</w:t>
            </w:r>
            <w:r>
              <w:t>”.</w:t>
            </w:r>
            <w:r w:rsidR="00921945">
              <w:t xml:space="preserve"> </w:t>
            </w:r>
            <w:r w:rsidRPr="00921945" w:rsidR="00921945">
              <w:t>Dyrlægen skal have at vide hvilke felter der ikke opfylder valideringskrav</w:t>
            </w:r>
            <w:r w:rsidR="00921945">
              <w:t>et.</w:t>
            </w:r>
          </w:p>
          <w:p w:rsidR="00CA3D61" w:rsidP="00CA3D61" w:rsidRDefault="00CA3D61" w14:paraId="1CBCF5A2" w14:textId="77777777"/>
          <w:p w:rsidRPr="00DD39B4" w:rsidR="00CA3D61" w:rsidP="00CA3D61" w:rsidRDefault="00CA3D61" w14:paraId="262AEDA8" w14:textId="0010BA05">
            <w:r w:rsidRPr="00DD39B4">
              <w:t xml:space="preserve">Funktionaliteten der skal implementeres bag denne knap skal </w:t>
            </w:r>
          </w:p>
          <w:p w:rsidR="00CA3D61" w:rsidP="00CA3D61" w:rsidRDefault="00D8694A" w14:paraId="57EC03B2" w14:textId="298260C0">
            <w:pPr>
              <w:numPr>
                <w:ilvl w:val="0"/>
                <w:numId w:val="18"/>
              </w:numPr>
            </w:pPr>
            <w:r>
              <w:t xml:space="preserve">vise og </w:t>
            </w:r>
            <w:r w:rsidR="004B4503">
              <w:t xml:space="preserve">validere </w:t>
            </w:r>
            <w:r w:rsidR="00AF4A7F">
              <w:t xml:space="preserve">indholdet i </w:t>
            </w:r>
            <w:r w:rsidR="00BC233C">
              <w:t>recepten</w:t>
            </w:r>
          </w:p>
          <w:p w:rsidR="00CA3D61" w:rsidRDefault="00514438" w14:paraId="78AD29D6" w14:textId="25C1CBC6">
            <w:pPr>
              <w:numPr>
                <w:ilvl w:val="0"/>
                <w:numId w:val="18"/>
              </w:numPr>
            </w:pPr>
            <w:r>
              <w:t xml:space="preserve">markere </w:t>
            </w:r>
            <w:r w:rsidR="00864DB2">
              <w:t xml:space="preserve">hvilke felter som evt. ikke opfylder </w:t>
            </w:r>
            <w:r w:rsidR="004C7A0D">
              <w:t>valideringskravet</w:t>
            </w:r>
          </w:p>
          <w:p w:rsidR="00E0538C" w:rsidP="009470C4" w:rsidRDefault="00E0538C" w14:paraId="71E044AB" w14:textId="0F3D83F2"/>
        </w:tc>
      </w:tr>
      <w:tr w:rsidR="00E0538C" w:rsidTr="57A6390B" w14:paraId="296BB9E2" w14:textId="77777777">
        <w:tc>
          <w:tcPr>
            <w:tcW w:w="1515" w:type="dxa"/>
            <w:shd w:val="clear" w:color="auto" w:fill="BFBFBF" w:themeFill="background1" w:themeFillShade="BF"/>
          </w:tcPr>
          <w:p w:rsidR="00E0538C" w:rsidP="009470C4" w:rsidRDefault="00E0348A" w14:paraId="6BD18CC8" w14:textId="741A7D1C">
            <w:r>
              <w:t>Validering</w:t>
            </w:r>
          </w:p>
        </w:tc>
        <w:tc>
          <w:tcPr>
            <w:tcW w:w="8113" w:type="dxa"/>
          </w:tcPr>
          <w:p w:rsidR="00E0538C" w:rsidP="009470C4" w:rsidRDefault="00E0538C" w14:paraId="6112CDBD" w14:textId="5D53964A"/>
        </w:tc>
      </w:tr>
    </w:tbl>
    <w:p w:rsidR="00E0538C" w:rsidP="00E0538C" w:rsidRDefault="00E0538C" w14:paraId="24C6CDFF" w14:textId="77777777"/>
    <w:p w:rsidR="00A47B09" w:rsidP="00A47B09" w:rsidRDefault="00097697" w14:paraId="14D0DFD9" w14:textId="0ADB28E5">
      <w:r>
        <w:t xml:space="preserve">Felt </w:t>
      </w:r>
      <w:r w:rsidR="00A47B09">
        <w:t>38: Udsted recept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A47B09" w14:paraId="48571BDE" w14:textId="77777777">
        <w:tc>
          <w:tcPr>
            <w:tcW w:w="1515" w:type="dxa"/>
            <w:shd w:val="clear" w:color="auto" w:fill="BFBFBF" w:themeFill="background1" w:themeFillShade="BF"/>
          </w:tcPr>
          <w:p w:rsidR="00A47B09" w:rsidRDefault="00A47B09" w14:paraId="2C28560F" w14:textId="77777777">
            <w:r>
              <w:t>Formål</w:t>
            </w:r>
          </w:p>
        </w:tc>
        <w:tc>
          <w:tcPr>
            <w:tcW w:w="8113" w:type="dxa"/>
          </w:tcPr>
          <w:p w:rsidRPr="00B32BAC" w:rsidR="00A47B09" w:rsidRDefault="00A47B09" w14:paraId="227A4934" w14:textId="77777777">
            <w:r>
              <w:t xml:space="preserve">Knap til at udstede recept. Afslutter ordinationen og genererer </w:t>
            </w:r>
            <w:proofErr w:type="gramStart"/>
            <w:r>
              <w:t xml:space="preserve">et </w:t>
            </w:r>
            <w:proofErr w:type="spellStart"/>
            <w:r>
              <w:t>receptID</w:t>
            </w:r>
            <w:proofErr w:type="spellEnd"/>
            <w:proofErr w:type="gramEnd"/>
            <w:r>
              <w:t xml:space="preserve">. </w:t>
            </w:r>
          </w:p>
        </w:tc>
      </w:tr>
      <w:tr w:rsidR="00A47B09" w14:paraId="354EF93E" w14:textId="77777777">
        <w:tc>
          <w:tcPr>
            <w:tcW w:w="1515" w:type="dxa"/>
            <w:shd w:val="clear" w:color="auto" w:fill="BFBFBF" w:themeFill="background1" w:themeFillShade="BF"/>
          </w:tcPr>
          <w:p w:rsidR="00A47B09" w:rsidRDefault="00A47B09" w14:paraId="50D4F488" w14:textId="77777777">
            <w:r>
              <w:t>Assistance</w:t>
            </w:r>
          </w:p>
        </w:tc>
        <w:tc>
          <w:tcPr>
            <w:tcW w:w="8113" w:type="dxa"/>
          </w:tcPr>
          <w:p w:rsidR="00A47B09" w:rsidRDefault="00A47B09" w14:paraId="1F762EBE" w14:textId="77777777"/>
          <w:p w:rsidRPr="00DD39B4" w:rsidR="00A47B09" w:rsidRDefault="00A47B09" w14:paraId="13EBFA1B" w14:textId="77777777">
            <w:r w:rsidRPr="00DD39B4">
              <w:t xml:space="preserve">Funktionaliteten der skal implementeres bag denne knap skal </w:t>
            </w:r>
          </w:p>
          <w:p w:rsidR="00901699" w:rsidP="006A48A7" w:rsidRDefault="00901699" w14:paraId="206EB532" w14:textId="47F33C58">
            <w:pPr>
              <w:pStyle w:val="ListParagraph"/>
              <w:numPr>
                <w:ilvl w:val="0"/>
                <w:numId w:val="19"/>
              </w:numPr>
            </w:pPr>
            <w:r>
              <w:t xml:space="preserve">sætter udstedelsesdato </w:t>
            </w:r>
            <w:r w:rsidR="00ED474A">
              <w:t xml:space="preserve">= </w:t>
            </w:r>
            <w:proofErr w:type="spellStart"/>
            <w:r w:rsidR="00ED474A">
              <w:t>dd</w:t>
            </w:r>
            <w:proofErr w:type="spellEnd"/>
          </w:p>
          <w:p w:rsidR="00A47B09" w:rsidP="006A48A7" w:rsidRDefault="00707DCE" w14:paraId="4E662EEF" w14:textId="779DEC90">
            <w:pPr>
              <w:pStyle w:val="ListParagraph"/>
              <w:numPr>
                <w:ilvl w:val="0"/>
                <w:numId w:val="19"/>
              </w:numPr>
            </w:pPr>
            <w:r>
              <w:t>sender recepten til DVR applikationen</w:t>
            </w:r>
            <w:r w:rsidR="00C33831">
              <w:t xml:space="preserve"> som opretter</w:t>
            </w:r>
            <w:r w:rsidR="007C0F64">
              <w:t xml:space="preserve"> recepten og </w:t>
            </w:r>
            <w:r w:rsidRPr="00DD39B4" w:rsidR="00A47B09">
              <w:t>tildele</w:t>
            </w:r>
            <w:r w:rsidR="00264BBB">
              <w:t>r</w:t>
            </w:r>
            <w:r w:rsidRPr="00DD39B4" w:rsidR="00A47B09">
              <w:t xml:space="preserve"> recepten </w:t>
            </w:r>
            <w:proofErr w:type="gramStart"/>
            <w:r w:rsidRPr="00DD39B4" w:rsidR="00A47B09">
              <w:t xml:space="preserve">et </w:t>
            </w:r>
            <w:proofErr w:type="spellStart"/>
            <w:r w:rsidRPr="00DD39B4" w:rsidR="00A47B09">
              <w:t>receptID</w:t>
            </w:r>
            <w:proofErr w:type="spellEnd"/>
            <w:proofErr w:type="gramEnd"/>
            <w:r w:rsidRPr="00DD39B4" w:rsidR="00A47B09">
              <w:t xml:space="preserve"> </w:t>
            </w:r>
          </w:p>
          <w:p w:rsidR="00A47B09" w:rsidP="006A48A7" w:rsidRDefault="00A47B09" w14:paraId="412357F9" w14:textId="7F8CB027">
            <w:pPr>
              <w:pStyle w:val="ListParagraph"/>
              <w:numPr>
                <w:ilvl w:val="0"/>
                <w:numId w:val="19"/>
              </w:numPr>
            </w:pPr>
            <w:r>
              <w:t>vis</w:t>
            </w:r>
            <w:r w:rsidR="003E0F80">
              <w:t>er</w:t>
            </w:r>
            <w:r>
              <w:t xml:space="preserve"> </w:t>
            </w:r>
            <w:r w:rsidR="003E0F80">
              <w:t xml:space="preserve">den færdige </w:t>
            </w:r>
            <w:r>
              <w:t xml:space="preserve">recept med </w:t>
            </w:r>
            <w:proofErr w:type="spellStart"/>
            <w:r>
              <w:t>receptID</w:t>
            </w:r>
            <w:proofErr w:type="spellEnd"/>
            <w:r>
              <w:t xml:space="preserve"> </w:t>
            </w:r>
            <w:r w:rsidR="003E0F80">
              <w:t xml:space="preserve">for brugeren </w:t>
            </w:r>
            <w:r>
              <w:t xml:space="preserve">se </w:t>
            </w:r>
            <w:r w:rsidR="00E5014D">
              <w:t xml:space="preserve">afsnit </w:t>
            </w:r>
            <w:r w:rsidR="00E5014D">
              <w:fldChar w:fldCharType="begin"/>
            </w:r>
            <w:r w:rsidR="00E5014D">
              <w:instrText xml:space="preserve"> REF _Ref236662406 \r \h </w:instrText>
            </w:r>
            <w:r w:rsidR="00E5014D">
              <w:fldChar w:fldCharType="separate"/>
            </w:r>
            <w:r w:rsidR="00E5014D">
              <w:t>14</w:t>
            </w:r>
            <w:r w:rsidR="00E5014D">
              <w:fldChar w:fldCharType="end"/>
            </w:r>
            <w:r w:rsidR="002B6800">
              <w:t>.</w:t>
            </w:r>
          </w:p>
          <w:p w:rsidR="00A47B09" w:rsidRDefault="00A47B09" w14:paraId="637908AE" w14:textId="77777777"/>
        </w:tc>
      </w:tr>
      <w:tr w:rsidR="00A47B09" w14:paraId="65DBDECA" w14:textId="77777777">
        <w:tc>
          <w:tcPr>
            <w:tcW w:w="1515" w:type="dxa"/>
            <w:shd w:val="clear" w:color="auto" w:fill="BFBFBF" w:themeFill="background1" w:themeFillShade="BF"/>
          </w:tcPr>
          <w:p w:rsidR="00A47B09" w:rsidRDefault="00A47B09" w14:paraId="31BC86EE" w14:textId="77777777">
            <w:r>
              <w:t>Validering</w:t>
            </w:r>
          </w:p>
        </w:tc>
        <w:tc>
          <w:tcPr>
            <w:tcW w:w="8113" w:type="dxa"/>
          </w:tcPr>
          <w:p w:rsidR="00A47B09" w:rsidRDefault="00A47B09" w14:paraId="28913646" w14:textId="77777777"/>
        </w:tc>
      </w:tr>
    </w:tbl>
    <w:p w:rsidR="00A47B09" w:rsidP="00E0538C" w:rsidRDefault="00A47B09" w14:paraId="15DA9ECE" w14:textId="77777777"/>
    <w:p w:rsidR="00592170" w:rsidP="00592170" w:rsidRDefault="00097697" w14:paraId="17A93223" w14:textId="1E342767">
      <w:r>
        <w:t xml:space="preserve">Felt </w:t>
      </w:r>
      <w:r w:rsidR="00BE0EA8">
        <w:t>39</w:t>
      </w:r>
      <w:r w:rsidRPr="00487DB2" w:rsidR="00592170">
        <w:t xml:space="preserve">: </w:t>
      </w:r>
      <w:r w:rsidRPr="0036722B" w:rsidR="00592170">
        <w:t>Udsted recept på nyt lægemiddel til samme 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592170" w:rsidTr="57A6390B" w14:paraId="208D34C9" w14:textId="77777777">
        <w:tc>
          <w:tcPr>
            <w:tcW w:w="1515" w:type="dxa"/>
            <w:shd w:val="clear" w:color="auto" w:fill="BFBFBF" w:themeFill="background1" w:themeFillShade="BF"/>
          </w:tcPr>
          <w:p w:rsidR="00592170" w:rsidRDefault="00E0348A" w14:paraId="50F51BE4" w14:textId="3D7D8ED8">
            <w:bookmarkStart w:name="_Hlk123813842" w:id="24"/>
            <w:r>
              <w:t>Formål</w:t>
            </w:r>
          </w:p>
        </w:tc>
        <w:tc>
          <w:tcPr>
            <w:tcW w:w="8113" w:type="dxa"/>
          </w:tcPr>
          <w:p w:rsidR="00592170" w:rsidRDefault="7838763A" w14:paraId="663BD5FD" w14:textId="41C2F549">
            <w:r>
              <w:t>Knap</w:t>
            </w:r>
            <w:r w:rsidR="18CFAA7B">
              <w:t xml:space="preserve"> </w:t>
            </w:r>
            <w:r w:rsidR="3A9F4724">
              <w:t>“</w:t>
            </w:r>
            <w:r w:rsidR="18CFAA7B">
              <w:t>Tilføj ny pakning</w:t>
            </w:r>
            <w:r w:rsidR="310E82C3">
              <w:t>”</w:t>
            </w:r>
            <w:r>
              <w:t xml:space="preserve"> til at rydde</w:t>
            </w:r>
            <w:r w:rsidR="4DF28EC7">
              <w:t xml:space="preserve"> receptformularen på nær dyreejer og patientafsnittet, </w:t>
            </w:r>
            <w:r>
              <w:t xml:space="preserve">og giver dyrlægen mulighed for udstede </w:t>
            </w:r>
            <w:r w:rsidR="21B3C494">
              <w:t xml:space="preserve">endnu en </w:t>
            </w:r>
            <w:r>
              <w:t>recept.</w:t>
            </w:r>
          </w:p>
        </w:tc>
      </w:tr>
      <w:tr w:rsidR="00592170" w:rsidTr="57A6390B" w14:paraId="6705A879" w14:textId="77777777">
        <w:tc>
          <w:tcPr>
            <w:tcW w:w="1515" w:type="dxa"/>
            <w:shd w:val="clear" w:color="auto" w:fill="BFBFBF" w:themeFill="background1" w:themeFillShade="BF"/>
          </w:tcPr>
          <w:p w:rsidR="00592170" w:rsidRDefault="00E0348A" w14:paraId="642ECFBF" w14:textId="1D60AE88">
            <w:r>
              <w:t>Assistance</w:t>
            </w:r>
          </w:p>
        </w:tc>
        <w:tc>
          <w:tcPr>
            <w:tcW w:w="8113" w:type="dxa"/>
          </w:tcPr>
          <w:p w:rsidR="00592170" w:rsidP="00787474" w:rsidRDefault="00787474" w14:paraId="079F8DA4" w14:textId="77777777">
            <w:r>
              <w:t>Der følges det samme forløb i receptformularen fra afsnit 8.</w:t>
            </w:r>
          </w:p>
          <w:p w:rsidR="00787474" w:rsidP="00787474" w:rsidRDefault="00787474" w14:paraId="7FCC988F" w14:textId="3AAD0133"/>
        </w:tc>
      </w:tr>
      <w:tr w:rsidR="00592170" w:rsidTr="57A6390B" w14:paraId="4C077C6E" w14:textId="77777777">
        <w:tc>
          <w:tcPr>
            <w:tcW w:w="1515" w:type="dxa"/>
            <w:shd w:val="clear" w:color="auto" w:fill="BFBFBF" w:themeFill="background1" w:themeFillShade="BF"/>
          </w:tcPr>
          <w:p w:rsidR="00592170" w:rsidRDefault="00E0348A" w14:paraId="5F1D13FB" w14:textId="765D34E5">
            <w:r>
              <w:t>Validering</w:t>
            </w:r>
          </w:p>
        </w:tc>
        <w:tc>
          <w:tcPr>
            <w:tcW w:w="8113" w:type="dxa"/>
          </w:tcPr>
          <w:p w:rsidR="00592170" w:rsidRDefault="00592170" w14:paraId="79945ED8" w14:textId="19E6F1DB"/>
        </w:tc>
      </w:tr>
      <w:bookmarkEnd w:id="24"/>
    </w:tbl>
    <w:p w:rsidR="00592170" w:rsidP="002A69DF" w:rsidRDefault="00592170" w14:paraId="6DCE1FDC" w14:textId="77777777"/>
    <w:p w:rsidR="00CD2C3F" w:rsidP="00CD2C3F" w:rsidRDefault="00097697" w14:paraId="53492800" w14:textId="73AC8ACA">
      <w:r>
        <w:t xml:space="preserve">Felt </w:t>
      </w:r>
      <w:r w:rsidR="00ED5D23">
        <w:t>4</w:t>
      </w:r>
      <w:r w:rsidR="00BE0EA8">
        <w:t>0</w:t>
      </w:r>
      <w:r w:rsidR="00CD2C3F">
        <w:t>: Til forside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CD2C3F" w:rsidTr="00E0348A" w14:paraId="4AC98BB7" w14:textId="77777777">
        <w:tc>
          <w:tcPr>
            <w:tcW w:w="1515" w:type="dxa"/>
            <w:shd w:val="clear" w:color="auto" w:fill="BFBFBF" w:themeFill="background1" w:themeFillShade="BF"/>
          </w:tcPr>
          <w:p w:rsidR="00CD2C3F" w:rsidP="009470C4" w:rsidRDefault="00E0348A" w14:paraId="38906330" w14:textId="2E186D0A">
            <w:r>
              <w:t>Formål</w:t>
            </w:r>
          </w:p>
        </w:tc>
        <w:tc>
          <w:tcPr>
            <w:tcW w:w="8113" w:type="dxa"/>
          </w:tcPr>
          <w:p w:rsidRPr="00B32BAC" w:rsidR="00CD2C3F" w:rsidP="009470C4" w:rsidRDefault="00787474" w14:paraId="163A0474" w14:textId="7B4CAD1E">
            <w:r>
              <w:t>Knap til a</w:t>
            </w:r>
            <w:r w:rsidR="00CD2C3F">
              <w:t xml:space="preserve">t bringe brugeren tilbage til forsiden uden at oplysningerne på </w:t>
            </w:r>
            <w:r w:rsidR="003B66EB">
              <w:t>recept</w:t>
            </w:r>
            <w:r w:rsidR="00CD2C3F">
              <w:t xml:space="preserve">formularen afleveres til validering. </w:t>
            </w:r>
          </w:p>
        </w:tc>
      </w:tr>
      <w:tr w:rsidR="00CD2C3F" w:rsidTr="00E0348A" w14:paraId="16AFBCE0" w14:textId="77777777">
        <w:tc>
          <w:tcPr>
            <w:tcW w:w="1515" w:type="dxa"/>
            <w:shd w:val="clear" w:color="auto" w:fill="BFBFBF" w:themeFill="background1" w:themeFillShade="BF"/>
          </w:tcPr>
          <w:p w:rsidR="00CD2C3F" w:rsidP="009470C4" w:rsidRDefault="00E0348A" w14:paraId="5193C905" w14:textId="7BD5B083">
            <w:r>
              <w:t>Assistance</w:t>
            </w:r>
          </w:p>
        </w:tc>
        <w:tc>
          <w:tcPr>
            <w:tcW w:w="8113" w:type="dxa"/>
          </w:tcPr>
          <w:p w:rsidR="00CD2C3F" w:rsidP="009470C4" w:rsidRDefault="00CD2C3F" w14:paraId="2D93B5BC" w14:textId="77777777">
            <w:r>
              <w:t>Ingen</w:t>
            </w:r>
          </w:p>
        </w:tc>
      </w:tr>
      <w:tr w:rsidR="00CD2C3F" w:rsidTr="00E0348A" w14:paraId="1D318B82" w14:textId="77777777">
        <w:tc>
          <w:tcPr>
            <w:tcW w:w="1515" w:type="dxa"/>
            <w:shd w:val="clear" w:color="auto" w:fill="BFBFBF" w:themeFill="background1" w:themeFillShade="BF"/>
          </w:tcPr>
          <w:p w:rsidR="00CD2C3F" w:rsidP="009470C4" w:rsidRDefault="00E0348A" w14:paraId="6EED8D1A" w14:textId="25B34440">
            <w:r>
              <w:t>Validering</w:t>
            </w:r>
          </w:p>
        </w:tc>
        <w:tc>
          <w:tcPr>
            <w:tcW w:w="8113" w:type="dxa"/>
          </w:tcPr>
          <w:p w:rsidR="00CD2C3F" w:rsidP="009470C4" w:rsidRDefault="00CD2C3F" w14:paraId="2A4B1356" w14:textId="77777777">
            <w:r>
              <w:t>Ingen</w:t>
            </w:r>
          </w:p>
        </w:tc>
      </w:tr>
    </w:tbl>
    <w:p w:rsidR="00265182" w:rsidP="00265182" w:rsidRDefault="00265182" w14:paraId="78C9F41B" w14:textId="506BC458">
      <w:pPr>
        <w:jc w:val="center"/>
      </w:pPr>
    </w:p>
    <w:p w:rsidR="00A30909" w:rsidP="00A14FC9" w:rsidRDefault="00A30909" w14:paraId="7E6528EE" w14:textId="0A987912">
      <w:pPr>
        <w:pStyle w:val="Heading1"/>
        <w:numPr>
          <w:ilvl w:val="0"/>
          <w:numId w:val="16"/>
        </w:numPr>
        <w:ind w:left="567" w:hanging="567"/>
      </w:pPr>
      <w:bookmarkStart w:name="_Ref236662406" w:id="25"/>
      <w:bookmarkStart w:name="_Toc240965744" w:id="26"/>
      <w:r>
        <w:t>Recept</w:t>
      </w:r>
      <w:bookmarkEnd w:id="25"/>
      <w:bookmarkEnd w:id="26"/>
    </w:p>
    <w:p w:rsidR="00E0348A" w:rsidP="00E0348A" w:rsidRDefault="00E0348A" w14:paraId="135C0CEE" w14:textId="77777777">
      <w:pPr>
        <w:spacing w:after="0"/>
      </w:pPr>
    </w:p>
    <w:p w:rsidR="00A30909" w:rsidP="003A0233" w:rsidRDefault="00A30909" w14:paraId="09E02AA6" w14:textId="6AE89A32">
      <w:r>
        <w:t xml:space="preserve">Når </w:t>
      </w:r>
      <w:r w:rsidR="00A06F49">
        <w:t xml:space="preserve">recepten </w:t>
      </w:r>
      <w:r w:rsidR="005A68B4">
        <w:t>e</w:t>
      </w:r>
      <w:r>
        <w:t xml:space="preserve">r </w:t>
      </w:r>
      <w:r w:rsidR="00A06F49">
        <w:t>udstedt</w:t>
      </w:r>
      <w:r w:rsidR="00F154CD">
        <w:t>,</w:t>
      </w:r>
      <w:r>
        <w:t xml:space="preserve"> kan </w:t>
      </w:r>
      <w:r w:rsidR="005A68B4">
        <w:t xml:space="preserve">recepten vises efter fremsøgning på forsiden eller direkte via </w:t>
      </w:r>
      <w:r w:rsidR="00913264">
        <w:t xml:space="preserve">Udsted </w:t>
      </w:r>
      <w:r w:rsidR="006B0BB8">
        <w:t>recept (</w:t>
      </w:r>
      <w:r w:rsidR="007A2A21">
        <w:t>felt 38</w:t>
      </w:r>
      <w:r w:rsidR="004852F7">
        <w:t>: ”</w:t>
      </w:r>
      <w:r w:rsidRPr="004852F7" w:rsidR="004852F7">
        <w:t xml:space="preserve"> </w:t>
      </w:r>
      <w:r w:rsidR="004852F7">
        <w:t>Udsted recept”</w:t>
      </w:r>
      <w:r w:rsidR="007A2A21">
        <w:t>)</w:t>
      </w:r>
      <w:r w:rsidR="006B0BB8">
        <w:t xml:space="preserve"> </w:t>
      </w:r>
      <w:r w:rsidR="005A68B4">
        <w:t xml:space="preserve">På recepten </w:t>
      </w:r>
      <w:r w:rsidR="00437908">
        <w:t xml:space="preserve">vises </w:t>
      </w:r>
      <w:r w:rsidRPr="00437908" w:rsidR="00437908">
        <w:t xml:space="preserve">alle </w:t>
      </w:r>
      <w:r w:rsidR="00D247E2">
        <w:t xml:space="preserve">udfyldte </w:t>
      </w:r>
      <w:r w:rsidRPr="00437908" w:rsidR="00437908">
        <w:t xml:space="preserve">felter fra </w:t>
      </w:r>
      <w:r w:rsidR="00437908">
        <w:t>R</w:t>
      </w:r>
      <w:r w:rsidRPr="00437908" w:rsidR="00437908">
        <w:t xml:space="preserve">ecept formularen + </w:t>
      </w:r>
      <w:proofErr w:type="spellStart"/>
      <w:r w:rsidRPr="00437908" w:rsidR="00437908">
        <w:t>ReceptID</w:t>
      </w:r>
      <w:proofErr w:type="spellEnd"/>
      <w:r w:rsidR="00437908">
        <w:t>.</w:t>
      </w:r>
      <w:r w:rsidR="00D247E2">
        <w:t xml:space="preserve"> </w:t>
      </w:r>
    </w:p>
    <w:p w:rsidR="007147BC" w:rsidP="007147BC" w:rsidRDefault="007147BC" w14:paraId="4870FE12" w14:textId="619873AE">
      <w:r>
        <w:t xml:space="preserve">Nedenstående nævnes kort de receptinformationer som </w:t>
      </w:r>
      <w:r w:rsidR="00471309">
        <w:t xml:space="preserve">indgår i </w:t>
      </w:r>
      <w:r w:rsidR="00FB73C9">
        <w:t>recepten</w:t>
      </w:r>
      <w:r w:rsidR="00437908">
        <w:t xml:space="preserve"> og som vises</w:t>
      </w:r>
      <w:r w:rsidR="00AD0C75">
        <w:t>, hvis de er udfyldt</w:t>
      </w:r>
      <w:r w:rsidR="00471309">
        <w:t>.</w:t>
      </w:r>
    </w:p>
    <w:p w:rsidR="007147BC" w:rsidP="007147BC" w:rsidRDefault="00097697" w14:paraId="0B177850" w14:textId="5577278C">
      <w:r>
        <w:t xml:space="preserve">Felt </w:t>
      </w:r>
      <w:r w:rsidR="007147BC">
        <w:t>1: Udsteder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1B05E58B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1E6F4C70" w14:textId="7323EAB7">
            <w:r>
              <w:t>Kilde</w:t>
            </w:r>
          </w:p>
        </w:tc>
        <w:tc>
          <w:tcPr>
            <w:tcW w:w="8113" w:type="dxa"/>
          </w:tcPr>
          <w:p w:rsidR="007147BC" w:rsidP="001A5CC8" w:rsidRDefault="004B5DD3" w14:paraId="3D1A9886" w14:textId="5DAA3BD7">
            <w:r>
              <w:t>Visning</w:t>
            </w:r>
            <w:r w:rsidR="007147BC">
              <w:t xml:space="preserve"> af bruger ud fra log-in proces og øvrige data fra </w:t>
            </w:r>
            <w:r w:rsidR="00F154CD">
              <w:t>Stamdata i Løsningen.</w:t>
            </w:r>
            <w:r w:rsidR="00324778">
              <w:t xml:space="preserve"> Følgende fremgår for udstederen:</w:t>
            </w:r>
          </w:p>
          <w:p w:rsidR="00324778" w:rsidP="00324778" w:rsidRDefault="00324778" w14:paraId="2F30F015" w14:textId="66B8A02C">
            <w:pPr>
              <w:pStyle w:val="ListParagraph"/>
              <w:numPr>
                <w:ilvl w:val="0"/>
                <w:numId w:val="12"/>
              </w:numPr>
            </w:pPr>
            <w:r>
              <w:t>Dyrlægens navn</w:t>
            </w:r>
          </w:p>
          <w:p w:rsidR="00324778" w:rsidP="00324778" w:rsidRDefault="00324778" w14:paraId="2C56D7F3" w14:textId="4FD8B93C">
            <w:pPr>
              <w:pStyle w:val="ListParagraph"/>
              <w:numPr>
                <w:ilvl w:val="0"/>
                <w:numId w:val="12"/>
              </w:numPr>
            </w:pPr>
            <w:r>
              <w:t>Dyrlægens praksisadresse</w:t>
            </w:r>
          </w:p>
          <w:p w:rsidR="00324778" w:rsidP="00324778" w:rsidRDefault="00324778" w14:paraId="678D587E" w14:textId="18BD7025">
            <w:pPr>
              <w:pStyle w:val="ListParagraph"/>
              <w:numPr>
                <w:ilvl w:val="0"/>
                <w:numId w:val="12"/>
              </w:numPr>
            </w:pPr>
            <w:r>
              <w:t>Dyrlægens autorisationsnummer</w:t>
            </w:r>
          </w:p>
          <w:p w:rsidR="00324778" w:rsidP="00324778" w:rsidRDefault="00324778" w14:paraId="005A2910" w14:textId="09D2D862">
            <w:pPr>
              <w:pStyle w:val="ListParagraph"/>
              <w:numPr>
                <w:ilvl w:val="0"/>
                <w:numId w:val="12"/>
              </w:numPr>
            </w:pPr>
            <w:r>
              <w:t>Dyrlægens praksisnummer</w:t>
            </w:r>
          </w:p>
          <w:p w:rsidR="00324778" w:rsidP="00324778" w:rsidRDefault="00324778" w14:paraId="0CE09E21" w14:textId="14E42511">
            <w:pPr>
              <w:pStyle w:val="ListParagraph"/>
              <w:numPr>
                <w:ilvl w:val="0"/>
                <w:numId w:val="12"/>
              </w:numPr>
            </w:pPr>
            <w:r>
              <w:t>Dyrlægens telefonnummer</w:t>
            </w:r>
          </w:p>
          <w:p w:rsidR="00324778" w:rsidP="001A5CC8" w:rsidRDefault="00324778" w14:paraId="5F56500A" w14:textId="77777777"/>
          <w:p w:rsidRPr="00B32BAC" w:rsidR="007147BC" w:rsidP="001A5CC8" w:rsidRDefault="00324778" w14:paraId="2ED42115" w14:textId="16F061D4">
            <w:r>
              <w:rPr>
                <w:rFonts w:eastAsia="Calibri"/>
              </w:rPr>
              <w:t>Der skal være åben for</w:t>
            </w:r>
            <w:r w:rsidRPr="00EC5656">
              <w:rPr>
                <w:rFonts w:eastAsia="Calibri"/>
              </w:rPr>
              <w:t xml:space="preserve">, at dyrlægen selv kan </w:t>
            </w:r>
            <w:r>
              <w:rPr>
                <w:rFonts w:eastAsia="Calibri"/>
              </w:rPr>
              <w:t>angive</w:t>
            </w:r>
            <w:r w:rsidRPr="00EC5656">
              <w:rPr>
                <w:rFonts w:eastAsia="Calibri"/>
              </w:rPr>
              <w:t xml:space="preserve"> hvilket telefonnummer som angives på recepten (praksis eller privat).</w:t>
            </w:r>
          </w:p>
        </w:tc>
      </w:tr>
    </w:tbl>
    <w:p w:rsidR="007147BC" w:rsidP="007147BC" w:rsidRDefault="007147BC" w14:paraId="4C43C0D7" w14:textId="77777777"/>
    <w:p w:rsidR="007147BC" w:rsidP="007147BC" w:rsidRDefault="00097697" w14:paraId="5E49CC8C" w14:textId="2AEE3D69">
      <w:r>
        <w:t xml:space="preserve">Felt </w:t>
      </w:r>
      <w:r w:rsidR="007147BC">
        <w:t>2: Receptnummer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4EA2D6BA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50390BE6" w14:textId="76B9A503">
            <w:r>
              <w:t>Kilde</w:t>
            </w:r>
          </w:p>
        </w:tc>
        <w:tc>
          <w:tcPr>
            <w:tcW w:w="8113" w:type="dxa"/>
          </w:tcPr>
          <w:p w:rsidRPr="00B32BAC" w:rsidR="007147BC" w:rsidP="001A5CC8" w:rsidRDefault="007147BC" w14:paraId="378A45C1" w14:textId="5E0B0B0E">
            <w:r>
              <w:t>Der genereres automatisk et unikt receptnummer</w:t>
            </w:r>
            <w:r w:rsidR="00437908">
              <w:t xml:space="preserve"> (</w:t>
            </w:r>
            <w:proofErr w:type="spellStart"/>
            <w:r w:rsidR="00437908">
              <w:t>ReceptID</w:t>
            </w:r>
            <w:proofErr w:type="spellEnd"/>
            <w:r w:rsidR="00437908">
              <w:t>)</w:t>
            </w:r>
            <w:r>
              <w:t xml:space="preserve">, når </w:t>
            </w:r>
            <w:r w:rsidR="004270C2">
              <w:t>recepten oprettes</w:t>
            </w:r>
            <w:r>
              <w:t xml:space="preserve">. </w:t>
            </w:r>
          </w:p>
        </w:tc>
      </w:tr>
    </w:tbl>
    <w:p w:rsidR="007147BC" w:rsidP="007147BC" w:rsidRDefault="007147BC" w14:paraId="581480B3" w14:textId="77777777"/>
    <w:p w:rsidR="004B5DD3" w:rsidP="004B5DD3" w:rsidRDefault="00097697" w14:paraId="71FD426E" w14:textId="4CFD8466">
      <w:r>
        <w:t xml:space="preserve">Felt </w:t>
      </w:r>
      <w:r w:rsidR="007147BC">
        <w:t xml:space="preserve">3: </w:t>
      </w:r>
      <w:r w:rsidR="007E4C0E">
        <w:t>Dyree</w:t>
      </w:r>
      <w:r w:rsidR="004B5DD3">
        <w:t>jer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4B5DD3" w:rsidTr="00715584" w14:paraId="500AC3BE" w14:textId="77777777">
        <w:tc>
          <w:tcPr>
            <w:tcW w:w="1515" w:type="dxa"/>
            <w:shd w:val="clear" w:color="auto" w:fill="BFBFBF" w:themeFill="background1" w:themeFillShade="BF"/>
          </w:tcPr>
          <w:p w:rsidR="004B5DD3" w:rsidRDefault="00715584" w14:paraId="1BEA6455" w14:textId="4E950F18">
            <w:r>
              <w:t>Kilde</w:t>
            </w:r>
          </w:p>
        </w:tc>
        <w:tc>
          <w:tcPr>
            <w:tcW w:w="8113" w:type="dxa"/>
          </w:tcPr>
          <w:p w:rsidR="004B5DD3" w:rsidP="004B5DD3" w:rsidRDefault="004B5DD3" w14:paraId="3F435B4D" w14:textId="7A91B3C2">
            <w:r>
              <w:t xml:space="preserve">Visning af dyreejeren ud fra </w:t>
            </w:r>
            <w:r w:rsidR="004270C2">
              <w:t xml:space="preserve">data </w:t>
            </w:r>
            <w:r>
              <w:t>angivet i receptformularen:</w:t>
            </w:r>
          </w:p>
          <w:p w:rsidR="004B5DD3" w:rsidP="004B5DD3" w:rsidRDefault="004B5DD3" w14:paraId="16126600" w14:textId="74C91F09">
            <w:pPr>
              <w:pStyle w:val="ListParagraph"/>
              <w:numPr>
                <w:ilvl w:val="0"/>
                <w:numId w:val="12"/>
              </w:numPr>
            </w:pPr>
            <w:r>
              <w:t>Dyreejerens navn</w:t>
            </w:r>
          </w:p>
          <w:p w:rsidR="004B5DD3" w:rsidP="004B5DD3" w:rsidRDefault="004B5DD3" w14:paraId="5ADFDD59" w14:textId="4F9645E3">
            <w:pPr>
              <w:pStyle w:val="ListParagraph"/>
              <w:numPr>
                <w:ilvl w:val="0"/>
                <w:numId w:val="12"/>
              </w:numPr>
            </w:pPr>
            <w:r>
              <w:t>Dyreejerens adresse</w:t>
            </w:r>
          </w:p>
          <w:p w:rsidR="004B5DD3" w:rsidP="004B5DD3" w:rsidRDefault="004B5DD3" w14:paraId="593B86E2" w14:textId="1333F843">
            <w:pPr>
              <w:pStyle w:val="ListParagraph"/>
              <w:numPr>
                <w:ilvl w:val="0"/>
                <w:numId w:val="12"/>
              </w:numPr>
            </w:pPr>
            <w:r>
              <w:t>Dyr</w:t>
            </w:r>
            <w:r w:rsidR="00B7548F">
              <w:t>eejerens mobilnummer</w:t>
            </w:r>
          </w:p>
          <w:p w:rsidRPr="00B32BAC" w:rsidR="004B5DD3" w:rsidP="004B5DD3" w:rsidRDefault="007E4C0E" w14:paraId="0A17D9CA" w14:textId="217548CC">
            <w:pPr>
              <w:pStyle w:val="ListParagraph"/>
              <w:numPr>
                <w:ilvl w:val="0"/>
                <w:numId w:val="12"/>
              </w:numPr>
            </w:pPr>
            <w:r>
              <w:t>Dyreejerens email</w:t>
            </w:r>
          </w:p>
        </w:tc>
      </w:tr>
    </w:tbl>
    <w:p w:rsidR="004B5DD3" w:rsidP="007147BC" w:rsidRDefault="004B5DD3" w14:paraId="3BD4E90C" w14:textId="77777777"/>
    <w:p w:rsidR="007147BC" w:rsidP="007147BC" w:rsidRDefault="00097697" w14:paraId="259A38C8" w14:textId="3E7D9820">
      <w:r>
        <w:t xml:space="preserve">Felt </w:t>
      </w:r>
      <w:r w:rsidR="007E4C0E">
        <w:t>4</w:t>
      </w:r>
      <w:r w:rsidR="007147BC">
        <w:t>: Apotek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749D5C2C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28811DC2" w14:textId="531A79FD">
            <w:r>
              <w:t>Kilde</w:t>
            </w:r>
          </w:p>
        </w:tc>
        <w:tc>
          <w:tcPr>
            <w:tcW w:w="8113" w:type="dxa"/>
          </w:tcPr>
          <w:p w:rsidR="007E4C0E" w:rsidP="007E4C0E" w:rsidRDefault="007E4C0E" w14:paraId="623B7F54" w14:textId="5D106F42">
            <w:r>
              <w:t xml:space="preserve">Visning af </w:t>
            </w:r>
            <w:r w:rsidR="004270C2">
              <w:t>apoteket</w:t>
            </w:r>
            <w:r>
              <w:t xml:space="preserve"> ud fra </w:t>
            </w:r>
            <w:r w:rsidR="004270C2">
              <w:t>data angivet</w:t>
            </w:r>
            <w:r>
              <w:t xml:space="preserve"> i receptformularen:</w:t>
            </w:r>
          </w:p>
          <w:p w:rsidR="007E4C0E" w:rsidP="001A5CC8" w:rsidRDefault="007E4C0E" w14:paraId="68F95357" w14:textId="77777777"/>
          <w:p w:rsidR="007E4C0E" w:rsidP="007E4C0E" w:rsidRDefault="002A0D29" w14:paraId="3876CF9C" w14:textId="247A0B5E">
            <w:pPr>
              <w:pStyle w:val="ListParagraph"/>
              <w:numPr>
                <w:ilvl w:val="0"/>
                <w:numId w:val="12"/>
              </w:numPr>
            </w:pPr>
            <w:r>
              <w:t>Apotekets navn</w:t>
            </w:r>
          </w:p>
          <w:p w:rsidRPr="00B32BAC" w:rsidR="007147BC" w:rsidP="002A0D29" w:rsidRDefault="002A0D29" w14:paraId="7C5F71CA" w14:textId="4D7A4C21">
            <w:pPr>
              <w:pStyle w:val="ListParagraph"/>
              <w:numPr>
                <w:ilvl w:val="0"/>
                <w:numId w:val="12"/>
              </w:numPr>
            </w:pPr>
            <w:r>
              <w:t xml:space="preserve">Apotekets </w:t>
            </w:r>
            <w:r w:rsidR="007E4C0E">
              <w:t>adresse</w:t>
            </w:r>
          </w:p>
        </w:tc>
      </w:tr>
    </w:tbl>
    <w:p w:rsidR="007147BC" w:rsidP="007147BC" w:rsidRDefault="007147BC" w14:paraId="53E605AF" w14:textId="77777777"/>
    <w:p w:rsidR="004B2615" w:rsidP="004B2615" w:rsidRDefault="00097697" w14:paraId="451721DD" w14:textId="41B745F2">
      <w:r>
        <w:t xml:space="preserve">Felt </w:t>
      </w:r>
      <w:r w:rsidR="001F7678">
        <w:t>5</w:t>
      </w:r>
      <w:r w:rsidR="004B2615">
        <w:t>: 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4B2615" w:rsidTr="43BB4480" w14:paraId="15093DCB" w14:textId="77777777">
        <w:tc>
          <w:tcPr>
            <w:tcW w:w="1515" w:type="dxa"/>
            <w:shd w:val="clear" w:color="auto" w:fill="BFBFBF" w:themeFill="background1" w:themeFillShade="BF"/>
          </w:tcPr>
          <w:p w:rsidR="004B2615" w:rsidRDefault="00715584" w14:paraId="237AEC5C" w14:textId="18C142E1">
            <w:r>
              <w:t>Kilde</w:t>
            </w:r>
          </w:p>
        </w:tc>
        <w:tc>
          <w:tcPr>
            <w:tcW w:w="8113" w:type="dxa"/>
          </w:tcPr>
          <w:p w:rsidR="001F7678" w:rsidRDefault="004B2615" w14:paraId="1DFC545A" w14:textId="77777777">
            <w:r>
              <w:t xml:space="preserve">Primært fra indtastede oplysninger på receptformularen. </w:t>
            </w:r>
          </w:p>
          <w:p w:rsidR="001F7678" w:rsidRDefault="001F7678" w14:paraId="58518839" w14:textId="77777777"/>
          <w:p w:rsidR="001F7678" w:rsidRDefault="001F7678" w14:paraId="334BE9C2" w14:textId="3C25A075">
            <w:pPr>
              <w:pStyle w:val="ListParagraph"/>
              <w:numPr>
                <w:ilvl w:val="0"/>
                <w:numId w:val="12"/>
              </w:numPr>
            </w:pPr>
            <w:r>
              <w:t>Det eller de dyr, som recepten vedrører</w:t>
            </w:r>
          </w:p>
          <w:p w:rsidR="001F7678" w:rsidRDefault="001F7678" w14:paraId="1116E7CA" w14:textId="4F395B7E">
            <w:pPr>
              <w:pStyle w:val="ListParagraph"/>
              <w:numPr>
                <w:ilvl w:val="0"/>
                <w:numId w:val="12"/>
              </w:numPr>
            </w:pPr>
            <w:r>
              <w:t>Besætningsnummer</w:t>
            </w:r>
          </w:p>
          <w:p w:rsidRPr="00B32BAC" w:rsidR="004B2615" w:rsidP="001F7678" w:rsidRDefault="41004D1E" w14:paraId="3DCA4D6E" w14:textId="78B254DF">
            <w:pPr>
              <w:pStyle w:val="ListParagraph"/>
              <w:numPr>
                <w:ilvl w:val="0"/>
                <w:numId w:val="12"/>
              </w:numPr>
            </w:pPr>
            <w:r>
              <w:t xml:space="preserve">Hvis til erhverv </w:t>
            </w:r>
            <w:r w:rsidR="4B12C1E7">
              <w:t xml:space="preserve">- </w:t>
            </w:r>
            <w:r>
              <w:t>t</w:t>
            </w:r>
            <w:r w:rsidR="36049CE5">
              <w:t xml:space="preserve">eksten ”Til produktionsdyr ” </w:t>
            </w:r>
            <w:r w:rsidR="53C6D931">
              <w:t>angives autom</w:t>
            </w:r>
            <w:r w:rsidR="36049CE5">
              <w:t xml:space="preserve">atisk, hvis det ordinerede lægemiddel ordineres til produktionsdyr, og er i udleveringsgruppe </w:t>
            </w:r>
            <w:proofErr w:type="spellStart"/>
            <w:r w:rsidRPr="0001745A" w:rsidR="36049CE5">
              <w:t>premix</w:t>
            </w:r>
            <w:proofErr w:type="spellEnd"/>
            <w:r w:rsidRPr="0001745A" w:rsidR="36049CE5">
              <w:t>, APK eller BPK</w:t>
            </w:r>
            <w:r w:rsidR="004B2615">
              <w:rPr>
                <w:rStyle w:val="FootnoteReference"/>
              </w:rPr>
              <w:footnoteReference w:id="9"/>
            </w:r>
            <w:r w:rsidR="36049CE5">
              <w:t xml:space="preserve">. </w:t>
            </w:r>
          </w:p>
        </w:tc>
      </w:tr>
    </w:tbl>
    <w:p w:rsidR="004B2615" w:rsidP="007147BC" w:rsidRDefault="004B2615" w14:paraId="41FA9446" w14:textId="77777777"/>
    <w:p w:rsidR="007147BC" w:rsidP="007147BC" w:rsidRDefault="00097697" w14:paraId="13A5B6EF" w14:textId="26878669">
      <w:r>
        <w:t xml:space="preserve">Felt </w:t>
      </w:r>
      <w:r w:rsidR="00FF1CAD">
        <w:t>6</w:t>
      </w:r>
      <w:r w:rsidR="007147BC">
        <w:t>: Koder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1F83BF6C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576797F5" w14:textId="3D8F3B05">
            <w:r>
              <w:t>Kilde</w:t>
            </w:r>
          </w:p>
        </w:tc>
        <w:tc>
          <w:tcPr>
            <w:tcW w:w="8113" w:type="dxa"/>
          </w:tcPr>
          <w:p w:rsidR="007147BC" w:rsidP="001A5CC8" w:rsidRDefault="007147BC" w14:paraId="61A9A77A" w14:textId="083ADFA1">
            <w:r>
              <w:t>Kode</w:t>
            </w:r>
            <w:r w:rsidR="0064672D">
              <w:t xml:space="preserve">r </w:t>
            </w:r>
            <w:r w:rsidR="00C10BE1">
              <w:t xml:space="preserve">fra </w:t>
            </w:r>
            <w:r w:rsidR="00FF1CAD">
              <w:t>recept</w:t>
            </w:r>
            <w:r w:rsidR="00C10BE1">
              <w:t>formularen.</w:t>
            </w:r>
          </w:p>
          <w:p w:rsidR="00FF1CAD" w:rsidP="001A5CC8" w:rsidRDefault="00FF1CAD" w14:paraId="1BE1F016" w14:textId="77777777"/>
          <w:p w:rsidR="00FF1CAD" w:rsidP="00FF1CAD" w:rsidRDefault="00FF1CAD" w14:paraId="45C43F81" w14:textId="495398D0">
            <w:pPr>
              <w:pStyle w:val="ListParagraph"/>
              <w:numPr>
                <w:ilvl w:val="0"/>
                <w:numId w:val="12"/>
              </w:numPr>
            </w:pPr>
            <w:r>
              <w:t xml:space="preserve">Dyreart </w:t>
            </w:r>
          </w:p>
          <w:p w:rsidR="00FF1CAD" w:rsidP="00FF1CAD" w:rsidRDefault="00FF1CAD" w14:paraId="14C50498" w14:textId="2FDC9B15">
            <w:pPr>
              <w:pStyle w:val="ListParagraph"/>
              <w:numPr>
                <w:ilvl w:val="0"/>
                <w:numId w:val="12"/>
              </w:numPr>
            </w:pPr>
            <w:r>
              <w:t>Aldersgruppe</w:t>
            </w:r>
          </w:p>
          <w:p w:rsidR="00FF1CAD" w:rsidP="00FF1CAD" w:rsidRDefault="00FF1CAD" w14:paraId="654DEEB1" w14:textId="104F0F37">
            <w:pPr>
              <w:pStyle w:val="ListParagraph"/>
              <w:numPr>
                <w:ilvl w:val="0"/>
                <w:numId w:val="12"/>
              </w:numPr>
            </w:pPr>
            <w:r>
              <w:t>Ordinationsgruppe</w:t>
            </w:r>
            <w:r w:rsidR="00916E84">
              <w:t xml:space="preserve"> </w:t>
            </w:r>
          </w:p>
          <w:p w:rsidRPr="00B32BAC" w:rsidR="00FF1CAD" w:rsidP="001A5CC8" w:rsidRDefault="00FF1CAD" w14:paraId="3C3D877E" w14:textId="6F7A7730"/>
        </w:tc>
      </w:tr>
    </w:tbl>
    <w:p w:rsidR="007147BC" w:rsidP="007147BC" w:rsidRDefault="007147BC" w14:paraId="1C535320" w14:textId="77777777"/>
    <w:p w:rsidR="007147BC" w:rsidP="007147BC" w:rsidRDefault="00097697" w14:paraId="67A912AA" w14:textId="77E9D02B">
      <w:r>
        <w:t xml:space="preserve">Felt </w:t>
      </w:r>
      <w:r w:rsidR="007147BC">
        <w:t>7: Nordisk varenummer</w:t>
      </w:r>
      <w:r w:rsidR="00C10BE1">
        <w:t xml:space="preserve"> og lægemiddeldata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542D67A4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5C3DF892" w14:textId="0B4158AF">
            <w:r>
              <w:t>Kilde</w:t>
            </w:r>
          </w:p>
        </w:tc>
        <w:tc>
          <w:tcPr>
            <w:tcW w:w="8113" w:type="dxa"/>
          </w:tcPr>
          <w:p w:rsidR="00F512BB" w:rsidP="00F512BB" w:rsidRDefault="00F512BB" w14:paraId="2964DCC0" w14:textId="77777777">
            <w:r>
              <w:t xml:space="preserve">Primært fra indtastede oplysninger på receptformularen. </w:t>
            </w:r>
          </w:p>
          <w:p w:rsidR="00F512BB" w:rsidP="00F512BB" w:rsidRDefault="00F512BB" w14:paraId="1D7574BD" w14:textId="77777777"/>
          <w:p w:rsidR="00F512BB" w:rsidP="00F512BB" w:rsidRDefault="00F512BB" w14:paraId="75F278C7" w14:textId="4FDE10AA">
            <w:pPr>
              <w:pStyle w:val="ListParagraph"/>
              <w:numPr>
                <w:ilvl w:val="0"/>
                <w:numId w:val="12"/>
              </w:numPr>
            </w:pPr>
            <w:r>
              <w:t>Lægemiddelnavn</w:t>
            </w:r>
          </w:p>
          <w:p w:rsidR="00F512BB" w:rsidP="00F512BB" w:rsidRDefault="00F512BB" w14:paraId="00DC9E78" w14:textId="4E16CB09">
            <w:pPr>
              <w:pStyle w:val="ListParagraph"/>
              <w:numPr>
                <w:ilvl w:val="0"/>
                <w:numId w:val="12"/>
              </w:numPr>
            </w:pPr>
            <w:r>
              <w:t>Lægemiddelform</w:t>
            </w:r>
          </w:p>
          <w:p w:rsidR="00F512BB" w:rsidP="00F512BB" w:rsidRDefault="00F512BB" w14:paraId="2B9B34FD" w14:textId="7768A42C">
            <w:pPr>
              <w:pStyle w:val="ListParagraph"/>
              <w:numPr>
                <w:ilvl w:val="0"/>
                <w:numId w:val="12"/>
              </w:numPr>
            </w:pPr>
            <w:r>
              <w:t>Lægemiddelstyrke</w:t>
            </w:r>
          </w:p>
          <w:p w:rsidR="00F512BB" w:rsidP="00F512BB" w:rsidRDefault="00F512BB" w14:paraId="3815FE27" w14:textId="1F248F0D">
            <w:pPr>
              <w:pStyle w:val="ListParagraph"/>
              <w:numPr>
                <w:ilvl w:val="0"/>
                <w:numId w:val="12"/>
              </w:numPr>
            </w:pPr>
            <w:r>
              <w:t>Aktive stof</w:t>
            </w:r>
          </w:p>
          <w:p w:rsidR="00F512BB" w:rsidP="00F512BB" w:rsidRDefault="00F512BB" w14:paraId="40D02E7D" w14:textId="7B89E02A">
            <w:pPr>
              <w:pStyle w:val="ListParagraph"/>
              <w:numPr>
                <w:ilvl w:val="0"/>
                <w:numId w:val="12"/>
              </w:numPr>
            </w:pPr>
            <w:r>
              <w:t>Pakningsstørrelse</w:t>
            </w:r>
          </w:p>
          <w:p w:rsidR="00F512BB" w:rsidP="00F512BB" w:rsidRDefault="00F512BB" w14:paraId="5C9F45BE" w14:textId="654379E4">
            <w:pPr>
              <w:pStyle w:val="ListParagraph"/>
              <w:numPr>
                <w:ilvl w:val="0"/>
                <w:numId w:val="12"/>
              </w:numPr>
            </w:pPr>
            <w:r>
              <w:t>Antal pakninger</w:t>
            </w:r>
          </w:p>
          <w:p w:rsidR="005E3FF8" w:rsidP="00F512BB" w:rsidRDefault="005E3FF8" w14:paraId="5437E86A" w14:textId="0B4ABD00">
            <w:pPr>
              <w:pStyle w:val="ListParagraph"/>
              <w:numPr>
                <w:ilvl w:val="0"/>
                <w:numId w:val="12"/>
              </w:numPr>
            </w:pPr>
            <w:r>
              <w:t>Lægemidlets administrationsvej</w:t>
            </w:r>
          </w:p>
          <w:p w:rsidR="00F512BB" w:rsidP="00F512BB" w:rsidRDefault="005E3FF8" w14:paraId="1038BA40" w14:textId="68211D70">
            <w:pPr>
              <w:pStyle w:val="ListParagraph"/>
              <w:numPr>
                <w:ilvl w:val="0"/>
                <w:numId w:val="12"/>
              </w:numPr>
            </w:pPr>
            <w:r>
              <w:t>Indikation</w:t>
            </w:r>
          </w:p>
          <w:p w:rsidR="005E3FF8" w:rsidP="00F512BB" w:rsidRDefault="005E3FF8" w14:paraId="37952F73" w14:textId="66DB5184">
            <w:pPr>
              <w:pStyle w:val="ListParagraph"/>
              <w:numPr>
                <w:ilvl w:val="0"/>
                <w:numId w:val="12"/>
              </w:numPr>
            </w:pPr>
          </w:p>
          <w:p w:rsidR="005E3FF8" w:rsidP="00F512BB" w:rsidRDefault="005E3FF8" w14:paraId="4A39FBFB" w14:textId="72AD1CD0">
            <w:pPr>
              <w:pStyle w:val="ListParagraph"/>
              <w:numPr>
                <w:ilvl w:val="0"/>
                <w:numId w:val="12"/>
              </w:numPr>
            </w:pPr>
            <w:r>
              <w:t>Dosisperiode</w:t>
            </w:r>
          </w:p>
          <w:p w:rsidR="005E3FF8" w:rsidP="00F512BB" w:rsidRDefault="005E3FF8" w14:paraId="4226836F" w14:textId="51728C89">
            <w:pPr>
              <w:pStyle w:val="ListParagraph"/>
              <w:numPr>
                <w:ilvl w:val="0"/>
                <w:numId w:val="12"/>
              </w:numPr>
            </w:pPr>
            <w:r>
              <w:t>Tilbageholdelsestid</w:t>
            </w:r>
          </w:p>
          <w:p w:rsidR="005E3FF8" w:rsidP="00F512BB" w:rsidRDefault="005E3FF8" w14:paraId="105C0714" w14:textId="439579DE">
            <w:pPr>
              <w:pStyle w:val="ListParagraph"/>
              <w:numPr>
                <w:ilvl w:val="0"/>
                <w:numId w:val="12"/>
              </w:numPr>
            </w:pPr>
            <w:r>
              <w:t xml:space="preserve">Hvis </w:t>
            </w:r>
            <w:proofErr w:type="spellStart"/>
            <w:r>
              <w:t>profy</w:t>
            </w:r>
            <w:proofErr w:type="spellEnd"/>
            <w:r>
              <w:t xml:space="preserve">- eller </w:t>
            </w:r>
            <w:proofErr w:type="spellStart"/>
            <w:r>
              <w:t>metafylaktisk</w:t>
            </w:r>
            <w:proofErr w:type="spellEnd"/>
            <w:r>
              <w:t xml:space="preserve"> brug angiv</w:t>
            </w:r>
            <w:r w:rsidR="00A0308D">
              <w:t>e</w:t>
            </w:r>
            <w:r>
              <w:t>s det</w:t>
            </w:r>
          </w:p>
          <w:p w:rsidR="005E3FF8" w:rsidP="00F512BB" w:rsidRDefault="005E3FF8" w14:paraId="5DFE8E77" w14:textId="04283BEC">
            <w:pPr>
              <w:pStyle w:val="ListParagraph"/>
              <w:numPr>
                <w:ilvl w:val="0"/>
                <w:numId w:val="12"/>
              </w:numPr>
            </w:pPr>
            <w:r>
              <w:t>Hvis substitution tilladt angives det</w:t>
            </w:r>
          </w:p>
          <w:p w:rsidR="00C863C4" w:rsidP="00F512BB" w:rsidRDefault="00C863C4" w14:paraId="7500CB67" w14:textId="1D6BE25B">
            <w:pPr>
              <w:pStyle w:val="ListParagraph"/>
              <w:numPr>
                <w:ilvl w:val="0"/>
                <w:numId w:val="12"/>
              </w:numPr>
            </w:pPr>
            <w:r>
              <w:t xml:space="preserve">Hvis lægemidlet må </w:t>
            </w:r>
            <w:r w:rsidR="00FC60A5">
              <w:t>opsplittes,</w:t>
            </w:r>
            <w:r>
              <w:t xml:space="preserve"> angives det</w:t>
            </w:r>
          </w:p>
          <w:p w:rsidR="00FC60A5" w:rsidP="00F512BB" w:rsidRDefault="00FC60A5" w14:paraId="3E913511" w14:textId="4DE527B3">
            <w:pPr>
              <w:pStyle w:val="ListParagraph"/>
              <w:numPr>
                <w:ilvl w:val="0"/>
                <w:numId w:val="12"/>
              </w:numPr>
            </w:pPr>
            <w:r>
              <w:t xml:space="preserve">Hvis lægemidlet er antimikrobielt angives det </w:t>
            </w:r>
          </w:p>
          <w:p w:rsidR="00FC60A5" w:rsidP="00F512BB" w:rsidRDefault="00FC60A5" w14:paraId="2A82EDD0" w14:textId="14046A1F">
            <w:pPr>
              <w:pStyle w:val="ListParagraph"/>
              <w:numPr>
                <w:ilvl w:val="0"/>
                <w:numId w:val="12"/>
              </w:numPr>
            </w:pPr>
            <w:r>
              <w:t xml:space="preserve">Hvis kaskaderegel er </w:t>
            </w:r>
            <w:proofErr w:type="gramStart"/>
            <w:r>
              <w:t>anvendt</w:t>
            </w:r>
            <w:proofErr w:type="gramEnd"/>
            <w:r>
              <w:t xml:space="preserve"> angives det</w:t>
            </w:r>
          </w:p>
          <w:p w:rsidRPr="00B32BAC" w:rsidR="007147BC" w:rsidP="001A5CC8" w:rsidRDefault="007147BC" w14:paraId="5075D9B2" w14:textId="626A7705"/>
        </w:tc>
      </w:tr>
    </w:tbl>
    <w:p w:rsidR="007147BC" w:rsidP="007147BC" w:rsidRDefault="007147BC" w14:paraId="6CEDE095" w14:textId="77777777"/>
    <w:p w:rsidR="00521532" w:rsidP="00521532" w:rsidRDefault="00097697" w14:paraId="1877E158" w14:textId="484C573A">
      <w:r>
        <w:t xml:space="preserve">Felt </w:t>
      </w:r>
      <w:r w:rsidR="00521532">
        <w:t xml:space="preserve">8: </w:t>
      </w:r>
      <w:r w:rsidR="003A4574">
        <w:t>Dosering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521532" w:rsidTr="00715584" w14:paraId="17CD842A" w14:textId="77777777">
        <w:tc>
          <w:tcPr>
            <w:tcW w:w="1515" w:type="dxa"/>
            <w:shd w:val="clear" w:color="auto" w:fill="BFBFBF" w:themeFill="background1" w:themeFillShade="BF"/>
          </w:tcPr>
          <w:p w:rsidR="00521532" w:rsidRDefault="00715584" w14:paraId="4A0CA098" w14:textId="7B311AB2">
            <w:r>
              <w:t>Kilde</w:t>
            </w:r>
          </w:p>
        </w:tc>
        <w:tc>
          <w:tcPr>
            <w:tcW w:w="8113" w:type="dxa"/>
          </w:tcPr>
          <w:p w:rsidR="00521532" w:rsidP="00521532" w:rsidRDefault="00521532" w14:paraId="066D3C67" w14:textId="77777777">
            <w:r>
              <w:t xml:space="preserve">Primært fra indtastede oplysninger på receptformularen. </w:t>
            </w:r>
          </w:p>
          <w:p w:rsidR="00521532" w:rsidP="00521532" w:rsidRDefault="00521532" w14:paraId="27B2F87D" w14:textId="77777777"/>
          <w:p w:rsidR="00521532" w:rsidP="00521532" w:rsidRDefault="003A4574" w14:paraId="64C60326" w14:textId="3EBAB45C">
            <w:pPr>
              <w:pStyle w:val="ListParagraph"/>
              <w:numPr>
                <w:ilvl w:val="0"/>
                <w:numId w:val="12"/>
              </w:numPr>
            </w:pPr>
            <w:r>
              <w:t xml:space="preserve">Dosering fritekst </w:t>
            </w:r>
          </w:p>
          <w:p w:rsidR="00521532" w:rsidP="00521532" w:rsidRDefault="003A4574" w14:paraId="0E1D38BD" w14:textId="770CAF01">
            <w:pPr>
              <w:pStyle w:val="ListParagraph"/>
              <w:numPr>
                <w:ilvl w:val="0"/>
                <w:numId w:val="12"/>
              </w:numPr>
            </w:pPr>
            <w:r>
              <w:t>Efter skriftlig anvisning</w:t>
            </w:r>
          </w:p>
          <w:p w:rsidRPr="00B32BAC" w:rsidR="00521532" w:rsidRDefault="00521532" w14:paraId="6179C6D3" w14:textId="02D6D31A"/>
        </w:tc>
      </w:tr>
    </w:tbl>
    <w:p w:rsidR="00521532" w:rsidP="007147BC" w:rsidRDefault="00521532" w14:paraId="4397251F" w14:textId="77777777"/>
    <w:p w:rsidR="007147BC" w:rsidP="007147BC" w:rsidRDefault="00097697" w14:paraId="7CCDA471" w14:textId="084E4411">
      <w:r>
        <w:t xml:space="preserve">Felt </w:t>
      </w:r>
      <w:r w:rsidR="004852F7">
        <w:t>9</w:t>
      </w:r>
      <w:r w:rsidR="007147BC">
        <w:t>: Udstedelsesdato</w:t>
      </w:r>
      <w:r w:rsidR="00873630">
        <w:t xml:space="preserve"> for recepten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4C3A081C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782A8E0A" w14:textId="3861048B">
            <w:r>
              <w:t>Kilde</w:t>
            </w:r>
          </w:p>
        </w:tc>
        <w:tc>
          <w:tcPr>
            <w:tcW w:w="8113" w:type="dxa"/>
          </w:tcPr>
          <w:p w:rsidRPr="00B32BAC" w:rsidR="007147BC" w:rsidP="001A5CC8" w:rsidRDefault="007147BC" w14:paraId="139813BD" w14:textId="4F5E49A0">
            <w:r>
              <w:t>Her anføres automatisk dags dato</w:t>
            </w:r>
            <w:r w:rsidR="00DF041F">
              <w:t xml:space="preserve"> af </w:t>
            </w:r>
            <w:r w:rsidR="00822559">
              <w:t>DVR online</w:t>
            </w:r>
            <w:r>
              <w:t>.</w:t>
            </w:r>
          </w:p>
        </w:tc>
      </w:tr>
    </w:tbl>
    <w:p w:rsidR="007147BC" w:rsidP="007147BC" w:rsidRDefault="007147BC" w14:paraId="6955FAD4" w14:textId="77777777"/>
    <w:p w:rsidR="007147BC" w:rsidP="007147BC" w:rsidRDefault="00097697" w14:paraId="22847CFF" w14:textId="36E434A4">
      <w:r>
        <w:t xml:space="preserve">Felt </w:t>
      </w:r>
      <w:r w:rsidR="004852F7">
        <w:t>10</w:t>
      </w:r>
      <w:r w:rsidR="007147BC">
        <w:t>: Gyldig fra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59BA48B9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4FBBFE47" w14:textId="52D1D6E0">
            <w:r>
              <w:t>Kilde</w:t>
            </w:r>
          </w:p>
        </w:tc>
        <w:tc>
          <w:tcPr>
            <w:tcW w:w="8113" w:type="dxa"/>
          </w:tcPr>
          <w:p w:rsidRPr="00B32BAC" w:rsidR="007147BC" w:rsidP="001A5CC8" w:rsidRDefault="007147BC" w14:paraId="7A16DA1B" w14:textId="31D88E38">
            <w:r>
              <w:t xml:space="preserve">Hvis felt </w:t>
            </w:r>
            <w:r w:rsidR="63D73CB5">
              <w:t>3</w:t>
            </w:r>
            <w:r w:rsidR="12707544">
              <w:t>4</w:t>
            </w:r>
            <w:r w:rsidR="00822559">
              <w:t>:”</w:t>
            </w:r>
            <w:r w:rsidRPr="000C5663" w:rsidR="00822559">
              <w:t xml:space="preserve"> Recept gyldig fra </w:t>
            </w:r>
            <w:r w:rsidR="00822559">
              <w:t>”</w:t>
            </w:r>
            <w:r>
              <w:t xml:space="preserve"> på </w:t>
            </w:r>
            <w:r w:rsidR="00521532">
              <w:t>recept</w:t>
            </w:r>
            <w:r>
              <w:t xml:space="preserve"> (Recept gyldig fra) er udfyldt fremkommer denne dato på recepten.</w:t>
            </w:r>
          </w:p>
        </w:tc>
      </w:tr>
    </w:tbl>
    <w:p w:rsidR="007147BC" w:rsidP="007147BC" w:rsidRDefault="007147BC" w14:paraId="5A84D86B" w14:textId="77777777">
      <w:r>
        <w:t xml:space="preserve"> </w:t>
      </w:r>
    </w:p>
    <w:p w:rsidR="007147BC" w:rsidP="007147BC" w:rsidRDefault="00097697" w14:paraId="356F5A56" w14:textId="5AF2BC8E">
      <w:r>
        <w:t xml:space="preserve">Felt </w:t>
      </w:r>
      <w:r w:rsidR="007147BC">
        <w:t>1</w:t>
      </w:r>
      <w:r w:rsidR="004852F7">
        <w:t>1</w:t>
      </w:r>
      <w:r w:rsidR="007147BC">
        <w:t>: Gyldig 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007147BC" w:rsidTr="00715584" w14:paraId="1E8D0340" w14:textId="77777777">
        <w:tc>
          <w:tcPr>
            <w:tcW w:w="1515" w:type="dxa"/>
            <w:shd w:val="clear" w:color="auto" w:fill="BFBFBF" w:themeFill="background1" w:themeFillShade="BF"/>
          </w:tcPr>
          <w:p w:rsidR="007147BC" w:rsidP="001A5CC8" w:rsidRDefault="00715584" w14:paraId="0BE96A70" w14:textId="7BA1287E">
            <w:r>
              <w:t>Kilde</w:t>
            </w:r>
          </w:p>
        </w:tc>
        <w:tc>
          <w:tcPr>
            <w:tcW w:w="8113" w:type="dxa"/>
          </w:tcPr>
          <w:p w:rsidRPr="00B32BAC" w:rsidR="007147BC" w:rsidP="001533D1" w:rsidRDefault="001533D1" w14:paraId="0FC548F8" w14:textId="68E374DC">
            <w:r>
              <w:t xml:space="preserve">Fra felt </w:t>
            </w:r>
            <w:r w:rsidR="2D106616">
              <w:t>35</w:t>
            </w:r>
            <w:r w:rsidR="00822559">
              <w:t>:”</w:t>
            </w:r>
            <w:r w:rsidRPr="009249B0" w:rsidR="00822559">
              <w:t xml:space="preserve"> Recept gyldig til</w:t>
            </w:r>
            <w:r w:rsidR="00822559">
              <w:t>”</w:t>
            </w:r>
            <w:r>
              <w:t xml:space="preserve"> på </w:t>
            </w:r>
            <w:r w:rsidR="00824C5F">
              <w:t>recept</w:t>
            </w:r>
            <w:r>
              <w:t>formularen.</w:t>
            </w:r>
          </w:p>
        </w:tc>
      </w:tr>
    </w:tbl>
    <w:p w:rsidR="00715584" w:rsidP="00715584" w:rsidRDefault="00715584" w14:paraId="3AA75BE4" w14:textId="77777777">
      <w:pPr>
        <w:spacing w:after="0"/>
      </w:pPr>
    </w:p>
    <w:p w:rsidR="00A14FC9" w:rsidP="7AD1C6C7" w:rsidRDefault="00097697" w14:paraId="0269063A" w14:textId="09F0120C">
      <w:pPr>
        <w:spacing w:after="0"/>
      </w:pPr>
      <w:r>
        <w:t xml:space="preserve">Felt </w:t>
      </w:r>
      <w:r w:rsidR="36046DD6">
        <w:t>1</w:t>
      </w:r>
      <w:r w:rsidR="004852F7">
        <w:t>2</w:t>
      </w:r>
      <w:r w:rsidR="36046DD6">
        <w:t>: Eventuel bemærkning eller advarsel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8113"/>
      </w:tblGrid>
      <w:tr w:rsidR="7AD1C6C7" w:rsidTr="7AD1C6C7" w14:paraId="470A8CB9" w14:textId="77777777">
        <w:trPr>
          <w:trHeight w:val="300"/>
        </w:trPr>
        <w:tc>
          <w:tcPr>
            <w:tcW w:w="1515" w:type="dxa"/>
            <w:shd w:val="clear" w:color="auto" w:fill="BFBFBF" w:themeFill="background1" w:themeFillShade="BF"/>
          </w:tcPr>
          <w:p w:rsidR="7AD1C6C7" w:rsidRDefault="7AD1C6C7" w14:paraId="6EF91337" w14:textId="7BA1287E">
            <w:r>
              <w:t>Kilde</w:t>
            </w:r>
          </w:p>
        </w:tc>
        <w:tc>
          <w:tcPr>
            <w:tcW w:w="8113" w:type="dxa"/>
          </w:tcPr>
          <w:p w:rsidR="7AD1C6C7" w:rsidRDefault="7AD1C6C7" w14:paraId="5ECE3DF4" w14:textId="17AA44EF">
            <w:r>
              <w:t xml:space="preserve">Fra felt </w:t>
            </w:r>
            <w:r w:rsidR="3A320723">
              <w:t>36</w:t>
            </w:r>
            <w:r w:rsidR="00822559">
              <w:t>: ” Eventuel bemærkning eller advarsel”</w:t>
            </w:r>
            <w:r>
              <w:t xml:space="preserve"> på receptformularen.</w:t>
            </w:r>
          </w:p>
        </w:tc>
      </w:tr>
    </w:tbl>
    <w:p w:rsidR="00A14FC9" w:rsidP="00715584" w:rsidRDefault="00A14FC9" w14:paraId="79574147" w14:textId="08E122D4">
      <w:pPr>
        <w:spacing w:after="0"/>
      </w:pPr>
    </w:p>
    <w:p w:rsidRPr="00715584" w:rsidR="00A14FC9" w:rsidP="00715584" w:rsidRDefault="00A14FC9" w14:paraId="209A9514" w14:textId="77777777">
      <w:pPr>
        <w:spacing w:after="0"/>
      </w:pPr>
    </w:p>
    <w:p w:rsidR="007147BC" w:rsidP="00A14FC9" w:rsidRDefault="00E82916" w14:paraId="1711E3E6" w14:textId="709B65C7">
      <w:pPr>
        <w:pStyle w:val="Heading1"/>
        <w:numPr>
          <w:ilvl w:val="0"/>
          <w:numId w:val="16"/>
        </w:numPr>
        <w:ind w:left="567" w:hanging="567"/>
      </w:pPr>
      <w:bookmarkStart w:name="_Toc240965745" w:id="27"/>
      <w:r>
        <w:t>Udstedelse af r</w:t>
      </w:r>
      <w:r w:rsidR="007147BC">
        <w:t>ecept til praksis</w:t>
      </w:r>
      <w:bookmarkEnd w:id="27"/>
    </w:p>
    <w:p w:rsidR="00715584" w:rsidP="00715584" w:rsidRDefault="00715584" w14:paraId="748B2E42" w14:textId="77777777">
      <w:pPr>
        <w:spacing w:after="0"/>
      </w:pPr>
    </w:p>
    <w:p w:rsidR="007147BC" w:rsidP="007147BC" w:rsidRDefault="007147BC" w14:paraId="2460B12B" w14:textId="417D073B">
      <w:r>
        <w:t xml:space="preserve">Som følge af reducerede krav til antallet af receptoplysninger ved </w:t>
      </w:r>
      <w:r w:rsidR="0065325E">
        <w:t>udstedelse af recept</w:t>
      </w:r>
      <w:r>
        <w:t xml:space="preserve"> til praksis, så </w:t>
      </w:r>
      <w:r w:rsidR="00D548B0">
        <w:t>skal</w:t>
      </w:r>
      <w:r>
        <w:t xml:space="preserve"> receptformular</w:t>
      </w:r>
      <w:r w:rsidR="00D548B0">
        <w:t>en</w:t>
      </w:r>
      <w:r>
        <w:t xml:space="preserve"> tilpasse</w:t>
      </w:r>
      <w:r w:rsidR="0065325E">
        <w:t>s</w:t>
      </w:r>
      <w:r>
        <w:t xml:space="preserve"> disse. Kriterier og principper for de enkelte felter svarer til felterne med samme titel omtalt i de forrige afsnit.</w:t>
      </w:r>
    </w:p>
    <w:p w:rsidR="0065325E" w:rsidP="007147BC" w:rsidRDefault="0065325E" w14:paraId="38E258A1" w14:textId="7635F1E3">
      <w:r w:rsidRPr="0065325E">
        <w:t>Ved anvisning af lægemidler til brug i dyrlægens praksis skal recepten indeholde følgende oplysninger:</w:t>
      </w:r>
    </w:p>
    <w:p w:rsidR="0065325E" w:rsidP="0065325E" w:rsidRDefault="0065325E" w14:paraId="7E98F956" w14:textId="77777777">
      <w:pPr>
        <w:pStyle w:val="ListParagraph"/>
        <w:numPr>
          <w:ilvl w:val="0"/>
          <w:numId w:val="12"/>
        </w:numPr>
      </w:pPr>
      <w:r>
        <w:t>Dyrlægens navn</w:t>
      </w:r>
    </w:p>
    <w:p w:rsidR="0065325E" w:rsidP="0065325E" w:rsidRDefault="0065325E" w14:paraId="571A155E" w14:textId="77777777">
      <w:pPr>
        <w:pStyle w:val="ListParagraph"/>
        <w:numPr>
          <w:ilvl w:val="0"/>
          <w:numId w:val="12"/>
        </w:numPr>
      </w:pPr>
      <w:r>
        <w:t>Dyrlægens praksisadresse</w:t>
      </w:r>
    </w:p>
    <w:p w:rsidR="0065325E" w:rsidP="0065325E" w:rsidRDefault="0065325E" w14:paraId="63B01253" w14:textId="6A433BFF">
      <w:pPr>
        <w:pStyle w:val="ListParagraph"/>
        <w:numPr>
          <w:ilvl w:val="0"/>
          <w:numId w:val="12"/>
        </w:numPr>
      </w:pPr>
      <w:r>
        <w:t>Dyrlægens autorisationsnummer</w:t>
      </w:r>
    </w:p>
    <w:p w:rsidR="0065325E" w:rsidP="0065325E" w:rsidRDefault="0065325E" w14:paraId="27FB9A39" w14:textId="77777777">
      <w:pPr>
        <w:pStyle w:val="ListParagraph"/>
        <w:numPr>
          <w:ilvl w:val="0"/>
          <w:numId w:val="12"/>
        </w:numPr>
      </w:pPr>
      <w:r>
        <w:t>Dyrlægens praksisnummer</w:t>
      </w:r>
    </w:p>
    <w:p w:rsidR="0065325E" w:rsidP="0065325E" w:rsidRDefault="0065325E" w14:paraId="7A58557E" w14:textId="77777777">
      <w:pPr>
        <w:pStyle w:val="ListParagraph"/>
        <w:numPr>
          <w:ilvl w:val="0"/>
          <w:numId w:val="12"/>
        </w:numPr>
      </w:pPr>
      <w:r>
        <w:t>Dyrlægens telefonnummer</w:t>
      </w:r>
    </w:p>
    <w:p w:rsidR="59E279E0" w:rsidP="7AD1C6C7" w:rsidRDefault="59E279E0" w14:paraId="3F477C0B" w14:textId="515142AE">
      <w:pPr>
        <w:pStyle w:val="ListParagraph"/>
        <w:numPr>
          <w:ilvl w:val="0"/>
          <w:numId w:val="12"/>
        </w:numPr>
      </w:pPr>
      <w:r>
        <w:t>Apotek</w:t>
      </w:r>
    </w:p>
    <w:p w:rsidR="003F3B3E" w:rsidP="003F3B3E" w:rsidRDefault="003F3B3E" w14:paraId="5446B3E0" w14:textId="77777777">
      <w:pPr>
        <w:pStyle w:val="ListParagraph"/>
        <w:numPr>
          <w:ilvl w:val="0"/>
          <w:numId w:val="12"/>
        </w:numPr>
      </w:pPr>
      <w:r>
        <w:t>Lægemiddelnavn</w:t>
      </w:r>
    </w:p>
    <w:p w:rsidR="003F3B3E" w:rsidP="003F3B3E" w:rsidRDefault="003F3B3E" w14:paraId="376F7C68" w14:textId="77777777">
      <w:pPr>
        <w:pStyle w:val="ListParagraph"/>
        <w:numPr>
          <w:ilvl w:val="0"/>
          <w:numId w:val="12"/>
        </w:numPr>
      </w:pPr>
      <w:r>
        <w:t>Lægemiddelform</w:t>
      </w:r>
    </w:p>
    <w:p w:rsidR="003F3B3E" w:rsidP="003F3B3E" w:rsidRDefault="003F3B3E" w14:paraId="4B046810" w14:textId="77777777">
      <w:pPr>
        <w:pStyle w:val="ListParagraph"/>
        <w:numPr>
          <w:ilvl w:val="0"/>
          <w:numId w:val="12"/>
        </w:numPr>
      </w:pPr>
      <w:r>
        <w:t>Lægemiddelstyrke</w:t>
      </w:r>
    </w:p>
    <w:p w:rsidR="003F3B3E" w:rsidP="003F3B3E" w:rsidRDefault="003F3B3E" w14:paraId="03191631" w14:textId="77777777">
      <w:pPr>
        <w:pStyle w:val="ListParagraph"/>
        <w:numPr>
          <w:ilvl w:val="0"/>
          <w:numId w:val="12"/>
        </w:numPr>
      </w:pPr>
      <w:r>
        <w:t>Aktive stof</w:t>
      </w:r>
    </w:p>
    <w:p w:rsidR="003F3B3E" w:rsidP="003F3B3E" w:rsidRDefault="003F3B3E" w14:paraId="74750A3F" w14:textId="77777777">
      <w:pPr>
        <w:pStyle w:val="ListParagraph"/>
        <w:numPr>
          <w:ilvl w:val="0"/>
          <w:numId w:val="12"/>
        </w:numPr>
      </w:pPr>
      <w:r>
        <w:t>Pakningsstørrelse</w:t>
      </w:r>
    </w:p>
    <w:p w:rsidR="00D620F8" w:rsidP="43BB4480" w:rsidRDefault="003F3B3E" w14:paraId="77D0E344" w14:textId="7466419F">
      <w:pPr>
        <w:pStyle w:val="ListParagraph"/>
        <w:numPr>
          <w:ilvl w:val="0"/>
          <w:numId w:val="12"/>
        </w:numPr>
      </w:pPr>
      <w:r>
        <w:t>Antal pakninger</w:t>
      </w:r>
    </w:p>
    <w:p w:rsidR="6EA68BDE" w:rsidP="7AD1C6C7" w:rsidRDefault="6EA68BDE" w14:paraId="21318B16" w14:textId="56ED1A65">
      <w:pPr>
        <w:pStyle w:val="ListParagraph"/>
        <w:numPr>
          <w:ilvl w:val="0"/>
          <w:numId w:val="12"/>
        </w:numPr>
      </w:pPr>
      <w:r>
        <w:t>Eventuel bemærkning eller advarsel</w:t>
      </w:r>
    </w:p>
    <w:p w:rsidR="00CE4838" w:rsidP="43BB4480" w:rsidRDefault="00CE4838" w14:paraId="1103B30D" w14:textId="12D962BE">
      <w:pPr>
        <w:pStyle w:val="ListParagraph"/>
        <w:numPr>
          <w:ilvl w:val="0"/>
          <w:numId w:val="12"/>
        </w:numPr>
      </w:pPr>
      <w:r>
        <w:t>Udstedelsesdato</w:t>
      </w:r>
    </w:p>
    <w:p w:rsidR="00AE40B5" w:rsidP="43BB4480" w:rsidRDefault="00AE40B5" w14:paraId="5E6FB665" w14:textId="14262A45">
      <w:pPr>
        <w:pStyle w:val="ListParagraph"/>
        <w:numPr>
          <w:ilvl w:val="0"/>
          <w:numId w:val="12"/>
        </w:numPr>
      </w:pPr>
      <w:r>
        <w:t>Gyldig fra</w:t>
      </w:r>
    </w:p>
    <w:p w:rsidR="00CE4838" w:rsidP="003C70C9" w:rsidRDefault="00AE40B5" w14:paraId="2849518D" w14:textId="30A3FE82">
      <w:pPr>
        <w:pStyle w:val="ListParagraph"/>
        <w:numPr>
          <w:ilvl w:val="0"/>
          <w:numId w:val="12"/>
        </w:numPr>
      </w:pPr>
      <w:r>
        <w:t>Gyldig til</w:t>
      </w:r>
    </w:p>
    <w:sectPr w:rsidR="00CE4838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4199" w:rsidP="006D782C" w:rsidRDefault="008E4199" w14:paraId="08CA66E3" w14:textId="77777777">
      <w:pPr>
        <w:spacing w:after="0" w:line="240" w:lineRule="auto"/>
      </w:pPr>
      <w:r>
        <w:separator/>
      </w:r>
    </w:p>
  </w:endnote>
  <w:endnote w:type="continuationSeparator" w:id="0">
    <w:p w:rsidR="008E4199" w:rsidP="006D782C" w:rsidRDefault="008E4199" w14:paraId="5B31E1B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4199" w:rsidP="006D782C" w:rsidRDefault="008E4199" w14:paraId="56A33899" w14:textId="77777777">
      <w:pPr>
        <w:spacing w:after="0" w:line="240" w:lineRule="auto"/>
      </w:pPr>
      <w:r>
        <w:separator/>
      </w:r>
    </w:p>
  </w:footnote>
  <w:footnote w:type="continuationSeparator" w:id="0">
    <w:p w:rsidR="008E4199" w:rsidP="006D782C" w:rsidRDefault="008E4199" w14:paraId="150B6513" w14:textId="77777777">
      <w:pPr>
        <w:spacing w:after="0" w:line="240" w:lineRule="auto"/>
      </w:pPr>
      <w:r>
        <w:continuationSeparator/>
      </w:r>
    </w:p>
  </w:footnote>
  <w:footnote w:id="1">
    <w:p w:rsidR="00D92911" w:rsidP="00D92911" w:rsidRDefault="00D92911" w14:paraId="31E26EF6" w14:textId="77777777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>
        <w:t xml:space="preserve">BEK </w:t>
      </w:r>
      <w:proofErr w:type="spellStart"/>
      <w:r w:rsidRPr="00294CB2">
        <w:t>nr</w:t>
      </w:r>
      <w:proofErr w:type="spellEnd"/>
      <w:r w:rsidRPr="00294CB2">
        <w:t xml:space="preserve"> 827 af 24/06/2024</w:t>
      </w:r>
    </w:p>
  </w:footnote>
  <w:footnote w:id="2">
    <w:p w:rsidR="6A1BBA16" w:rsidP="6A1BBA16" w:rsidRDefault="6A1BBA16" w14:paraId="778FB2AF" w14:textId="37E549B7">
      <w:pPr>
        <w:pStyle w:val="FootnoteText"/>
      </w:pPr>
      <w:r w:rsidRPr="6A1BBA16">
        <w:rPr>
          <w:rStyle w:val="FootnoteReference"/>
        </w:rPr>
        <w:footnoteRef/>
      </w:r>
      <w:r>
        <w:t xml:space="preserve"> Jf. BEK </w:t>
      </w:r>
      <w:proofErr w:type="spellStart"/>
      <w:r>
        <w:t>nr</w:t>
      </w:r>
      <w:proofErr w:type="spellEnd"/>
      <w:r>
        <w:t xml:space="preserve"> 827 af 24/06/2024 § 51</w:t>
      </w:r>
    </w:p>
  </w:footnote>
  <w:footnote w:id="3">
    <w:p w:rsidR="007B120A" w:rsidP="007B120A" w:rsidRDefault="007B120A" w14:paraId="536C7A00" w14:textId="77777777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>
        <w:t xml:space="preserve">BEK </w:t>
      </w:r>
      <w:proofErr w:type="spellStart"/>
      <w:r w:rsidRPr="00294CB2">
        <w:t>nr</w:t>
      </w:r>
      <w:proofErr w:type="spellEnd"/>
      <w:r w:rsidRPr="00294CB2">
        <w:t xml:space="preserve"> 827 af 24/06/2024</w:t>
      </w:r>
      <w:r>
        <w:t xml:space="preserve"> stk. 3 samt </w:t>
      </w:r>
      <w:r w:rsidRPr="00294CB2">
        <w:t xml:space="preserve">BEK </w:t>
      </w:r>
      <w:proofErr w:type="spellStart"/>
      <w:r w:rsidRPr="00294CB2">
        <w:t>nr</w:t>
      </w:r>
      <w:proofErr w:type="spellEnd"/>
      <w:r w:rsidRPr="00294CB2">
        <w:t xml:space="preserve"> 1318 af 28/11/2024</w:t>
      </w:r>
    </w:p>
  </w:footnote>
  <w:footnote w:id="4">
    <w:p w:rsidR="00BC587C" w:rsidRDefault="00BC587C" w14:paraId="0A43FE8D" w14:textId="6C056DCF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 w:rsidR="005F4FFA">
        <w:t xml:space="preserve">BEK </w:t>
      </w:r>
      <w:proofErr w:type="spellStart"/>
      <w:r w:rsidRPr="00294CB2" w:rsidR="005F4FFA">
        <w:t>nr</w:t>
      </w:r>
      <w:proofErr w:type="spellEnd"/>
      <w:r w:rsidRPr="00294CB2" w:rsidR="005F4FFA">
        <w:t xml:space="preserve"> 827 af 24/06/2024</w:t>
      </w:r>
    </w:p>
  </w:footnote>
  <w:footnote w:id="5">
    <w:p w:rsidR="00BC587C" w:rsidRDefault="00BC587C" w14:paraId="6D8910F5" w14:textId="12147772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 w:rsidR="005F4FFA">
        <w:t xml:space="preserve">BEK </w:t>
      </w:r>
      <w:proofErr w:type="spellStart"/>
      <w:r w:rsidRPr="00294CB2" w:rsidR="005F4FFA">
        <w:t>nr</w:t>
      </w:r>
      <w:proofErr w:type="spellEnd"/>
      <w:r w:rsidRPr="00294CB2" w:rsidR="005F4FFA">
        <w:t xml:space="preserve"> 827 af 24/06/2024</w:t>
      </w:r>
      <w:r w:rsidR="005F4FFA">
        <w:t xml:space="preserve"> </w:t>
      </w:r>
      <w:r>
        <w:t>§ 67</w:t>
      </w:r>
    </w:p>
  </w:footnote>
  <w:footnote w:id="6">
    <w:p w:rsidR="00BC587C" w:rsidP="00087A27" w:rsidRDefault="00BC587C" w14:paraId="3E5C6783" w14:textId="42436EDD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 w:rsidR="005F4FFA">
        <w:t xml:space="preserve">BEK </w:t>
      </w:r>
      <w:proofErr w:type="spellStart"/>
      <w:r w:rsidRPr="00294CB2" w:rsidR="005F4FFA">
        <w:t>nr</w:t>
      </w:r>
      <w:proofErr w:type="spellEnd"/>
      <w:r w:rsidRPr="00294CB2" w:rsidR="005F4FFA">
        <w:t xml:space="preserve"> 827 af 24/06/2024</w:t>
      </w:r>
      <w:r w:rsidR="005F4FFA">
        <w:t xml:space="preserve"> </w:t>
      </w:r>
      <w:r>
        <w:t>§ 46</w:t>
      </w:r>
    </w:p>
  </w:footnote>
  <w:footnote w:id="7">
    <w:p w:rsidR="00BC587C" w:rsidRDefault="00BC587C" w14:paraId="22EA536E" w14:textId="3041C52D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 w:rsidR="00810E9D">
        <w:t xml:space="preserve">BEK </w:t>
      </w:r>
      <w:proofErr w:type="spellStart"/>
      <w:r w:rsidRPr="00294CB2" w:rsidR="00810E9D">
        <w:t>nr</w:t>
      </w:r>
      <w:proofErr w:type="spellEnd"/>
      <w:r w:rsidRPr="00294CB2" w:rsidR="00810E9D">
        <w:t xml:space="preserve"> 827 af 24/06/2024</w:t>
      </w:r>
      <w:r w:rsidR="00810E9D">
        <w:t xml:space="preserve"> </w:t>
      </w:r>
      <w:r>
        <w:t>§ 44</w:t>
      </w:r>
    </w:p>
  </w:footnote>
  <w:footnote w:id="8">
    <w:p w:rsidR="00BC587C" w:rsidRDefault="00BC587C" w14:paraId="128F6B7F" w14:textId="16BD1192">
      <w:pPr>
        <w:pStyle w:val="FootnoteText"/>
      </w:pPr>
      <w:r>
        <w:rPr>
          <w:rStyle w:val="FootnoteReference"/>
        </w:rPr>
        <w:footnoteRef/>
      </w:r>
      <w:r>
        <w:t xml:space="preserve"> Jf. </w:t>
      </w:r>
      <w:r w:rsidRPr="00294CB2" w:rsidR="00810E9D">
        <w:t xml:space="preserve">BEK </w:t>
      </w:r>
      <w:proofErr w:type="spellStart"/>
      <w:r w:rsidRPr="00294CB2" w:rsidR="00810E9D">
        <w:t>nr</w:t>
      </w:r>
      <w:proofErr w:type="spellEnd"/>
      <w:r w:rsidRPr="00294CB2" w:rsidR="00810E9D">
        <w:t xml:space="preserve"> 827 af 24/06/2024</w:t>
      </w:r>
      <w:r>
        <w:t xml:space="preserve"> § 42</w:t>
      </w:r>
    </w:p>
  </w:footnote>
  <w:footnote w:id="9">
    <w:p w:rsidR="004B2615" w:rsidP="004B2615" w:rsidRDefault="004B2615" w14:paraId="1E945D81" w14:textId="77777777">
      <w:pPr>
        <w:pStyle w:val="FootnoteText"/>
      </w:pPr>
      <w:r>
        <w:rPr>
          <w:rStyle w:val="FootnoteReference"/>
        </w:rPr>
        <w:footnoteRef/>
      </w:r>
      <w:r>
        <w:t xml:space="preserve"> Jf. B</w:t>
      </w:r>
      <w:r w:rsidRPr="006D782C">
        <w:t>EK nr</w:t>
      </w:r>
      <w:r>
        <w:t>.</w:t>
      </w:r>
      <w:r w:rsidRPr="006D782C">
        <w:t xml:space="preserve"> 776 af 01/06/2022</w:t>
      </w:r>
      <w:r>
        <w:t xml:space="preserve"> §51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414"/>
    <w:multiLevelType w:val="multilevel"/>
    <w:tmpl w:val="3868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E5A17"/>
    <w:multiLevelType w:val="hybridMultilevel"/>
    <w:tmpl w:val="F294B140"/>
    <w:lvl w:ilvl="0" w:tplc="040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256243"/>
    <w:multiLevelType w:val="hybridMultilevel"/>
    <w:tmpl w:val="FD3CB45A"/>
    <w:lvl w:ilvl="0" w:tplc="607AB956">
      <w:start w:val="1"/>
      <w:numFmt w:val="decimal"/>
      <w:lvlText w:val="%1."/>
      <w:lvlJc w:val="left"/>
      <w:pPr>
        <w:ind w:left="1020" w:hanging="360"/>
      </w:pPr>
    </w:lvl>
    <w:lvl w:ilvl="1" w:tplc="AAD8B66C">
      <w:start w:val="1"/>
      <w:numFmt w:val="decimal"/>
      <w:lvlText w:val="%2."/>
      <w:lvlJc w:val="left"/>
      <w:pPr>
        <w:ind w:left="1020" w:hanging="360"/>
      </w:pPr>
    </w:lvl>
    <w:lvl w:ilvl="2" w:tplc="CA107D46">
      <w:start w:val="1"/>
      <w:numFmt w:val="decimal"/>
      <w:lvlText w:val="%3."/>
      <w:lvlJc w:val="left"/>
      <w:pPr>
        <w:ind w:left="1020" w:hanging="360"/>
      </w:pPr>
    </w:lvl>
    <w:lvl w:ilvl="3" w:tplc="8132CE74">
      <w:start w:val="1"/>
      <w:numFmt w:val="decimal"/>
      <w:lvlText w:val="%4."/>
      <w:lvlJc w:val="left"/>
      <w:pPr>
        <w:ind w:left="1020" w:hanging="360"/>
      </w:pPr>
    </w:lvl>
    <w:lvl w:ilvl="4" w:tplc="E4203C94">
      <w:start w:val="1"/>
      <w:numFmt w:val="decimal"/>
      <w:lvlText w:val="%5."/>
      <w:lvlJc w:val="left"/>
      <w:pPr>
        <w:ind w:left="1020" w:hanging="360"/>
      </w:pPr>
    </w:lvl>
    <w:lvl w:ilvl="5" w:tplc="437E9A7E">
      <w:start w:val="1"/>
      <w:numFmt w:val="decimal"/>
      <w:lvlText w:val="%6."/>
      <w:lvlJc w:val="left"/>
      <w:pPr>
        <w:ind w:left="1020" w:hanging="360"/>
      </w:pPr>
    </w:lvl>
    <w:lvl w:ilvl="6" w:tplc="51545832">
      <w:start w:val="1"/>
      <w:numFmt w:val="decimal"/>
      <w:lvlText w:val="%7."/>
      <w:lvlJc w:val="left"/>
      <w:pPr>
        <w:ind w:left="1020" w:hanging="360"/>
      </w:pPr>
    </w:lvl>
    <w:lvl w:ilvl="7" w:tplc="E3A24FC0">
      <w:start w:val="1"/>
      <w:numFmt w:val="decimal"/>
      <w:lvlText w:val="%8."/>
      <w:lvlJc w:val="left"/>
      <w:pPr>
        <w:ind w:left="1020" w:hanging="360"/>
      </w:pPr>
    </w:lvl>
    <w:lvl w:ilvl="8" w:tplc="F558EA12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EB01A96"/>
    <w:multiLevelType w:val="hybridMultilevel"/>
    <w:tmpl w:val="1F8EF80E"/>
    <w:lvl w:ilvl="0" w:tplc="F4A86AFC">
      <w:start w:val="1"/>
      <w:numFmt w:val="decimal"/>
      <w:lvlText w:val="%1."/>
      <w:lvlJc w:val="left"/>
      <w:pPr>
        <w:ind w:left="720" w:hanging="360"/>
      </w:pPr>
    </w:lvl>
    <w:lvl w:ilvl="1" w:tplc="AEF8E3DC">
      <w:start w:val="1"/>
      <w:numFmt w:val="decimal"/>
      <w:lvlText w:val="%2."/>
      <w:lvlJc w:val="left"/>
      <w:pPr>
        <w:ind w:left="720" w:hanging="360"/>
      </w:pPr>
    </w:lvl>
    <w:lvl w:ilvl="2" w:tplc="2F4CFA06">
      <w:start w:val="1"/>
      <w:numFmt w:val="decimal"/>
      <w:lvlText w:val="%3."/>
      <w:lvlJc w:val="left"/>
      <w:pPr>
        <w:ind w:left="720" w:hanging="360"/>
      </w:pPr>
    </w:lvl>
    <w:lvl w:ilvl="3" w:tplc="4CDADFEE">
      <w:start w:val="1"/>
      <w:numFmt w:val="decimal"/>
      <w:lvlText w:val="%4."/>
      <w:lvlJc w:val="left"/>
      <w:pPr>
        <w:ind w:left="720" w:hanging="360"/>
      </w:pPr>
    </w:lvl>
    <w:lvl w:ilvl="4" w:tplc="379E2D9A">
      <w:start w:val="1"/>
      <w:numFmt w:val="decimal"/>
      <w:lvlText w:val="%5."/>
      <w:lvlJc w:val="left"/>
      <w:pPr>
        <w:ind w:left="720" w:hanging="360"/>
      </w:pPr>
    </w:lvl>
    <w:lvl w:ilvl="5" w:tplc="C782764E">
      <w:start w:val="1"/>
      <w:numFmt w:val="decimal"/>
      <w:lvlText w:val="%6."/>
      <w:lvlJc w:val="left"/>
      <w:pPr>
        <w:ind w:left="720" w:hanging="360"/>
      </w:pPr>
    </w:lvl>
    <w:lvl w:ilvl="6" w:tplc="FFCA965E">
      <w:start w:val="1"/>
      <w:numFmt w:val="decimal"/>
      <w:lvlText w:val="%7."/>
      <w:lvlJc w:val="left"/>
      <w:pPr>
        <w:ind w:left="720" w:hanging="360"/>
      </w:pPr>
    </w:lvl>
    <w:lvl w:ilvl="7" w:tplc="360010CA">
      <w:start w:val="1"/>
      <w:numFmt w:val="decimal"/>
      <w:lvlText w:val="%8."/>
      <w:lvlJc w:val="left"/>
      <w:pPr>
        <w:ind w:left="720" w:hanging="360"/>
      </w:pPr>
    </w:lvl>
    <w:lvl w:ilvl="8" w:tplc="8A682A8C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BF12259"/>
    <w:multiLevelType w:val="hybridMultilevel"/>
    <w:tmpl w:val="D7186876"/>
    <w:lvl w:ilvl="0" w:tplc="040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DA42E0"/>
    <w:multiLevelType w:val="hybridMultilevel"/>
    <w:tmpl w:val="4E1E34F6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C9753E"/>
    <w:multiLevelType w:val="hybridMultilevel"/>
    <w:tmpl w:val="464088DC"/>
    <w:lvl w:ilvl="0" w:tplc="D692268E">
      <w:start w:val="1"/>
      <w:numFmt w:val="decimal"/>
      <w:lvlText w:val="%1."/>
      <w:lvlJc w:val="left"/>
      <w:pPr>
        <w:ind w:left="1440" w:hanging="360"/>
      </w:pPr>
    </w:lvl>
    <w:lvl w:ilvl="1" w:tplc="83EC779E">
      <w:start w:val="1"/>
      <w:numFmt w:val="decimal"/>
      <w:lvlText w:val="%2."/>
      <w:lvlJc w:val="left"/>
      <w:pPr>
        <w:ind w:left="1440" w:hanging="360"/>
      </w:pPr>
    </w:lvl>
    <w:lvl w:ilvl="2" w:tplc="652CE40A">
      <w:start w:val="1"/>
      <w:numFmt w:val="decimal"/>
      <w:lvlText w:val="%3."/>
      <w:lvlJc w:val="left"/>
      <w:pPr>
        <w:ind w:left="1440" w:hanging="360"/>
      </w:pPr>
    </w:lvl>
    <w:lvl w:ilvl="3" w:tplc="FBE41E7E">
      <w:start w:val="1"/>
      <w:numFmt w:val="decimal"/>
      <w:lvlText w:val="%4."/>
      <w:lvlJc w:val="left"/>
      <w:pPr>
        <w:ind w:left="1440" w:hanging="360"/>
      </w:pPr>
    </w:lvl>
    <w:lvl w:ilvl="4" w:tplc="1D86089C">
      <w:start w:val="1"/>
      <w:numFmt w:val="decimal"/>
      <w:lvlText w:val="%5."/>
      <w:lvlJc w:val="left"/>
      <w:pPr>
        <w:ind w:left="1440" w:hanging="360"/>
      </w:pPr>
    </w:lvl>
    <w:lvl w:ilvl="5" w:tplc="B1F805DE">
      <w:start w:val="1"/>
      <w:numFmt w:val="decimal"/>
      <w:lvlText w:val="%6."/>
      <w:lvlJc w:val="left"/>
      <w:pPr>
        <w:ind w:left="1440" w:hanging="360"/>
      </w:pPr>
    </w:lvl>
    <w:lvl w:ilvl="6" w:tplc="58DA1E0E">
      <w:start w:val="1"/>
      <w:numFmt w:val="decimal"/>
      <w:lvlText w:val="%7."/>
      <w:lvlJc w:val="left"/>
      <w:pPr>
        <w:ind w:left="1440" w:hanging="360"/>
      </w:pPr>
    </w:lvl>
    <w:lvl w:ilvl="7" w:tplc="4DE25CC8">
      <w:start w:val="1"/>
      <w:numFmt w:val="decimal"/>
      <w:lvlText w:val="%8."/>
      <w:lvlJc w:val="left"/>
      <w:pPr>
        <w:ind w:left="1440" w:hanging="360"/>
      </w:pPr>
    </w:lvl>
    <w:lvl w:ilvl="8" w:tplc="ED56805A">
      <w:start w:val="1"/>
      <w:numFmt w:val="decimal"/>
      <w:lvlText w:val="%9."/>
      <w:lvlJc w:val="left"/>
      <w:pPr>
        <w:ind w:left="1440" w:hanging="360"/>
      </w:pPr>
    </w:lvl>
  </w:abstractNum>
  <w:abstractNum w:abstractNumId="7" w15:restartNumberingAfterBreak="0">
    <w:nsid w:val="2F6B67E7"/>
    <w:multiLevelType w:val="hybridMultilevel"/>
    <w:tmpl w:val="E284A63A"/>
    <w:lvl w:ilvl="0" w:tplc="6668FB9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1A728B"/>
    <w:multiLevelType w:val="hybridMultilevel"/>
    <w:tmpl w:val="30F0C8CE"/>
    <w:lvl w:ilvl="0" w:tplc="33F82B92">
      <w:start w:val="1"/>
      <w:numFmt w:val="decimal"/>
      <w:lvlText w:val="%1."/>
      <w:lvlJc w:val="left"/>
      <w:pPr>
        <w:ind w:left="1020" w:hanging="360"/>
      </w:pPr>
    </w:lvl>
    <w:lvl w:ilvl="1" w:tplc="C456910A">
      <w:start w:val="1"/>
      <w:numFmt w:val="decimal"/>
      <w:lvlText w:val="%2."/>
      <w:lvlJc w:val="left"/>
      <w:pPr>
        <w:ind w:left="1020" w:hanging="360"/>
      </w:pPr>
    </w:lvl>
    <w:lvl w:ilvl="2" w:tplc="B5B20370">
      <w:start w:val="1"/>
      <w:numFmt w:val="decimal"/>
      <w:lvlText w:val="%3."/>
      <w:lvlJc w:val="left"/>
      <w:pPr>
        <w:ind w:left="1020" w:hanging="360"/>
      </w:pPr>
    </w:lvl>
    <w:lvl w:ilvl="3" w:tplc="61D6ED70">
      <w:start w:val="1"/>
      <w:numFmt w:val="decimal"/>
      <w:lvlText w:val="%4."/>
      <w:lvlJc w:val="left"/>
      <w:pPr>
        <w:ind w:left="1020" w:hanging="360"/>
      </w:pPr>
    </w:lvl>
    <w:lvl w:ilvl="4" w:tplc="6812FEFE">
      <w:start w:val="1"/>
      <w:numFmt w:val="decimal"/>
      <w:lvlText w:val="%5."/>
      <w:lvlJc w:val="left"/>
      <w:pPr>
        <w:ind w:left="1020" w:hanging="360"/>
      </w:pPr>
    </w:lvl>
    <w:lvl w:ilvl="5" w:tplc="0130E934">
      <w:start w:val="1"/>
      <w:numFmt w:val="decimal"/>
      <w:lvlText w:val="%6."/>
      <w:lvlJc w:val="left"/>
      <w:pPr>
        <w:ind w:left="1020" w:hanging="360"/>
      </w:pPr>
    </w:lvl>
    <w:lvl w:ilvl="6" w:tplc="3282F69E">
      <w:start w:val="1"/>
      <w:numFmt w:val="decimal"/>
      <w:lvlText w:val="%7."/>
      <w:lvlJc w:val="left"/>
      <w:pPr>
        <w:ind w:left="1020" w:hanging="360"/>
      </w:pPr>
    </w:lvl>
    <w:lvl w:ilvl="7" w:tplc="D494AD1A">
      <w:start w:val="1"/>
      <w:numFmt w:val="decimal"/>
      <w:lvlText w:val="%8."/>
      <w:lvlJc w:val="left"/>
      <w:pPr>
        <w:ind w:left="1020" w:hanging="360"/>
      </w:pPr>
    </w:lvl>
    <w:lvl w:ilvl="8" w:tplc="6EC29270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342A59FA"/>
    <w:multiLevelType w:val="hybridMultilevel"/>
    <w:tmpl w:val="376A31CC"/>
    <w:lvl w:ilvl="0" w:tplc="B1ACC474">
      <w:start w:val="1"/>
      <w:numFmt w:val="decimal"/>
      <w:lvlText w:val="%1."/>
      <w:lvlJc w:val="left"/>
      <w:pPr>
        <w:ind w:left="1020" w:hanging="360"/>
      </w:pPr>
    </w:lvl>
    <w:lvl w:ilvl="1" w:tplc="1CA2DEBA">
      <w:start w:val="1"/>
      <w:numFmt w:val="decimal"/>
      <w:lvlText w:val="%2."/>
      <w:lvlJc w:val="left"/>
      <w:pPr>
        <w:ind w:left="1020" w:hanging="360"/>
      </w:pPr>
    </w:lvl>
    <w:lvl w:ilvl="2" w:tplc="3B1E7802">
      <w:start w:val="1"/>
      <w:numFmt w:val="decimal"/>
      <w:lvlText w:val="%3."/>
      <w:lvlJc w:val="left"/>
      <w:pPr>
        <w:ind w:left="1020" w:hanging="360"/>
      </w:pPr>
    </w:lvl>
    <w:lvl w:ilvl="3" w:tplc="6C4647FC">
      <w:start w:val="1"/>
      <w:numFmt w:val="decimal"/>
      <w:lvlText w:val="%4."/>
      <w:lvlJc w:val="left"/>
      <w:pPr>
        <w:ind w:left="1020" w:hanging="360"/>
      </w:pPr>
    </w:lvl>
    <w:lvl w:ilvl="4" w:tplc="FDF07E3E">
      <w:start w:val="1"/>
      <w:numFmt w:val="decimal"/>
      <w:lvlText w:val="%5."/>
      <w:lvlJc w:val="left"/>
      <w:pPr>
        <w:ind w:left="1020" w:hanging="360"/>
      </w:pPr>
    </w:lvl>
    <w:lvl w:ilvl="5" w:tplc="8DA2230C">
      <w:start w:val="1"/>
      <w:numFmt w:val="decimal"/>
      <w:lvlText w:val="%6."/>
      <w:lvlJc w:val="left"/>
      <w:pPr>
        <w:ind w:left="1020" w:hanging="360"/>
      </w:pPr>
    </w:lvl>
    <w:lvl w:ilvl="6" w:tplc="E682ACB6">
      <w:start w:val="1"/>
      <w:numFmt w:val="decimal"/>
      <w:lvlText w:val="%7."/>
      <w:lvlJc w:val="left"/>
      <w:pPr>
        <w:ind w:left="1020" w:hanging="360"/>
      </w:pPr>
    </w:lvl>
    <w:lvl w:ilvl="7" w:tplc="369A2EF0">
      <w:start w:val="1"/>
      <w:numFmt w:val="decimal"/>
      <w:lvlText w:val="%8."/>
      <w:lvlJc w:val="left"/>
      <w:pPr>
        <w:ind w:left="1020" w:hanging="360"/>
      </w:pPr>
    </w:lvl>
    <w:lvl w:ilvl="8" w:tplc="057818C0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3E0214DA"/>
    <w:multiLevelType w:val="multilevel"/>
    <w:tmpl w:val="3868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E5F77"/>
    <w:multiLevelType w:val="hybridMultilevel"/>
    <w:tmpl w:val="243C779A"/>
    <w:lvl w:ilvl="0" w:tplc="CAACDACC">
      <w:start w:val="1"/>
      <w:numFmt w:val="decimal"/>
      <w:lvlText w:val="%1."/>
      <w:lvlJc w:val="left"/>
      <w:pPr>
        <w:ind w:left="720" w:hanging="360"/>
      </w:pPr>
    </w:lvl>
    <w:lvl w:ilvl="1" w:tplc="3D36B0B8">
      <w:start w:val="1"/>
      <w:numFmt w:val="decimal"/>
      <w:lvlText w:val="%2."/>
      <w:lvlJc w:val="left"/>
      <w:pPr>
        <w:ind w:left="720" w:hanging="360"/>
      </w:pPr>
    </w:lvl>
    <w:lvl w:ilvl="2" w:tplc="0948933A">
      <w:start w:val="1"/>
      <w:numFmt w:val="decimal"/>
      <w:lvlText w:val="%3."/>
      <w:lvlJc w:val="left"/>
      <w:pPr>
        <w:ind w:left="720" w:hanging="360"/>
      </w:pPr>
    </w:lvl>
    <w:lvl w:ilvl="3" w:tplc="A0903CF8">
      <w:start w:val="1"/>
      <w:numFmt w:val="decimal"/>
      <w:lvlText w:val="%4."/>
      <w:lvlJc w:val="left"/>
      <w:pPr>
        <w:ind w:left="720" w:hanging="360"/>
      </w:pPr>
    </w:lvl>
    <w:lvl w:ilvl="4" w:tplc="6858879C">
      <w:start w:val="1"/>
      <w:numFmt w:val="decimal"/>
      <w:lvlText w:val="%5."/>
      <w:lvlJc w:val="left"/>
      <w:pPr>
        <w:ind w:left="720" w:hanging="360"/>
      </w:pPr>
    </w:lvl>
    <w:lvl w:ilvl="5" w:tplc="046640C8">
      <w:start w:val="1"/>
      <w:numFmt w:val="decimal"/>
      <w:lvlText w:val="%6."/>
      <w:lvlJc w:val="left"/>
      <w:pPr>
        <w:ind w:left="720" w:hanging="360"/>
      </w:pPr>
    </w:lvl>
    <w:lvl w:ilvl="6" w:tplc="AA586422">
      <w:start w:val="1"/>
      <w:numFmt w:val="decimal"/>
      <w:lvlText w:val="%7."/>
      <w:lvlJc w:val="left"/>
      <w:pPr>
        <w:ind w:left="720" w:hanging="360"/>
      </w:pPr>
    </w:lvl>
    <w:lvl w:ilvl="7" w:tplc="E09C4E0A">
      <w:start w:val="1"/>
      <w:numFmt w:val="decimal"/>
      <w:lvlText w:val="%8."/>
      <w:lvlJc w:val="left"/>
      <w:pPr>
        <w:ind w:left="720" w:hanging="360"/>
      </w:pPr>
    </w:lvl>
    <w:lvl w:ilvl="8" w:tplc="62801EBC">
      <w:start w:val="1"/>
      <w:numFmt w:val="decimal"/>
      <w:lvlText w:val="%9."/>
      <w:lvlJc w:val="left"/>
      <w:pPr>
        <w:ind w:left="720" w:hanging="360"/>
      </w:pPr>
    </w:lvl>
  </w:abstractNum>
  <w:abstractNum w:abstractNumId="12" w15:restartNumberingAfterBreak="0">
    <w:nsid w:val="4F5C3562"/>
    <w:multiLevelType w:val="hybridMultilevel"/>
    <w:tmpl w:val="5974214E"/>
    <w:lvl w:ilvl="0" w:tplc="040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266F0F"/>
    <w:multiLevelType w:val="hybridMultilevel"/>
    <w:tmpl w:val="D9B46CC2"/>
    <w:lvl w:ilvl="0" w:tplc="CD7A37D8">
      <w:start w:val="1"/>
      <w:numFmt w:val="decimal"/>
      <w:lvlText w:val="%1."/>
      <w:lvlJc w:val="left"/>
      <w:pPr>
        <w:ind w:left="1020" w:hanging="360"/>
      </w:pPr>
    </w:lvl>
    <w:lvl w:ilvl="1" w:tplc="AE5A5AF2">
      <w:start w:val="1"/>
      <w:numFmt w:val="decimal"/>
      <w:lvlText w:val="%2."/>
      <w:lvlJc w:val="left"/>
      <w:pPr>
        <w:ind w:left="1020" w:hanging="360"/>
      </w:pPr>
    </w:lvl>
    <w:lvl w:ilvl="2" w:tplc="6F0692CA">
      <w:start w:val="1"/>
      <w:numFmt w:val="decimal"/>
      <w:lvlText w:val="%3."/>
      <w:lvlJc w:val="left"/>
      <w:pPr>
        <w:ind w:left="1020" w:hanging="360"/>
      </w:pPr>
    </w:lvl>
    <w:lvl w:ilvl="3" w:tplc="CE88B610">
      <w:start w:val="1"/>
      <w:numFmt w:val="decimal"/>
      <w:lvlText w:val="%4."/>
      <w:lvlJc w:val="left"/>
      <w:pPr>
        <w:ind w:left="1020" w:hanging="360"/>
      </w:pPr>
    </w:lvl>
    <w:lvl w:ilvl="4" w:tplc="3A5E9A10">
      <w:start w:val="1"/>
      <w:numFmt w:val="decimal"/>
      <w:lvlText w:val="%5."/>
      <w:lvlJc w:val="left"/>
      <w:pPr>
        <w:ind w:left="1020" w:hanging="360"/>
      </w:pPr>
    </w:lvl>
    <w:lvl w:ilvl="5" w:tplc="D6F86144">
      <w:start w:val="1"/>
      <w:numFmt w:val="decimal"/>
      <w:lvlText w:val="%6."/>
      <w:lvlJc w:val="left"/>
      <w:pPr>
        <w:ind w:left="1020" w:hanging="360"/>
      </w:pPr>
    </w:lvl>
    <w:lvl w:ilvl="6" w:tplc="CFAC6F5A">
      <w:start w:val="1"/>
      <w:numFmt w:val="decimal"/>
      <w:lvlText w:val="%7."/>
      <w:lvlJc w:val="left"/>
      <w:pPr>
        <w:ind w:left="1020" w:hanging="360"/>
      </w:pPr>
    </w:lvl>
    <w:lvl w:ilvl="7" w:tplc="3CA01D44">
      <w:start w:val="1"/>
      <w:numFmt w:val="decimal"/>
      <w:lvlText w:val="%8."/>
      <w:lvlJc w:val="left"/>
      <w:pPr>
        <w:ind w:left="1020" w:hanging="360"/>
      </w:pPr>
    </w:lvl>
    <w:lvl w:ilvl="8" w:tplc="1CA42ED6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594E4622"/>
    <w:multiLevelType w:val="hybridMultilevel"/>
    <w:tmpl w:val="AE3828F4"/>
    <w:lvl w:ilvl="0" w:tplc="8B20F03A">
      <w:start w:val="1"/>
      <w:numFmt w:val="decimal"/>
      <w:lvlText w:val="%1."/>
      <w:lvlJc w:val="left"/>
      <w:pPr>
        <w:ind w:left="1020" w:hanging="360"/>
      </w:pPr>
    </w:lvl>
    <w:lvl w:ilvl="1" w:tplc="8B2481A8">
      <w:start w:val="1"/>
      <w:numFmt w:val="decimal"/>
      <w:lvlText w:val="%2."/>
      <w:lvlJc w:val="left"/>
      <w:pPr>
        <w:ind w:left="1020" w:hanging="360"/>
      </w:pPr>
    </w:lvl>
    <w:lvl w:ilvl="2" w:tplc="8BBE5C76">
      <w:start w:val="1"/>
      <w:numFmt w:val="decimal"/>
      <w:lvlText w:val="%3."/>
      <w:lvlJc w:val="left"/>
      <w:pPr>
        <w:ind w:left="1020" w:hanging="360"/>
      </w:pPr>
    </w:lvl>
    <w:lvl w:ilvl="3" w:tplc="784ED2CC">
      <w:start w:val="1"/>
      <w:numFmt w:val="decimal"/>
      <w:lvlText w:val="%4."/>
      <w:lvlJc w:val="left"/>
      <w:pPr>
        <w:ind w:left="1020" w:hanging="360"/>
      </w:pPr>
    </w:lvl>
    <w:lvl w:ilvl="4" w:tplc="6E8C85F4">
      <w:start w:val="1"/>
      <w:numFmt w:val="decimal"/>
      <w:lvlText w:val="%5."/>
      <w:lvlJc w:val="left"/>
      <w:pPr>
        <w:ind w:left="1020" w:hanging="360"/>
      </w:pPr>
    </w:lvl>
    <w:lvl w:ilvl="5" w:tplc="42E00F60">
      <w:start w:val="1"/>
      <w:numFmt w:val="decimal"/>
      <w:lvlText w:val="%6."/>
      <w:lvlJc w:val="left"/>
      <w:pPr>
        <w:ind w:left="1020" w:hanging="360"/>
      </w:pPr>
    </w:lvl>
    <w:lvl w:ilvl="6" w:tplc="59DEF322">
      <w:start w:val="1"/>
      <w:numFmt w:val="decimal"/>
      <w:lvlText w:val="%7."/>
      <w:lvlJc w:val="left"/>
      <w:pPr>
        <w:ind w:left="1020" w:hanging="360"/>
      </w:pPr>
    </w:lvl>
    <w:lvl w:ilvl="7" w:tplc="1D20C668">
      <w:start w:val="1"/>
      <w:numFmt w:val="decimal"/>
      <w:lvlText w:val="%8."/>
      <w:lvlJc w:val="left"/>
      <w:pPr>
        <w:ind w:left="1020" w:hanging="360"/>
      </w:pPr>
    </w:lvl>
    <w:lvl w:ilvl="8" w:tplc="2DC444D2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61BA5960"/>
    <w:multiLevelType w:val="hybridMultilevel"/>
    <w:tmpl w:val="0CD0F4FA"/>
    <w:lvl w:ilvl="0" w:tplc="040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5472F76"/>
    <w:multiLevelType w:val="hybridMultilevel"/>
    <w:tmpl w:val="DD4076BC"/>
    <w:lvl w:ilvl="0" w:tplc="A49208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6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5E6904"/>
    <w:multiLevelType w:val="multilevel"/>
    <w:tmpl w:val="3868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54C15"/>
    <w:multiLevelType w:val="hybridMultilevel"/>
    <w:tmpl w:val="B5D06E92"/>
    <w:lvl w:ilvl="0" w:tplc="9D6A7F5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005102">
    <w:abstractNumId w:val="1"/>
  </w:num>
  <w:num w:numId="2" w16cid:durableId="1417748797">
    <w:abstractNumId w:val="15"/>
  </w:num>
  <w:num w:numId="3" w16cid:durableId="252665451">
    <w:abstractNumId w:val="4"/>
  </w:num>
  <w:num w:numId="4" w16cid:durableId="1757557058">
    <w:abstractNumId w:val="16"/>
  </w:num>
  <w:num w:numId="5" w16cid:durableId="1834878250">
    <w:abstractNumId w:val="12"/>
  </w:num>
  <w:num w:numId="6" w16cid:durableId="464392528">
    <w:abstractNumId w:val="18"/>
  </w:num>
  <w:num w:numId="7" w16cid:durableId="200676590">
    <w:abstractNumId w:val="13"/>
  </w:num>
  <w:num w:numId="8" w16cid:durableId="1213493886">
    <w:abstractNumId w:val="14"/>
  </w:num>
  <w:num w:numId="9" w16cid:durableId="1241796791">
    <w:abstractNumId w:val="11"/>
  </w:num>
  <w:num w:numId="10" w16cid:durableId="1597009121">
    <w:abstractNumId w:val="9"/>
  </w:num>
  <w:num w:numId="11" w16cid:durableId="1177957940">
    <w:abstractNumId w:val="3"/>
  </w:num>
  <w:num w:numId="12" w16cid:durableId="1613903349">
    <w:abstractNumId w:val="7"/>
  </w:num>
  <w:num w:numId="13" w16cid:durableId="470907341">
    <w:abstractNumId w:val="2"/>
  </w:num>
  <w:num w:numId="14" w16cid:durableId="464156237">
    <w:abstractNumId w:val="8"/>
  </w:num>
  <w:num w:numId="15" w16cid:durableId="1463770344">
    <w:abstractNumId w:val="0"/>
  </w:num>
  <w:num w:numId="16" w16cid:durableId="2003386936">
    <w:abstractNumId w:val="5"/>
  </w:num>
  <w:num w:numId="17" w16cid:durableId="1045522066">
    <w:abstractNumId w:val="6"/>
  </w:num>
  <w:num w:numId="18" w16cid:durableId="626476567">
    <w:abstractNumId w:val="10"/>
  </w:num>
  <w:num w:numId="19" w16cid:durableId="2921039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trackRevisions w:val="false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F5"/>
    <w:rsid w:val="00000001"/>
    <w:rsid w:val="00000DDE"/>
    <w:rsid w:val="00001869"/>
    <w:rsid w:val="00003157"/>
    <w:rsid w:val="00003B8B"/>
    <w:rsid w:val="000049C0"/>
    <w:rsid w:val="0000733F"/>
    <w:rsid w:val="000074EF"/>
    <w:rsid w:val="0001066A"/>
    <w:rsid w:val="00011B7D"/>
    <w:rsid w:val="00012974"/>
    <w:rsid w:val="0001310B"/>
    <w:rsid w:val="00013D7E"/>
    <w:rsid w:val="000163DF"/>
    <w:rsid w:val="00016D24"/>
    <w:rsid w:val="0001745A"/>
    <w:rsid w:val="00017C80"/>
    <w:rsid w:val="000230F4"/>
    <w:rsid w:val="00023E65"/>
    <w:rsid w:val="0002405C"/>
    <w:rsid w:val="000246F9"/>
    <w:rsid w:val="00025423"/>
    <w:rsid w:val="0002628E"/>
    <w:rsid w:val="0002678D"/>
    <w:rsid w:val="00026A95"/>
    <w:rsid w:val="00027ABE"/>
    <w:rsid w:val="000303BC"/>
    <w:rsid w:val="000310B8"/>
    <w:rsid w:val="00032E92"/>
    <w:rsid w:val="00034B60"/>
    <w:rsid w:val="00035C60"/>
    <w:rsid w:val="00040263"/>
    <w:rsid w:val="000406A7"/>
    <w:rsid w:val="000413F6"/>
    <w:rsid w:val="00041C68"/>
    <w:rsid w:val="00044DF1"/>
    <w:rsid w:val="0004629E"/>
    <w:rsid w:val="00046485"/>
    <w:rsid w:val="0004662A"/>
    <w:rsid w:val="00046811"/>
    <w:rsid w:val="000468C0"/>
    <w:rsid w:val="00047969"/>
    <w:rsid w:val="00052C1B"/>
    <w:rsid w:val="0005331B"/>
    <w:rsid w:val="000559CA"/>
    <w:rsid w:val="00060546"/>
    <w:rsid w:val="0006238F"/>
    <w:rsid w:val="000638B6"/>
    <w:rsid w:val="00064127"/>
    <w:rsid w:val="00064ABB"/>
    <w:rsid w:val="00065453"/>
    <w:rsid w:val="000666BF"/>
    <w:rsid w:val="00070E38"/>
    <w:rsid w:val="00071C3C"/>
    <w:rsid w:val="00072B62"/>
    <w:rsid w:val="0007355D"/>
    <w:rsid w:val="00075318"/>
    <w:rsid w:val="0007699A"/>
    <w:rsid w:val="0007716F"/>
    <w:rsid w:val="00077268"/>
    <w:rsid w:val="0008072F"/>
    <w:rsid w:val="00082F61"/>
    <w:rsid w:val="000836D2"/>
    <w:rsid w:val="00083B29"/>
    <w:rsid w:val="00084958"/>
    <w:rsid w:val="0008652B"/>
    <w:rsid w:val="00086AF5"/>
    <w:rsid w:val="00087A27"/>
    <w:rsid w:val="000906CF"/>
    <w:rsid w:val="0009185E"/>
    <w:rsid w:val="0009343D"/>
    <w:rsid w:val="00093CF5"/>
    <w:rsid w:val="000941DF"/>
    <w:rsid w:val="00094F58"/>
    <w:rsid w:val="00095263"/>
    <w:rsid w:val="00095D45"/>
    <w:rsid w:val="00095E28"/>
    <w:rsid w:val="00097697"/>
    <w:rsid w:val="000A07B0"/>
    <w:rsid w:val="000A4ACB"/>
    <w:rsid w:val="000A590E"/>
    <w:rsid w:val="000A707E"/>
    <w:rsid w:val="000A763E"/>
    <w:rsid w:val="000B02B5"/>
    <w:rsid w:val="000B0A83"/>
    <w:rsid w:val="000B105F"/>
    <w:rsid w:val="000B3281"/>
    <w:rsid w:val="000B5F28"/>
    <w:rsid w:val="000B6A49"/>
    <w:rsid w:val="000B6C78"/>
    <w:rsid w:val="000C08B3"/>
    <w:rsid w:val="000C14BD"/>
    <w:rsid w:val="000C32CA"/>
    <w:rsid w:val="000C38D2"/>
    <w:rsid w:val="000C3EEE"/>
    <w:rsid w:val="000C4BE3"/>
    <w:rsid w:val="000C4F14"/>
    <w:rsid w:val="000C5663"/>
    <w:rsid w:val="000C58B6"/>
    <w:rsid w:val="000C5AB1"/>
    <w:rsid w:val="000D0282"/>
    <w:rsid w:val="000D0390"/>
    <w:rsid w:val="000D3E91"/>
    <w:rsid w:val="000D64D2"/>
    <w:rsid w:val="000D7892"/>
    <w:rsid w:val="000E741C"/>
    <w:rsid w:val="000E7546"/>
    <w:rsid w:val="000F0A63"/>
    <w:rsid w:val="000F1340"/>
    <w:rsid w:val="000F4F9F"/>
    <w:rsid w:val="000F5022"/>
    <w:rsid w:val="000F51D4"/>
    <w:rsid w:val="000F559C"/>
    <w:rsid w:val="000F57A2"/>
    <w:rsid w:val="000F7494"/>
    <w:rsid w:val="00100576"/>
    <w:rsid w:val="00103295"/>
    <w:rsid w:val="00103B88"/>
    <w:rsid w:val="0010446B"/>
    <w:rsid w:val="001051E0"/>
    <w:rsid w:val="001052D5"/>
    <w:rsid w:val="00107AA9"/>
    <w:rsid w:val="00107B90"/>
    <w:rsid w:val="001139F5"/>
    <w:rsid w:val="00115A2E"/>
    <w:rsid w:val="00115FC7"/>
    <w:rsid w:val="00117DD3"/>
    <w:rsid w:val="00123252"/>
    <w:rsid w:val="001233D4"/>
    <w:rsid w:val="001238E3"/>
    <w:rsid w:val="001249AF"/>
    <w:rsid w:val="00125DF3"/>
    <w:rsid w:val="00125EE4"/>
    <w:rsid w:val="001261A5"/>
    <w:rsid w:val="0013110E"/>
    <w:rsid w:val="00131221"/>
    <w:rsid w:val="00131C4F"/>
    <w:rsid w:val="001331CF"/>
    <w:rsid w:val="00136073"/>
    <w:rsid w:val="00137F74"/>
    <w:rsid w:val="001403A2"/>
    <w:rsid w:val="00141622"/>
    <w:rsid w:val="00141908"/>
    <w:rsid w:val="001438E9"/>
    <w:rsid w:val="00143BC4"/>
    <w:rsid w:val="0014431D"/>
    <w:rsid w:val="0014758F"/>
    <w:rsid w:val="00147D94"/>
    <w:rsid w:val="001513D1"/>
    <w:rsid w:val="00151601"/>
    <w:rsid w:val="00151678"/>
    <w:rsid w:val="001533D1"/>
    <w:rsid w:val="001537DF"/>
    <w:rsid w:val="00160703"/>
    <w:rsid w:val="00160A76"/>
    <w:rsid w:val="00161736"/>
    <w:rsid w:val="001643B7"/>
    <w:rsid w:val="00166A4F"/>
    <w:rsid w:val="001700CB"/>
    <w:rsid w:val="00171DEC"/>
    <w:rsid w:val="00172012"/>
    <w:rsid w:val="00172074"/>
    <w:rsid w:val="00173346"/>
    <w:rsid w:val="0017382A"/>
    <w:rsid w:val="001756F1"/>
    <w:rsid w:val="00177A97"/>
    <w:rsid w:val="00182C5F"/>
    <w:rsid w:val="00184C55"/>
    <w:rsid w:val="001919C6"/>
    <w:rsid w:val="001919FF"/>
    <w:rsid w:val="001979B0"/>
    <w:rsid w:val="001A1476"/>
    <w:rsid w:val="001A1923"/>
    <w:rsid w:val="001A3F6E"/>
    <w:rsid w:val="001A4062"/>
    <w:rsid w:val="001A5835"/>
    <w:rsid w:val="001A5CC8"/>
    <w:rsid w:val="001A7F08"/>
    <w:rsid w:val="001B0304"/>
    <w:rsid w:val="001B4086"/>
    <w:rsid w:val="001C2FFB"/>
    <w:rsid w:val="001C39E0"/>
    <w:rsid w:val="001C3DEA"/>
    <w:rsid w:val="001C3F7C"/>
    <w:rsid w:val="001C48C3"/>
    <w:rsid w:val="001C5CCB"/>
    <w:rsid w:val="001D0E04"/>
    <w:rsid w:val="001D1D3B"/>
    <w:rsid w:val="001D326B"/>
    <w:rsid w:val="001D45C2"/>
    <w:rsid w:val="001D51BC"/>
    <w:rsid w:val="001D6118"/>
    <w:rsid w:val="001D6228"/>
    <w:rsid w:val="001D639F"/>
    <w:rsid w:val="001D65B7"/>
    <w:rsid w:val="001D683C"/>
    <w:rsid w:val="001D6878"/>
    <w:rsid w:val="001D752D"/>
    <w:rsid w:val="001E0400"/>
    <w:rsid w:val="001E0686"/>
    <w:rsid w:val="001E0C0C"/>
    <w:rsid w:val="001E12CF"/>
    <w:rsid w:val="001E31BE"/>
    <w:rsid w:val="001E618D"/>
    <w:rsid w:val="001E64F8"/>
    <w:rsid w:val="001E7482"/>
    <w:rsid w:val="001E7A23"/>
    <w:rsid w:val="001E7AFE"/>
    <w:rsid w:val="001F0C80"/>
    <w:rsid w:val="001F2343"/>
    <w:rsid w:val="001F74AC"/>
    <w:rsid w:val="001F7678"/>
    <w:rsid w:val="002000C5"/>
    <w:rsid w:val="00203657"/>
    <w:rsid w:val="00203BBB"/>
    <w:rsid w:val="002061B3"/>
    <w:rsid w:val="002061F8"/>
    <w:rsid w:val="00206404"/>
    <w:rsid w:val="00213621"/>
    <w:rsid w:val="00216590"/>
    <w:rsid w:val="002223ED"/>
    <w:rsid w:val="002238B8"/>
    <w:rsid w:val="00223BC8"/>
    <w:rsid w:val="00224720"/>
    <w:rsid w:val="00225B0C"/>
    <w:rsid w:val="00226511"/>
    <w:rsid w:val="00226B94"/>
    <w:rsid w:val="0023005E"/>
    <w:rsid w:val="0023082A"/>
    <w:rsid w:val="00232CAA"/>
    <w:rsid w:val="00243D67"/>
    <w:rsid w:val="00245B26"/>
    <w:rsid w:val="002462E6"/>
    <w:rsid w:val="00247153"/>
    <w:rsid w:val="00247472"/>
    <w:rsid w:val="0025522C"/>
    <w:rsid w:val="00255619"/>
    <w:rsid w:val="00255759"/>
    <w:rsid w:val="002608FE"/>
    <w:rsid w:val="00261B6B"/>
    <w:rsid w:val="00261EA2"/>
    <w:rsid w:val="00262613"/>
    <w:rsid w:val="00264114"/>
    <w:rsid w:val="00264B39"/>
    <w:rsid w:val="00264BBB"/>
    <w:rsid w:val="00264C24"/>
    <w:rsid w:val="00265182"/>
    <w:rsid w:val="00267067"/>
    <w:rsid w:val="00270317"/>
    <w:rsid w:val="00271771"/>
    <w:rsid w:val="00271D2A"/>
    <w:rsid w:val="00273CC3"/>
    <w:rsid w:val="00275535"/>
    <w:rsid w:val="00280452"/>
    <w:rsid w:val="00281B33"/>
    <w:rsid w:val="00283FB7"/>
    <w:rsid w:val="0028409E"/>
    <w:rsid w:val="002842F5"/>
    <w:rsid w:val="002856A3"/>
    <w:rsid w:val="00285B09"/>
    <w:rsid w:val="00286256"/>
    <w:rsid w:val="0028655F"/>
    <w:rsid w:val="0029100B"/>
    <w:rsid w:val="00291C69"/>
    <w:rsid w:val="00294202"/>
    <w:rsid w:val="002944AB"/>
    <w:rsid w:val="0029459A"/>
    <w:rsid w:val="0029482C"/>
    <w:rsid w:val="00294CB2"/>
    <w:rsid w:val="00295A05"/>
    <w:rsid w:val="00295FAE"/>
    <w:rsid w:val="00296F4E"/>
    <w:rsid w:val="002A0D29"/>
    <w:rsid w:val="002A216E"/>
    <w:rsid w:val="002A3081"/>
    <w:rsid w:val="002A69DF"/>
    <w:rsid w:val="002A7A42"/>
    <w:rsid w:val="002B2D94"/>
    <w:rsid w:val="002B4AFB"/>
    <w:rsid w:val="002B6112"/>
    <w:rsid w:val="002B6800"/>
    <w:rsid w:val="002C108A"/>
    <w:rsid w:val="002C276B"/>
    <w:rsid w:val="002C3FDC"/>
    <w:rsid w:val="002C76AC"/>
    <w:rsid w:val="002D0B6E"/>
    <w:rsid w:val="002D2C95"/>
    <w:rsid w:val="002D2D67"/>
    <w:rsid w:val="002D37A6"/>
    <w:rsid w:val="002D54AC"/>
    <w:rsid w:val="002D5F89"/>
    <w:rsid w:val="002D6791"/>
    <w:rsid w:val="002D7ADA"/>
    <w:rsid w:val="002E1DBB"/>
    <w:rsid w:val="002E3ED1"/>
    <w:rsid w:val="002E44FD"/>
    <w:rsid w:val="002E5B1E"/>
    <w:rsid w:val="002E5B22"/>
    <w:rsid w:val="002E667F"/>
    <w:rsid w:val="002E6859"/>
    <w:rsid w:val="002E6C56"/>
    <w:rsid w:val="002F218B"/>
    <w:rsid w:val="002F297F"/>
    <w:rsid w:val="002F4479"/>
    <w:rsid w:val="002F5BAB"/>
    <w:rsid w:val="002F6624"/>
    <w:rsid w:val="00303913"/>
    <w:rsid w:val="00303AE8"/>
    <w:rsid w:val="00303CF1"/>
    <w:rsid w:val="003049EF"/>
    <w:rsid w:val="00307FB4"/>
    <w:rsid w:val="00311F30"/>
    <w:rsid w:val="0031445C"/>
    <w:rsid w:val="00315535"/>
    <w:rsid w:val="00315C24"/>
    <w:rsid w:val="00316AFA"/>
    <w:rsid w:val="00317E7C"/>
    <w:rsid w:val="00320A81"/>
    <w:rsid w:val="00322305"/>
    <w:rsid w:val="003234CF"/>
    <w:rsid w:val="0032387A"/>
    <w:rsid w:val="00324778"/>
    <w:rsid w:val="003254DF"/>
    <w:rsid w:val="003309D0"/>
    <w:rsid w:val="00330AED"/>
    <w:rsid w:val="00332ED5"/>
    <w:rsid w:val="00333080"/>
    <w:rsid w:val="00333C47"/>
    <w:rsid w:val="003359D2"/>
    <w:rsid w:val="00335DB5"/>
    <w:rsid w:val="00337DCE"/>
    <w:rsid w:val="00340638"/>
    <w:rsid w:val="003411F9"/>
    <w:rsid w:val="00342263"/>
    <w:rsid w:val="00342EF3"/>
    <w:rsid w:val="00344BDF"/>
    <w:rsid w:val="00344CC0"/>
    <w:rsid w:val="00346870"/>
    <w:rsid w:val="003509B2"/>
    <w:rsid w:val="003510E0"/>
    <w:rsid w:val="0035259A"/>
    <w:rsid w:val="00354841"/>
    <w:rsid w:val="003554E1"/>
    <w:rsid w:val="0035773C"/>
    <w:rsid w:val="003617BE"/>
    <w:rsid w:val="00364EE8"/>
    <w:rsid w:val="00364FBA"/>
    <w:rsid w:val="0036540D"/>
    <w:rsid w:val="00365838"/>
    <w:rsid w:val="00366033"/>
    <w:rsid w:val="00366D6A"/>
    <w:rsid w:val="00366FF4"/>
    <w:rsid w:val="0036722B"/>
    <w:rsid w:val="00370DD4"/>
    <w:rsid w:val="00372BA1"/>
    <w:rsid w:val="0037479E"/>
    <w:rsid w:val="003757C6"/>
    <w:rsid w:val="00377B35"/>
    <w:rsid w:val="0038315A"/>
    <w:rsid w:val="003859D7"/>
    <w:rsid w:val="00385E87"/>
    <w:rsid w:val="00387989"/>
    <w:rsid w:val="00391520"/>
    <w:rsid w:val="00395345"/>
    <w:rsid w:val="00395ADF"/>
    <w:rsid w:val="00396200"/>
    <w:rsid w:val="003A0233"/>
    <w:rsid w:val="003A4574"/>
    <w:rsid w:val="003A4849"/>
    <w:rsid w:val="003B3D73"/>
    <w:rsid w:val="003B3E0C"/>
    <w:rsid w:val="003B66EB"/>
    <w:rsid w:val="003B69DD"/>
    <w:rsid w:val="003B6AE2"/>
    <w:rsid w:val="003B7720"/>
    <w:rsid w:val="003B7959"/>
    <w:rsid w:val="003C0310"/>
    <w:rsid w:val="003C0605"/>
    <w:rsid w:val="003C06F9"/>
    <w:rsid w:val="003C1849"/>
    <w:rsid w:val="003C1A89"/>
    <w:rsid w:val="003C4E44"/>
    <w:rsid w:val="003C70C9"/>
    <w:rsid w:val="003D3C68"/>
    <w:rsid w:val="003E0CDB"/>
    <w:rsid w:val="003E0F80"/>
    <w:rsid w:val="003E502B"/>
    <w:rsid w:val="003E51FA"/>
    <w:rsid w:val="003E7E72"/>
    <w:rsid w:val="003F083C"/>
    <w:rsid w:val="003F1B9B"/>
    <w:rsid w:val="003F3B3E"/>
    <w:rsid w:val="003F43F8"/>
    <w:rsid w:val="003F47C3"/>
    <w:rsid w:val="003F484A"/>
    <w:rsid w:val="003F6894"/>
    <w:rsid w:val="00400548"/>
    <w:rsid w:val="00401F90"/>
    <w:rsid w:val="004033B3"/>
    <w:rsid w:val="00407BEE"/>
    <w:rsid w:val="00411A3E"/>
    <w:rsid w:val="00412D79"/>
    <w:rsid w:val="00413016"/>
    <w:rsid w:val="00414529"/>
    <w:rsid w:val="004156C4"/>
    <w:rsid w:val="00415D2B"/>
    <w:rsid w:val="004169E0"/>
    <w:rsid w:val="0041731D"/>
    <w:rsid w:val="0042228A"/>
    <w:rsid w:val="004239A8"/>
    <w:rsid w:val="00423C1B"/>
    <w:rsid w:val="0042483F"/>
    <w:rsid w:val="00424F15"/>
    <w:rsid w:val="00426AE1"/>
    <w:rsid w:val="004270C2"/>
    <w:rsid w:val="00427B3E"/>
    <w:rsid w:val="00427C25"/>
    <w:rsid w:val="00435A2B"/>
    <w:rsid w:val="00437908"/>
    <w:rsid w:val="004408F1"/>
    <w:rsid w:val="00440ED5"/>
    <w:rsid w:val="00441FDE"/>
    <w:rsid w:val="004428F8"/>
    <w:rsid w:val="00444F6C"/>
    <w:rsid w:val="00445799"/>
    <w:rsid w:val="00445BDC"/>
    <w:rsid w:val="00451A62"/>
    <w:rsid w:val="00451C7B"/>
    <w:rsid w:val="004551E6"/>
    <w:rsid w:val="0045628F"/>
    <w:rsid w:val="004565D7"/>
    <w:rsid w:val="004606C8"/>
    <w:rsid w:val="004607CF"/>
    <w:rsid w:val="0046123B"/>
    <w:rsid w:val="00462380"/>
    <w:rsid w:val="00464B6A"/>
    <w:rsid w:val="00465498"/>
    <w:rsid w:val="00467A46"/>
    <w:rsid w:val="00467DE9"/>
    <w:rsid w:val="00471309"/>
    <w:rsid w:val="00473738"/>
    <w:rsid w:val="00473832"/>
    <w:rsid w:val="00474DDE"/>
    <w:rsid w:val="004753D3"/>
    <w:rsid w:val="0047542D"/>
    <w:rsid w:val="004813EC"/>
    <w:rsid w:val="004852F7"/>
    <w:rsid w:val="00485EB9"/>
    <w:rsid w:val="004863F3"/>
    <w:rsid w:val="00487DB2"/>
    <w:rsid w:val="00491746"/>
    <w:rsid w:val="004937C3"/>
    <w:rsid w:val="00494BEC"/>
    <w:rsid w:val="0049655A"/>
    <w:rsid w:val="004A04DE"/>
    <w:rsid w:val="004A05D8"/>
    <w:rsid w:val="004A354C"/>
    <w:rsid w:val="004A3EA4"/>
    <w:rsid w:val="004A46F0"/>
    <w:rsid w:val="004A474A"/>
    <w:rsid w:val="004A7C9A"/>
    <w:rsid w:val="004A7D0D"/>
    <w:rsid w:val="004B13F3"/>
    <w:rsid w:val="004B2615"/>
    <w:rsid w:val="004B4503"/>
    <w:rsid w:val="004B59A1"/>
    <w:rsid w:val="004B5DD3"/>
    <w:rsid w:val="004C0747"/>
    <w:rsid w:val="004C7A0D"/>
    <w:rsid w:val="004D0553"/>
    <w:rsid w:val="004D3F1F"/>
    <w:rsid w:val="004D45E1"/>
    <w:rsid w:val="004D4DBC"/>
    <w:rsid w:val="004D5FB6"/>
    <w:rsid w:val="004E0172"/>
    <w:rsid w:val="004E2739"/>
    <w:rsid w:val="004E2C23"/>
    <w:rsid w:val="004E4C4E"/>
    <w:rsid w:val="004E789C"/>
    <w:rsid w:val="004F04C9"/>
    <w:rsid w:val="004F052A"/>
    <w:rsid w:val="004F320F"/>
    <w:rsid w:val="005002E8"/>
    <w:rsid w:val="005007B3"/>
    <w:rsid w:val="00500E8B"/>
    <w:rsid w:val="00503AB1"/>
    <w:rsid w:val="00504C96"/>
    <w:rsid w:val="00504DCA"/>
    <w:rsid w:val="00506AE3"/>
    <w:rsid w:val="00507736"/>
    <w:rsid w:val="00513155"/>
    <w:rsid w:val="00514438"/>
    <w:rsid w:val="00514655"/>
    <w:rsid w:val="00515AF5"/>
    <w:rsid w:val="0052042E"/>
    <w:rsid w:val="00521532"/>
    <w:rsid w:val="00525939"/>
    <w:rsid w:val="005268DE"/>
    <w:rsid w:val="005277BC"/>
    <w:rsid w:val="005304D7"/>
    <w:rsid w:val="00532A0D"/>
    <w:rsid w:val="0053478A"/>
    <w:rsid w:val="005362B9"/>
    <w:rsid w:val="00536811"/>
    <w:rsid w:val="00537565"/>
    <w:rsid w:val="00542BCE"/>
    <w:rsid w:val="0054393E"/>
    <w:rsid w:val="0054587A"/>
    <w:rsid w:val="0054656D"/>
    <w:rsid w:val="005468DD"/>
    <w:rsid w:val="00546D98"/>
    <w:rsid w:val="005472D6"/>
    <w:rsid w:val="00552EE1"/>
    <w:rsid w:val="00553965"/>
    <w:rsid w:val="0055430B"/>
    <w:rsid w:val="00554484"/>
    <w:rsid w:val="005551D0"/>
    <w:rsid w:val="0055615A"/>
    <w:rsid w:val="005607A8"/>
    <w:rsid w:val="005625A8"/>
    <w:rsid w:val="005643F1"/>
    <w:rsid w:val="00564ABD"/>
    <w:rsid w:val="00565582"/>
    <w:rsid w:val="00565961"/>
    <w:rsid w:val="0056602A"/>
    <w:rsid w:val="005670A1"/>
    <w:rsid w:val="0057411D"/>
    <w:rsid w:val="0057454D"/>
    <w:rsid w:val="00574C1D"/>
    <w:rsid w:val="0057539F"/>
    <w:rsid w:val="00577627"/>
    <w:rsid w:val="00577909"/>
    <w:rsid w:val="00583E8E"/>
    <w:rsid w:val="00586E98"/>
    <w:rsid w:val="00587955"/>
    <w:rsid w:val="00592170"/>
    <w:rsid w:val="005924B1"/>
    <w:rsid w:val="00592815"/>
    <w:rsid w:val="00592839"/>
    <w:rsid w:val="00593425"/>
    <w:rsid w:val="005946EB"/>
    <w:rsid w:val="00594969"/>
    <w:rsid w:val="00596046"/>
    <w:rsid w:val="00596145"/>
    <w:rsid w:val="00597879"/>
    <w:rsid w:val="005A1545"/>
    <w:rsid w:val="005A1A44"/>
    <w:rsid w:val="005A3CAF"/>
    <w:rsid w:val="005A59AF"/>
    <w:rsid w:val="005A68B4"/>
    <w:rsid w:val="005B206E"/>
    <w:rsid w:val="005B3757"/>
    <w:rsid w:val="005B57C5"/>
    <w:rsid w:val="005B6172"/>
    <w:rsid w:val="005C090D"/>
    <w:rsid w:val="005C0A84"/>
    <w:rsid w:val="005C1768"/>
    <w:rsid w:val="005C2C94"/>
    <w:rsid w:val="005C2FC4"/>
    <w:rsid w:val="005C3107"/>
    <w:rsid w:val="005C32CA"/>
    <w:rsid w:val="005C356C"/>
    <w:rsid w:val="005C4A46"/>
    <w:rsid w:val="005C52E6"/>
    <w:rsid w:val="005D02D4"/>
    <w:rsid w:val="005D0C51"/>
    <w:rsid w:val="005D0DC0"/>
    <w:rsid w:val="005D2155"/>
    <w:rsid w:val="005D2B15"/>
    <w:rsid w:val="005D35F7"/>
    <w:rsid w:val="005D4F7D"/>
    <w:rsid w:val="005D5858"/>
    <w:rsid w:val="005D6212"/>
    <w:rsid w:val="005D6463"/>
    <w:rsid w:val="005D7B49"/>
    <w:rsid w:val="005D7CD1"/>
    <w:rsid w:val="005E3FF8"/>
    <w:rsid w:val="005E427A"/>
    <w:rsid w:val="005E44BD"/>
    <w:rsid w:val="005F0D19"/>
    <w:rsid w:val="005F4FFA"/>
    <w:rsid w:val="005F5122"/>
    <w:rsid w:val="005F79C0"/>
    <w:rsid w:val="006000B2"/>
    <w:rsid w:val="00600779"/>
    <w:rsid w:val="00600872"/>
    <w:rsid w:val="0060161F"/>
    <w:rsid w:val="006029D1"/>
    <w:rsid w:val="006059AF"/>
    <w:rsid w:val="00607EEC"/>
    <w:rsid w:val="00610207"/>
    <w:rsid w:val="006118E8"/>
    <w:rsid w:val="00613D80"/>
    <w:rsid w:val="006156A8"/>
    <w:rsid w:val="00617144"/>
    <w:rsid w:val="00620AA5"/>
    <w:rsid w:val="006224A1"/>
    <w:rsid w:val="00624259"/>
    <w:rsid w:val="00627F21"/>
    <w:rsid w:val="00630366"/>
    <w:rsid w:val="006339FA"/>
    <w:rsid w:val="006344A8"/>
    <w:rsid w:val="00634B9E"/>
    <w:rsid w:val="006360D3"/>
    <w:rsid w:val="0063745D"/>
    <w:rsid w:val="006436BB"/>
    <w:rsid w:val="0064672D"/>
    <w:rsid w:val="00647359"/>
    <w:rsid w:val="00647B8D"/>
    <w:rsid w:val="0065325E"/>
    <w:rsid w:val="00655559"/>
    <w:rsid w:val="00655F83"/>
    <w:rsid w:val="00661A99"/>
    <w:rsid w:val="00664C08"/>
    <w:rsid w:val="00665099"/>
    <w:rsid w:val="006672FE"/>
    <w:rsid w:val="00667A20"/>
    <w:rsid w:val="006776E1"/>
    <w:rsid w:val="00680267"/>
    <w:rsid w:val="006857F1"/>
    <w:rsid w:val="0068613C"/>
    <w:rsid w:val="006865E7"/>
    <w:rsid w:val="00690469"/>
    <w:rsid w:val="00691116"/>
    <w:rsid w:val="00691C04"/>
    <w:rsid w:val="00695C0B"/>
    <w:rsid w:val="00696B3A"/>
    <w:rsid w:val="00697830"/>
    <w:rsid w:val="006A02FA"/>
    <w:rsid w:val="006A122A"/>
    <w:rsid w:val="006A1FF1"/>
    <w:rsid w:val="006A2118"/>
    <w:rsid w:val="006A31E9"/>
    <w:rsid w:val="006A380E"/>
    <w:rsid w:val="006A48A7"/>
    <w:rsid w:val="006A6CBE"/>
    <w:rsid w:val="006B0BB8"/>
    <w:rsid w:val="006B6807"/>
    <w:rsid w:val="006C158B"/>
    <w:rsid w:val="006C1CCD"/>
    <w:rsid w:val="006C309D"/>
    <w:rsid w:val="006C3400"/>
    <w:rsid w:val="006C5817"/>
    <w:rsid w:val="006C5CB5"/>
    <w:rsid w:val="006C768F"/>
    <w:rsid w:val="006D17C7"/>
    <w:rsid w:val="006D1F32"/>
    <w:rsid w:val="006D349B"/>
    <w:rsid w:val="006D448D"/>
    <w:rsid w:val="006D4ABC"/>
    <w:rsid w:val="006D5080"/>
    <w:rsid w:val="006D5F42"/>
    <w:rsid w:val="006D782C"/>
    <w:rsid w:val="006E011A"/>
    <w:rsid w:val="006E051C"/>
    <w:rsid w:val="006E0DB6"/>
    <w:rsid w:val="006E2DCD"/>
    <w:rsid w:val="006E50A1"/>
    <w:rsid w:val="006E6C5D"/>
    <w:rsid w:val="006E7348"/>
    <w:rsid w:val="006E7979"/>
    <w:rsid w:val="006F1955"/>
    <w:rsid w:val="006F32D8"/>
    <w:rsid w:val="006F3305"/>
    <w:rsid w:val="006F3BF8"/>
    <w:rsid w:val="006F4C07"/>
    <w:rsid w:val="006F5291"/>
    <w:rsid w:val="006F6F60"/>
    <w:rsid w:val="006F7D0F"/>
    <w:rsid w:val="007003C2"/>
    <w:rsid w:val="00700485"/>
    <w:rsid w:val="007006B1"/>
    <w:rsid w:val="00702D29"/>
    <w:rsid w:val="007036B7"/>
    <w:rsid w:val="007039CD"/>
    <w:rsid w:val="0070515C"/>
    <w:rsid w:val="00705B59"/>
    <w:rsid w:val="00706C18"/>
    <w:rsid w:val="00707DCE"/>
    <w:rsid w:val="007109B6"/>
    <w:rsid w:val="00713863"/>
    <w:rsid w:val="00713963"/>
    <w:rsid w:val="00713ED1"/>
    <w:rsid w:val="007142A2"/>
    <w:rsid w:val="007147BC"/>
    <w:rsid w:val="00714D16"/>
    <w:rsid w:val="00714DF9"/>
    <w:rsid w:val="0071527B"/>
    <w:rsid w:val="00715584"/>
    <w:rsid w:val="00715863"/>
    <w:rsid w:val="007163CF"/>
    <w:rsid w:val="0071660C"/>
    <w:rsid w:val="007166D7"/>
    <w:rsid w:val="00720549"/>
    <w:rsid w:val="0072098E"/>
    <w:rsid w:val="007229D1"/>
    <w:rsid w:val="00724E45"/>
    <w:rsid w:val="00726B11"/>
    <w:rsid w:val="00732EF2"/>
    <w:rsid w:val="007339B2"/>
    <w:rsid w:val="00735087"/>
    <w:rsid w:val="00735204"/>
    <w:rsid w:val="007369E8"/>
    <w:rsid w:val="00736DC6"/>
    <w:rsid w:val="007377E2"/>
    <w:rsid w:val="00744B7E"/>
    <w:rsid w:val="007454CB"/>
    <w:rsid w:val="007467BF"/>
    <w:rsid w:val="00746CF6"/>
    <w:rsid w:val="00747652"/>
    <w:rsid w:val="007556C5"/>
    <w:rsid w:val="00755C23"/>
    <w:rsid w:val="00757D65"/>
    <w:rsid w:val="0076183D"/>
    <w:rsid w:val="0076335A"/>
    <w:rsid w:val="00766751"/>
    <w:rsid w:val="00767B1B"/>
    <w:rsid w:val="0077119E"/>
    <w:rsid w:val="0077256B"/>
    <w:rsid w:val="00773581"/>
    <w:rsid w:val="00773E0C"/>
    <w:rsid w:val="00774538"/>
    <w:rsid w:val="00775E33"/>
    <w:rsid w:val="007801F6"/>
    <w:rsid w:val="00781E17"/>
    <w:rsid w:val="007854AD"/>
    <w:rsid w:val="007857A0"/>
    <w:rsid w:val="00785A38"/>
    <w:rsid w:val="007869E1"/>
    <w:rsid w:val="00787474"/>
    <w:rsid w:val="0079363A"/>
    <w:rsid w:val="0079663C"/>
    <w:rsid w:val="00796E4C"/>
    <w:rsid w:val="00797520"/>
    <w:rsid w:val="007977A2"/>
    <w:rsid w:val="00797CB6"/>
    <w:rsid w:val="00797D96"/>
    <w:rsid w:val="007A1C7E"/>
    <w:rsid w:val="007A280A"/>
    <w:rsid w:val="007A2A21"/>
    <w:rsid w:val="007A400C"/>
    <w:rsid w:val="007A6C42"/>
    <w:rsid w:val="007A738C"/>
    <w:rsid w:val="007B0990"/>
    <w:rsid w:val="007B0D1B"/>
    <w:rsid w:val="007B120A"/>
    <w:rsid w:val="007B6479"/>
    <w:rsid w:val="007C0F64"/>
    <w:rsid w:val="007C4B25"/>
    <w:rsid w:val="007D29D9"/>
    <w:rsid w:val="007D2A68"/>
    <w:rsid w:val="007D5D7A"/>
    <w:rsid w:val="007D5FB2"/>
    <w:rsid w:val="007D726D"/>
    <w:rsid w:val="007D7F73"/>
    <w:rsid w:val="007E085C"/>
    <w:rsid w:val="007E1B6C"/>
    <w:rsid w:val="007E21F6"/>
    <w:rsid w:val="007E227E"/>
    <w:rsid w:val="007E4164"/>
    <w:rsid w:val="007E4C0E"/>
    <w:rsid w:val="007E53D3"/>
    <w:rsid w:val="007E5C86"/>
    <w:rsid w:val="007E636E"/>
    <w:rsid w:val="007F01FE"/>
    <w:rsid w:val="007F0747"/>
    <w:rsid w:val="007F14C9"/>
    <w:rsid w:val="007F1B0D"/>
    <w:rsid w:val="007F3574"/>
    <w:rsid w:val="007F5EF8"/>
    <w:rsid w:val="008000AB"/>
    <w:rsid w:val="00800C6F"/>
    <w:rsid w:val="00801AA4"/>
    <w:rsid w:val="00803007"/>
    <w:rsid w:val="00803BFD"/>
    <w:rsid w:val="00810E9D"/>
    <w:rsid w:val="00815AAD"/>
    <w:rsid w:val="00822559"/>
    <w:rsid w:val="00822B32"/>
    <w:rsid w:val="00824C5F"/>
    <w:rsid w:val="00824F5D"/>
    <w:rsid w:val="00826433"/>
    <w:rsid w:val="008300C0"/>
    <w:rsid w:val="00830BFB"/>
    <w:rsid w:val="008320F5"/>
    <w:rsid w:val="008323F2"/>
    <w:rsid w:val="008329E6"/>
    <w:rsid w:val="00833722"/>
    <w:rsid w:val="008352DF"/>
    <w:rsid w:val="00835C91"/>
    <w:rsid w:val="00837028"/>
    <w:rsid w:val="00840E13"/>
    <w:rsid w:val="00842021"/>
    <w:rsid w:val="008427D6"/>
    <w:rsid w:val="0084384B"/>
    <w:rsid w:val="00843881"/>
    <w:rsid w:val="00844C5A"/>
    <w:rsid w:val="00846133"/>
    <w:rsid w:val="00846B60"/>
    <w:rsid w:val="0085062D"/>
    <w:rsid w:val="0085088B"/>
    <w:rsid w:val="0085159D"/>
    <w:rsid w:val="00851F50"/>
    <w:rsid w:val="00851F89"/>
    <w:rsid w:val="00852B26"/>
    <w:rsid w:val="00852C80"/>
    <w:rsid w:val="008537B1"/>
    <w:rsid w:val="008574A6"/>
    <w:rsid w:val="0085753E"/>
    <w:rsid w:val="00861A0B"/>
    <w:rsid w:val="00864DB2"/>
    <w:rsid w:val="0087188E"/>
    <w:rsid w:val="00871DF0"/>
    <w:rsid w:val="00872B38"/>
    <w:rsid w:val="0087307D"/>
    <w:rsid w:val="00873630"/>
    <w:rsid w:val="0087571F"/>
    <w:rsid w:val="00877256"/>
    <w:rsid w:val="00880F4D"/>
    <w:rsid w:val="00880FBC"/>
    <w:rsid w:val="0088243B"/>
    <w:rsid w:val="00882777"/>
    <w:rsid w:val="00883766"/>
    <w:rsid w:val="0088647A"/>
    <w:rsid w:val="00886B53"/>
    <w:rsid w:val="008914F0"/>
    <w:rsid w:val="00891825"/>
    <w:rsid w:val="00891E60"/>
    <w:rsid w:val="00892B92"/>
    <w:rsid w:val="00893129"/>
    <w:rsid w:val="0089715D"/>
    <w:rsid w:val="00897410"/>
    <w:rsid w:val="00897A5A"/>
    <w:rsid w:val="008A12FD"/>
    <w:rsid w:val="008A14BB"/>
    <w:rsid w:val="008A31D4"/>
    <w:rsid w:val="008A6D0A"/>
    <w:rsid w:val="008A6EA8"/>
    <w:rsid w:val="008B075B"/>
    <w:rsid w:val="008B1F45"/>
    <w:rsid w:val="008B2868"/>
    <w:rsid w:val="008B2F36"/>
    <w:rsid w:val="008B3B8D"/>
    <w:rsid w:val="008B6AA9"/>
    <w:rsid w:val="008B7A0A"/>
    <w:rsid w:val="008C2A8D"/>
    <w:rsid w:val="008C2FDD"/>
    <w:rsid w:val="008C46D1"/>
    <w:rsid w:val="008C4C1D"/>
    <w:rsid w:val="008C763C"/>
    <w:rsid w:val="008C7AEA"/>
    <w:rsid w:val="008D039E"/>
    <w:rsid w:val="008D0AD4"/>
    <w:rsid w:val="008D0FC3"/>
    <w:rsid w:val="008D1412"/>
    <w:rsid w:val="008D508D"/>
    <w:rsid w:val="008D51C3"/>
    <w:rsid w:val="008D69DF"/>
    <w:rsid w:val="008D6F7E"/>
    <w:rsid w:val="008D71D5"/>
    <w:rsid w:val="008D75B8"/>
    <w:rsid w:val="008D7C84"/>
    <w:rsid w:val="008E13C1"/>
    <w:rsid w:val="008E3643"/>
    <w:rsid w:val="008E4199"/>
    <w:rsid w:val="008E4575"/>
    <w:rsid w:val="008E4D86"/>
    <w:rsid w:val="008E74B8"/>
    <w:rsid w:val="008F0D53"/>
    <w:rsid w:val="00900562"/>
    <w:rsid w:val="00900D3F"/>
    <w:rsid w:val="00901699"/>
    <w:rsid w:val="00906315"/>
    <w:rsid w:val="00906495"/>
    <w:rsid w:val="0091186C"/>
    <w:rsid w:val="00913264"/>
    <w:rsid w:val="00914604"/>
    <w:rsid w:val="00914EB6"/>
    <w:rsid w:val="009150A8"/>
    <w:rsid w:val="00916388"/>
    <w:rsid w:val="00916E84"/>
    <w:rsid w:val="009177E2"/>
    <w:rsid w:val="009216D3"/>
    <w:rsid w:val="00921945"/>
    <w:rsid w:val="0092343B"/>
    <w:rsid w:val="00923936"/>
    <w:rsid w:val="009247F2"/>
    <w:rsid w:val="009249B0"/>
    <w:rsid w:val="00930001"/>
    <w:rsid w:val="00933A1A"/>
    <w:rsid w:val="00933BDD"/>
    <w:rsid w:val="009342A9"/>
    <w:rsid w:val="00934E4B"/>
    <w:rsid w:val="00934FAE"/>
    <w:rsid w:val="009400C4"/>
    <w:rsid w:val="009416B4"/>
    <w:rsid w:val="00941A9C"/>
    <w:rsid w:val="00942840"/>
    <w:rsid w:val="00942856"/>
    <w:rsid w:val="009470C4"/>
    <w:rsid w:val="009474C5"/>
    <w:rsid w:val="00953128"/>
    <w:rsid w:val="0095518B"/>
    <w:rsid w:val="0095764C"/>
    <w:rsid w:val="00957675"/>
    <w:rsid w:val="00960C17"/>
    <w:rsid w:val="00960EBD"/>
    <w:rsid w:val="0096214B"/>
    <w:rsid w:val="00964767"/>
    <w:rsid w:val="009649A0"/>
    <w:rsid w:val="0096589C"/>
    <w:rsid w:val="0096793F"/>
    <w:rsid w:val="00967987"/>
    <w:rsid w:val="0097169E"/>
    <w:rsid w:val="00971CA2"/>
    <w:rsid w:val="009725D6"/>
    <w:rsid w:val="009738E6"/>
    <w:rsid w:val="00975039"/>
    <w:rsid w:val="00976437"/>
    <w:rsid w:val="00976CEC"/>
    <w:rsid w:val="0097740B"/>
    <w:rsid w:val="00981A21"/>
    <w:rsid w:val="00981A47"/>
    <w:rsid w:val="00984025"/>
    <w:rsid w:val="00984157"/>
    <w:rsid w:val="00984C7E"/>
    <w:rsid w:val="009858F5"/>
    <w:rsid w:val="0099076D"/>
    <w:rsid w:val="0099086B"/>
    <w:rsid w:val="00991045"/>
    <w:rsid w:val="009913B6"/>
    <w:rsid w:val="00991958"/>
    <w:rsid w:val="00991F18"/>
    <w:rsid w:val="009925FF"/>
    <w:rsid w:val="009937C4"/>
    <w:rsid w:val="00993887"/>
    <w:rsid w:val="00994212"/>
    <w:rsid w:val="009942A5"/>
    <w:rsid w:val="009945C9"/>
    <w:rsid w:val="0099763D"/>
    <w:rsid w:val="009A1B4E"/>
    <w:rsid w:val="009A2107"/>
    <w:rsid w:val="009A3279"/>
    <w:rsid w:val="009A351E"/>
    <w:rsid w:val="009A46B5"/>
    <w:rsid w:val="009A7027"/>
    <w:rsid w:val="009B0FE3"/>
    <w:rsid w:val="009B1138"/>
    <w:rsid w:val="009B23D0"/>
    <w:rsid w:val="009B2508"/>
    <w:rsid w:val="009B41C5"/>
    <w:rsid w:val="009B49DA"/>
    <w:rsid w:val="009B4DEF"/>
    <w:rsid w:val="009B6055"/>
    <w:rsid w:val="009C011C"/>
    <w:rsid w:val="009C179A"/>
    <w:rsid w:val="009C1949"/>
    <w:rsid w:val="009C1C2B"/>
    <w:rsid w:val="009C3FD0"/>
    <w:rsid w:val="009C4171"/>
    <w:rsid w:val="009C5F4B"/>
    <w:rsid w:val="009C702E"/>
    <w:rsid w:val="009D3560"/>
    <w:rsid w:val="009D4097"/>
    <w:rsid w:val="009D521A"/>
    <w:rsid w:val="009D5F61"/>
    <w:rsid w:val="009D75EE"/>
    <w:rsid w:val="009E1577"/>
    <w:rsid w:val="009E2922"/>
    <w:rsid w:val="009F2FEF"/>
    <w:rsid w:val="009F352D"/>
    <w:rsid w:val="009F7C9E"/>
    <w:rsid w:val="00A02672"/>
    <w:rsid w:val="00A0308D"/>
    <w:rsid w:val="00A06F49"/>
    <w:rsid w:val="00A1092C"/>
    <w:rsid w:val="00A1289C"/>
    <w:rsid w:val="00A13F66"/>
    <w:rsid w:val="00A1433B"/>
    <w:rsid w:val="00A14FC9"/>
    <w:rsid w:val="00A153A4"/>
    <w:rsid w:val="00A15B98"/>
    <w:rsid w:val="00A1785A"/>
    <w:rsid w:val="00A20391"/>
    <w:rsid w:val="00A204E1"/>
    <w:rsid w:val="00A2161F"/>
    <w:rsid w:val="00A21EBE"/>
    <w:rsid w:val="00A223A7"/>
    <w:rsid w:val="00A229A8"/>
    <w:rsid w:val="00A26A46"/>
    <w:rsid w:val="00A30909"/>
    <w:rsid w:val="00A30D3C"/>
    <w:rsid w:val="00A323A9"/>
    <w:rsid w:val="00A32823"/>
    <w:rsid w:val="00A34C25"/>
    <w:rsid w:val="00A35886"/>
    <w:rsid w:val="00A37247"/>
    <w:rsid w:val="00A37A95"/>
    <w:rsid w:val="00A4106E"/>
    <w:rsid w:val="00A419AA"/>
    <w:rsid w:val="00A42925"/>
    <w:rsid w:val="00A43460"/>
    <w:rsid w:val="00A43DD4"/>
    <w:rsid w:val="00A4467B"/>
    <w:rsid w:val="00A45841"/>
    <w:rsid w:val="00A46669"/>
    <w:rsid w:val="00A4740D"/>
    <w:rsid w:val="00A475FE"/>
    <w:rsid w:val="00A47769"/>
    <w:rsid w:val="00A47B09"/>
    <w:rsid w:val="00A50247"/>
    <w:rsid w:val="00A5176B"/>
    <w:rsid w:val="00A51C3A"/>
    <w:rsid w:val="00A51C74"/>
    <w:rsid w:val="00A529CF"/>
    <w:rsid w:val="00A53340"/>
    <w:rsid w:val="00A53BE0"/>
    <w:rsid w:val="00A54A96"/>
    <w:rsid w:val="00A5778A"/>
    <w:rsid w:val="00A60A6F"/>
    <w:rsid w:val="00A60BCF"/>
    <w:rsid w:val="00A61929"/>
    <w:rsid w:val="00A65022"/>
    <w:rsid w:val="00A6778F"/>
    <w:rsid w:val="00A67BDF"/>
    <w:rsid w:val="00A7222E"/>
    <w:rsid w:val="00A732B7"/>
    <w:rsid w:val="00A73C9C"/>
    <w:rsid w:val="00A76591"/>
    <w:rsid w:val="00A76E68"/>
    <w:rsid w:val="00A80176"/>
    <w:rsid w:val="00A80C12"/>
    <w:rsid w:val="00A81088"/>
    <w:rsid w:val="00A83186"/>
    <w:rsid w:val="00A84036"/>
    <w:rsid w:val="00A85A3A"/>
    <w:rsid w:val="00A85CDF"/>
    <w:rsid w:val="00A86820"/>
    <w:rsid w:val="00A87D05"/>
    <w:rsid w:val="00A91BA1"/>
    <w:rsid w:val="00A9221C"/>
    <w:rsid w:val="00A92EF6"/>
    <w:rsid w:val="00A96BBB"/>
    <w:rsid w:val="00A972E7"/>
    <w:rsid w:val="00AA003C"/>
    <w:rsid w:val="00AA4454"/>
    <w:rsid w:val="00AA4DB2"/>
    <w:rsid w:val="00AA58E6"/>
    <w:rsid w:val="00AA6119"/>
    <w:rsid w:val="00AA6911"/>
    <w:rsid w:val="00AA70F6"/>
    <w:rsid w:val="00AA74FF"/>
    <w:rsid w:val="00AA75C2"/>
    <w:rsid w:val="00AB19BC"/>
    <w:rsid w:val="00AB4DE2"/>
    <w:rsid w:val="00AB73BC"/>
    <w:rsid w:val="00AB7D65"/>
    <w:rsid w:val="00AC1BF2"/>
    <w:rsid w:val="00AC3C3A"/>
    <w:rsid w:val="00AC3F2D"/>
    <w:rsid w:val="00AC684A"/>
    <w:rsid w:val="00AC77EA"/>
    <w:rsid w:val="00AC7B62"/>
    <w:rsid w:val="00AD0B12"/>
    <w:rsid w:val="00AD0C75"/>
    <w:rsid w:val="00AD0D80"/>
    <w:rsid w:val="00AD43B5"/>
    <w:rsid w:val="00AD4900"/>
    <w:rsid w:val="00AD4DA1"/>
    <w:rsid w:val="00AD5574"/>
    <w:rsid w:val="00AD6FEA"/>
    <w:rsid w:val="00AE272B"/>
    <w:rsid w:val="00AE2BB4"/>
    <w:rsid w:val="00AE3506"/>
    <w:rsid w:val="00AE40B5"/>
    <w:rsid w:val="00AE5160"/>
    <w:rsid w:val="00AE662E"/>
    <w:rsid w:val="00AF1ED9"/>
    <w:rsid w:val="00AF2CF7"/>
    <w:rsid w:val="00AF2DD3"/>
    <w:rsid w:val="00AF2F4F"/>
    <w:rsid w:val="00AF32DB"/>
    <w:rsid w:val="00AF3C49"/>
    <w:rsid w:val="00AF4A7F"/>
    <w:rsid w:val="00AF5795"/>
    <w:rsid w:val="00B00895"/>
    <w:rsid w:val="00B00CAE"/>
    <w:rsid w:val="00B02AC9"/>
    <w:rsid w:val="00B02AD5"/>
    <w:rsid w:val="00B02B4D"/>
    <w:rsid w:val="00B02D68"/>
    <w:rsid w:val="00B03289"/>
    <w:rsid w:val="00B06AA7"/>
    <w:rsid w:val="00B07EC1"/>
    <w:rsid w:val="00B1272D"/>
    <w:rsid w:val="00B13994"/>
    <w:rsid w:val="00B15426"/>
    <w:rsid w:val="00B21F0C"/>
    <w:rsid w:val="00B22B01"/>
    <w:rsid w:val="00B2517F"/>
    <w:rsid w:val="00B30FA7"/>
    <w:rsid w:val="00B32BAC"/>
    <w:rsid w:val="00B35B8F"/>
    <w:rsid w:val="00B374F3"/>
    <w:rsid w:val="00B40DFF"/>
    <w:rsid w:val="00B419C0"/>
    <w:rsid w:val="00B43097"/>
    <w:rsid w:val="00B45174"/>
    <w:rsid w:val="00B4632A"/>
    <w:rsid w:val="00B468E4"/>
    <w:rsid w:val="00B46AAF"/>
    <w:rsid w:val="00B50229"/>
    <w:rsid w:val="00B506F9"/>
    <w:rsid w:val="00B50A59"/>
    <w:rsid w:val="00B522D8"/>
    <w:rsid w:val="00B52BE7"/>
    <w:rsid w:val="00B56C05"/>
    <w:rsid w:val="00B573CD"/>
    <w:rsid w:val="00B60E45"/>
    <w:rsid w:val="00B61CDD"/>
    <w:rsid w:val="00B624E8"/>
    <w:rsid w:val="00B62DAF"/>
    <w:rsid w:val="00B62F84"/>
    <w:rsid w:val="00B6438E"/>
    <w:rsid w:val="00B659D1"/>
    <w:rsid w:val="00B65B33"/>
    <w:rsid w:val="00B65DB0"/>
    <w:rsid w:val="00B662AB"/>
    <w:rsid w:val="00B728D9"/>
    <w:rsid w:val="00B72E9A"/>
    <w:rsid w:val="00B7548F"/>
    <w:rsid w:val="00B75ADB"/>
    <w:rsid w:val="00B8028E"/>
    <w:rsid w:val="00B820ED"/>
    <w:rsid w:val="00B85B86"/>
    <w:rsid w:val="00B86F76"/>
    <w:rsid w:val="00B90289"/>
    <w:rsid w:val="00B90A3F"/>
    <w:rsid w:val="00B926F0"/>
    <w:rsid w:val="00B94814"/>
    <w:rsid w:val="00B94ACF"/>
    <w:rsid w:val="00B954B7"/>
    <w:rsid w:val="00B959DE"/>
    <w:rsid w:val="00B96644"/>
    <w:rsid w:val="00B976A6"/>
    <w:rsid w:val="00BA05F3"/>
    <w:rsid w:val="00BA09A8"/>
    <w:rsid w:val="00BA09F8"/>
    <w:rsid w:val="00BA3A1E"/>
    <w:rsid w:val="00BA4010"/>
    <w:rsid w:val="00BA4CA0"/>
    <w:rsid w:val="00BA62C3"/>
    <w:rsid w:val="00BB1229"/>
    <w:rsid w:val="00BB1F39"/>
    <w:rsid w:val="00BB20CF"/>
    <w:rsid w:val="00BB23EC"/>
    <w:rsid w:val="00BB4815"/>
    <w:rsid w:val="00BB6EB5"/>
    <w:rsid w:val="00BC03F1"/>
    <w:rsid w:val="00BC164F"/>
    <w:rsid w:val="00BC233C"/>
    <w:rsid w:val="00BC39A8"/>
    <w:rsid w:val="00BC516D"/>
    <w:rsid w:val="00BC587C"/>
    <w:rsid w:val="00BC7E8D"/>
    <w:rsid w:val="00BD0F72"/>
    <w:rsid w:val="00BD4231"/>
    <w:rsid w:val="00BD678E"/>
    <w:rsid w:val="00BE087B"/>
    <w:rsid w:val="00BE0EA8"/>
    <w:rsid w:val="00BE2CE7"/>
    <w:rsid w:val="00BE311C"/>
    <w:rsid w:val="00BE445C"/>
    <w:rsid w:val="00BE47C9"/>
    <w:rsid w:val="00BE57E1"/>
    <w:rsid w:val="00BF0243"/>
    <w:rsid w:val="00BF0BAE"/>
    <w:rsid w:val="00BF20E6"/>
    <w:rsid w:val="00BF3244"/>
    <w:rsid w:val="00BF4FC9"/>
    <w:rsid w:val="00BF54FF"/>
    <w:rsid w:val="00C01500"/>
    <w:rsid w:val="00C01FDB"/>
    <w:rsid w:val="00C021E4"/>
    <w:rsid w:val="00C03407"/>
    <w:rsid w:val="00C060D3"/>
    <w:rsid w:val="00C069E8"/>
    <w:rsid w:val="00C07969"/>
    <w:rsid w:val="00C1058D"/>
    <w:rsid w:val="00C107D0"/>
    <w:rsid w:val="00C10BE1"/>
    <w:rsid w:val="00C13C02"/>
    <w:rsid w:val="00C15206"/>
    <w:rsid w:val="00C16852"/>
    <w:rsid w:val="00C17FC1"/>
    <w:rsid w:val="00C20DC4"/>
    <w:rsid w:val="00C21F5C"/>
    <w:rsid w:val="00C22B5B"/>
    <w:rsid w:val="00C23043"/>
    <w:rsid w:val="00C23F17"/>
    <w:rsid w:val="00C2470B"/>
    <w:rsid w:val="00C27973"/>
    <w:rsid w:val="00C3104E"/>
    <w:rsid w:val="00C33831"/>
    <w:rsid w:val="00C33E9C"/>
    <w:rsid w:val="00C34EBB"/>
    <w:rsid w:val="00C37C01"/>
    <w:rsid w:val="00C404F8"/>
    <w:rsid w:val="00C40677"/>
    <w:rsid w:val="00C41EEA"/>
    <w:rsid w:val="00C43A54"/>
    <w:rsid w:val="00C448E5"/>
    <w:rsid w:val="00C46272"/>
    <w:rsid w:val="00C46A20"/>
    <w:rsid w:val="00C46B73"/>
    <w:rsid w:val="00C534C6"/>
    <w:rsid w:val="00C541FC"/>
    <w:rsid w:val="00C54712"/>
    <w:rsid w:val="00C54825"/>
    <w:rsid w:val="00C548DF"/>
    <w:rsid w:val="00C57D79"/>
    <w:rsid w:val="00C60FE2"/>
    <w:rsid w:val="00C618B7"/>
    <w:rsid w:val="00C6240D"/>
    <w:rsid w:val="00C6338A"/>
    <w:rsid w:val="00C6525E"/>
    <w:rsid w:val="00C65364"/>
    <w:rsid w:val="00C655B6"/>
    <w:rsid w:val="00C66BEC"/>
    <w:rsid w:val="00C66CF8"/>
    <w:rsid w:val="00C70F0E"/>
    <w:rsid w:val="00C71569"/>
    <w:rsid w:val="00C729C9"/>
    <w:rsid w:val="00C74985"/>
    <w:rsid w:val="00C76E6E"/>
    <w:rsid w:val="00C7759D"/>
    <w:rsid w:val="00C779AB"/>
    <w:rsid w:val="00C820C8"/>
    <w:rsid w:val="00C820E3"/>
    <w:rsid w:val="00C82FA9"/>
    <w:rsid w:val="00C82FC4"/>
    <w:rsid w:val="00C8427F"/>
    <w:rsid w:val="00C8432E"/>
    <w:rsid w:val="00C84BAD"/>
    <w:rsid w:val="00C863C4"/>
    <w:rsid w:val="00C86EB4"/>
    <w:rsid w:val="00C91469"/>
    <w:rsid w:val="00C9401F"/>
    <w:rsid w:val="00C95E2E"/>
    <w:rsid w:val="00C974DB"/>
    <w:rsid w:val="00CA0AFC"/>
    <w:rsid w:val="00CA325E"/>
    <w:rsid w:val="00CA337C"/>
    <w:rsid w:val="00CA3D61"/>
    <w:rsid w:val="00CA750A"/>
    <w:rsid w:val="00CA7C29"/>
    <w:rsid w:val="00CB2B44"/>
    <w:rsid w:val="00CB4907"/>
    <w:rsid w:val="00CB7603"/>
    <w:rsid w:val="00CB7D30"/>
    <w:rsid w:val="00CC2673"/>
    <w:rsid w:val="00CC2A87"/>
    <w:rsid w:val="00CC5202"/>
    <w:rsid w:val="00CC6DFE"/>
    <w:rsid w:val="00CD0959"/>
    <w:rsid w:val="00CD2C3F"/>
    <w:rsid w:val="00CD2E48"/>
    <w:rsid w:val="00CD3E48"/>
    <w:rsid w:val="00CD5297"/>
    <w:rsid w:val="00CD55E6"/>
    <w:rsid w:val="00CD6CEA"/>
    <w:rsid w:val="00CD6EC0"/>
    <w:rsid w:val="00CE1E0B"/>
    <w:rsid w:val="00CE32E1"/>
    <w:rsid w:val="00CE396F"/>
    <w:rsid w:val="00CE4838"/>
    <w:rsid w:val="00CE7B9C"/>
    <w:rsid w:val="00CF1FAA"/>
    <w:rsid w:val="00CF23C4"/>
    <w:rsid w:val="00CF2C6F"/>
    <w:rsid w:val="00CF38A5"/>
    <w:rsid w:val="00CF39B7"/>
    <w:rsid w:val="00CF432B"/>
    <w:rsid w:val="00CF4687"/>
    <w:rsid w:val="00CF4DD2"/>
    <w:rsid w:val="00CF6F22"/>
    <w:rsid w:val="00D00813"/>
    <w:rsid w:val="00D01455"/>
    <w:rsid w:val="00D03DE6"/>
    <w:rsid w:val="00D0568F"/>
    <w:rsid w:val="00D05804"/>
    <w:rsid w:val="00D07C64"/>
    <w:rsid w:val="00D10D33"/>
    <w:rsid w:val="00D148F7"/>
    <w:rsid w:val="00D20C15"/>
    <w:rsid w:val="00D22870"/>
    <w:rsid w:val="00D22B69"/>
    <w:rsid w:val="00D247E2"/>
    <w:rsid w:val="00D24CC5"/>
    <w:rsid w:val="00D25300"/>
    <w:rsid w:val="00D25FAB"/>
    <w:rsid w:val="00D26DC1"/>
    <w:rsid w:val="00D30A76"/>
    <w:rsid w:val="00D30CA4"/>
    <w:rsid w:val="00D320D0"/>
    <w:rsid w:val="00D332FB"/>
    <w:rsid w:val="00D36BDA"/>
    <w:rsid w:val="00D413B8"/>
    <w:rsid w:val="00D43E7F"/>
    <w:rsid w:val="00D44185"/>
    <w:rsid w:val="00D44A3F"/>
    <w:rsid w:val="00D46666"/>
    <w:rsid w:val="00D467A6"/>
    <w:rsid w:val="00D46866"/>
    <w:rsid w:val="00D50068"/>
    <w:rsid w:val="00D51995"/>
    <w:rsid w:val="00D52E3B"/>
    <w:rsid w:val="00D53E1A"/>
    <w:rsid w:val="00D548B0"/>
    <w:rsid w:val="00D560D3"/>
    <w:rsid w:val="00D619C5"/>
    <w:rsid w:val="00D620F8"/>
    <w:rsid w:val="00D65410"/>
    <w:rsid w:val="00D7011C"/>
    <w:rsid w:val="00D71F26"/>
    <w:rsid w:val="00D72D41"/>
    <w:rsid w:val="00D73A99"/>
    <w:rsid w:val="00D74188"/>
    <w:rsid w:val="00D75520"/>
    <w:rsid w:val="00D7607E"/>
    <w:rsid w:val="00D76C39"/>
    <w:rsid w:val="00D7741C"/>
    <w:rsid w:val="00D8153F"/>
    <w:rsid w:val="00D824AE"/>
    <w:rsid w:val="00D825C9"/>
    <w:rsid w:val="00D8607C"/>
    <w:rsid w:val="00D8694A"/>
    <w:rsid w:val="00D86A34"/>
    <w:rsid w:val="00D86F9C"/>
    <w:rsid w:val="00D910E9"/>
    <w:rsid w:val="00D92911"/>
    <w:rsid w:val="00D9571C"/>
    <w:rsid w:val="00DA0D2D"/>
    <w:rsid w:val="00DA3BF8"/>
    <w:rsid w:val="00DA4667"/>
    <w:rsid w:val="00DA7393"/>
    <w:rsid w:val="00DB1AB3"/>
    <w:rsid w:val="00DB4B3E"/>
    <w:rsid w:val="00DB5125"/>
    <w:rsid w:val="00DB5F61"/>
    <w:rsid w:val="00DB70C8"/>
    <w:rsid w:val="00DB7329"/>
    <w:rsid w:val="00DB7884"/>
    <w:rsid w:val="00DC0449"/>
    <w:rsid w:val="00DC1658"/>
    <w:rsid w:val="00DC25FA"/>
    <w:rsid w:val="00DC62C3"/>
    <w:rsid w:val="00DC680A"/>
    <w:rsid w:val="00DC6947"/>
    <w:rsid w:val="00DC7013"/>
    <w:rsid w:val="00DC7352"/>
    <w:rsid w:val="00DD012C"/>
    <w:rsid w:val="00DD0DF1"/>
    <w:rsid w:val="00DD39B4"/>
    <w:rsid w:val="00DD40E6"/>
    <w:rsid w:val="00DD5770"/>
    <w:rsid w:val="00DD57F4"/>
    <w:rsid w:val="00DD6F4A"/>
    <w:rsid w:val="00DD7194"/>
    <w:rsid w:val="00DD722E"/>
    <w:rsid w:val="00DE4CF2"/>
    <w:rsid w:val="00DE5954"/>
    <w:rsid w:val="00DF041F"/>
    <w:rsid w:val="00DF3842"/>
    <w:rsid w:val="00DF3C14"/>
    <w:rsid w:val="00DF42D6"/>
    <w:rsid w:val="00DF6136"/>
    <w:rsid w:val="00DF63CC"/>
    <w:rsid w:val="00DF6696"/>
    <w:rsid w:val="00DF7801"/>
    <w:rsid w:val="00E01C32"/>
    <w:rsid w:val="00E0348A"/>
    <w:rsid w:val="00E05336"/>
    <w:rsid w:val="00E0538C"/>
    <w:rsid w:val="00E053EB"/>
    <w:rsid w:val="00E0592F"/>
    <w:rsid w:val="00E05998"/>
    <w:rsid w:val="00E0624C"/>
    <w:rsid w:val="00E06D36"/>
    <w:rsid w:val="00E078FD"/>
    <w:rsid w:val="00E07F93"/>
    <w:rsid w:val="00E11BC1"/>
    <w:rsid w:val="00E11C21"/>
    <w:rsid w:val="00E15888"/>
    <w:rsid w:val="00E15D3E"/>
    <w:rsid w:val="00E16123"/>
    <w:rsid w:val="00E17BFE"/>
    <w:rsid w:val="00E21037"/>
    <w:rsid w:val="00E21C37"/>
    <w:rsid w:val="00E235FE"/>
    <w:rsid w:val="00E24B62"/>
    <w:rsid w:val="00E260E2"/>
    <w:rsid w:val="00E27233"/>
    <w:rsid w:val="00E27DAC"/>
    <w:rsid w:val="00E27F6C"/>
    <w:rsid w:val="00E303FB"/>
    <w:rsid w:val="00E30D28"/>
    <w:rsid w:val="00E33C2E"/>
    <w:rsid w:val="00E34979"/>
    <w:rsid w:val="00E36671"/>
    <w:rsid w:val="00E36E63"/>
    <w:rsid w:val="00E40013"/>
    <w:rsid w:val="00E400E4"/>
    <w:rsid w:val="00E41E00"/>
    <w:rsid w:val="00E42604"/>
    <w:rsid w:val="00E43FC0"/>
    <w:rsid w:val="00E4784C"/>
    <w:rsid w:val="00E5014D"/>
    <w:rsid w:val="00E50700"/>
    <w:rsid w:val="00E5135B"/>
    <w:rsid w:val="00E51FD8"/>
    <w:rsid w:val="00E543BE"/>
    <w:rsid w:val="00E5465A"/>
    <w:rsid w:val="00E63384"/>
    <w:rsid w:val="00E63C4B"/>
    <w:rsid w:val="00E66035"/>
    <w:rsid w:val="00E67F84"/>
    <w:rsid w:val="00E715F7"/>
    <w:rsid w:val="00E7177F"/>
    <w:rsid w:val="00E72AEA"/>
    <w:rsid w:val="00E72CA3"/>
    <w:rsid w:val="00E74021"/>
    <w:rsid w:val="00E74456"/>
    <w:rsid w:val="00E75034"/>
    <w:rsid w:val="00E7506E"/>
    <w:rsid w:val="00E76227"/>
    <w:rsid w:val="00E77DDE"/>
    <w:rsid w:val="00E800C8"/>
    <w:rsid w:val="00E815A2"/>
    <w:rsid w:val="00E81D77"/>
    <w:rsid w:val="00E822AA"/>
    <w:rsid w:val="00E82916"/>
    <w:rsid w:val="00E8425E"/>
    <w:rsid w:val="00E8602F"/>
    <w:rsid w:val="00E87376"/>
    <w:rsid w:val="00E93284"/>
    <w:rsid w:val="00E9494E"/>
    <w:rsid w:val="00E94963"/>
    <w:rsid w:val="00E95348"/>
    <w:rsid w:val="00E95972"/>
    <w:rsid w:val="00E95AF8"/>
    <w:rsid w:val="00E95EC5"/>
    <w:rsid w:val="00EA0359"/>
    <w:rsid w:val="00EA227D"/>
    <w:rsid w:val="00EA27D5"/>
    <w:rsid w:val="00EA2F53"/>
    <w:rsid w:val="00EA2FCE"/>
    <w:rsid w:val="00EA6AC8"/>
    <w:rsid w:val="00EA7943"/>
    <w:rsid w:val="00EA799A"/>
    <w:rsid w:val="00EB270D"/>
    <w:rsid w:val="00EB5A01"/>
    <w:rsid w:val="00EB61AF"/>
    <w:rsid w:val="00EB7ADA"/>
    <w:rsid w:val="00EC00F3"/>
    <w:rsid w:val="00EC0731"/>
    <w:rsid w:val="00EC20C6"/>
    <w:rsid w:val="00EC2FA8"/>
    <w:rsid w:val="00EC4772"/>
    <w:rsid w:val="00EC5166"/>
    <w:rsid w:val="00ED0BF4"/>
    <w:rsid w:val="00ED1A9E"/>
    <w:rsid w:val="00ED35A9"/>
    <w:rsid w:val="00ED474A"/>
    <w:rsid w:val="00ED5D23"/>
    <w:rsid w:val="00ED7F0E"/>
    <w:rsid w:val="00EE1D31"/>
    <w:rsid w:val="00EE315E"/>
    <w:rsid w:val="00EE509A"/>
    <w:rsid w:val="00EE6D1B"/>
    <w:rsid w:val="00EE7B33"/>
    <w:rsid w:val="00EE7C48"/>
    <w:rsid w:val="00EF0C38"/>
    <w:rsid w:val="00EF2AC6"/>
    <w:rsid w:val="00EF67FD"/>
    <w:rsid w:val="00EF7C60"/>
    <w:rsid w:val="00F0138D"/>
    <w:rsid w:val="00F02733"/>
    <w:rsid w:val="00F03AF2"/>
    <w:rsid w:val="00F04AE1"/>
    <w:rsid w:val="00F05564"/>
    <w:rsid w:val="00F05EAA"/>
    <w:rsid w:val="00F06FA4"/>
    <w:rsid w:val="00F07816"/>
    <w:rsid w:val="00F10F4B"/>
    <w:rsid w:val="00F120B4"/>
    <w:rsid w:val="00F120F7"/>
    <w:rsid w:val="00F12ABD"/>
    <w:rsid w:val="00F154CD"/>
    <w:rsid w:val="00F15998"/>
    <w:rsid w:val="00F1630E"/>
    <w:rsid w:val="00F17108"/>
    <w:rsid w:val="00F23549"/>
    <w:rsid w:val="00F23735"/>
    <w:rsid w:val="00F246D1"/>
    <w:rsid w:val="00F24EF5"/>
    <w:rsid w:val="00F32A6C"/>
    <w:rsid w:val="00F3320C"/>
    <w:rsid w:val="00F34058"/>
    <w:rsid w:val="00F3449A"/>
    <w:rsid w:val="00F35FC0"/>
    <w:rsid w:val="00F36FEC"/>
    <w:rsid w:val="00F41087"/>
    <w:rsid w:val="00F4268F"/>
    <w:rsid w:val="00F4499D"/>
    <w:rsid w:val="00F453B1"/>
    <w:rsid w:val="00F45AB6"/>
    <w:rsid w:val="00F50C3B"/>
    <w:rsid w:val="00F511D4"/>
    <w:rsid w:val="00F512BB"/>
    <w:rsid w:val="00F52BBE"/>
    <w:rsid w:val="00F52D91"/>
    <w:rsid w:val="00F54937"/>
    <w:rsid w:val="00F6040C"/>
    <w:rsid w:val="00F608DC"/>
    <w:rsid w:val="00F612E7"/>
    <w:rsid w:val="00F61816"/>
    <w:rsid w:val="00F62A3F"/>
    <w:rsid w:val="00F65F5B"/>
    <w:rsid w:val="00F664B5"/>
    <w:rsid w:val="00F66B55"/>
    <w:rsid w:val="00F66F04"/>
    <w:rsid w:val="00F70B95"/>
    <w:rsid w:val="00F738DF"/>
    <w:rsid w:val="00F7498F"/>
    <w:rsid w:val="00F75E88"/>
    <w:rsid w:val="00F767BC"/>
    <w:rsid w:val="00F76C20"/>
    <w:rsid w:val="00F8283A"/>
    <w:rsid w:val="00F86447"/>
    <w:rsid w:val="00F91859"/>
    <w:rsid w:val="00F91BDF"/>
    <w:rsid w:val="00F92264"/>
    <w:rsid w:val="00F93B1B"/>
    <w:rsid w:val="00F94BF4"/>
    <w:rsid w:val="00F94F17"/>
    <w:rsid w:val="00F955C0"/>
    <w:rsid w:val="00F96A39"/>
    <w:rsid w:val="00F96C8E"/>
    <w:rsid w:val="00FA0084"/>
    <w:rsid w:val="00FA0EF0"/>
    <w:rsid w:val="00FA4D5F"/>
    <w:rsid w:val="00FA794C"/>
    <w:rsid w:val="00FB27AE"/>
    <w:rsid w:val="00FB33E2"/>
    <w:rsid w:val="00FB54DD"/>
    <w:rsid w:val="00FB554A"/>
    <w:rsid w:val="00FB73C9"/>
    <w:rsid w:val="00FC1C15"/>
    <w:rsid w:val="00FC2327"/>
    <w:rsid w:val="00FC27A3"/>
    <w:rsid w:val="00FC2DE2"/>
    <w:rsid w:val="00FC60A5"/>
    <w:rsid w:val="00FD0B4A"/>
    <w:rsid w:val="00FD14CF"/>
    <w:rsid w:val="00FD1C67"/>
    <w:rsid w:val="00FD2A8C"/>
    <w:rsid w:val="00FD2AF8"/>
    <w:rsid w:val="00FD38CA"/>
    <w:rsid w:val="00FD3F58"/>
    <w:rsid w:val="00FD4481"/>
    <w:rsid w:val="00FD4AFA"/>
    <w:rsid w:val="00FD646D"/>
    <w:rsid w:val="00FD6D05"/>
    <w:rsid w:val="00FD6F0E"/>
    <w:rsid w:val="00FE0BD1"/>
    <w:rsid w:val="00FE3385"/>
    <w:rsid w:val="00FE48D4"/>
    <w:rsid w:val="00FE4FAF"/>
    <w:rsid w:val="00FE509B"/>
    <w:rsid w:val="00FE54FC"/>
    <w:rsid w:val="00FE68A5"/>
    <w:rsid w:val="00FE6AAE"/>
    <w:rsid w:val="00FF082A"/>
    <w:rsid w:val="00FF14E0"/>
    <w:rsid w:val="00FF1CAD"/>
    <w:rsid w:val="00FF485A"/>
    <w:rsid w:val="00FF4C9C"/>
    <w:rsid w:val="00FF50B3"/>
    <w:rsid w:val="015C0057"/>
    <w:rsid w:val="0266760F"/>
    <w:rsid w:val="02AC00E6"/>
    <w:rsid w:val="02BDE596"/>
    <w:rsid w:val="02ECFAB1"/>
    <w:rsid w:val="0361F336"/>
    <w:rsid w:val="03996C09"/>
    <w:rsid w:val="03FF35A7"/>
    <w:rsid w:val="041D759D"/>
    <w:rsid w:val="048E63B3"/>
    <w:rsid w:val="04BD964E"/>
    <w:rsid w:val="05D4E4C6"/>
    <w:rsid w:val="06769249"/>
    <w:rsid w:val="06CB3B1F"/>
    <w:rsid w:val="0796F2D6"/>
    <w:rsid w:val="07AABD7F"/>
    <w:rsid w:val="09648766"/>
    <w:rsid w:val="098250D9"/>
    <w:rsid w:val="09E9EDED"/>
    <w:rsid w:val="09F49060"/>
    <w:rsid w:val="09FB9A2B"/>
    <w:rsid w:val="0A9766E7"/>
    <w:rsid w:val="0AEDEB5C"/>
    <w:rsid w:val="0B26D7EB"/>
    <w:rsid w:val="0B8D9991"/>
    <w:rsid w:val="0BB07EA9"/>
    <w:rsid w:val="0CAA4A50"/>
    <w:rsid w:val="0CB8B7BB"/>
    <w:rsid w:val="0CF15D7E"/>
    <w:rsid w:val="0D6061C8"/>
    <w:rsid w:val="0D872EC1"/>
    <w:rsid w:val="0D90D472"/>
    <w:rsid w:val="0E250B7E"/>
    <w:rsid w:val="0E81A1F2"/>
    <w:rsid w:val="0EDC2301"/>
    <w:rsid w:val="0F356A25"/>
    <w:rsid w:val="0F380C35"/>
    <w:rsid w:val="0F774ED6"/>
    <w:rsid w:val="0FD49769"/>
    <w:rsid w:val="101405D9"/>
    <w:rsid w:val="11F1D710"/>
    <w:rsid w:val="1220A5D1"/>
    <w:rsid w:val="12707544"/>
    <w:rsid w:val="13A8CDE6"/>
    <w:rsid w:val="13DD50AB"/>
    <w:rsid w:val="13DFB4F0"/>
    <w:rsid w:val="1499FF86"/>
    <w:rsid w:val="153B720D"/>
    <w:rsid w:val="163AA540"/>
    <w:rsid w:val="170A9947"/>
    <w:rsid w:val="17204463"/>
    <w:rsid w:val="17EFFD84"/>
    <w:rsid w:val="18979220"/>
    <w:rsid w:val="18A3F58E"/>
    <w:rsid w:val="18CFAA7B"/>
    <w:rsid w:val="19520A99"/>
    <w:rsid w:val="19534EE9"/>
    <w:rsid w:val="19F5E60A"/>
    <w:rsid w:val="1AA8C3A9"/>
    <w:rsid w:val="1B16378E"/>
    <w:rsid w:val="1B1CAE89"/>
    <w:rsid w:val="1BE0C849"/>
    <w:rsid w:val="1C22A969"/>
    <w:rsid w:val="1CE2F523"/>
    <w:rsid w:val="1D405204"/>
    <w:rsid w:val="1D9DC9A0"/>
    <w:rsid w:val="1DBCA6AE"/>
    <w:rsid w:val="1E07AC95"/>
    <w:rsid w:val="1E1C430C"/>
    <w:rsid w:val="1EE3E4B3"/>
    <w:rsid w:val="1EE8C1E6"/>
    <w:rsid w:val="1F7B184F"/>
    <w:rsid w:val="20E06CF9"/>
    <w:rsid w:val="21B3C494"/>
    <w:rsid w:val="21E04010"/>
    <w:rsid w:val="22A66FE3"/>
    <w:rsid w:val="22AE3CD4"/>
    <w:rsid w:val="22AE80D5"/>
    <w:rsid w:val="2349D544"/>
    <w:rsid w:val="23F90C99"/>
    <w:rsid w:val="244EE6A4"/>
    <w:rsid w:val="249B9EE4"/>
    <w:rsid w:val="250FBB72"/>
    <w:rsid w:val="25950CFE"/>
    <w:rsid w:val="26B2273F"/>
    <w:rsid w:val="26DD0AFC"/>
    <w:rsid w:val="27A0D0FD"/>
    <w:rsid w:val="27A6D600"/>
    <w:rsid w:val="27BA7C5A"/>
    <w:rsid w:val="27F79A03"/>
    <w:rsid w:val="28152393"/>
    <w:rsid w:val="28286DEE"/>
    <w:rsid w:val="28CF0C2C"/>
    <w:rsid w:val="28EBE42D"/>
    <w:rsid w:val="291E79E9"/>
    <w:rsid w:val="2A01B636"/>
    <w:rsid w:val="2A15C067"/>
    <w:rsid w:val="2B199E4B"/>
    <w:rsid w:val="2B4FBB26"/>
    <w:rsid w:val="2BBDC56A"/>
    <w:rsid w:val="2BF1E937"/>
    <w:rsid w:val="2CB662A0"/>
    <w:rsid w:val="2CB73827"/>
    <w:rsid w:val="2CD41A27"/>
    <w:rsid w:val="2CD78A68"/>
    <w:rsid w:val="2D106616"/>
    <w:rsid w:val="2D6D2C3E"/>
    <w:rsid w:val="2DBAE809"/>
    <w:rsid w:val="2E0AD3D3"/>
    <w:rsid w:val="2E6A7AC5"/>
    <w:rsid w:val="2EAA19A3"/>
    <w:rsid w:val="2EE0984E"/>
    <w:rsid w:val="2F4B2BA8"/>
    <w:rsid w:val="2F597D62"/>
    <w:rsid w:val="2F8F06CF"/>
    <w:rsid w:val="2F9F6AC6"/>
    <w:rsid w:val="30971C6A"/>
    <w:rsid w:val="30CF41AF"/>
    <w:rsid w:val="30F9246F"/>
    <w:rsid w:val="310E82C3"/>
    <w:rsid w:val="312844B0"/>
    <w:rsid w:val="31F4EE4D"/>
    <w:rsid w:val="32413701"/>
    <w:rsid w:val="32A36398"/>
    <w:rsid w:val="32B858A4"/>
    <w:rsid w:val="3447DE70"/>
    <w:rsid w:val="34ADD2F3"/>
    <w:rsid w:val="36046DD6"/>
    <w:rsid w:val="36049CE5"/>
    <w:rsid w:val="3614AD04"/>
    <w:rsid w:val="36A1D6F6"/>
    <w:rsid w:val="36DAD85F"/>
    <w:rsid w:val="36E88121"/>
    <w:rsid w:val="3726B5E6"/>
    <w:rsid w:val="38C1E31C"/>
    <w:rsid w:val="39AF6284"/>
    <w:rsid w:val="39CCC1E3"/>
    <w:rsid w:val="3A320723"/>
    <w:rsid w:val="3A80C2F5"/>
    <w:rsid w:val="3A9F4724"/>
    <w:rsid w:val="3B173432"/>
    <w:rsid w:val="3C92B8C2"/>
    <w:rsid w:val="3D391FDA"/>
    <w:rsid w:val="3DDE4671"/>
    <w:rsid w:val="3DE728F6"/>
    <w:rsid w:val="3F70661D"/>
    <w:rsid w:val="41004D1E"/>
    <w:rsid w:val="41769080"/>
    <w:rsid w:val="42E69D1C"/>
    <w:rsid w:val="43338E4A"/>
    <w:rsid w:val="43BB4480"/>
    <w:rsid w:val="43C4FA0B"/>
    <w:rsid w:val="43EC4799"/>
    <w:rsid w:val="4466C28F"/>
    <w:rsid w:val="44CBEF00"/>
    <w:rsid w:val="455479F6"/>
    <w:rsid w:val="455D7EB0"/>
    <w:rsid w:val="46225316"/>
    <w:rsid w:val="4656B1E4"/>
    <w:rsid w:val="46C7B3ED"/>
    <w:rsid w:val="46D97A98"/>
    <w:rsid w:val="4751DC49"/>
    <w:rsid w:val="478D36EF"/>
    <w:rsid w:val="480409FD"/>
    <w:rsid w:val="48C389F8"/>
    <w:rsid w:val="48E0433D"/>
    <w:rsid w:val="492425A7"/>
    <w:rsid w:val="49335E87"/>
    <w:rsid w:val="493D8223"/>
    <w:rsid w:val="49663754"/>
    <w:rsid w:val="4AE68C0E"/>
    <w:rsid w:val="4AF1F6FE"/>
    <w:rsid w:val="4B12C1E7"/>
    <w:rsid w:val="4BFCC8DD"/>
    <w:rsid w:val="4C68BC81"/>
    <w:rsid w:val="4CB9E413"/>
    <w:rsid w:val="4DF28EC7"/>
    <w:rsid w:val="4EC48643"/>
    <w:rsid w:val="4F0685A7"/>
    <w:rsid w:val="4F3AD8D9"/>
    <w:rsid w:val="4FAFF298"/>
    <w:rsid w:val="50D2821D"/>
    <w:rsid w:val="511B077D"/>
    <w:rsid w:val="51BEA3A3"/>
    <w:rsid w:val="521A03D6"/>
    <w:rsid w:val="52A13392"/>
    <w:rsid w:val="52BD16E8"/>
    <w:rsid w:val="53A0045C"/>
    <w:rsid w:val="53C6D931"/>
    <w:rsid w:val="5498D12D"/>
    <w:rsid w:val="54C22932"/>
    <w:rsid w:val="54E3808A"/>
    <w:rsid w:val="54E6450D"/>
    <w:rsid w:val="558363DF"/>
    <w:rsid w:val="566A6660"/>
    <w:rsid w:val="56B29C0B"/>
    <w:rsid w:val="56B725C4"/>
    <w:rsid w:val="56C12309"/>
    <w:rsid w:val="57292A62"/>
    <w:rsid w:val="5777AA01"/>
    <w:rsid w:val="57A6390B"/>
    <w:rsid w:val="5907403A"/>
    <w:rsid w:val="5988D3E9"/>
    <w:rsid w:val="59E279E0"/>
    <w:rsid w:val="5A8784CA"/>
    <w:rsid w:val="5AF62619"/>
    <w:rsid w:val="5B823E3B"/>
    <w:rsid w:val="5C3D3298"/>
    <w:rsid w:val="5C5009BA"/>
    <w:rsid w:val="5C7499C2"/>
    <w:rsid w:val="5D000039"/>
    <w:rsid w:val="5E18CAF2"/>
    <w:rsid w:val="5E400BD7"/>
    <w:rsid w:val="5E741F11"/>
    <w:rsid w:val="5F81DAD9"/>
    <w:rsid w:val="5F8C9A0C"/>
    <w:rsid w:val="603C8DE6"/>
    <w:rsid w:val="609D44ED"/>
    <w:rsid w:val="60DE86B0"/>
    <w:rsid w:val="612CDC64"/>
    <w:rsid w:val="62DAE4F1"/>
    <w:rsid w:val="630077C6"/>
    <w:rsid w:val="6314F62F"/>
    <w:rsid w:val="637A4EB5"/>
    <w:rsid w:val="639A6969"/>
    <w:rsid w:val="63D73CB5"/>
    <w:rsid w:val="64387759"/>
    <w:rsid w:val="65CF05CF"/>
    <w:rsid w:val="65D713A7"/>
    <w:rsid w:val="66B1AE7C"/>
    <w:rsid w:val="6782C302"/>
    <w:rsid w:val="67EFDC6D"/>
    <w:rsid w:val="683B84B5"/>
    <w:rsid w:val="684032E1"/>
    <w:rsid w:val="68904E9C"/>
    <w:rsid w:val="6895DF09"/>
    <w:rsid w:val="68A20899"/>
    <w:rsid w:val="6960CB73"/>
    <w:rsid w:val="6A1BBA16"/>
    <w:rsid w:val="6AD0BC37"/>
    <w:rsid w:val="6AD81FE7"/>
    <w:rsid w:val="6B9CF173"/>
    <w:rsid w:val="6BD33E56"/>
    <w:rsid w:val="6BD47882"/>
    <w:rsid w:val="6C446CC5"/>
    <w:rsid w:val="6C75FF13"/>
    <w:rsid w:val="6D296F3D"/>
    <w:rsid w:val="6D3EEC84"/>
    <w:rsid w:val="6D6A558E"/>
    <w:rsid w:val="6DE6767A"/>
    <w:rsid w:val="6E884CDE"/>
    <w:rsid w:val="6EA68BDE"/>
    <w:rsid w:val="6EF0E364"/>
    <w:rsid w:val="6F157B38"/>
    <w:rsid w:val="6F50435F"/>
    <w:rsid w:val="6FFDD86B"/>
    <w:rsid w:val="700A13F7"/>
    <w:rsid w:val="706BFB30"/>
    <w:rsid w:val="713353B4"/>
    <w:rsid w:val="713FA087"/>
    <w:rsid w:val="7141141F"/>
    <w:rsid w:val="716CEDC2"/>
    <w:rsid w:val="71DA6725"/>
    <w:rsid w:val="71FBF084"/>
    <w:rsid w:val="724DEB26"/>
    <w:rsid w:val="73170691"/>
    <w:rsid w:val="7328E9F7"/>
    <w:rsid w:val="735519CC"/>
    <w:rsid w:val="7467D1BF"/>
    <w:rsid w:val="750BDCB9"/>
    <w:rsid w:val="75B25B97"/>
    <w:rsid w:val="75E7D22B"/>
    <w:rsid w:val="75ECD7D9"/>
    <w:rsid w:val="775BD9F9"/>
    <w:rsid w:val="780DA482"/>
    <w:rsid w:val="7838763A"/>
    <w:rsid w:val="7892F410"/>
    <w:rsid w:val="79489ADA"/>
    <w:rsid w:val="7963EED4"/>
    <w:rsid w:val="79BF6B8E"/>
    <w:rsid w:val="7AD1C6C7"/>
    <w:rsid w:val="7BDFE828"/>
    <w:rsid w:val="7CBAE70F"/>
    <w:rsid w:val="7E219525"/>
    <w:rsid w:val="7F534035"/>
    <w:rsid w:val="7F8E1350"/>
    <w:rsid w:val="7F9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042B"/>
  <w15:chartTrackingRefBased/>
  <w15:docId w15:val="{7D56BFCE-D20E-4CEC-8D95-AAFFBA97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33D4"/>
  </w:style>
  <w:style w:type="paragraph" w:styleId="Heading1">
    <w:name w:val="heading 1"/>
    <w:basedOn w:val="Normal"/>
    <w:next w:val="Normal"/>
    <w:link w:val="Heading1Char"/>
    <w:uiPriority w:val="9"/>
    <w:qFormat/>
    <w:rsid w:val="00AD6FE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59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C0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C24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D6FE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5159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F3C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1">
    <w:name w:val="Grid Table 2 Accent 1"/>
    <w:basedOn w:val="TableNormal"/>
    <w:uiPriority w:val="47"/>
    <w:rsid w:val="0038798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387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eading3Char" w:customStyle="1">
    <w:name w:val="Heading 3 Char"/>
    <w:basedOn w:val="DefaultParagraphFont"/>
    <w:link w:val="Heading3"/>
    <w:uiPriority w:val="9"/>
    <w:rsid w:val="00C13C0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782C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D78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6D782C"/>
    <w:rPr>
      <w:vertAlign w:val="superscript"/>
    </w:rPr>
  </w:style>
  <w:style w:type="table" w:styleId="Tabel-Gitter1" w:customStyle="1">
    <w:name w:val="Tabel - Gitter1"/>
    <w:basedOn w:val="TableNormal"/>
    <w:next w:val="TableGrid"/>
    <w:uiPriority w:val="39"/>
    <w:rsid w:val="00FC23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-Gitter2" w:customStyle="1">
    <w:name w:val="Tabel - Gitter2"/>
    <w:basedOn w:val="TableNormal"/>
    <w:next w:val="TableGrid"/>
    <w:uiPriority w:val="39"/>
    <w:rsid w:val="00FC23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-Gitter3" w:customStyle="1">
    <w:name w:val="Tabel - Gitter3"/>
    <w:basedOn w:val="TableNormal"/>
    <w:next w:val="TableGrid"/>
    <w:uiPriority w:val="39"/>
    <w:rsid w:val="006F6F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-Gitter4" w:customStyle="1">
    <w:name w:val="Tabel - Gitter4"/>
    <w:basedOn w:val="TableNormal"/>
    <w:next w:val="TableGrid"/>
    <w:uiPriority w:val="39"/>
    <w:rsid w:val="009063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7A2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087A2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7A27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041C68"/>
    <w:rPr>
      <w:i/>
      <w:iCs/>
      <w:color w:val="4472C4" w:themeColor="accent1"/>
    </w:rPr>
  </w:style>
  <w:style w:type="character" w:styleId="FrontpageHeading2Char" w:customStyle="1">
    <w:name w:val="Frontpage Heading 2 Char"/>
    <w:basedOn w:val="DefaultParagraphFont"/>
    <w:link w:val="FrontpageHeading2"/>
    <w:uiPriority w:val="6"/>
    <w:locked/>
    <w:rsid w:val="006156A8"/>
    <w:rPr>
      <w:rFonts w:ascii="Verdana" w:hAnsi="Verdana" w:eastAsia="Times New Roman" w:cs="Times New Roman"/>
      <w:b/>
      <w:caps/>
      <w:color w:val="009DE0"/>
      <w:sz w:val="60"/>
      <w:szCs w:val="18"/>
    </w:rPr>
  </w:style>
  <w:style w:type="paragraph" w:styleId="FrontpageHeading2" w:customStyle="1">
    <w:name w:val="Frontpage Heading 2"/>
    <w:basedOn w:val="Normal"/>
    <w:link w:val="FrontpageHeading2Char"/>
    <w:uiPriority w:val="6"/>
    <w:rsid w:val="006156A8"/>
    <w:pPr>
      <w:spacing w:after="0" w:line="720" w:lineRule="atLeast"/>
      <w:ind w:right="1134"/>
    </w:pPr>
    <w:rPr>
      <w:rFonts w:ascii="Verdana" w:hAnsi="Verdana" w:eastAsia="Times New Roman" w:cs="Times New Roman"/>
      <w:b/>
      <w:caps/>
      <w:color w:val="009DE0"/>
      <w:sz w:val="60"/>
      <w:szCs w:val="18"/>
    </w:rPr>
  </w:style>
  <w:style w:type="table" w:styleId="Blank" w:customStyle="1">
    <w:name w:val="Blank"/>
    <w:basedOn w:val="TableNormal"/>
    <w:uiPriority w:val="99"/>
    <w:rsid w:val="006156A8"/>
    <w:pPr>
      <w:spacing w:after="0" w:line="240" w:lineRule="atLeast"/>
    </w:pPr>
    <w:rPr>
      <w:rFonts w:ascii="Verdana" w:hAnsi="Verdana"/>
      <w:kern w:val="2"/>
      <w:sz w:val="18"/>
      <w:szCs w:val="18"/>
      <w14:ligatures w14:val="standardContextual"/>
    </w:rPr>
    <w:tblPr>
      <w:tblInd w:w="0" w:type="nil"/>
      <w:tblCellMar>
        <w:left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F024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F0243"/>
  </w:style>
  <w:style w:type="character" w:styleId="CommentReference">
    <w:name w:val="annotation reference"/>
    <w:basedOn w:val="DefaultParagraphFont"/>
    <w:uiPriority w:val="99"/>
    <w:unhideWhenUsed/>
    <w:rsid w:val="00147D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7D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147D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D9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D9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A122A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238E3"/>
  </w:style>
  <w:style w:type="paragraph" w:styleId="Revision">
    <w:name w:val="Revision"/>
    <w:hidden/>
    <w:uiPriority w:val="99"/>
    <w:semiHidden/>
    <w:rsid w:val="001238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238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8E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5CB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C5C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5C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C5CB5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CC2A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64123AF4-85C6-49C2-B6F6-C92E68ED350C}"/>
</file>

<file path=customXml/itemProps2.xml><?xml version="1.0" encoding="utf-8"?>
<ds:datastoreItem xmlns:ds="http://schemas.openxmlformats.org/officeDocument/2006/customXml" ds:itemID="{C35E4E26-2B73-4E85-96B5-ECC8A868CB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6F2A5E-A361-4E8B-98B6-5C6B3F126F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B845C2-3FED-44D8-AC7B-365A07C45413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Lægemiddelstyrelsen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Møller</dc:creator>
  <cp:keywords/>
  <dc:description/>
  <cp:lastModifiedBy>Birger Kidmose</cp:lastModifiedBy>
  <cp:revision>630</cp:revision>
  <dcterms:created xsi:type="dcterms:W3CDTF">2026-04-15T05:49:00Z</dcterms:created>
  <dcterms:modified xsi:type="dcterms:W3CDTF">2026-09-22T11:04:07Z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0x01010024373CE2A0AAA344A185260442135A2D</vt:lpwstr>
  </property>
  <property fmtid="{D5CDD505-2E9C-101B-9397-08002B2CF9AE}" pid="3" name="docLang">
    <vt:lpwstr>da</vt:lpwstr>
  </property>
  <property fmtid="{D5CDD505-2E9C-101B-9397-08002B2CF9AE}" pid="4" name="MSIP_Label_20ea7001-5c24-4702-a3ac-e436ccb02747_SetDate">
    <vt:lpwstr>2026-04-13T08:49:14Z</vt:lpwstr>
  </property>
  <property fmtid="{D5CDD505-2E9C-101B-9397-08002B2CF9AE}" pid="5" name="MSIP_Label_20ea7001-5c24-4702-a3ac-e436ccb02747_ActionId">
    <vt:lpwstr>f778424c-2d93-4a15-8120-8870a54bee45</vt:lpwstr>
  </property>
  <property fmtid="{D5CDD505-2E9C-101B-9397-08002B2CF9AE}" pid="6" name="MSIP_Label_20ea7001-5c24-4702-a3ac-e436ccb02747_Tag">
    <vt:lpwstr>10, 3, 0, 2</vt:lpwstr>
  </property>
  <property fmtid="{D5CDD505-2E9C-101B-9397-08002B2CF9AE}" pid="7" name="MSIP_Label_20ea7001-5c24-4702-a3ac-e436ccb02747_Name">
    <vt:lpwstr>Confidential</vt:lpwstr>
  </property>
  <property fmtid="{D5CDD505-2E9C-101B-9397-08002B2CF9AE}" pid="8" name="MSIP_Label_20ea7001-5c24-4702-a3ac-e436ccb02747_SiteId">
    <vt:lpwstr>c8823c91-be81-4f89-b024-6c3dd789c106</vt:lpwstr>
  </property>
  <property fmtid="{D5CDD505-2E9C-101B-9397-08002B2CF9AE}" pid="9" name="MSIP_Label_20ea7001-5c24-4702-a3ac-e436ccb02747_Method">
    <vt:lpwstr>Standard</vt:lpwstr>
  </property>
  <property fmtid="{D5CDD505-2E9C-101B-9397-08002B2CF9AE}" pid="10" name="MSIP_Label_20ea7001-5c24-4702-a3ac-e436ccb02747_Enabled">
    <vt:lpwstr>true</vt:lpwstr>
  </property>
  <property fmtid="{D5CDD505-2E9C-101B-9397-08002B2CF9AE}" pid="11" name="MSIP_Label_20ea7001-5c24-4702-a3ac-e436ccb02747_ContentBits">
    <vt:lpwstr>2</vt:lpwstr>
  </property>
  <property fmtid="{D5CDD505-2E9C-101B-9397-08002B2CF9AE}" pid="12" name="MSIP_Label_bc39398e-350a-456e-902d-194b9c90b617_Enabled">
    <vt:lpwstr>true</vt:lpwstr>
  </property>
  <property fmtid="{D5CDD505-2E9C-101B-9397-08002B2CF9AE}" pid="13" name="MSIP_Label_bc39398e-350a-456e-902d-194b9c90b617_SetDate">
    <vt:lpwstr>2026-06-01T11:09:47Z</vt:lpwstr>
  </property>
  <property fmtid="{D5CDD505-2E9C-101B-9397-08002B2CF9AE}" pid="14" name="MSIP_Label_bc39398e-350a-456e-902d-194b9c90b617_Method">
    <vt:lpwstr>Privileged</vt:lpwstr>
  </property>
  <property fmtid="{D5CDD505-2E9C-101B-9397-08002B2CF9AE}" pid="15" name="MSIP_Label_bc39398e-350a-456e-902d-194b9c90b617_Name">
    <vt:lpwstr>Client Materials</vt:lpwstr>
  </property>
  <property fmtid="{D5CDD505-2E9C-101B-9397-08002B2CF9AE}" pid="16" name="MSIP_Label_bc39398e-350a-456e-902d-194b9c90b617_SiteId">
    <vt:lpwstr>c8823c91-be81-4f89-b024-6c3dd789c106</vt:lpwstr>
  </property>
  <property fmtid="{D5CDD505-2E9C-101B-9397-08002B2CF9AE}" pid="17" name="MSIP_Label_bc39398e-350a-456e-902d-194b9c90b617_ActionId">
    <vt:lpwstr>3aff2e25-59d1-4198-be43-9fe94c6599d3</vt:lpwstr>
  </property>
  <property fmtid="{D5CDD505-2E9C-101B-9397-08002B2CF9AE}" pid="18" name="MSIP_Label_bc39398e-350a-456e-902d-194b9c90b617_ContentBits">
    <vt:lpwstr>0</vt:lpwstr>
  </property>
  <property fmtid="{D5CDD505-2E9C-101B-9397-08002B2CF9AE}" pid="19" name="MSIP_Label_bc39398e-350a-456e-902d-194b9c90b617_Tag">
    <vt:lpwstr>10, 0, 1, 1</vt:lpwstr>
  </property>
</Properties>
</file>