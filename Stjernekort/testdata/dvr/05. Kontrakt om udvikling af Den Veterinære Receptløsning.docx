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360CC9B7" w:rsidR="003D0E00" w:rsidRDefault="00F50260" w:rsidP="00066591">
      <w:r>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trPr>
                                <w:trHeight w:hRule="exact" w:val="3839"/>
                              </w:trPr>
                              <w:tc>
                                <w:tcPr>
                                  <w:tcW w:w="9526" w:type="dxa"/>
                                  <w:tcBorders>
                                    <w:top w:val="nil"/>
                                    <w:left w:val="nil"/>
                                    <w:bottom w:val="nil"/>
                                    <w:right w:val="nil"/>
                                  </w:tcBorders>
                                </w:tcPr>
                                <w:p w14:paraId="07859716" w14:textId="77777777" w:rsidR="00F50260" w:rsidRPr="00603C80" w:rsidRDefault="00F5026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hnxnbwIAAFcFAAAOAAAAZHJzL2Uyb0RvYy54bWysVEtv2zAMvg/YfxB0X50HGgxBnSJrkWFA 0RZLh54VWUqEyaJGKbGzXz9KtpOu26XDclBo8ePrI6mr67a27KAwGHAlH1+MOFNOQmXctuTfnlYf PnIWonCVsOBUyY8q8OvF+3dXjZ+rCezAVgoZOXFh3viS72L086IIcqdqES7AK0dKDViLSJ+4LSoU DXmvbTEZjWZFA1h5BKlCoNvbTskX2b/WSsYHrYOKzJaccov5xHxu0lksrsR8i8LvjOzTEP+QRS2M o6AnV7ciCrZH84er2kiEADpeSKgL0NpIlWugasajV9Wsd8KrXAuRE/yJpvD/3Mr7w9o/IovtJ2ip gYmQxod5oMtUT6uxTv+UKSM9UXg80abayCRdzsaT6WxEKkm6CUnTyWXyU5zNPYb4WUHNklBypL5k usThLsQOOkBStADWVCtjbf7A7ebGIjsI6uEq/3rvv8GsYw3lMr0cZc8Okn3n2rrkR+Vx6OOda8xS PFqVMNZ9VZqZKpeag6dBVKfwQkrlYmaJqsvohNIU6i2GPf6c1VuMuzrIIkcGF0/GtXGAufq8P+e0 q+9DyrrDU3Ne1J3E2G7avvcbqI40EgjdtgQvV4badidCfBRI60GtppWPD3RoC8Q69BJnO8Cff7tP eJpa0nLW0LqVPPzYC1Sc2S+O5jnt5iDgIGwGwe3rG6Duj+kx8TKLZIDRDqJGqJ/pJVimKKQSTlKs ksdBvInd0tNLItVymUG0gV7EO7f2MrlOdKYhfGqfBfp+UiMN+T0Miyjmrwa2wyZLB8t9BG3yNCdC OxZ7oml78z70L016Hl5+Z9T5PVz8AgAA//8DAFBLAwQUAAYACAAAACEAhPDRUd4AAAALAQAADwAA AGRycy9kb3ducmV2LnhtbEyPQU7DMBBF90jcwRokdq1NIARCnAoBPQApC5ZuPE1C43Eau21ye4YV XY7+05/3i9XkenHCMXSeNNwtFQik2tuOGg1fm/XiCUSIhqzpPaGGGQOsyuurwuTWn+kTT1VsBJdQ yI2GNsYhlzLULToTln5A4mznR2cin2Mj7WjOXO56mSj1KJ3piD+0ZsC3Fut9dXQabJYc6riv5upn vaPD/LFphu93rW9vptcXEBGn+A/Dnz6rQ8lOW38kG0SvYZFm94xy8JCkIJh4Vhmv22pI00SBLAt5 uaH8BQAA//8DAFBLAQItABQABgAIAAAAIQC2gziS/gAAAOEBAAATAAAAAAAAAAAAAAAAAAAAAABb Q29udGVudF9UeXBlc10ueG1sUEsBAi0AFAAGAAgAAAAhADj9If/WAAAAlAEAAAsAAAAAAAAAAAAA AAAALwEAAF9yZWxzLy5yZWxzUEsBAi0AFAAGAAgAAAAhAESGfGdvAgAAVwUAAA4AAAAAAAAAAAAA AAAALgIAAGRycy9lMm9Eb2MueG1sUEsBAi0AFAAGAAgAAAAhAITw0VHeAAAACwEAAA8AAAAAAAAA AAAAAAAAyQQAAGRycy9kb3ducmV2LnhtbFBLBQYAAAAABAAEAPMAAADUBQAAAAA= "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trPr>
                          <w:trHeight w:hRule="exact" w:val="3839"/>
                        </w:trPr>
                        <w:tc>
                          <w:tcPr>
                            <w:tcW w:w="9526" w:type="dxa"/>
                            <w:tcBorders>
                              <w:top w:val="nil"/>
                              <w:left w:val="nil"/>
                              <w:bottom w:val="nil"/>
                              <w:right w:val="nil"/>
                            </w:tcBorders>
                          </w:tcPr>
                          <w:p w14:paraId="07859716" w14:textId="77777777" w:rsidR="00F50260" w:rsidRPr="00603C80" w:rsidRDefault="00F5026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r>
        <w:t xml:space="preserve"> </w:t>
      </w:r>
    </w:p>
    <w:p w14:paraId="0DE951E2" w14:textId="77777777" w:rsidR="00025683" w:rsidRDefault="00025683" w:rsidP="00066591"/>
    <w:p w14:paraId="4AF703D2" w14:textId="77777777" w:rsidR="00025683" w:rsidRDefault="00F50260" w:rsidP="00066591">
      <w:r>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pPr>
                                    <w:pStyle w:val="Documentdataleadtext"/>
                                  </w:pPr>
                                  <w:bookmarkStart w:id="0" w:name="LAN_Intendedfor"/>
                                  <w:r>
                                    <w:t>Til</w:t>
                                  </w:r>
                                  <w:bookmarkEnd w:id="0"/>
                                </w:p>
                                <w:p w14:paraId="37D4E0E3" w14:textId="77777777" w:rsidR="00F50260" w:rsidRPr="00603C80" w:rsidRDefault="00F50260">
                                  <w:pPr>
                                    <w:pStyle w:val="Documentdatatext"/>
                                  </w:pPr>
                                  <w:r>
                                    <w:fldChar w:fldCharType="begin"/>
                                    <w:instrText xml:space="preserve"> MACROBUTTON NoName [</w:instrText>
                                  </w:r>
                                  <w:bookmarkStart w:id="1" w:name="LAN_Text_12"/>
                                  <w:r>
                                    <w:instrText>Tekst</w:instrText>
                                  </w:r>
                                  <w:bookmarkEnd w:id="1"/>
                                  <w:r>
                                    <w:instrText>]</w:instrText>
                                    <w:fldChar w:fldCharType="end"/>
                                  </w:r>
                                </w:p>
                                <w:p w14:paraId="7CC44797" w14:textId="77777777" w:rsidR="00F50260" w:rsidRPr="00603C80" w:rsidRDefault="00F50260">
                                  <w:pPr>
                                    <w:pStyle w:val="Documentdataleadtext"/>
                                  </w:pPr>
                                </w:p>
                                <w:p w14:paraId="10FB77F9" w14:textId="77777777" w:rsidR="00F50260" w:rsidRPr="00603C80" w:rsidRDefault="00F50260">
                                  <w:pPr>
                                    <w:pStyle w:val="Documentdataleadtext"/>
                                  </w:pPr>
                                  <w:bookmarkStart w:id="2" w:name="LAN_Documenttype_2"/>
                                  <w:r>
                                    <w:t>Dokumenttype</w:t>
                                  </w:r>
                                  <w:bookmarkEnd w:id="2"/>
                                </w:p>
                                <w:p w14:paraId="1A3658B6" w14:textId="77777777" w:rsidR="00F50260" w:rsidRPr="00603C80" w:rsidRDefault="00F50260">
                                  <w:pPr>
                                    <w:pStyle w:val="Documentdatatext"/>
                                  </w:pPr>
                                  <w:r>
                                    <w:fldChar w:fldCharType="begin"/>
                                    <w:instrText xml:space="preserve"> MACROBUTTON NoName [</w:instrText>
                                  </w:r>
                                  <w:bookmarkStart w:id="3" w:name="LAN_Text_13"/>
                                  <w:r>
                                    <w:instrText>Tekst</w:instrText>
                                  </w:r>
                                  <w:bookmarkEnd w:id="3"/>
                                  <w:r>
                                    <w:instrText>]</w:instrText>
                                    <w:fldChar w:fldCharType="end"/>
                                  </w:r>
                                </w:p>
                                <w:p w14:paraId="31F5FC02" w14:textId="77777777" w:rsidR="00F50260" w:rsidRPr="00603C80" w:rsidRDefault="00F50260">
                                  <w:pPr>
                                    <w:pStyle w:val="Documentdataleadtext"/>
                                  </w:pPr>
                                </w:p>
                                <w:p w14:paraId="44D1B3EA" w14:textId="77777777" w:rsidR="00F50260" w:rsidRPr="00603C80" w:rsidRDefault="00F50260">
                                  <w:pPr>
                                    <w:pStyle w:val="Documentdataleadtext"/>
                                  </w:pPr>
                                  <w:bookmarkStart w:id="4" w:name="LAN_Date_1"/>
                                  <w:r>
                                    <w:t>Dato</w:t>
                                  </w:r>
                                  <w:bookmarkEnd w:id="4"/>
                                </w:p>
                                <w:p w14:paraId="3BEFF405" w14:textId="77777777" w:rsidR="00F50260" w:rsidRPr="00603C80" w:rsidRDefault="00F50260">
                                  <w:pPr>
                                    <w:pStyle w:val="Documentdatatext"/>
                                  </w:pPr>
                                  <w:r>
                                    <w:fldChar w:fldCharType="begin"/>
                                    <w:instrText xml:space="preserve"> MACROBUTTON NoName [</w:instrText>
                                  </w:r>
                                  <w:bookmarkStart w:id="5" w:name="LAN_MonthYear_1"/>
                                  <w:r>
                                    <w:instrText>Måned, År</w:instrText>
                                  </w:r>
                                  <w:bookmarkEnd w:id="5"/>
                                  <w:r>
                                    <w:instrText>]</w:instrText>
                                    <w:fldChar w:fldCharType="end"/>
                                  </w:r>
                                </w:p>
                                <w:p w14:paraId="7F713FC0" w14:textId="77777777" w:rsidR="00F50260" w:rsidRPr="00603C80" w:rsidRDefault="00F50260">
                                  <w:pPr>
                                    <w:pStyle w:val="Documentdataleadtext"/>
                                  </w:pPr>
                                </w:p>
                                <w:p w14:paraId="36A7A415" w14:textId="77777777" w:rsidR="00F50260" w:rsidRPr="00603C80" w:rsidRDefault="00F50260">
                                  <w:pPr>
                                    <w:pStyle w:val="Documentdataleadtext"/>
                                  </w:pPr>
                                  <w:r>
                                    <w:fldChar w:fldCharType="begin"/>
                                    <w:instrText xml:space="preserve"> MACROBUTTON NoName [</w:instrText>
                                  </w:r>
                                  <w:bookmarkStart w:id="6" w:name="LAN_Optional"/>
                                  <w:r>
                                    <w:instrText>Valgfri</w:instrText>
                                  </w:r>
                                  <w:bookmarkEnd w:id="6"/>
                                  <w:r>
                                    <w:instrText xml:space="preserve"> 1 </w:instrText>
                                  </w:r>
                                  <w:r>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instrText>]</w:instrText>
                                    <w:fldChar w:fldCharType="end"/>
                                  </w:r>
                                </w:p>
                                <w:p w14:paraId="584E92DE" w14:textId="77777777" w:rsidR="00F50260" w:rsidRPr="00603C80" w:rsidRDefault="00F50260">
                                  <w:pPr>
                                    <w:pStyle w:val="Documentdatatext"/>
                                  </w:pPr>
                                  <w:r>
                                    <w:fldChar w:fldCharType="begin"/>
                                    <w:instrText xml:space="preserve"> MACROBUTTON NoName [</w:instrText>
                                  </w:r>
                                  <w:bookmarkStart w:id="8" w:name="LAN_Text_14"/>
                                  <w:r>
                                    <w:instrText>Tekst</w:instrText>
                                  </w:r>
                                  <w:bookmarkEnd w:id="8"/>
                                  <w:r>
                                    <w:instrText xml:space="preserve"> </w:instrText>
                                  </w:r>
                                  <w:r>
                                    <w:rPr>
                                      <w:color w:val="800000"/>
                                      <w:sz w:val="12"/>
                                    </w:rPr>
                                    <w:instrText xml:space="preserve">- </w:instrText>
                                  </w:r>
                                  <w:bookmarkStart w:id="9" w:name="LAN_RememberDelete_7"/>
                                  <w:r>
                                    <w:rPr>
                                      <w:color w:val="800000"/>
                                      <w:sz w:val="12"/>
                                    </w:rPr>
                                    <w:instrText>Hvis der ikke er valfri tekst, slet da dette felt</w:instrText>
                                  </w:r>
                                  <w:bookmarkEnd w:id="9"/>
                                  <w:r>
                                    <w:instrText>]</w:instrText>
                                    <w:fldChar w:fldCharType="end"/>
                                  </w:r>
                                </w:p>
                                <w:p w14:paraId="5965354D" w14:textId="77777777" w:rsidR="00F50260" w:rsidRPr="00603C80" w:rsidRDefault="00F50260">
                                  <w:pPr>
                                    <w:pStyle w:val="Documentdataleadtext"/>
                                  </w:pPr>
                                </w:p>
                                <w:p w14:paraId="1ABA9EF8" w14:textId="77777777" w:rsidR="00F50260" w:rsidRPr="00603C80" w:rsidRDefault="00F50260">
                                  <w:pPr>
                                    <w:pStyle w:val="Documentdataleadtext"/>
                                  </w:pPr>
                                  <w:r>
                                    <w:fldChar w:fldCharType="begin"/>
                                    <w:instrText xml:space="preserve"> MACROBUTTON NoName [</w:instrText>
                                  </w:r>
                                  <w:bookmarkStart w:id="10" w:name="LAN_Optional_1"/>
                                  <w:r>
                                    <w:instrText>Valgfri</w:instrText>
                                  </w:r>
                                  <w:bookmarkEnd w:id="10"/>
                                  <w:r>
                                    <w:instrText xml:space="preserve"> 2 </w:instrText>
                                  </w:r>
                                  <w:r>
                                    <w:rPr>
                                      <w:color w:val="800000"/>
                                      <w:sz w:val="12"/>
                                    </w:rPr>
                                    <w:instrText xml:space="preserve">- </w:instrText>
                                  </w:r>
                                  <w:bookmarkStart w:id="11" w:name="LAN_RememberDelete_8"/>
                                  <w:r>
                                    <w:rPr>
                                      <w:color w:val="800000"/>
                                      <w:sz w:val="12"/>
                                    </w:rPr>
                                    <w:instrText>Hvis der ikke er valfri tekst, slet da dette felt</w:instrText>
                                  </w:r>
                                  <w:bookmarkEnd w:id="11"/>
                                  <w:r>
                                    <w:instrText>]</w:instrText>
                                    <w:fldChar w:fldCharType="end"/>
                                  </w:r>
                                </w:p>
                                <w:p w14:paraId="04715B53" w14:textId="77777777" w:rsidR="00F50260" w:rsidRPr="00603C80" w:rsidRDefault="00F50260">
                                  <w:pPr>
                                    <w:pStyle w:val="Documentdatatext"/>
                                  </w:pPr>
                                  <w:r>
                                    <w:fldChar w:fldCharType="begin"/>
                                    <w:instrText xml:space="preserve"> MACROBUTTON NoName [</w:instrText>
                                  </w:r>
                                  <w:bookmarkStart w:id="12" w:name="LAN_Text_15"/>
                                  <w:r>
                                    <w:instrText>Tekst</w:instrText>
                                  </w:r>
                                  <w:bookmarkEnd w:id="12"/>
                                  <w:r>
                                    <w:instrText xml:space="preserve"> </w:instrText>
                                  </w:r>
                                  <w:r>
                                    <w:rPr>
                                      <w:color w:val="800000"/>
                                      <w:sz w:val="12"/>
                                    </w:rPr>
                                    <w:instrText xml:space="preserve">- </w:instrText>
                                  </w:r>
                                  <w:bookmarkStart w:id="13" w:name="LAN_RememberDelete_9"/>
                                  <w:r>
                                    <w:rPr>
                                      <w:color w:val="800000"/>
                                      <w:sz w:val="12"/>
                                    </w:rPr>
                                    <w:instrText>Hvis der ikke er valfri tekst, slet da dette felt</w:instrText>
                                  </w:r>
                                  <w:bookmarkEnd w:id="13"/>
                                  <w:r>
                                    <w:instrText>]</w:instrText>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69978978" w:rsidR="00547F22" w:rsidRPr="007308ED" w:rsidRDefault="00000000"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t>kontrakt</w:t>
                                      </w:r>
                                    </w:sdtContent>
                                  </w:sdt>
                                  <w:r>
                                    <w:t xml:space="preserve"> </w:t>
                                  </w:r>
                                </w:p>
                                <w:p w14:paraId="0802EDBB" w14:textId="3D571480" w:rsidR="00F50260" w:rsidRPr="00B35708" w:rsidRDefault="00000000"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t>udvikling af den veterinære receptløsning</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bK8cgIAAF4FAAAOAAAAZHJzL2Uyb0RvYy54bWysVN9v2yAQfp+0/wHxvjpJta6K6lRZqkyT qrZqOvWZYEjQMMcOEjv763dgO+m6vXSaH/DBffeT77i6bmvL9gqDAVfy8dmIM+UkVMZtSv7tafnh krMQhauEBadKflCBX8/ev7tq/FRNYAu2UsjIiQvTxpd8G6OfFkWQW1WLcAZeOVJqwFpE2uKmqFA0 5L22xWQ0uigawMojSBUCnd50Sj7L/rVWMt5rHVRktuSUW8wr5nWd1mJ2JaYbFH5rZJ+G+IcsamEc BT26uhFRsB2aP1zVRiIE0PFMQl2A1kaqXANVMx69qma1FV7lWqg5wR/bFP6fW3m3X/kHZLH9DC1d YGpI48M00GGqp9VYpz9lykhPLTwc26bayCQdXown5xcjUknSXX46zxvyU5zMPYb4RUHNklBypHvJ 7RL72xA76ABJ0QJYUy2NtXmDm/XCItsLusNl/lKW5P03mHWsoVzOP46yZwfJvsNZl/yoTIc+3qnG LMWDVQlj3aPSzFS51Bw8EVEdwwsplYu5SxQ/oxNKU6i3GPb4U1ZvMe7qIIscGVw8GtfGAebq8/yc 0q6+DynrDk/te1F3EmO7bqnwFxRYQ3UgZiB0QxO8XBq6vVsR4oNAmhK6cZr8eE+LtkDNh17ibAv4 82/nCU/kJS1nDU1dycOPnUDFmf3qiNZpRAcBB2E9CG5XL4BIMKY3xcsskgFGO4gaoX6mB2GeopBK OEmxSh4HcRG72acHRar5PINoEL2It27lZXKdupq4+NQ+C/Q9YSNx/Q6GeRTTV7ztsMnSwXwXQZtM 6tTXrot9v2mIM3H7Bye9Ei/3GXV6Fme/AAAA//8DAFBLAwQUAAYACAAAACEA88se5uAAAAAMAQAA DwAAAGRycy9kb3ducmV2LnhtbEyPQU+DQBCF7yb+h82YeDHtArGgyNIYk3q3No3HgR2Byu4SdgvU X+940uO89+XNe8V2Mb2YaPSdswridQSCbO10ZxsFh/fd6gGED2g19s6Sggt52JbXVwXm2s32jaZ9 aASHWJ+jgjaEIZfS1y0Z9Gs3kGXv040GA59jI/WIM4ebXiZRlEqDneUPLQ700lL9tT8bBdWUHJed /v54NcvxhJeO5tPhTqnbm+X5CUSgJfzB8Fufq0PJnSp3ttqLXsFqk2aMsnEf8wYmHqMsBVGxsomz BGRZyP8jyh8AAAD//wMAUEsBAi0AFAAGAAgAAAAhALaDOJL+AAAA4QEAABMAAAAAAAAAAAAAAAAA AAAAAFtDb250ZW50X1R5cGVzXS54bWxQSwECLQAUAAYACAAAACEAOP0h/9YAAACUAQAACwAAAAAA AAAAAAAAAAAvAQAAX3JlbHMvLnJlbHNQSwECLQAUAAYACAAAACEARsWyvHICAABeBQAADgAAAAAA AAAAAAAAAAAuAgAAZHJzL2Uyb0RvYy54bWxQSwECLQAUAAYACAAAACEA88se5uAAAAAMAQAADwAA AAAAAAAAAAAAAADMBAAAZHJzL2Rvd25yZXYueG1sUEsFBgAAAAAEAAQA8wAAANkFAAAAAA== "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pPr>
                              <w:pStyle w:val="Documentdataleadtext"/>
                            </w:pPr>
                            <w:bookmarkStart w:id="14" w:name="LAN_Intendedfor"/>
                            <w:r>
                              <w:t>Til</w:t>
                            </w:r>
                            <w:bookmarkEnd w:id="14"/>
                          </w:p>
                          <w:p w14:paraId="37D4E0E3" w14:textId="77777777" w:rsidR="00F50260" w:rsidRPr="00603C80" w:rsidRDefault="00F50260">
                            <w:pPr>
                              <w:pStyle w:val="Documentdatatext"/>
                            </w:pPr>
                            <w:r>
                              <w:fldChar w:fldCharType="begin"/>
                              <w:instrText xml:space="preserve"> MACROBUTTON NoName [</w:instrText>
                            </w:r>
                            <w:bookmarkStart w:id="15" w:name="LAN_Text_12"/>
                            <w:r>
                              <w:instrText>Tekst</w:instrText>
                            </w:r>
                            <w:bookmarkEnd w:id="15"/>
                            <w:r>
                              <w:instrText>]</w:instrText>
                              <w:fldChar w:fldCharType="end"/>
                            </w:r>
                          </w:p>
                          <w:p w14:paraId="7CC44797" w14:textId="77777777" w:rsidR="00F50260" w:rsidRPr="00603C80" w:rsidRDefault="00F50260">
                            <w:pPr>
                              <w:pStyle w:val="Documentdataleadtext"/>
                            </w:pPr>
                          </w:p>
                          <w:p w14:paraId="10FB77F9" w14:textId="77777777" w:rsidR="00F50260" w:rsidRPr="00603C80" w:rsidRDefault="00F50260">
                            <w:pPr>
                              <w:pStyle w:val="Documentdataleadtext"/>
                            </w:pPr>
                            <w:bookmarkStart w:id="16" w:name="LAN_Documenttype_2"/>
                            <w:r>
                              <w:t>Dokumenttype</w:t>
                            </w:r>
                            <w:bookmarkEnd w:id="16"/>
                          </w:p>
                          <w:p w14:paraId="1A3658B6" w14:textId="77777777" w:rsidR="00F50260" w:rsidRPr="00603C80" w:rsidRDefault="00F50260">
                            <w:pPr>
                              <w:pStyle w:val="Documentdatatext"/>
                            </w:pPr>
                            <w:r>
                              <w:fldChar w:fldCharType="begin"/>
                              <w:instrText xml:space="preserve"> MACROBUTTON NoName [</w:instrText>
                            </w:r>
                            <w:bookmarkStart w:id="17" w:name="LAN_Text_13"/>
                            <w:r>
                              <w:instrText>Tekst</w:instrText>
                            </w:r>
                            <w:bookmarkEnd w:id="17"/>
                            <w:r>
                              <w:instrText>]</w:instrText>
                              <w:fldChar w:fldCharType="end"/>
                            </w:r>
                          </w:p>
                          <w:p w14:paraId="31F5FC02" w14:textId="77777777" w:rsidR="00F50260" w:rsidRPr="00603C80" w:rsidRDefault="00F50260">
                            <w:pPr>
                              <w:pStyle w:val="Documentdataleadtext"/>
                            </w:pPr>
                          </w:p>
                          <w:p w14:paraId="44D1B3EA" w14:textId="77777777" w:rsidR="00F50260" w:rsidRPr="00603C80" w:rsidRDefault="00F50260">
                            <w:pPr>
                              <w:pStyle w:val="Documentdataleadtext"/>
                            </w:pPr>
                            <w:bookmarkStart w:id="18" w:name="LAN_Date_1"/>
                            <w:r>
                              <w:t>Dato</w:t>
                            </w:r>
                            <w:bookmarkEnd w:id="18"/>
                          </w:p>
                          <w:p w14:paraId="3BEFF405" w14:textId="77777777" w:rsidR="00F50260" w:rsidRPr="00603C80" w:rsidRDefault="00F50260">
                            <w:pPr>
                              <w:pStyle w:val="Documentdatatext"/>
                            </w:pPr>
                            <w:r>
                              <w:fldChar w:fldCharType="begin"/>
                              <w:instrText xml:space="preserve"> MACROBUTTON NoName [</w:instrText>
                            </w:r>
                            <w:bookmarkStart w:id="19" w:name="LAN_MonthYear_1"/>
                            <w:r>
                              <w:instrText>Måned, År</w:instrText>
                            </w:r>
                            <w:bookmarkEnd w:id="19"/>
                            <w:r>
                              <w:instrText>]</w:instrText>
                              <w:fldChar w:fldCharType="end"/>
                            </w:r>
                          </w:p>
                          <w:p w14:paraId="7F713FC0" w14:textId="77777777" w:rsidR="00F50260" w:rsidRPr="00603C80" w:rsidRDefault="00F50260">
                            <w:pPr>
                              <w:pStyle w:val="Documentdataleadtext"/>
                            </w:pPr>
                          </w:p>
                          <w:p w14:paraId="36A7A415" w14:textId="77777777" w:rsidR="00F50260" w:rsidRPr="00603C80" w:rsidRDefault="00F50260">
                            <w:pPr>
                              <w:pStyle w:val="Documentdataleadtext"/>
                            </w:pPr>
                            <w:r>
                              <w:fldChar w:fldCharType="begin"/>
                              <w:instrText xml:space="preserve"> MACROBUTTON NoName [</w:instrText>
                            </w:r>
                            <w:bookmarkStart w:id="20" w:name="LAN_Optional"/>
                            <w:r>
                              <w:instrText>Valgfri</w:instrText>
                            </w:r>
                            <w:bookmarkEnd w:id="20"/>
                            <w:r>
                              <w:instrText xml:space="preserve"> 1 </w:instrText>
                            </w:r>
                            <w:r>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instrText>]</w:instrText>
                              <w:fldChar w:fldCharType="end"/>
                            </w:r>
                          </w:p>
                          <w:p w14:paraId="584E92DE" w14:textId="77777777" w:rsidR="00F50260" w:rsidRPr="00603C80" w:rsidRDefault="00F50260">
                            <w:pPr>
                              <w:pStyle w:val="Documentdatatext"/>
                            </w:pPr>
                            <w:r>
                              <w:fldChar w:fldCharType="begin"/>
                              <w:instrText xml:space="preserve"> MACROBUTTON NoName [</w:instrText>
                            </w:r>
                            <w:bookmarkStart w:id="22" w:name="LAN_Text_14"/>
                            <w:r>
                              <w:instrText>Tekst</w:instrText>
                            </w:r>
                            <w:bookmarkEnd w:id="22"/>
                            <w:r>
                              <w:instrText xml:space="preserve"> </w:instrText>
                            </w:r>
                            <w:r>
                              <w:rPr>
                                <w:color w:val="800000"/>
                                <w:sz w:val="12"/>
                              </w:rPr>
                              <w:instrText xml:space="preserve">- </w:instrText>
                            </w:r>
                            <w:bookmarkStart w:id="23" w:name="LAN_RememberDelete_7"/>
                            <w:r>
                              <w:rPr>
                                <w:color w:val="800000"/>
                                <w:sz w:val="12"/>
                              </w:rPr>
                              <w:instrText>Hvis der ikke er valfri tekst, slet da dette felt</w:instrText>
                            </w:r>
                            <w:bookmarkEnd w:id="23"/>
                            <w:r>
                              <w:instrText>]</w:instrText>
                              <w:fldChar w:fldCharType="end"/>
                            </w:r>
                          </w:p>
                          <w:p w14:paraId="5965354D" w14:textId="77777777" w:rsidR="00F50260" w:rsidRPr="00603C80" w:rsidRDefault="00F50260">
                            <w:pPr>
                              <w:pStyle w:val="Documentdataleadtext"/>
                            </w:pPr>
                          </w:p>
                          <w:p w14:paraId="1ABA9EF8" w14:textId="77777777" w:rsidR="00F50260" w:rsidRPr="00603C80" w:rsidRDefault="00F50260">
                            <w:pPr>
                              <w:pStyle w:val="Documentdataleadtext"/>
                            </w:pPr>
                            <w:r>
                              <w:fldChar w:fldCharType="begin"/>
                              <w:instrText xml:space="preserve"> MACROBUTTON NoName [</w:instrText>
                            </w:r>
                            <w:bookmarkStart w:id="24" w:name="LAN_Optional_1"/>
                            <w:r>
                              <w:instrText>Valgfri</w:instrText>
                            </w:r>
                            <w:bookmarkEnd w:id="24"/>
                            <w:r>
                              <w:instrText xml:space="preserve"> 2 </w:instrText>
                            </w:r>
                            <w:r>
                              <w:rPr>
                                <w:color w:val="800000"/>
                                <w:sz w:val="12"/>
                              </w:rPr>
                              <w:instrText xml:space="preserve">- </w:instrText>
                            </w:r>
                            <w:bookmarkStart w:id="25" w:name="LAN_RememberDelete_8"/>
                            <w:r>
                              <w:rPr>
                                <w:color w:val="800000"/>
                                <w:sz w:val="12"/>
                              </w:rPr>
                              <w:instrText>Hvis der ikke er valfri tekst, slet da dette felt</w:instrText>
                            </w:r>
                            <w:bookmarkEnd w:id="25"/>
                            <w:r>
                              <w:instrText>]</w:instrText>
                              <w:fldChar w:fldCharType="end"/>
                            </w:r>
                          </w:p>
                          <w:p w14:paraId="04715B53" w14:textId="77777777" w:rsidR="00F50260" w:rsidRPr="00603C80" w:rsidRDefault="00F50260">
                            <w:pPr>
                              <w:pStyle w:val="Documentdatatext"/>
                            </w:pPr>
                            <w:r>
                              <w:fldChar w:fldCharType="begin"/>
                              <w:instrText xml:space="preserve"> MACROBUTTON NoName [</w:instrText>
                            </w:r>
                            <w:bookmarkStart w:id="26" w:name="LAN_Text_15"/>
                            <w:r>
                              <w:instrText>Tekst</w:instrText>
                            </w:r>
                            <w:bookmarkEnd w:id="26"/>
                            <w:r>
                              <w:instrText xml:space="preserve"> </w:instrText>
                            </w:r>
                            <w:r>
                              <w:rPr>
                                <w:color w:val="800000"/>
                                <w:sz w:val="12"/>
                              </w:rPr>
                              <w:instrText xml:space="preserve">- </w:instrText>
                            </w:r>
                            <w:bookmarkStart w:id="27" w:name="LAN_RememberDelete_9"/>
                            <w:r>
                              <w:rPr>
                                <w:color w:val="800000"/>
                                <w:sz w:val="12"/>
                              </w:rPr>
                              <w:instrText>Hvis der ikke er valfri tekst, slet da dette felt</w:instrText>
                            </w:r>
                            <w:bookmarkEnd w:id="27"/>
                            <w:r>
                              <w:instrText>]</w:instrText>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69978978" w:rsidR="00547F22" w:rsidRPr="007308ED" w:rsidRDefault="00000000"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t>kontrakt</w:t>
                                </w:r>
                              </w:sdtContent>
                            </w:sdt>
                            <w:r>
                              <w:t xml:space="preserve"> </w:t>
                            </w:r>
                          </w:p>
                          <w:p w14:paraId="0802EDBB" w14:textId="3D571480" w:rsidR="00F50260" w:rsidRPr="00B35708" w:rsidRDefault="00000000"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t>udvikling af den veterinære receptløsning</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footerReference w:type="even" r:id="rId12"/>
          <w:footerReference w:type="default" r:id="rId13"/>
          <w:pgSz w:w="11907" w:h="16839" w:code="9"/>
          <w:pgMar w:top="1984" w:right="1190" w:bottom="1417" w:left="1757" w:header="851" w:footer="680" w:gutter="0"/>
          <w:cols w:space="708"/>
          <w:docGrid w:linePitch="360"/>
        </w:sectPr>
      </w:pPr>
      <w:r>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F823DD">
                              <w:trPr>
                                <w:trHeight w:hRule="exact" w:val="2976"/>
                              </w:trPr>
                              <w:tc>
                                <w:tcPr>
                                  <w:tcW w:w="8947" w:type="dxa"/>
                                </w:tcPr>
                                <w:p w14:paraId="4880C6E0" w14:textId="2D90D01F" w:rsidR="00A84F08" w:rsidRPr="007308ED" w:rsidRDefault="00000000"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t>kontrakt</w:t>
                                      </w:r>
                                    </w:sdtContent>
                                  </w:sdt>
                                </w:p>
                                <w:p w14:paraId="0F5A6B33" w14:textId="7DD4381C" w:rsidR="00547F22" w:rsidRPr="007308ED" w:rsidRDefault="00000000"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t xml:space="preserve">udvikling af den veterinære receptløsning</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1682E0BA">
                                        <wp:extent cx="6076950" cy="3529315"/>
                                        <wp:effectExtent l="0" t="0" r="0" b="0"/>
                                        <wp:docPr id="11" name="Picture 11" descr="Woman signing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oman signing contract"/>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104818" cy="3545500"/>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PJ0pdAIAAF4FAAAOAAAAZHJzL2Uyb0RvYy54bWysVF9v0zAQf0fiO1h+Z0k7NkHUdCqbipCm baJDe3Ydu41wfObsNimfnrOTtGPwMkQenLPv/93vbnbVNYbtFfoabMknZzlnykqoarsp+bfH5bsP nPkgbCUMWFXyg/L8av72zax1hZrCFkylkJER64vWlXwbgiuyzMutaoQ/A6csMTVgIwJdcZNVKFqy 3phsmueXWQtYOQSpvKfXm57J58m+1kqGe629CsyUnGIL6cR0ruOZzWei2KBw21oOYYh/iKIRtSWn R1M3Igi2w/oPU00tETzocCahyUDrWqqUA2UzyV9ks9oKp1IuVBzvjmXy/8+svNuv3AOy0H2CjhoY C9I6X3h6jPl0Gpv4p0gZ8amEh2PZVBeYpMfLyfT8MieWJN7Fxzx/Txeyk53UHfrwWUHDIlFypL6k con9rQ+96CgSvXkwdbWsjUkX3KyvDbK9oB4u0zdY/03MWNZSLOcXebJsIer3po2NdlSCw+DvlGOi wsGoKGPsV6VZXaVUk/MIRHV0L6RUNqQqUXZJOkppcvUaxUH+FNVrlPs8SCN5BhuOyk1tAVP2aX5O YVffx5B1L0/NeZZ3JEO37ijxkk9HCKyhOhAyEPqh8U4ua+rerfDhQSBNCXWcJj/c06ENUPFhoDjb Av7823uUJ/ASl7OWpq7k/sdOoOLMfLEE6ziiI4EjsR4Ju2uugUAwoZ3iZCJJAYMZSY3QPNFCWEQv xBJWkq+Sh5G8Dv3s00KRarFIQjSIToRbu3Iymo5VjVh87J4EugGwgbB+B+M8iuIFbnvZqOndYhcI egnUsa59FYd60xCnsRgWTtwSz+9J6rQW578AAAD//wMAUEsDBBQABgAIAAAAIQCdVP1z3gAAAAgB AAAPAAAAZHJzL2Rvd25yZXYueG1sTI/NasMwEITvhb6D2EJviVSXNrVrOYRA6A/00CSQq2xtbBNr ZSwldt++21Nzm2WGb2fy5eQ6ccEhtJ40PMwVCKTK25ZqDfvdZvYCIkRD1nSeUMMPBlgWtze5yawf 6Rsv21gLhlDIjIYmxj6TMlQNOhPmvkdi7+gHZyKfQy3tYEaGu04mSj1LZ1riD43pcd1gddqenQb1 cXj//Ep3lBzWG9nX+9UblqPW93fT6hVExCn+h+GvPleHgjuV/kw2iE7D7GnxyFGGgWA7VQsWJYsk TUAWubweUPwCAAD//wMAUEsBAi0AFAAGAAgAAAAhALaDOJL+AAAA4QEAABMAAAAAAAAAAAAAAAAA AAAAAFtDb250ZW50X1R5cGVzXS54bWxQSwECLQAUAAYACAAAACEAOP0h/9YAAACUAQAACwAAAAAA AAAAAAAAAAAvAQAAX3JlbHMvLnJlbHNQSwECLQAUAAYACAAAACEAXjydKXQCAABeBQAADgAAAAAA AAAAAAAAAAAuAgAAZHJzL2Uyb0RvYy54bWxQSwECLQAUAAYACAAAACEAnVT9c94AAAAIAQAADwAA AAAAAAAAAAAAAADOBAAAZHJzL2Rvd25yZXYueG1sUEsFBgAAAAAEAAQA8wAAANkFAAAAAA== "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F823DD">
                        <w:trPr>
                          <w:trHeight w:hRule="exact" w:val="2976"/>
                        </w:trPr>
                        <w:tc>
                          <w:tcPr>
                            <w:tcW w:w="8947" w:type="dxa"/>
                          </w:tcPr>
                          <w:p w14:paraId="4880C6E0" w14:textId="2D90D01F" w:rsidR="00A84F08" w:rsidRPr="007308ED" w:rsidRDefault="00000000"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t>kontrakt</w:t>
                                </w:r>
                              </w:sdtContent>
                            </w:sdt>
                          </w:p>
                          <w:p w14:paraId="0F5A6B33" w14:textId="7DD4381C" w:rsidR="00547F22" w:rsidRPr="007308ED" w:rsidRDefault="00000000"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t xml:space="preserve">udvikling af den veterinære receptløsning</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1682E0BA">
                                  <wp:extent cx="6076950" cy="3529315"/>
                                  <wp:effectExtent l="0" t="0" r="0" b="0"/>
                                  <wp:docPr id="11" name="Picture 11" descr="Woman signing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oman signing contract"/>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104818" cy="3545500"/>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77777777" w:rsidR="00025683" w:rsidRPr="000633F3" w:rsidRDefault="00DC42BA" w:rsidP="00E9667B">
      <w:pPr>
        <w:spacing w:line="276" w:lineRule="auto"/>
        <w:rPr>
          <w:b/>
        </w:rPr>
      </w:pPr>
      <w:r>
        <w:rPr>
          <w:b/>
          <w:sz w:val="22"/>
          <w:szCs w:val="22"/>
        </w:rPr>
        <w:lastRenderedPageBreak/>
        <w:t>Vejledning</w:t>
      </w:r>
    </w:p>
    <w:p w14:paraId="1141DBBC" w14:textId="77777777" w:rsidR="00DC42BA" w:rsidRDefault="00DC42BA" w:rsidP="00E9667B">
      <w:pPr>
        <w:spacing w:line="276" w:lineRule="auto"/>
      </w:pPr>
    </w:p>
    <w:p w14:paraId="5ECCE8B1" w14:textId="77777777" w:rsidR="00642E7C" w:rsidRDefault="00642E7C" w:rsidP="00642E7C">
      <w:pPr>
        <w:spacing w:line="276" w:lineRule="auto"/>
      </w:pPr>
    </w:p>
    <w:p w14:paraId="7607CA3B" w14:textId="77C8FED3" w:rsidR="00642E7C" w:rsidRPr="002F1935" w:rsidRDefault="00642E7C" w:rsidP="00642E7C">
      <w:pPr>
        <w:spacing w:line="276" w:lineRule="auto"/>
      </w:pPr>
      <w:r>
        <w:t xml:space="preserve">Som angivet i punkt 13.4 (Mindstekrav) i udbudsbetingelserne </w:t>
      </w:r>
      <w:r>
        <w:rPr>
          <w:b/>
        </w:rPr>
        <w:t xml:space="preserve">er Kontrakten som sådan et mindstekrav i sin helhed, bortset dog fra følgende punkter i Kontrakten, som tilbudsgiver må tage forbehold over for</w:t>
      </w:r>
      <w:r>
        <w:t>:</w:t>
      </w:r>
    </w:p>
    <w:p w14:paraId="23E623E9" w14:textId="77777777" w:rsidR="00642E7C" w:rsidRPr="00996B62" w:rsidRDefault="00642E7C" w:rsidP="00642E7C">
      <w:pPr>
        <w:spacing w:line="276" w:lineRule="auto"/>
      </w:pPr>
    </w:p>
    <w:p w14:paraId="1BD7FB8B" w14:textId="4961D73A" w:rsidR="00677858" w:rsidRDefault="00677858" w:rsidP="00677858">
      <w:pPr>
        <w:pStyle w:val="Opstilling-talellerbogst"/>
        <w:numPr>
          <w:ilvl w:val="0"/>
          <w:numId w:val="18"/>
        </w:numPr>
        <w:spacing w:line="276" w:lineRule="auto"/>
        <w:contextualSpacing w:val="0"/>
      </w:pPr>
      <w:bookmarkStart w:id="29" w:name="_Hlk126089022"/>
      <w:r>
        <w:t xml:space="preserve">Kontraktens punkt 5.8. (Audit)</w:t>
      </w:r>
    </w:p>
    <w:p w14:paraId="2468BBA5" w14:textId="66A6DEC8" w:rsidR="000C6849" w:rsidRDefault="000C6849" w:rsidP="00677858">
      <w:pPr>
        <w:pStyle w:val="Opstilling-talellerbogst"/>
        <w:numPr>
          <w:ilvl w:val="0"/>
          <w:numId w:val="18"/>
        </w:numPr>
        <w:spacing w:line="276" w:lineRule="auto"/>
        <w:contextualSpacing w:val="0"/>
      </w:pPr>
      <w:r>
        <w:t>Kontraktens punkt 17.2 (Bod). Der kan kun tages eventuelt forbehold over for bodsstørrelserne.</w:t>
      </w:r>
    </w:p>
    <w:p w14:paraId="3871B35B" w14:textId="666EB392" w:rsidR="000C6849" w:rsidRDefault="000C6849" w:rsidP="00677858">
      <w:pPr>
        <w:pStyle w:val="Opstilling-talellerbogst"/>
        <w:numPr>
          <w:ilvl w:val="0"/>
          <w:numId w:val="18"/>
        </w:numPr>
        <w:spacing w:line="276" w:lineRule="auto"/>
        <w:contextualSpacing w:val="0"/>
      </w:pPr>
      <w:r>
        <w:t xml:space="preserve">Kontraktens punkt 21 (Erstatning og forsikring). Der kan kun tages eventuelt forbehold over for størrelsen af erstatningsmaksimum, som er fastsat til leverancevederlaget.</w:t>
      </w:r>
    </w:p>
    <w:p w14:paraId="196E4373" w14:textId="272850FA" w:rsidR="000C6849" w:rsidRDefault="000C6849" w:rsidP="00677858">
      <w:pPr>
        <w:pStyle w:val="Opstilling-talellerbogst"/>
        <w:numPr>
          <w:ilvl w:val="0"/>
          <w:numId w:val="18"/>
        </w:numPr>
        <w:spacing w:line="276" w:lineRule="auto"/>
        <w:contextualSpacing w:val="0"/>
      </w:pPr>
      <w:r>
        <w:t>Kontraktens punkt 23 (Rettigheder til Programmel og Dokumentation)</w:t>
      </w:r>
    </w:p>
    <w:p w14:paraId="68C09A84" w14:textId="77777777" w:rsidR="000C6849" w:rsidRDefault="000C6849" w:rsidP="000C6849">
      <w:pPr>
        <w:pStyle w:val="Opstilling-talellerbogst"/>
        <w:numPr>
          <w:ilvl w:val="0"/>
          <w:numId w:val="0"/>
        </w:numPr>
        <w:spacing w:line="276" w:lineRule="auto"/>
        <w:ind w:left="340" w:hanging="340"/>
        <w:contextualSpacing w:val="0"/>
      </w:pPr>
    </w:p>
    <w:p w14:paraId="58DB9694" w14:textId="2C1CDDB2" w:rsidR="00DC42BA" w:rsidRPr="00DC42BA" w:rsidRDefault="002B7DED" w:rsidP="00DC42BA">
      <w:r>
        <w:t xml:space="preserve">Eventuelle forbehold indgår i vurderingen af underkriteriet ”Kontraktlige vilkår”, jf. punkt 14.1 i udbudsbetingelserne.</w:t>
      </w:r>
      <w:bookmarkEnd w:id="29"/>
    </w:p>
    <w:p w14:paraId="7B2C9D34" w14:textId="77777777" w:rsidR="00DC42BA" w:rsidRPr="00DC42BA" w:rsidRDefault="00DC42BA" w:rsidP="00DC42BA"/>
    <w:p w14:paraId="7997D43D" w14:textId="77777777" w:rsidR="00DC42BA" w:rsidRPr="00DC42BA" w:rsidRDefault="00DC42BA" w:rsidP="00DC42BA"/>
    <w:p w14:paraId="50B62E35" w14:textId="77777777" w:rsidR="00DC42BA" w:rsidRPr="00DC42BA" w:rsidRDefault="00DC42BA" w:rsidP="00DC42BA"/>
    <w:p w14:paraId="78177F71" w14:textId="77777777" w:rsidR="00DC42BA" w:rsidRPr="00DC42BA" w:rsidRDefault="00DC42BA" w:rsidP="00DC42BA"/>
    <w:p w14:paraId="04013D93" w14:textId="77777777" w:rsidR="00017B70" w:rsidRDefault="00017B70">
      <w:bookmarkStart w:id="30" w:name="LAN_Contents"/>
      <w:r>
        <w:rPr>
          <w:b/>
          <w:caps/>
        </w:rPr>
        <w:br w:type="page"/>
      </w:r>
    </w:p>
    <w:tbl>
      <w:tblPr>
        <w:tblStyle w:val="Tabel-Gitter"/>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08962B21" w:rsidR="00936B38" w:rsidRPr="00B35708" w:rsidRDefault="00936B38">
            <w:pPr>
              <w:pStyle w:val="Overskrift"/>
            </w:pPr>
            <w:r>
              <w:lastRenderedPageBreak/>
              <w:t>Indhold</w:t>
            </w:r>
            <w:bookmarkEnd w:id="30"/>
          </w:p>
        </w:tc>
      </w:tr>
    </w:tbl>
    <w:p w14:paraId="08533426" w14:textId="2FE885B7" w:rsidR="00DF7F16" w:rsidRDefault="00A27A90">
      <w:pPr>
        <w:pStyle w:val="Indholdsfortegnelse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instrText xml:space="preserve"> TOC \o "1-</w:instrText>
        <w:instrText>3</w:instrText>
        <w:instrText xml:space="preserve">" \h \z \u </w:instrText>
      </w:r>
      <w:r>
        <w:rPr>
          <w:caps/>
        </w:rPr>
        <w:fldChar w:fldCharType="separate"/>
      </w:r>
      <w:hyperlink w:anchor="_Toc241055995" w:history="1">
        <w:r>
          <w:rPr>
            <w:rStyle w:val="Hyperlink"/>
            <w:noProof/>
          </w:rPr>
          <w:t>1.</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Kontraktens parter</w:t>
        </w:r>
        <w:r>
          <w:rPr>
            <w:noProof/>
            <w:webHidden/>
          </w:rPr>
          <w:tab/>
          <w:fldChar w:fldCharType="begin"/>
          <w:instrText xml:space="preserve"> PAGEREF _Toc241055995 \h </w:instrText>
          <w:fldChar w:fldCharType="separate"/>
          <w:t>1</w:t>
          <w:fldChar w:fldCharType="end"/>
        </w:r>
      </w:hyperlink>
    </w:p>
    <w:p w14:paraId="7B0441B6" w14:textId="71F4C398"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5996" w:history="1">
        <w:r>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Definitioner</w:t>
        </w:r>
        <w:r>
          <w:rPr>
            <w:noProof/>
            <w:webHidden/>
          </w:rPr>
          <w:tab/>
          <w:fldChar w:fldCharType="begin"/>
          <w:instrText xml:space="preserve"> PAGEREF _Toc241055996 \h </w:instrText>
          <w:fldChar w:fldCharType="separate"/>
          <w:t>1</w:t>
          <w:fldChar w:fldCharType="end"/>
        </w:r>
      </w:hyperlink>
    </w:p>
    <w:p w14:paraId="6D59CDE3" w14:textId="6DCAE96F"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5997" w:history="1">
        <w:r>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Leverancens omfang</w:t>
        </w:r>
        <w:r>
          <w:rPr>
            <w:noProof/>
            <w:webHidden/>
          </w:rPr>
          <w:tab/>
          <w:fldChar w:fldCharType="begin"/>
          <w:instrText xml:space="preserve"> PAGEREF _Toc241055997 \h </w:instrText>
          <w:fldChar w:fldCharType="separate"/>
          <w:t>4</w:t>
          <w:fldChar w:fldCharType="end"/>
        </w:r>
      </w:hyperlink>
    </w:p>
    <w:p w14:paraId="293C7786" w14:textId="32610DB9"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998" w:history="1">
        <w:r>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Generelt</w:t>
        </w:r>
        <w:r>
          <w:rPr>
            <w:noProof/>
            <w:webHidden/>
          </w:rPr>
          <w:tab/>
          <w:fldChar w:fldCharType="begin"/>
          <w:instrText xml:space="preserve"> PAGEREF _Toc241055998 \h </w:instrText>
          <w:fldChar w:fldCharType="separate"/>
          <w:t>4</w:t>
          <w:fldChar w:fldCharType="end"/>
        </w:r>
      </w:hyperlink>
    </w:p>
    <w:p w14:paraId="0FC2257A" w14:textId="6392FAC0"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5999" w:history="1">
        <w:r>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 w:val="24"/>
            <w:szCs w:val="24"/>
            <w:lang w:eastAsia="da-DK"/>
            <w14:ligatures w14:val="standardContextual"/>
          </w:rPr>
          <w:tab/>
        </w:r>
        <w:r>
          <w:rPr>
            <w:rStyle w:val="Hyperlink"/>
            <w:noProof/>
          </w:rPr>
          <w:t>Programmel</w:t>
        </w:r>
        <w:r>
          <w:rPr>
            <w:noProof/>
            <w:webHidden/>
          </w:rPr>
          <w:tab/>
          <w:fldChar w:fldCharType="begin"/>
          <w:instrText xml:space="preserve"> PAGEREF _Toc241055999 \h </w:instrText>
          <w:fldChar w:fldCharType="separate"/>
          <w:t>4</w:t>
          <w:fldChar w:fldCharType="end"/>
        </w:r>
      </w:hyperlink>
    </w:p>
    <w:p w14:paraId="26246BF9" w14:textId="5EC8D488"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00" w:history="1">
        <w:r>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sz w:val="24"/>
            <w:szCs w:val="24"/>
            <w:lang w:eastAsia="da-DK"/>
            <w14:ligatures w14:val="standardContextual"/>
          </w:rPr>
          <w:tab/>
        </w:r>
        <w:r>
          <w:rPr>
            <w:rStyle w:val="Hyperlink"/>
            <w:noProof/>
          </w:rPr>
          <w:t>Dokumentation</w:t>
        </w:r>
        <w:r>
          <w:rPr>
            <w:noProof/>
            <w:webHidden/>
          </w:rPr>
          <w:tab/>
          <w:fldChar w:fldCharType="begin"/>
          <w:instrText xml:space="preserve"> PAGEREF _Toc241056000 \h </w:instrText>
          <w:fldChar w:fldCharType="separate"/>
          <w:t>4</w:t>
          <w:fldChar w:fldCharType="end"/>
        </w:r>
      </w:hyperlink>
    </w:p>
    <w:p w14:paraId="5E4F0134" w14:textId="460B0CC9"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01" w:history="1">
        <w:r>
          <w:rPr>
            <w:rStyle w:val="Hyperlink"/>
            <w:noProof/>
            <w14:scene3d>
              <w14:camera w14:prst="orthographicFront"/>
              <w14:lightRig w14:rig="threePt" w14:dir="t">
                <w14:rot w14:lat="0" w14:lon="0" w14:rev="0"/>
              </w14:lightRig>
            </w14:scene3d>
          </w:rPr>
          <w:t>3.4</w:t>
        </w:r>
        <w:r>
          <w:rPr>
            <w:rFonts w:asciiTheme="minorHAnsi" w:eastAsiaTheme="minorEastAsia" w:hAnsiTheme="minorHAnsi" w:cstheme="minorBidi"/>
            <w:noProof/>
            <w:kern w:val="2"/>
            <w:sz w:val="24"/>
            <w:szCs w:val="24"/>
            <w:lang w:eastAsia="da-DK"/>
            <w14:ligatures w14:val="standardContextual"/>
          </w:rPr>
          <w:tab/>
        </w:r>
        <w:r>
          <w:rPr>
            <w:rStyle w:val="Hyperlink"/>
            <w:noProof/>
          </w:rPr>
          <w:t>Styring af projektet</w:t>
        </w:r>
        <w:r>
          <w:rPr>
            <w:noProof/>
            <w:webHidden/>
          </w:rPr>
          <w:tab/>
          <w:fldChar w:fldCharType="begin"/>
          <w:instrText xml:space="preserve"> PAGEREF _Toc241056001 \h </w:instrText>
          <w:fldChar w:fldCharType="separate"/>
          <w:t>4</w:t>
          <w:fldChar w:fldCharType="end"/>
        </w:r>
      </w:hyperlink>
    </w:p>
    <w:p w14:paraId="17EE0840" w14:textId="742838D8"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02" w:history="1">
        <w:r>
          <w:rPr>
            <w:rStyle w:val="Hyperlink"/>
            <w:noProof/>
            <w14:scene3d>
              <w14:camera w14:prst="orthographicFront"/>
              <w14:lightRig w14:rig="threePt" w14:dir="t">
                <w14:rot w14:lat="0" w14:lon="0" w14:rev="0"/>
              </w14:lightRig>
            </w14:scene3d>
          </w:rPr>
          <w:t>3.5</w:t>
        </w:r>
        <w:r>
          <w:rPr>
            <w:rFonts w:asciiTheme="minorHAnsi" w:eastAsiaTheme="minorEastAsia" w:hAnsiTheme="minorHAnsi" w:cstheme="minorBidi"/>
            <w:noProof/>
            <w:kern w:val="2"/>
            <w:sz w:val="24"/>
            <w:szCs w:val="24"/>
            <w:lang w:eastAsia="da-DK"/>
            <w14:ligatures w14:val="standardContextual"/>
          </w:rPr>
          <w:tab/>
        </w:r>
        <w:r>
          <w:rPr>
            <w:rStyle w:val="Hyperlink"/>
            <w:noProof/>
          </w:rPr>
          <w:t>Rådgivning</w:t>
        </w:r>
        <w:r>
          <w:rPr>
            <w:noProof/>
            <w:webHidden/>
          </w:rPr>
          <w:tab/>
          <w:fldChar w:fldCharType="begin"/>
          <w:instrText xml:space="preserve"> PAGEREF _Toc241056002 \h </w:instrText>
          <w:fldChar w:fldCharType="separate"/>
          <w:t>5</w:t>
          <w:fldChar w:fldCharType="end"/>
        </w:r>
      </w:hyperlink>
    </w:p>
    <w:p w14:paraId="21BF495B" w14:textId="5FAD8268"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03" w:history="1">
        <w:r>
          <w:rPr>
            <w:rStyle w:val="Hyperlink"/>
            <w:noProof/>
            <w14:scene3d>
              <w14:camera w14:prst="orthographicFront"/>
              <w14:lightRig w14:rig="threePt" w14:dir="t">
                <w14:rot w14:lat="0" w14:lon="0" w14:rev="0"/>
              </w14:lightRig>
            </w14:scene3d>
          </w:rPr>
          <w:t>3.6</w:t>
        </w:r>
        <w:r>
          <w:rPr>
            <w:rFonts w:asciiTheme="minorHAnsi" w:eastAsiaTheme="minorEastAsia" w:hAnsiTheme="minorHAnsi" w:cstheme="minorBidi"/>
            <w:noProof/>
            <w:kern w:val="2"/>
            <w:sz w:val="24"/>
            <w:szCs w:val="24"/>
            <w:lang w:eastAsia="da-DK"/>
            <w14:ligatures w14:val="standardContextual"/>
          </w:rPr>
          <w:tab/>
        </w:r>
        <w:r>
          <w:rPr>
            <w:rStyle w:val="Hyperlink"/>
            <w:noProof/>
          </w:rPr>
          <w:t>Øvrige ydelser</w:t>
        </w:r>
        <w:r>
          <w:rPr>
            <w:noProof/>
            <w:webHidden/>
          </w:rPr>
          <w:tab/>
          <w:fldChar w:fldCharType="begin"/>
          <w:instrText xml:space="preserve"> PAGEREF _Toc241056003 \h </w:instrText>
          <w:fldChar w:fldCharType="separate"/>
          <w:t>5</w:t>
          <w:fldChar w:fldCharType="end"/>
        </w:r>
      </w:hyperlink>
    </w:p>
    <w:p w14:paraId="426DF430" w14:textId="630E2B98"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04" w:history="1">
        <w:r>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Kundens IT-miljø</w:t>
        </w:r>
        <w:r>
          <w:rPr>
            <w:noProof/>
            <w:webHidden/>
          </w:rPr>
          <w:tab/>
          <w:fldChar w:fldCharType="begin"/>
          <w:instrText xml:space="preserve"> PAGEREF _Toc241056004 \h </w:instrText>
          <w:fldChar w:fldCharType="separate"/>
          <w:t>5</w:t>
          <w:fldChar w:fldCharType="end"/>
        </w:r>
      </w:hyperlink>
    </w:p>
    <w:p w14:paraId="0F3D9DE5" w14:textId="1742F1E2"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05" w:history="1">
        <w:r>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Leverancens udførelse</w:t>
        </w:r>
        <w:r>
          <w:rPr>
            <w:noProof/>
            <w:webHidden/>
          </w:rPr>
          <w:tab/>
          <w:fldChar w:fldCharType="begin"/>
          <w:instrText xml:space="preserve"> PAGEREF _Toc241056005 \h </w:instrText>
          <w:fldChar w:fldCharType="separate"/>
          <w:t>5</w:t>
          <w:fldChar w:fldCharType="end"/>
        </w:r>
      </w:hyperlink>
    </w:p>
    <w:p w14:paraId="49DF2678" w14:textId="65B3670B"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06" w:history="1">
        <w:r>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lang w:eastAsia="da-DK"/>
            <w14:ligatures w14:val="standardContextual"/>
          </w:rPr>
          <w:tab/>
        </w:r>
        <w:r>
          <w:rPr>
            <w:rStyle w:val="Hyperlink"/>
            <w:noProof/>
          </w:rPr>
          <w:t>Leverancens forløb – generel beskrivelse</w:t>
        </w:r>
        <w:r>
          <w:rPr>
            <w:noProof/>
            <w:webHidden/>
          </w:rPr>
          <w:tab/>
          <w:fldChar w:fldCharType="begin"/>
          <w:instrText xml:space="preserve"> PAGEREF _Toc241056006 \h </w:instrText>
          <w:fldChar w:fldCharType="separate"/>
          <w:t>5</w:t>
          <w:fldChar w:fldCharType="end"/>
        </w:r>
      </w:hyperlink>
    </w:p>
    <w:p w14:paraId="10D39FFD" w14:textId="407BF403"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07" w:history="1">
        <w:r>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 w:val="24"/>
            <w:szCs w:val="24"/>
            <w:lang w:eastAsia="da-DK"/>
            <w14:ligatures w14:val="standardContextual"/>
          </w:rPr>
          <w:tab/>
        </w:r>
        <w:r>
          <w:rPr>
            <w:rStyle w:val="Hyperlink"/>
            <w:noProof/>
          </w:rPr>
          <w:t>Kontraktworkshop</w:t>
        </w:r>
        <w:r>
          <w:rPr>
            <w:noProof/>
            <w:webHidden/>
          </w:rPr>
          <w:tab/>
          <w:fldChar w:fldCharType="begin"/>
          <w:instrText xml:space="preserve"> PAGEREF _Toc241056007 \h </w:instrText>
          <w:fldChar w:fldCharType="separate"/>
          <w:t>6</w:t>
          <w:fldChar w:fldCharType="end"/>
        </w:r>
      </w:hyperlink>
    </w:p>
    <w:p w14:paraId="21AD70F2" w14:textId="187EAF3D"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08" w:history="1">
        <w:r>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noProof/>
            <w:kern w:val="2"/>
            <w:sz w:val="24"/>
            <w:szCs w:val="24"/>
            <w:lang w:eastAsia="da-DK"/>
            <w14:ligatures w14:val="standardContextual"/>
          </w:rPr>
          <w:tab/>
        </w:r>
        <w:r>
          <w:rPr>
            <w:rStyle w:val="Hyperlink"/>
            <w:noProof/>
          </w:rPr>
          <w:t>Afklaringsfase og udtrædelse</w:t>
        </w:r>
        <w:r>
          <w:rPr>
            <w:noProof/>
            <w:webHidden/>
          </w:rPr>
          <w:tab/>
          <w:fldChar w:fldCharType="begin"/>
          <w:instrText xml:space="preserve"> PAGEREF _Toc241056008 \h </w:instrText>
          <w:fldChar w:fldCharType="separate"/>
          <w:t>6</w:t>
          <w:fldChar w:fldCharType="end"/>
        </w:r>
      </w:hyperlink>
    </w:p>
    <w:p w14:paraId="15D2CB0F" w14:textId="06F01B21"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009" w:history="1">
        <w:r>
          <w:rPr>
            <w:rStyle w:val="Hyperlink"/>
            <w:noProof/>
          </w:rPr>
          <w:t>5.3.1</w:t>
        </w:r>
        <w:r>
          <w:rPr>
            <w:rFonts w:asciiTheme="minorHAnsi" w:eastAsiaTheme="minorEastAsia" w:hAnsiTheme="minorHAnsi" w:cstheme="minorBidi"/>
            <w:noProof/>
            <w:kern w:val="2"/>
            <w:sz w:val="24"/>
            <w:szCs w:val="24"/>
            <w:lang w:eastAsia="da-DK"/>
            <w14:ligatures w14:val="standardContextual"/>
          </w:rPr>
          <w:tab/>
        </w:r>
        <w:r>
          <w:rPr>
            <w:rStyle w:val="Hyperlink"/>
            <w:noProof/>
          </w:rPr>
          <w:t>Afklaringsfase</w:t>
        </w:r>
        <w:r>
          <w:rPr>
            <w:noProof/>
            <w:webHidden/>
          </w:rPr>
          <w:tab/>
          <w:fldChar w:fldCharType="begin"/>
          <w:instrText xml:space="preserve"> PAGEREF _Toc241056009 \h </w:instrText>
          <w:fldChar w:fldCharType="separate"/>
          <w:t>6</w:t>
          <w:fldChar w:fldCharType="end"/>
        </w:r>
      </w:hyperlink>
    </w:p>
    <w:p w14:paraId="52C4BB71" w14:textId="684C23FD"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010" w:history="1">
        <w:r>
          <w:rPr>
            <w:rStyle w:val="Hyperlink"/>
            <w:noProof/>
          </w:rPr>
          <w:t>5.3.2</w:t>
        </w:r>
        <w:r>
          <w:rPr>
            <w:rFonts w:asciiTheme="minorHAnsi" w:eastAsiaTheme="minorEastAsia" w:hAnsiTheme="minorHAnsi" w:cstheme="minorBidi"/>
            <w:noProof/>
            <w:kern w:val="2"/>
            <w:sz w:val="24"/>
            <w:szCs w:val="24"/>
            <w:lang w:eastAsia="da-DK"/>
            <w14:ligatures w14:val="standardContextual"/>
          </w:rPr>
          <w:tab/>
        </w:r>
        <w:r>
          <w:rPr>
            <w:rStyle w:val="Hyperlink"/>
            <w:noProof/>
          </w:rPr>
          <w:t>Kundens udtrædelsesadgang</w:t>
        </w:r>
        <w:r>
          <w:rPr>
            <w:noProof/>
            <w:webHidden/>
          </w:rPr>
          <w:tab/>
          <w:fldChar w:fldCharType="begin"/>
          <w:instrText xml:space="preserve"> PAGEREF _Toc241056010 \h </w:instrText>
          <w:fldChar w:fldCharType="separate"/>
          <w:t>7</w:t>
          <w:fldChar w:fldCharType="end"/>
        </w:r>
      </w:hyperlink>
    </w:p>
    <w:p w14:paraId="6057B258" w14:textId="40EDB297"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11" w:history="1">
        <w:r>
          <w:rPr>
            <w:rStyle w:val="Hyperlink"/>
            <w:noProof/>
            <w14:scene3d>
              <w14:camera w14:prst="orthographicFront"/>
              <w14:lightRig w14:rig="threePt" w14:dir="t">
                <w14:rot w14:lat="0" w14:lon="0" w14:rev="0"/>
              </w14:lightRig>
            </w14:scene3d>
          </w:rPr>
          <w:t>5.4</w:t>
        </w:r>
        <w:r>
          <w:rPr>
            <w:rFonts w:asciiTheme="minorHAnsi" w:eastAsiaTheme="minorEastAsia" w:hAnsiTheme="minorHAnsi" w:cstheme="minorBidi"/>
            <w:noProof/>
            <w:kern w:val="2"/>
            <w:sz w:val="24"/>
            <w:szCs w:val="24"/>
            <w:lang w:eastAsia="da-DK"/>
            <w14:ligatures w14:val="standardContextual"/>
          </w:rPr>
          <w:tab/>
        </w:r>
        <w:r>
          <w:rPr>
            <w:rStyle w:val="Hyperlink"/>
            <w:noProof/>
          </w:rPr>
          <w:t>Udviklingsfase</w:t>
        </w:r>
        <w:r>
          <w:rPr>
            <w:noProof/>
            <w:webHidden/>
          </w:rPr>
          <w:tab/>
          <w:fldChar w:fldCharType="begin"/>
          <w:instrText xml:space="preserve"> PAGEREF _Toc241056011 \h </w:instrText>
          <w:fldChar w:fldCharType="separate"/>
          <w:t>8</w:t>
          <w:fldChar w:fldCharType="end"/>
        </w:r>
      </w:hyperlink>
    </w:p>
    <w:p w14:paraId="1F61C113" w14:textId="7CFB7752"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12" w:history="1">
        <w:r>
          <w:rPr>
            <w:rStyle w:val="Hyperlink"/>
            <w:noProof/>
            <w14:scene3d>
              <w14:camera w14:prst="orthographicFront"/>
              <w14:lightRig w14:rig="threePt" w14:dir="t">
                <w14:rot w14:lat="0" w14:lon="0" w14:rev="0"/>
              </w14:lightRig>
            </w14:scene3d>
          </w:rPr>
          <w:t>5.5</w:t>
        </w:r>
        <w:r>
          <w:rPr>
            <w:rFonts w:asciiTheme="minorHAnsi" w:eastAsiaTheme="minorEastAsia" w:hAnsiTheme="minorHAnsi" w:cstheme="minorBidi"/>
            <w:noProof/>
            <w:kern w:val="2"/>
            <w:sz w:val="24"/>
            <w:szCs w:val="24"/>
            <w:lang w:eastAsia="da-DK"/>
            <w14:ligatures w14:val="standardContextual"/>
          </w:rPr>
          <w:tab/>
        </w:r>
        <w:r>
          <w:rPr>
            <w:rStyle w:val="Hyperlink"/>
            <w:noProof/>
          </w:rPr>
          <w:t>Projektsamarbejde og medarbejdere</w:t>
        </w:r>
        <w:r>
          <w:rPr>
            <w:noProof/>
            <w:webHidden/>
          </w:rPr>
          <w:tab/>
          <w:fldChar w:fldCharType="begin"/>
          <w:instrText xml:space="preserve"> PAGEREF _Toc241056012 \h </w:instrText>
          <w:fldChar w:fldCharType="separate"/>
          <w:t>8</w:t>
          <w:fldChar w:fldCharType="end"/>
        </w:r>
      </w:hyperlink>
    </w:p>
    <w:p w14:paraId="0438A6FC" w14:textId="43DA6929"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13" w:history="1">
        <w:r>
          <w:rPr>
            <w:rStyle w:val="Hyperlink"/>
            <w:noProof/>
            <w14:scene3d>
              <w14:camera w14:prst="orthographicFront"/>
              <w14:lightRig w14:rig="threePt" w14:dir="t">
                <w14:rot w14:lat="0" w14:lon="0" w14:rev="0"/>
              </w14:lightRig>
            </w14:scene3d>
          </w:rPr>
          <w:t>5.6</w:t>
        </w:r>
        <w:r>
          <w:rPr>
            <w:rFonts w:asciiTheme="minorHAnsi" w:eastAsiaTheme="minorEastAsia" w:hAnsiTheme="minorHAnsi" w:cstheme="minorBidi"/>
            <w:noProof/>
            <w:kern w:val="2"/>
            <w:sz w:val="24"/>
            <w:szCs w:val="24"/>
            <w:lang w:eastAsia="da-DK"/>
            <w14:ligatures w14:val="standardContextual"/>
          </w:rPr>
          <w:tab/>
        </w:r>
        <w:r>
          <w:rPr>
            <w:rStyle w:val="Hyperlink"/>
            <w:noProof/>
          </w:rPr>
          <w:t>Kundens medvirken</w:t>
        </w:r>
        <w:r>
          <w:rPr>
            <w:noProof/>
            <w:webHidden/>
          </w:rPr>
          <w:tab/>
          <w:fldChar w:fldCharType="begin"/>
          <w:instrText xml:space="preserve"> PAGEREF _Toc241056013 \h </w:instrText>
          <w:fldChar w:fldCharType="separate"/>
          <w:t>9</w:t>
          <w:fldChar w:fldCharType="end"/>
        </w:r>
      </w:hyperlink>
    </w:p>
    <w:p w14:paraId="0C6AC40D" w14:textId="20295072"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14" w:history="1">
        <w:r>
          <w:rPr>
            <w:rStyle w:val="Hyperlink"/>
            <w:noProof/>
            <w14:scene3d>
              <w14:camera w14:prst="orthographicFront"/>
              <w14:lightRig w14:rig="threePt" w14:dir="t">
                <w14:rot w14:lat="0" w14:lon="0" w14:rev="0"/>
              </w14:lightRig>
            </w14:scene3d>
          </w:rPr>
          <w:t>5.7</w:t>
        </w:r>
        <w:r>
          <w:rPr>
            <w:rFonts w:asciiTheme="minorHAnsi" w:eastAsiaTheme="minorEastAsia" w:hAnsiTheme="minorHAnsi" w:cstheme="minorBidi"/>
            <w:noProof/>
            <w:kern w:val="2"/>
            <w:sz w:val="24"/>
            <w:szCs w:val="24"/>
            <w:lang w:eastAsia="da-DK"/>
            <w14:ligatures w14:val="standardContextual"/>
          </w:rPr>
          <w:tab/>
        </w:r>
        <w:r>
          <w:rPr>
            <w:rStyle w:val="Hyperlink"/>
            <w:noProof/>
          </w:rPr>
          <w:t>Kvalitetssikring</w:t>
        </w:r>
        <w:r>
          <w:rPr>
            <w:noProof/>
            <w:webHidden/>
          </w:rPr>
          <w:tab/>
          <w:fldChar w:fldCharType="begin"/>
          <w:instrText xml:space="preserve"> PAGEREF _Toc241056014 \h </w:instrText>
          <w:fldChar w:fldCharType="separate"/>
          <w:t>9</w:t>
          <w:fldChar w:fldCharType="end"/>
        </w:r>
      </w:hyperlink>
    </w:p>
    <w:p w14:paraId="76EFEA88" w14:textId="5280C55E"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15" w:history="1">
        <w:r>
          <w:rPr>
            <w:rStyle w:val="Hyperlink"/>
            <w:noProof/>
            <w14:scene3d>
              <w14:camera w14:prst="orthographicFront"/>
              <w14:lightRig w14:rig="threePt" w14:dir="t">
                <w14:rot w14:lat="0" w14:lon="0" w14:rev="0"/>
              </w14:lightRig>
            </w14:scene3d>
          </w:rPr>
          <w:t>5.8</w:t>
        </w:r>
        <w:r>
          <w:rPr>
            <w:rFonts w:asciiTheme="minorHAnsi" w:eastAsiaTheme="minorEastAsia" w:hAnsiTheme="minorHAnsi" w:cstheme="minorBidi"/>
            <w:noProof/>
            <w:kern w:val="2"/>
            <w:sz w:val="24"/>
            <w:szCs w:val="24"/>
            <w:lang w:eastAsia="da-DK"/>
            <w14:ligatures w14:val="standardContextual"/>
          </w:rPr>
          <w:tab/>
        </w:r>
        <w:r>
          <w:rPr>
            <w:rStyle w:val="Hyperlink"/>
            <w:noProof/>
          </w:rPr>
          <w:t>Audit</w:t>
        </w:r>
        <w:r>
          <w:rPr>
            <w:noProof/>
            <w:webHidden/>
          </w:rPr>
          <w:tab/>
          <w:fldChar w:fldCharType="begin"/>
          <w:instrText xml:space="preserve"> PAGEREF _Toc241056015 \h </w:instrText>
          <w:fldChar w:fldCharType="separate"/>
          <w:t>9</w:t>
          <w:fldChar w:fldCharType="end"/>
        </w:r>
      </w:hyperlink>
    </w:p>
    <w:p w14:paraId="6D054C01" w14:textId="496E1FA6"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16" w:history="1">
        <w:r>
          <w:rPr>
            <w:rStyle w:val="Hyperlink"/>
            <w:noProof/>
            <w14:scene3d>
              <w14:camera w14:prst="orthographicFront"/>
              <w14:lightRig w14:rig="threePt" w14:dir="t">
                <w14:rot w14:lat="0" w14:lon="0" w14:rev="0"/>
              </w14:lightRig>
            </w14:scene3d>
          </w:rPr>
          <w:t>5.9</w:t>
        </w:r>
        <w:r>
          <w:rPr>
            <w:rFonts w:asciiTheme="minorHAnsi" w:eastAsiaTheme="minorEastAsia" w:hAnsiTheme="minorHAnsi" w:cstheme="minorBidi"/>
            <w:noProof/>
            <w:kern w:val="2"/>
            <w:sz w:val="24"/>
            <w:szCs w:val="24"/>
            <w:lang w:eastAsia="da-DK"/>
            <w14:ligatures w14:val="standardContextual"/>
          </w:rPr>
          <w:tab/>
        </w:r>
        <w:r>
          <w:rPr>
            <w:rStyle w:val="Hyperlink"/>
            <w:noProof/>
          </w:rPr>
          <w:t>Sikkerhed</w:t>
        </w:r>
        <w:r>
          <w:rPr>
            <w:noProof/>
            <w:webHidden/>
          </w:rPr>
          <w:tab/>
          <w:fldChar w:fldCharType="begin"/>
          <w:instrText xml:space="preserve"> PAGEREF _Toc241056016 \h </w:instrText>
          <w:fldChar w:fldCharType="separate"/>
          <w:t>10</w:t>
          <w:fldChar w:fldCharType="end"/>
        </w:r>
      </w:hyperlink>
    </w:p>
    <w:p w14:paraId="7F41B214" w14:textId="25801457"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17" w:history="1">
        <w:r>
          <w:rPr>
            <w:rStyle w:val="Hyperlink"/>
            <w:noProof/>
            <w14:scene3d>
              <w14:camera w14:prst="orthographicFront"/>
              <w14:lightRig w14:rig="threePt" w14:dir="t">
                <w14:rot w14:lat="0" w14:lon="0" w14:rev="0"/>
              </w14:lightRig>
            </w14:scene3d>
          </w:rPr>
          <w:t>5.10</w:t>
        </w:r>
        <w:r>
          <w:rPr>
            <w:rFonts w:asciiTheme="minorHAnsi" w:eastAsiaTheme="minorEastAsia" w:hAnsiTheme="minorHAnsi" w:cstheme="minorBidi"/>
            <w:noProof/>
            <w:kern w:val="2"/>
            <w:sz w:val="24"/>
            <w:szCs w:val="24"/>
            <w:lang w:eastAsia="da-DK"/>
            <w14:ligatures w14:val="standardContextual"/>
          </w:rPr>
          <w:tab/>
        </w:r>
        <w:r>
          <w:rPr>
            <w:rStyle w:val="Hyperlink"/>
            <w:noProof/>
          </w:rPr>
          <w:t>Benyttelse af underleverandører og støttende enheder</w:t>
        </w:r>
        <w:r>
          <w:rPr>
            <w:noProof/>
            <w:webHidden/>
          </w:rPr>
          <w:tab/>
          <w:fldChar w:fldCharType="begin"/>
          <w:instrText xml:space="preserve"> PAGEREF _Toc241056017 \h </w:instrText>
          <w:fldChar w:fldCharType="separate"/>
          <w:t>11</w:t>
          <w:fldChar w:fldCharType="end"/>
        </w:r>
      </w:hyperlink>
    </w:p>
    <w:p w14:paraId="1659A2E1" w14:textId="366B9F05"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18" w:history="1">
        <w:r>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Ændringer</w:t>
        </w:r>
        <w:r>
          <w:rPr>
            <w:noProof/>
            <w:webHidden/>
          </w:rPr>
          <w:tab/>
          <w:fldChar w:fldCharType="begin"/>
          <w:instrText xml:space="preserve"> PAGEREF _Toc241056018 \h </w:instrText>
          <w:fldChar w:fldCharType="separate"/>
          <w:t>12</w:t>
          <w:fldChar w:fldCharType="end"/>
        </w:r>
      </w:hyperlink>
    </w:p>
    <w:p w14:paraId="07CA3DBA" w14:textId="4222BC8D"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19" w:history="1">
        <w:r>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Generelt</w:t>
        </w:r>
        <w:r>
          <w:rPr>
            <w:noProof/>
            <w:webHidden/>
          </w:rPr>
          <w:tab/>
          <w:fldChar w:fldCharType="begin"/>
          <w:instrText xml:space="preserve"> PAGEREF _Toc241056019 \h </w:instrText>
          <w:fldChar w:fldCharType="separate"/>
          <w:t>12</w:t>
          <w:fldChar w:fldCharType="end"/>
        </w:r>
      </w:hyperlink>
    </w:p>
    <w:p w14:paraId="74AEAD95" w14:textId="56A70EE6"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20" w:history="1">
        <w:r>
          <w:rPr>
            <w:rStyle w:val="Hyperlink"/>
            <w:noProof/>
            <w14:scene3d>
              <w14:camera w14:prst="orthographicFront"/>
              <w14:lightRig w14:rig="threePt" w14:dir="t">
                <w14:rot w14:lat="0" w14:lon="0" w14:rev="0"/>
              </w14:lightRig>
            </w14:scene3d>
          </w:rPr>
          <w:t>6.2</w:t>
        </w:r>
        <w:r>
          <w:rPr>
            <w:rFonts w:asciiTheme="minorHAnsi" w:eastAsiaTheme="minorEastAsia" w:hAnsiTheme="minorHAnsi" w:cstheme="minorBidi"/>
            <w:noProof/>
            <w:kern w:val="2"/>
            <w:sz w:val="24"/>
            <w:szCs w:val="24"/>
            <w:lang w:eastAsia="da-DK"/>
            <w14:ligatures w14:val="standardContextual"/>
          </w:rPr>
          <w:tab/>
        </w:r>
        <w:r>
          <w:rPr>
            <w:rStyle w:val="Hyperlink"/>
            <w:noProof/>
          </w:rPr>
          <w:t>Bestillingsydelser</w:t>
        </w:r>
        <w:r>
          <w:rPr>
            <w:noProof/>
            <w:webHidden/>
          </w:rPr>
          <w:tab/>
          <w:fldChar w:fldCharType="begin"/>
          <w:instrText xml:space="preserve"> PAGEREF _Toc241056020 \h </w:instrText>
          <w:fldChar w:fldCharType="separate"/>
          <w:t>12</w:t>
          <w:fldChar w:fldCharType="end"/>
        </w:r>
      </w:hyperlink>
    </w:p>
    <w:p w14:paraId="6C4622FD" w14:textId="538D0B72"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021" w:history="1">
        <w:r>
          <w:rPr>
            <w:rStyle w:val="Hyperlink"/>
            <w:noProof/>
          </w:rPr>
          <w:t>6.2.1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Generelt</w:t>
        </w:r>
        <w:r>
          <w:rPr>
            <w:noProof/>
            <w:webHidden/>
          </w:rPr>
          <w:tab/>
          <w:fldChar w:fldCharType="begin"/>
          <w:instrText xml:space="preserve"> PAGEREF _Toc241056021 \h </w:instrText>
          <w:fldChar w:fldCharType="separate"/>
          <w:t>12</w:t>
          <w:fldChar w:fldCharType="end"/>
        </w:r>
      </w:hyperlink>
    </w:p>
    <w:p w14:paraId="59B93979" w14:textId="58DC67CC"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022" w:history="1">
        <w:r>
          <w:rPr>
            <w:rStyle w:val="Hyperlink"/>
            <w:noProof/>
          </w:rPr>
          <w:t>6.2.2</w:t>
        </w:r>
        <w:r>
          <w:rPr>
            <w:rFonts w:asciiTheme="minorHAnsi" w:eastAsiaTheme="minorEastAsia" w:hAnsiTheme="minorHAnsi" w:cstheme="minorBidi"/>
            <w:noProof/>
            <w:kern w:val="2"/>
            <w:sz w:val="24"/>
            <w:szCs w:val="24"/>
            <w:lang w:eastAsia="da-DK"/>
            <w14:ligatures w14:val="standardContextual"/>
          </w:rPr>
          <w:tab/>
        </w:r>
        <w:r>
          <w:rPr>
            <w:rStyle w:val="Hyperlink"/>
            <w:noProof/>
          </w:rPr>
          <w:t>Bestillingsydelser med karakter af Selvstændige Opgaver</w:t>
        </w:r>
        <w:r>
          <w:rPr>
            <w:noProof/>
            <w:webHidden/>
          </w:rPr>
          <w:tab/>
          <w:fldChar w:fldCharType="begin"/>
          <w:instrText xml:space="preserve"> PAGEREF _Toc241056022 \h </w:instrText>
          <w:fldChar w:fldCharType="separate"/>
          <w:t>13</w:t>
          <w:fldChar w:fldCharType="end"/>
        </w:r>
      </w:hyperlink>
    </w:p>
    <w:p w14:paraId="31DEB0A6" w14:textId="44CB191A"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23" w:history="1">
        <w:r>
          <w:rPr>
            <w:rStyle w:val="Hyperlink"/>
            <w:noProof/>
            <w14:scene3d>
              <w14:camera w14:prst="orthographicFront"/>
              <w14:lightRig w14:rig="threePt" w14:dir="t">
                <w14:rot w14:lat="0" w14:lon="0" w14:rev="0"/>
              </w14:lightRig>
            </w14:scene3d>
          </w:rPr>
          <w:t>6.3</w:t>
        </w:r>
        <w:r>
          <w:rPr>
            <w:rFonts w:asciiTheme="minorHAnsi" w:eastAsiaTheme="minorEastAsia" w:hAnsiTheme="minorHAnsi" w:cstheme="minorBidi"/>
            <w:noProof/>
            <w:kern w:val="2"/>
            <w:sz w:val="24"/>
            <w:szCs w:val="24"/>
            <w:lang w:eastAsia="da-DK"/>
            <w14:ligatures w14:val="standardContextual"/>
          </w:rPr>
          <w:tab/>
        </w:r>
        <w:r>
          <w:rPr>
            <w:rStyle w:val="Hyperlink"/>
            <w:noProof/>
          </w:rPr>
          <w:t>Øvrige ændringer</w:t>
        </w:r>
        <w:r>
          <w:rPr>
            <w:noProof/>
            <w:webHidden/>
          </w:rPr>
          <w:tab/>
          <w:fldChar w:fldCharType="begin"/>
          <w:instrText xml:space="preserve"> PAGEREF _Toc241056023 \h </w:instrText>
          <w:fldChar w:fldCharType="separate"/>
          <w:t>13</w:t>
          <w:fldChar w:fldCharType="end"/>
        </w:r>
      </w:hyperlink>
    </w:p>
    <w:p w14:paraId="472B940A" w14:textId="06BDD9DA"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24" w:history="1">
        <w:r>
          <w:rPr>
            <w:rStyle w:val="Hyperlink"/>
            <w:noProof/>
            <w14:scene3d>
              <w14:camera w14:prst="orthographicFront"/>
              <w14:lightRig w14:rig="threePt" w14:dir="t">
                <w14:rot w14:lat="0" w14:lon="0" w14:rev="0"/>
              </w14:lightRig>
            </w14:scene3d>
          </w:rPr>
          <w:t>6.4</w:t>
        </w:r>
        <w:r>
          <w:rPr>
            <w:rFonts w:asciiTheme="minorHAnsi" w:eastAsiaTheme="minorEastAsia" w:hAnsiTheme="minorHAnsi" w:cstheme="minorBidi"/>
            <w:noProof/>
            <w:kern w:val="2"/>
            <w:sz w:val="24"/>
            <w:szCs w:val="24"/>
            <w:lang w:eastAsia="da-DK"/>
            <w14:ligatures w14:val="standardContextual"/>
          </w:rPr>
          <w:tab/>
        </w:r>
        <w:r>
          <w:rPr>
            <w:rStyle w:val="Hyperlink"/>
            <w:noProof/>
          </w:rPr>
          <w:t>Ændringer uden Leverandørens samtykke</w:t>
        </w:r>
        <w:r>
          <w:rPr>
            <w:noProof/>
            <w:webHidden/>
          </w:rPr>
          <w:tab/>
          <w:fldChar w:fldCharType="begin"/>
          <w:instrText xml:space="preserve"> PAGEREF _Toc241056024 \h </w:instrText>
          <w:fldChar w:fldCharType="separate"/>
          <w:t>13</w:t>
          <w:fldChar w:fldCharType="end"/>
        </w:r>
      </w:hyperlink>
    </w:p>
    <w:p w14:paraId="6DDB2543" w14:textId="13ABCA35"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25" w:history="1">
        <w:r>
          <w:rPr>
            <w:rStyle w:val="Hyperlink"/>
            <w:noProof/>
            <w14:scene3d>
              <w14:camera w14:prst="orthographicFront"/>
              <w14:lightRig w14:rig="threePt" w14:dir="t">
                <w14:rot w14:lat="0" w14:lon="0" w14:rev="0"/>
              </w14:lightRig>
            </w14:scene3d>
          </w:rPr>
          <w:t>6.5</w:t>
        </w:r>
        <w:r>
          <w:rPr>
            <w:rFonts w:asciiTheme="minorHAnsi" w:eastAsiaTheme="minorEastAsia" w:hAnsiTheme="minorHAnsi" w:cstheme="minorBidi"/>
            <w:noProof/>
            <w:kern w:val="2"/>
            <w:sz w:val="24"/>
            <w:szCs w:val="24"/>
            <w:lang w:eastAsia="da-DK"/>
            <w14:ligatures w14:val="standardContextual"/>
          </w:rPr>
          <w:tab/>
        </w:r>
        <w:r>
          <w:rPr>
            <w:rStyle w:val="Hyperlink"/>
            <w:noProof/>
          </w:rPr>
          <w:t>Ændring som følge af ny driftsleverandør</w:t>
        </w:r>
        <w:r>
          <w:rPr>
            <w:noProof/>
            <w:webHidden/>
          </w:rPr>
          <w:tab/>
          <w:fldChar w:fldCharType="begin"/>
          <w:instrText xml:space="preserve"> PAGEREF _Toc241056025 \h </w:instrText>
          <w:fldChar w:fldCharType="separate"/>
          <w:t>13</w:t>
          <w:fldChar w:fldCharType="end"/>
        </w:r>
      </w:hyperlink>
    </w:p>
    <w:p w14:paraId="0B316F2F" w14:textId="01625ED0"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26" w:history="1">
        <w:r>
          <w:rPr>
            <w:rStyle w:val="Hyperlink"/>
            <w:noProof/>
          </w:rPr>
          <w:t>7.</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Tidsplan</w:t>
        </w:r>
        <w:r>
          <w:rPr>
            <w:noProof/>
            <w:webHidden/>
          </w:rPr>
          <w:tab/>
          <w:fldChar w:fldCharType="begin"/>
          <w:instrText xml:space="preserve"> PAGEREF _Toc241056026 \h </w:instrText>
          <w:fldChar w:fldCharType="separate"/>
          <w:t>14</w:t>
          <w:fldChar w:fldCharType="end"/>
        </w:r>
      </w:hyperlink>
    </w:p>
    <w:p w14:paraId="02830AA9" w14:textId="535B7215"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27" w:history="1">
        <w:r>
          <w:rPr>
            <w:rStyle w:val="Hyperlink"/>
            <w:noProof/>
          </w:rPr>
          <w:t>8.</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Afprøvning</w:t>
        </w:r>
        <w:r>
          <w:rPr>
            <w:noProof/>
            <w:webHidden/>
          </w:rPr>
          <w:tab/>
          <w:fldChar w:fldCharType="begin"/>
          <w:instrText xml:space="preserve"> PAGEREF _Toc241056027 \h </w:instrText>
          <w:fldChar w:fldCharType="separate"/>
          <w:t>14</w:t>
          <w:fldChar w:fldCharType="end"/>
        </w:r>
      </w:hyperlink>
    </w:p>
    <w:p w14:paraId="783CABCA" w14:textId="5600B845"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28" w:history="1">
        <w:r>
          <w:rPr>
            <w:rStyle w:val="Hyperlink"/>
            <w:noProof/>
          </w:rPr>
          <w:t>9.</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Ibrugtagning</w:t>
        </w:r>
        <w:r>
          <w:rPr>
            <w:noProof/>
            <w:webHidden/>
          </w:rPr>
          <w:tab/>
          <w:fldChar w:fldCharType="begin"/>
          <w:instrText xml:space="preserve"> PAGEREF _Toc241056028 \h </w:instrText>
          <w:fldChar w:fldCharType="separate"/>
          <w:t>14</w:t>
          <w:fldChar w:fldCharType="end"/>
        </w:r>
      </w:hyperlink>
    </w:p>
    <w:p w14:paraId="4A975FA4" w14:textId="3C6EE392"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29" w:history="1">
        <w:r>
          <w:rPr>
            <w:rStyle w:val="Hyperlink"/>
            <w:noProof/>
          </w:rPr>
          <w:t>10.</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Overtagelse</w:t>
        </w:r>
        <w:r>
          <w:rPr>
            <w:noProof/>
            <w:webHidden/>
          </w:rPr>
          <w:tab/>
          <w:fldChar w:fldCharType="begin"/>
          <w:instrText xml:space="preserve"> PAGEREF _Toc241056029 \h </w:instrText>
          <w:fldChar w:fldCharType="separate"/>
          <w:t>15</w:t>
          <w:fldChar w:fldCharType="end"/>
        </w:r>
      </w:hyperlink>
    </w:p>
    <w:p w14:paraId="2C3CFFB4" w14:textId="4C82513D"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30" w:history="1">
        <w:r>
          <w:rPr>
            <w:rStyle w:val="Hyperlink"/>
            <w:noProof/>
          </w:rPr>
          <w:t>11.</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Vedligeholdelse og support</w:t>
        </w:r>
        <w:r>
          <w:rPr>
            <w:noProof/>
            <w:webHidden/>
          </w:rPr>
          <w:tab/>
          <w:fldChar w:fldCharType="begin"/>
          <w:instrText xml:space="preserve"> PAGEREF _Toc241056030 \h </w:instrText>
          <w:fldChar w:fldCharType="separate"/>
          <w:t>15</w:t>
          <w:fldChar w:fldCharType="end"/>
        </w:r>
      </w:hyperlink>
    </w:p>
    <w:p w14:paraId="3B2A7029" w14:textId="6B16851A"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31" w:history="1">
        <w:r>
          <w:rPr>
            <w:rStyle w:val="Hyperlink"/>
            <w:noProof/>
          </w:rPr>
          <w:t>12.</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Drift</w:t>
        </w:r>
        <w:r>
          <w:rPr>
            <w:noProof/>
            <w:webHidden/>
          </w:rPr>
          <w:tab/>
          <w:fldChar w:fldCharType="begin"/>
          <w:instrText xml:space="preserve"> PAGEREF _Toc241056031 \h </w:instrText>
          <w:fldChar w:fldCharType="separate"/>
          <w:t>15</w:t>
          <w:fldChar w:fldCharType="end"/>
        </w:r>
      </w:hyperlink>
    </w:p>
    <w:p w14:paraId="661DB194" w14:textId="61ECD2A3"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32" w:history="1">
        <w:r>
          <w:rPr>
            <w:rStyle w:val="Hyperlink"/>
            <w:noProof/>
          </w:rPr>
          <w:t>13.</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Servicemål</w:t>
        </w:r>
        <w:r>
          <w:rPr>
            <w:noProof/>
            <w:webHidden/>
          </w:rPr>
          <w:tab/>
          <w:fldChar w:fldCharType="begin"/>
          <w:instrText xml:space="preserve"> PAGEREF _Toc241056032 \h </w:instrText>
          <w:fldChar w:fldCharType="separate"/>
          <w:t>15</w:t>
          <w:fldChar w:fldCharType="end"/>
        </w:r>
      </w:hyperlink>
    </w:p>
    <w:p w14:paraId="1C326F0F" w14:textId="69F322AD"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33" w:history="1">
        <w:r>
          <w:rPr>
            <w:rStyle w:val="Hyperlink"/>
            <w:noProof/>
          </w:rPr>
          <w:t>14.</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Overholdelse af lovkrav mv.</w:t>
        </w:r>
        <w:r>
          <w:rPr>
            <w:noProof/>
            <w:webHidden/>
          </w:rPr>
          <w:tab/>
          <w:fldChar w:fldCharType="begin"/>
          <w:instrText xml:space="preserve"> PAGEREF _Toc241056033 \h </w:instrText>
          <w:fldChar w:fldCharType="separate"/>
          <w:t>16</w:t>
          <w:fldChar w:fldCharType="end"/>
        </w:r>
      </w:hyperlink>
    </w:p>
    <w:p w14:paraId="55DB4254" w14:textId="4A6111ED"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34" w:history="1">
        <w:r>
          <w:rPr>
            <w:rStyle w:val="Hyperlink"/>
            <w:noProof/>
            <w14:scene3d>
              <w14:camera w14:prst="orthographicFront"/>
              <w14:lightRig w14:rig="threePt" w14:dir="t">
                <w14:rot w14:lat="0" w14:lon="0" w14:rev="0"/>
              </w14:lightRig>
            </w14:scene3d>
          </w:rPr>
          <w:t>14.1</w:t>
        </w:r>
        <w:r>
          <w:rPr>
            <w:rFonts w:asciiTheme="minorHAnsi" w:eastAsiaTheme="minorEastAsia" w:hAnsiTheme="minorHAnsi" w:cstheme="minorBidi"/>
            <w:noProof/>
            <w:kern w:val="2"/>
            <w:sz w:val="24"/>
            <w:szCs w:val="24"/>
            <w:lang w:eastAsia="da-DK"/>
            <w14:ligatures w14:val="standardContextual"/>
          </w:rPr>
          <w:tab/>
        </w:r>
        <w:r>
          <w:rPr>
            <w:rStyle w:val="Hyperlink"/>
            <w:noProof/>
          </w:rPr>
          <w:t>Præceptiv lovgivning relevant for opfyldelse af Kontrakten</w:t>
        </w:r>
        <w:r>
          <w:rPr>
            <w:noProof/>
            <w:webHidden/>
          </w:rPr>
          <w:tab/>
          <w:fldChar w:fldCharType="begin"/>
          <w:instrText xml:space="preserve"> PAGEREF _Toc241056034 \h </w:instrText>
          <w:fldChar w:fldCharType="separate"/>
          <w:t>16</w:t>
          <w:fldChar w:fldCharType="end"/>
        </w:r>
      </w:hyperlink>
    </w:p>
    <w:p w14:paraId="578C6CFA" w14:textId="666E20B7"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035" w:history="1">
        <w:r>
          <w:rPr>
            <w:rStyle w:val="Hyperlink"/>
            <w:noProof/>
          </w:rPr>
          <w:t>14.1.1</w:t>
        </w:r>
        <w:r>
          <w:rPr>
            <w:rFonts w:asciiTheme="minorHAnsi" w:eastAsiaTheme="minorEastAsia" w:hAnsiTheme="minorHAnsi" w:cstheme="minorBidi"/>
            <w:noProof/>
            <w:kern w:val="2"/>
            <w:sz w:val="24"/>
            <w:szCs w:val="24"/>
            <w:lang w:eastAsia="da-DK"/>
            <w14:ligatures w14:val="standardContextual"/>
          </w:rPr>
          <w:tab/>
        </w:r>
        <w:r>
          <w:rPr>
            <w:rStyle w:val="Hyperlink"/>
            <w:noProof/>
          </w:rPr>
          <w:t>Lovgivning med leverandøren som pligtsubjekt</w:t>
        </w:r>
        <w:r>
          <w:rPr>
            <w:noProof/>
            <w:webHidden/>
          </w:rPr>
          <w:tab/>
          <w:fldChar w:fldCharType="begin"/>
          <w:instrText xml:space="preserve"> PAGEREF _Toc241056035 \h </w:instrText>
          <w:fldChar w:fldCharType="separate"/>
          <w:t>16</w:t>
          <w:fldChar w:fldCharType="end"/>
        </w:r>
      </w:hyperlink>
    </w:p>
    <w:p w14:paraId="413D9234" w14:textId="0E078006"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036" w:history="1">
        <w:r>
          <w:rPr>
            <w:rStyle w:val="Hyperlink"/>
            <w:noProof/>
          </w:rPr>
          <w:t>14.1.2</w:t>
        </w:r>
        <w:r>
          <w:rPr>
            <w:rFonts w:asciiTheme="minorHAnsi" w:eastAsiaTheme="minorEastAsia" w:hAnsiTheme="minorHAnsi" w:cstheme="minorBidi"/>
            <w:noProof/>
            <w:kern w:val="2"/>
            <w:sz w:val="24"/>
            <w:szCs w:val="24"/>
            <w:lang w:eastAsia="da-DK"/>
            <w14:ligatures w14:val="standardContextual"/>
          </w:rPr>
          <w:tab/>
        </w:r>
        <w:r>
          <w:rPr>
            <w:rStyle w:val="Hyperlink"/>
            <w:noProof/>
          </w:rPr>
          <w:t>Anden lovgivning relevant for opfyldelse af Kontrakten</w:t>
        </w:r>
        <w:r>
          <w:rPr>
            <w:noProof/>
            <w:webHidden/>
          </w:rPr>
          <w:tab/>
          <w:fldChar w:fldCharType="begin"/>
          <w:instrText xml:space="preserve"> PAGEREF _Toc241056036 \h </w:instrText>
          <w:fldChar w:fldCharType="separate"/>
          <w:t>16</w:t>
          <w:fldChar w:fldCharType="end"/>
        </w:r>
      </w:hyperlink>
    </w:p>
    <w:p w14:paraId="721EB77E" w14:textId="0207AA02"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37" w:history="1">
        <w:r>
          <w:rPr>
            <w:rStyle w:val="Hyperlink"/>
            <w:noProof/>
          </w:rPr>
          <w:t>15.</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Priser</w:t>
        </w:r>
        <w:r>
          <w:rPr>
            <w:noProof/>
            <w:webHidden/>
          </w:rPr>
          <w:tab/>
          <w:fldChar w:fldCharType="begin"/>
          <w:instrText xml:space="preserve"> PAGEREF _Toc241056037 \h </w:instrText>
          <w:fldChar w:fldCharType="separate"/>
          <w:t>16</w:t>
          <w:fldChar w:fldCharType="end"/>
        </w:r>
      </w:hyperlink>
    </w:p>
    <w:p w14:paraId="1F725E7A" w14:textId="72EF7B17"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38" w:history="1">
        <w:r>
          <w:rPr>
            <w:rStyle w:val="Hyperlink"/>
            <w:noProof/>
            <w14:scene3d>
              <w14:camera w14:prst="orthographicFront"/>
              <w14:lightRig w14:rig="threePt" w14:dir="t">
                <w14:rot w14:lat="0" w14:lon="0" w14:rev="0"/>
              </w14:lightRig>
            </w14:scene3d>
          </w:rPr>
          <w:t>15.1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Generelt</w:t>
        </w:r>
        <w:r>
          <w:rPr>
            <w:noProof/>
            <w:webHidden/>
          </w:rPr>
          <w:tab/>
          <w:fldChar w:fldCharType="begin"/>
          <w:instrText xml:space="preserve"> PAGEREF _Toc241056038 \h </w:instrText>
          <w:fldChar w:fldCharType="separate"/>
          <w:t>16</w:t>
          <w:fldChar w:fldCharType="end"/>
        </w:r>
      </w:hyperlink>
    </w:p>
    <w:p w14:paraId="019F31FC" w14:textId="2E1E27E4"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39" w:history="1">
        <w:r>
          <w:rPr>
            <w:rStyle w:val="Hyperlink"/>
            <w:noProof/>
            <w14:scene3d>
              <w14:camera w14:prst="orthographicFront"/>
              <w14:lightRig w14:rig="threePt" w14:dir="t">
                <w14:rot w14:lat="0" w14:lon="0" w14:rev="0"/>
              </w14:lightRig>
            </w14:scene3d>
          </w:rPr>
          <w:t>15.2</w:t>
        </w:r>
        <w:r>
          <w:rPr>
            <w:rFonts w:asciiTheme="minorHAnsi" w:eastAsiaTheme="minorEastAsia" w:hAnsiTheme="minorHAnsi" w:cstheme="minorBidi"/>
            <w:noProof/>
            <w:kern w:val="2"/>
            <w:sz w:val="24"/>
            <w:szCs w:val="24"/>
            <w:lang w:eastAsia="da-DK"/>
            <w14:ligatures w14:val="standardContextual"/>
          </w:rPr>
          <w:tab/>
        </w:r>
        <w:r>
          <w:rPr>
            <w:rStyle w:val="Hyperlink"/>
            <w:noProof/>
          </w:rPr>
          <w:t>Leverancevederlag</w:t>
        </w:r>
        <w:r>
          <w:rPr>
            <w:noProof/>
            <w:webHidden/>
          </w:rPr>
          <w:tab/>
          <w:fldChar w:fldCharType="begin"/>
          <w:instrText xml:space="preserve"> PAGEREF _Toc241056039 \h </w:instrText>
          <w:fldChar w:fldCharType="separate"/>
          <w:t>16</w:t>
          <w:fldChar w:fldCharType="end"/>
        </w:r>
      </w:hyperlink>
    </w:p>
    <w:p w14:paraId="534D44D9" w14:textId="07926190"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40" w:history="1">
        <w:r>
          <w:rPr>
            <w:rStyle w:val="Hyperlink"/>
            <w:noProof/>
            <w14:scene3d>
              <w14:camera w14:prst="orthographicFront"/>
              <w14:lightRig w14:rig="threePt" w14:dir="t">
                <w14:rot w14:lat="0" w14:lon="0" w14:rev="0"/>
              </w14:lightRig>
            </w14:scene3d>
          </w:rPr>
          <w:t>15.3</w:t>
        </w:r>
        <w:r>
          <w:rPr>
            <w:rFonts w:asciiTheme="minorHAnsi" w:eastAsiaTheme="minorEastAsia" w:hAnsiTheme="minorHAnsi" w:cstheme="minorBidi"/>
            <w:noProof/>
            <w:kern w:val="2"/>
            <w:sz w:val="24"/>
            <w:szCs w:val="24"/>
            <w:lang w:eastAsia="da-DK"/>
            <w14:ligatures w14:val="standardContextual"/>
          </w:rPr>
          <w:tab/>
        </w:r>
        <w:r>
          <w:rPr>
            <w:rStyle w:val="Hyperlink"/>
            <w:noProof/>
          </w:rPr>
          <w:t>Vederlag for bestillingsydelser og øvrige ændringer</w:t>
        </w:r>
        <w:r>
          <w:rPr>
            <w:noProof/>
            <w:webHidden/>
          </w:rPr>
          <w:tab/>
          <w:fldChar w:fldCharType="begin"/>
          <w:instrText xml:space="preserve"> PAGEREF _Toc241056040 \h </w:instrText>
          <w:fldChar w:fldCharType="separate"/>
          <w:t>17</w:t>
          <w:fldChar w:fldCharType="end"/>
        </w:r>
      </w:hyperlink>
    </w:p>
    <w:p w14:paraId="56570A6E" w14:textId="71719702"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41" w:history="1">
        <w:r>
          <w:rPr>
            <w:rStyle w:val="Hyperlink"/>
            <w:noProof/>
            <w14:scene3d>
              <w14:camera w14:prst="orthographicFront"/>
              <w14:lightRig w14:rig="threePt" w14:dir="t">
                <w14:rot w14:lat="0" w14:lon="0" w14:rev="0"/>
              </w14:lightRig>
            </w14:scene3d>
          </w:rPr>
          <w:t>15.4</w:t>
        </w:r>
        <w:r>
          <w:rPr>
            <w:rFonts w:asciiTheme="minorHAnsi" w:eastAsiaTheme="minorEastAsia" w:hAnsiTheme="minorHAnsi" w:cstheme="minorBidi"/>
            <w:noProof/>
            <w:kern w:val="2"/>
            <w:sz w:val="24"/>
            <w:szCs w:val="24"/>
            <w:lang w:eastAsia="da-DK"/>
            <w14:ligatures w14:val="standardContextual"/>
          </w:rPr>
          <w:tab/>
        </w:r>
        <w:r>
          <w:rPr>
            <w:rStyle w:val="Hyperlink"/>
            <w:noProof/>
          </w:rPr>
          <w:t>Vederlag for øvrige timebaserede ydelser</w:t>
        </w:r>
        <w:r>
          <w:rPr>
            <w:noProof/>
            <w:webHidden/>
          </w:rPr>
          <w:tab/>
          <w:fldChar w:fldCharType="begin"/>
          <w:instrText xml:space="preserve"> PAGEREF _Toc241056041 \h </w:instrText>
          <w:fldChar w:fldCharType="separate"/>
          <w:t>17</w:t>
          <w:fldChar w:fldCharType="end"/>
        </w:r>
      </w:hyperlink>
    </w:p>
    <w:p w14:paraId="6437FBD8" w14:textId="7C2932F9"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42" w:history="1">
        <w:r>
          <w:rPr>
            <w:rStyle w:val="Hyperlink"/>
            <w:noProof/>
            <w14:scene3d>
              <w14:camera w14:prst="orthographicFront"/>
              <w14:lightRig w14:rig="threePt" w14:dir="t">
                <w14:rot w14:lat="0" w14:lon="0" w14:rev="0"/>
              </w14:lightRig>
            </w14:scene3d>
          </w:rPr>
          <w:t>15.5</w:t>
        </w:r>
        <w:r>
          <w:rPr>
            <w:rFonts w:asciiTheme="minorHAnsi" w:eastAsiaTheme="minorEastAsia" w:hAnsiTheme="minorHAnsi" w:cstheme="minorBidi"/>
            <w:noProof/>
            <w:kern w:val="2"/>
            <w:sz w:val="24"/>
            <w:szCs w:val="24"/>
            <w:lang w:eastAsia="da-DK"/>
            <w14:ligatures w14:val="standardContextual"/>
          </w:rPr>
          <w:tab/>
        </w:r>
        <w:r>
          <w:rPr>
            <w:rStyle w:val="Hyperlink"/>
            <w:noProof/>
          </w:rPr>
          <w:t>Fast månedligt vederlag for vedligeholdelse og support</w:t>
        </w:r>
        <w:r>
          <w:rPr>
            <w:noProof/>
            <w:webHidden/>
          </w:rPr>
          <w:tab/>
          <w:fldChar w:fldCharType="begin"/>
          <w:instrText xml:space="preserve"> PAGEREF _Toc241056042 \h </w:instrText>
          <w:fldChar w:fldCharType="separate"/>
          <w:t>18</w:t>
          <w:fldChar w:fldCharType="end"/>
        </w:r>
      </w:hyperlink>
    </w:p>
    <w:p w14:paraId="52C57E29" w14:textId="2522BEAA"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43" w:history="1">
        <w:r>
          <w:rPr>
            <w:rStyle w:val="Hyperlink"/>
            <w:noProof/>
            <w14:scene3d>
              <w14:camera w14:prst="orthographicFront"/>
              <w14:lightRig w14:rig="threePt" w14:dir="t">
                <w14:rot w14:lat="0" w14:lon="0" w14:rev="0"/>
              </w14:lightRig>
            </w14:scene3d>
          </w:rPr>
          <w:t>15.6</w:t>
        </w:r>
        <w:r>
          <w:rPr>
            <w:rFonts w:asciiTheme="minorHAnsi" w:eastAsiaTheme="minorEastAsia" w:hAnsiTheme="minorHAnsi" w:cstheme="minorBidi"/>
            <w:noProof/>
            <w:kern w:val="2"/>
            <w:sz w:val="24"/>
            <w:szCs w:val="24"/>
            <w:lang w:eastAsia="da-DK"/>
            <w14:ligatures w14:val="standardContextual"/>
          </w:rPr>
          <w:tab/>
        </w:r>
        <w:r>
          <w:rPr>
            <w:rStyle w:val="Hyperlink"/>
            <w:noProof/>
          </w:rPr>
          <w:t>Fast årligt licensvederlag for Standardprogrammel</w:t>
        </w:r>
        <w:r>
          <w:rPr>
            <w:noProof/>
            <w:webHidden/>
          </w:rPr>
          <w:tab/>
          <w:fldChar w:fldCharType="begin"/>
          <w:instrText xml:space="preserve"> PAGEREF _Toc241056043 \h </w:instrText>
          <w:fldChar w:fldCharType="separate"/>
          <w:t>18</w:t>
          <w:fldChar w:fldCharType="end"/>
        </w:r>
      </w:hyperlink>
    </w:p>
    <w:p w14:paraId="7D85CBEC" w14:textId="33D8EED7"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44" w:history="1">
        <w:r>
          <w:rPr>
            <w:rStyle w:val="Hyperlink"/>
            <w:noProof/>
            <w14:scene3d>
              <w14:camera w14:prst="orthographicFront"/>
              <w14:lightRig w14:rig="threePt" w14:dir="t">
                <w14:rot w14:lat="0" w14:lon="0" w14:rev="0"/>
              </w14:lightRig>
            </w14:scene3d>
          </w:rPr>
          <w:t>15.7</w:t>
        </w:r>
        <w:r>
          <w:rPr>
            <w:rFonts w:asciiTheme="minorHAnsi" w:eastAsiaTheme="minorEastAsia" w:hAnsiTheme="minorHAnsi" w:cstheme="minorBidi"/>
            <w:noProof/>
            <w:kern w:val="2"/>
            <w:sz w:val="24"/>
            <w:szCs w:val="24"/>
            <w:lang w:eastAsia="da-DK"/>
            <w14:ligatures w14:val="standardContextual"/>
          </w:rPr>
          <w:tab/>
        </w:r>
        <w:r>
          <w:rPr>
            <w:rStyle w:val="Hyperlink"/>
            <w:noProof/>
          </w:rPr>
          <w:t>Licenser til Leverandørens arbejdscomputere</w:t>
        </w:r>
        <w:r>
          <w:rPr>
            <w:noProof/>
            <w:webHidden/>
          </w:rPr>
          <w:tab/>
          <w:fldChar w:fldCharType="begin"/>
          <w:instrText xml:space="preserve"> PAGEREF _Toc241056044 \h </w:instrText>
          <w:fldChar w:fldCharType="separate"/>
          <w:t>18</w:t>
          <w:fldChar w:fldCharType="end"/>
        </w:r>
      </w:hyperlink>
    </w:p>
    <w:p w14:paraId="10ED258F" w14:textId="181C97BD"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045" w:history="1">
        <w:r>
          <w:rPr>
            <w:rStyle w:val="Hyperlink"/>
            <w:noProof/>
          </w:rPr>
          <w:t>15.7.1</w:t>
        </w:r>
        <w:r>
          <w:rPr>
            <w:rFonts w:asciiTheme="minorHAnsi" w:eastAsiaTheme="minorEastAsia" w:hAnsiTheme="minorHAnsi" w:cstheme="minorBidi"/>
            <w:noProof/>
            <w:kern w:val="2"/>
            <w:sz w:val="24"/>
            <w:szCs w:val="24"/>
            <w:lang w:eastAsia="da-DK"/>
            <w14:ligatures w14:val="standardContextual"/>
          </w:rPr>
          <w:tab/>
        </w:r>
        <w:r>
          <w:rPr>
            <w:rStyle w:val="Hyperlink"/>
            <w:noProof/>
          </w:rPr>
          <w:t>Licenser til applikationsplatforme</w:t>
        </w:r>
        <w:r>
          <w:rPr>
            <w:noProof/>
            <w:webHidden/>
          </w:rPr>
          <w:tab/>
          <w:fldChar w:fldCharType="begin"/>
          <w:instrText xml:space="preserve"> PAGEREF _Toc241056045 \h </w:instrText>
          <w:fldChar w:fldCharType="separate"/>
          <w:t>18</w:t>
          <w:fldChar w:fldCharType="end"/>
        </w:r>
      </w:hyperlink>
    </w:p>
    <w:p w14:paraId="74C68622" w14:textId="4409DF08"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046" w:history="1">
        <w:r>
          <w:rPr>
            <w:rStyle w:val="Hyperlink"/>
            <w:noProof/>
          </w:rPr>
          <w:t>15.7.2</w:t>
        </w:r>
        <w:r>
          <w:rPr>
            <w:rFonts w:asciiTheme="minorHAnsi" w:eastAsiaTheme="minorEastAsia" w:hAnsiTheme="minorHAnsi" w:cstheme="minorBidi"/>
            <w:noProof/>
            <w:kern w:val="2"/>
            <w:sz w:val="24"/>
            <w:szCs w:val="24"/>
            <w:lang w:eastAsia="da-DK"/>
            <w14:ligatures w14:val="standardContextual"/>
          </w:rPr>
          <w:tab/>
        </w:r>
        <w:r>
          <w:rPr>
            <w:rStyle w:val="Hyperlink"/>
            <w:noProof/>
          </w:rPr>
          <w:t>Licenser til Basisprogrammel</w:t>
        </w:r>
        <w:r>
          <w:rPr>
            <w:noProof/>
            <w:webHidden/>
          </w:rPr>
          <w:tab/>
          <w:fldChar w:fldCharType="begin"/>
          <w:instrText xml:space="preserve"> PAGEREF _Toc241056046 \h </w:instrText>
          <w:fldChar w:fldCharType="separate"/>
          <w:t>18</w:t>
          <w:fldChar w:fldCharType="end"/>
        </w:r>
      </w:hyperlink>
    </w:p>
    <w:p w14:paraId="7F14C67A" w14:textId="1BCDBFCB"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47" w:history="1">
        <w:r>
          <w:rPr>
            <w:rStyle w:val="Hyperlink"/>
            <w:noProof/>
            <w14:scene3d>
              <w14:camera w14:prst="orthographicFront"/>
              <w14:lightRig w14:rig="threePt" w14:dir="t">
                <w14:rot w14:lat="0" w14:lon="0" w14:rev="0"/>
              </w14:lightRig>
            </w14:scene3d>
          </w:rPr>
          <w:t>15.8</w:t>
        </w:r>
        <w:r>
          <w:rPr>
            <w:rFonts w:asciiTheme="minorHAnsi" w:eastAsiaTheme="minorEastAsia" w:hAnsiTheme="minorHAnsi" w:cstheme="minorBidi"/>
            <w:noProof/>
            <w:kern w:val="2"/>
            <w:sz w:val="24"/>
            <w:szCs w:val="24"/>
            <w:lang w:eastAsia="da-DK"/>
            <w14:ligatures w14:val="standardContextual"/>
          </w:rPr>
          <w:tab/>
        </w:r>
        <w:r>
          <w:rPr>
            <w:rStyle w:val="Hyperlink"/>
            <w:noProof/>
          </w:rPr>
          <w:t>Betalingsbetingelser</w:t>
        </w:r>
        <w:r>
          <w:rPr>
            <w:noProof/>
            <w:webHidden/>
          </w:rPr>
          <w:tab/>
          <w:fldChar w:fldCharType="begin"/>
          <w:instrText xml:space="preserve"> PAGEREF _Toc241056047 \h </w:instrText>
          <w:fldChar w:fldCharType="separate"/>
          <w:t>18</w:t>
          <w:fldChar w:fldCharType="end"/>
        </w:r>
      </w:hyperlink>
    </w:p>
    <w:p w14:paraId="5B0F2789" w14:textId="1E741906"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48" w:history="1">
        <w:r>
          <w:rPr>
            <w:rStyle w:val="Hyperlink"/>
            <w:noProof/>
          </w:rPr>
          <w:t>16.</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Garantier</w:t>
        </w:r>
        <w:r>
          <w:rPr>
            <w:noProof/>
            <w:webHidden/>
          </w:rPr>
          <w:tab/>
          <w:fldChar w:fldCharType="begin"/>
          <w:instrText xml:space="preserve"> PAGEREF _Toc241056048 \h </w:instrText>
          <w:fldChar w:fldCharType="separate"/>
          <w:t>18</w:t>
          <w:fldChar w:fldCharType="end"/>
        </w:r>
      </w:hyperlink>
    </w:p>
    <w:p w14:paraId="6F6C9E4A" w14:textId="3DE16CBE"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49" w:history="1">
        <w:r>
          <w:rPr>
            <w:rStyle w:val="Hyperlink"/>
            <w:noProof/>
            <w14:scene3d>
              <w14:camera w14:prst="orthographicFront"/>
              <w14:lightRig w14:rig="threePt" w14:dir="t">
                <w14:rot w14:lat="0" w14:lon="0" w14:rev="0"/>
              </w14:lightRig>
            </w14:scene3d>
          </w:rPr>
          <w:t>16.1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Generelt</w:t>
        </w:r>
        <w:r>
          <w:rPr>
            <w:noProof/>
            <w:webHidden/>
          </w:rPr>
          <w:tab/>
          <w:fldChar w:fldCharType="begin"/>
          <w:instrText xml:space="preserve"> PAGEREF _Toc241056049 \h </w:instrText>
          <w:fldChar w:fldCharType="separate"/>
          <w:t>18</w:t>
          <w:fldChar w:fldCharType="end"/>
        </w:r>
      </w:hyperlink>
    </w:p>
    <w:p w14:paraId="35016FD3" w14:textId="30E8B38A"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50" w:history="1">
        <w:r>
          <w:rPr>
            <w:rStyle w:val="Hyperlink"/>
            <w:noProof/>
            <w14:scene3d>
              <w14:camera w14:prst="orthographicFront"/>
              <w14:lightRig w14:rig="threePt" w14:dir="t">
                <w14:rot w14:lat="0" w14:lon="0" w14:rev="0"/>
              </w14:lightRig>
            </w14:scene3d>
          </w:rPr>
          <w:t>16.2</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 garanti for Leverancen og de Løbende Ydelser</w:t>
        </w:r>
        <w:r>
          <w:rPr>
            <w:noProof/>
            <w:webHidden/>
          </w:rPr>
          <w:tab/>
          <w:fldChar w:fldCharType="begin"/>
          <w:instrText xml:space="preserve"> PAGEREF _Toc241056050 \h </w:instrText>
          <w:fldChar w:fldCharType="separate"/>
          <w:t>19</w:t>
          <w:fldChar w:fldCharType="end"/>
        </w:r>
      </w:hyperlink>
    </w:p>
    <w:p w14:paraId="132BBDB5" w14:textId="2C0FC8A1"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51" w:history="1">
        <w:r>
          <w:rPr>
            <w:rStyle w:val="Hyperlink"/>
            <w:noProof/>
            <w14:scene3d>
              <w14:camera w14:prst="orthographicFront"/>
              <w14:lightRig w14:rig="threePt" w14:dir="t">
                <w14:rot w14:lat="0" w14:lon="0" w14:rev="0"/>
              </w14:lightRig>
            </w14:scene3d>
          </w:rPr>
          <w:t>16.3</w:t>
        </w:r>
        <w:r>
          <w:rPr>
            <w:rFonts w:asciiTheme="minorHAnsi" w:eastAsiaTheme="minorEastAsia" w:hAnsiTheme="minorHAnsi" w:cstheme="minorBidi"/>
            <w:noProof/>
            <w:kern w:val="2"/>
            <w:sz w:val="24"/>
            <w:szCs w:val="24"/>
            <w:lang w:eastAsia="da-DK"/>
            <w14:ligatures w14:val="standardContextual"/>
          </w:rPr>
          <w:tab/>
        </w:r>
        <w:r>
          <w:rPr>
            <w:rStyle w:val="Hyperlink"/>
            <w:noProof/>
          </w:rPr>
          <w:t>Kundens medvirken</w:t>
        </w:r>
        <w:r>
          <w:rPr>
            <w:noProof/>
            <w:webHidden/>
          </w:rPr>
          <w:tab/>
          <w:fldChar w:fldCharType="begin"/>
          <w:instrText xml:space="preserve"> PAGEREF _Toc241056051 \h </w:instrText>
          <w:fldChar w:fldCharType="separate"/>
          <w:t>19</w:t>
          <w:fldChar w:fldCharType="end"/>
        </w:r>
      </w:hyperlink>
    </w:p>
    <w:p w14:paraId="10198A3F" w14:textId="6780126D"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52" w:history="1">
        <w:r>
          <w:rPr>
            <w:rStyle w:val="Hyperlink"/>
            <w:noProof/>
            <w14:scene3d>
              <w14:camera w14:prst="orthographicFront"/>
              <w14:lightRig w14:rig="threePt" w14:dir="t">
                <w14:rot w14:lat="0" w14:lon="0" w14:rev="0"/>
              </w14:lightRig>
            </w14:scene3d>
          </w:rPr>
          <w:t>16.4</w:t>
        </w:r>
        <w:r>
          <w:rPr>
            <w:rFonts w:asciiTheme="minorHAnsi" w:eastAsiaTheme="minorEastAsia" w:hAnsiTheme="minorHAnsi" w:cstheme="minorBidi"/>
            <w:noProof/>
            <w:kern w:val="2"/>
            <w:sz w:val="24"/>
            <w:szCs w:val="24"/>
            <w:lang w:eastAsia="da-DK"/>
            <w14:ligatures w14:val="standardContextual"/>
          </w:rPr>
          <w:tab/>
        </w:r>
        <w:r>
          <w:rPr>
            <w:rStyle w:val="Hyperlink"/>
            <w:noProof/>
          </w:rPr>
          <w:t>Tredjemands udførelse af vedligeholdelse og ændringer</w:t>
        </w:r>
        <w:r>
          <w:rPr>
            <w:noProof/>
            <w:webHidden/>
          </w:rPr>
          <w:tab/>
          <w:fldChar w:fldCharType="begin"/>
          <w:instrText xml:space="preserve"> PAGEREF _Toc241056052 \h </w:instrText>
          <w:fldChar w:fldCharType="separate"/>
          <w:t>19</w:t>
          <w:fldChar w:fldCharType="end"/>
        </w:r>
      </w:hyperlink>
    </w:p>
    <w:p w14:paraId="3ED93CEC" w14:textId="08E00B7C"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53" w:history="1">
        <w:r>
          <w:rPr>
            <w:rStyle w:val="Hyperlink"/>
            <w:noProof/>
            <w14:scene3d>
              <w14:camera w14:prst="orthographicFront"/>
              <w14:lightRig w14:rig="threePt" w14:dir="t">
                <w14:rot w14:lat="0" w14:lon="0" w14:rev="0"/>
              </w14:lightRig>
            </w14:scene3d>
          </w:rPr>
          <w:t>16.5</w:t>
        </w:r>
        <w:r>
          <w:rPr>
            <w:rFonts w:asciiTheme="minorHAnsi" w:eastAsiaTheme="minorEastAsia" w:hAnsiTheme="minorHAnsi" w:cstheme="minorBidi"/>
            <w:noProof/>
            <w:kern w:val="2"/>
            <w:sz w:val="24"/>
            <w:szCs w:val="24"/>
            <w:lang w:eastAsia="da-DK"/>
            <w14:ligatures w14:val="standardContextual"/>
          </w:rPr>
          <w:tab/>
        </w:r>
        <w:r>
          <w:rPr>
            <w:rStyle w:val="Hyperlink"/>
            <w:noProof/>
          </w:rPr>
          <w:t>Hæftelse for underleverandører og støttende enheder</w:t>
        </w:r>
        <w:r>
          <w:rPr>
            <w:noProof/>
            <w:webHidden/>
          </w:rPr>
          <w:tab/>
          <w:fldChar w:fldCharType="begin"/>
          <w:instrText xml:space="preserve"> PAGEREF _Toc241056053 \h </w:instrText>
          <w:fldChar w:fldCharType="separate"/>
          <w:t>20</w:t>
          <w:fldChar w:fldCharType="end"/>
        </w:r>
      </w:hyperlink>
    </w:p>
    <w:p w14:paraId="2F02FFC1" w14:textId="2DDCC0DF"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54" w:history="1">
        <w:r>
          <w:rPr>
            <w:rStyle w:val="Hyperlink"/>
            <w:noProof/>
            <w14:scene3d>
              <w14:camera w14:prst="orthographicFront"/>
              <w14:lightRig w14:rig="threePt" w14:dir="t">
                <w14:rot w14:lat="0" w14:lon="0" w14:rev="0"/>
              </w14:lightRig>
            </w14:scene3d>
          </w:rPr>
          <w:t>16.6</w:t>
        </w:r>
        <w:r>
          <w:rPr>
            <w:rFonts w:asciiTheme="minorHAnsi" w:eastAsiaTheme="minorEastAsia" w:hAnsiTheme="minorHAnsi" w:cstheme="minorBidi"/>
            <w:noProof/>
            <w:kern w:val="2"/>
            <w:sz w:val="24"/>
            <w:szCs w:val="24"/>
            <w:lang w:eastAsia="da-DK"/>
            <w14:ligatures w14:val="standardContextual"/>
          </w:rPr>
          <w:tab/>
        </w:r>
        <w:r>
          <w:rPr>
            <w:rStyle w:val="Hyperlink"/>
            <w:noProof/>
          </w:rPr>
          <w:t>Garanterede servicemål</w:t>
        </w:r>
        <w:r>
          <w:rPr>
            <w:noProof/>
            <w:webHidden/>
          </w:rPr>
          <w:tab/>
          <w:fldChar w:fldCharType="begin"/>
          <w:instrText xml:space="preserve"> PAGEREF _Toc241056054 \h </w:instrText>
          <w:fldChar w:fldCharType="separate"/>
          <w:t>20</w:t>
          <w:fldChar w:fldCharType="end"/>
        </w:r>
      </w:hyperlink>
    </w:p>
    <w:p w14:paraId="211A56AC" w14:textId="1474B8E3"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55" w:history="1">
        <w:r>
          <w:rPr>
            <w:rStyle w:val="Hyperlink"/>
            <w:noProof/>
            <w14:scene3d>
              <w14:camera w14:prst="orthographicFront"/>
              <w14:lightRig w14:rig="threePt" w14:dir="t">
                <w14:rot w14:lat="0" w14:lon="0" w14:rev="0"/>
              </w14:lightRig>
            </w14:scene3d>
          </w:rPr>
          <w:t>16.7</w:t>
        </w:r>
        <w:r>
          <w:rPr>
            <w:rFonts w:asciiTheme="minorHAnsi" w:eastAsiaTheme="minorEastAsia" w:hAnsiTheme="minorHAnsi" w:cstheme="minorBidi"/>
            <w:noProof/>
            <w:kern w:val="2"/>
            <w:sz w:val="24"/>
            <w:szCs w:val="24"/>
            <w:lang w:eastAsia="da-DK"/>
            <w14:ligatures w14:val="standardContextual"/>
          </w:rPr>
          <w:tab/>
        </w:r>
        <w:r>
          <w:rPr>
            <w:rStyle w:val="Hyperlink"/>
            <w:noProof/>
          </w:rPr>
          <w:t>Tredjemands rettigheder</w:t>
        </w:r>
        <w:r>
          <w:rPr>
            <w:noProof/>
            <w:webHidden/>
          </w:rPr>
          <w:tab/>
          <w:fldChar w:fldCharType="begin"/>
          <w:instrText xml:space="preserve"> PAGEREF _Toc241056055 \h </w:instrText>
          <w:fldChar w:fldCharType="separate"/>
          <w:t>20</w:t>
          <w:fldChar w:fldCharType="end"/>
        </w:r>
      </w:hyperlink>
    </w:p>
    <w:p w14:paraId="0A7BC9DF" w14:textId="718A3749"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56" w:history="1">
        <w:r>
          <w:rPr>
            <w:rStyle w:val="Hyperlink"/>
            <w:noProof/>
            <w14:scene3d>
              <w14:camera w14:prst="orthographicFront"/>
              <w14:lightRig w14:rig="threePt" w14:dir="t">
                <w14:rot w14:lat="0" w14:lon="0" w14:rev="0"/>
              </w14:lightRig>
            </w14:scene3d>
          </w:rPr>
          <w:t>16.8</w:t>
        </w:r>
        <w:r>
          <w:rPr>
            <w:rFonts w:asciiTheme="minorHAnsi" w:eastAsiaTheme="minorEastAsia" w:hAnsiTheme="minorHAnsi" w:cstheme="minorBidi"/>
            <w:noProof/>
            <w:kern w:val="2"/>
            <w:sz w:val="24"/>
            <w:szCs w:val="24"/>
            <w:lang w:eastAsia="da-DK"/>
            <w14:ligatures w14:val="standardContextual"/>
          </w:rPr>
          <w:tab/>
        </w:r>
        <w:r>
          <w:rPr>
            <w:rStyle w:val="Hyperlink"/>
            <w:noProof/>
          </w:rPr>
          <w:t>Overholdelse af lovkrav mv.</w:t>
        </w:r>
        <w:r>
          <w:rPr>
            <w:noProof/>
            <w:webHidden/>
          </w:rPr>
          <w:tab/>
          <w:fldChar w:fldCharType="begin"/>
          <w:instrText xml:space="preserve"> PAGEREF _Toc241056056 \h </w:instrText>
          <w:fldChar w:fldCharType="separate"/>
          <w:t>20</w:t>
          <w:fldChar w:fldCharType="end"/>
        </w:r>
      </w:hyperlink>
    </w:p>
    <w:p w14:paraId="49FC2B21" w14:textId="35B856B4"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57" w:history="1">
        <w:r>
          <w:rPr>
            <w:rStyle w:val="Hyperlink"/>
            <w:noProof/>
            <w14:scene3d>
              <w14:camera w14:prst="orthographicFront"/>
              <w14:lightRig w14:rig="threePt" w14:dir="t">
                <w14:rot w14:lat="0" w14:lon="0" w14:rev="0"/>
              </w14:lightRig>
            </w14:scene3d>
          </w:rPr>
          <w:t>16.9</w:t>
        </w:r>
        <w:r>
          <w:rPr>
            <w:rFonts w:asciiTheme="minorHAnsi" w:eastAsiaTheme="minorEastAsia" w:hAnsiTheme="minorHAnsi" w:cstheme="minorBidi"/>
            <w:noProof/>
            <w:kern w:val="2"/>
            <w:sz w:val="24"/>
            <w:szCs w:val="24"/>
            <w:lang w:eastAsia="da-DK"/>
            <w14:ligatures w14:val="standardContextual"/>
          </w:rPr>
          <w:tab/>
        </w:r>
        <w:r>
          <w:rPr>
            <w:rStyle w:val="Hyperlink"/>
            <w:noProof/>
          </w:rPr>
          <w:t>Garantiperiode</w:t>
        </w:r>
        <w:r>
          <w:rPr>
            <w:noProof/>
            <w:webHidden/>
          </w:rPr>
          <w:tab/>
          <w:fldChar w:fldCharType="begin"/>
          <w:instrText xml:space="preserve"> PAGEREF _Toc241056057 \h </w:instrText>
          <w:fldChar w:fldCharType="separate"/>
          <w:t>20</w:t>
          <w:fldChar w:fldCharType="end"/>
        </w:r>
      </w:hyperlink>
    </w:p>
    <w:p w14:paraId="6A0F76E3" w14:textId="4D4A61F2"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58" w:history="1">
        <w:r>
          <w:rPr>
            <w:rStyle w:val="Hyperlink"/>
            <w:noProof/>
          </w:rPr>
          <w:t>17.</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Forsinkelse</w:t>
        </w:r>
        <w:r>
          <w:rPr>
            <w:noProof/>
            <w:webHidden/>
          </w:rPr>
          <w:tab/>
          <w:fldChar w:fldCharType="begin"/>
          <w:instrText xml:space="preserve"> PAGEREF _Toc241056058 \h </w:instrText>
          <w:fldChar w:fldCharType="separate"/>
          <w:t>21</w:t>
          <w:fldChar w:fldCharType="end"/>
        </w:r>
      </w:hyperlink>
    </w:p>
    <w:p w14:paraId="6E50E3DD" w14:textId="40A854E3"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59" w:history="1">
        <w:r>
          <w:rPr>
            <w:rStyle w:val="Hyperlink"/>
            <w:noProof/>
            <w14:scene3d>
              <w14:camera w14:prst="orthographicFront"/>
              <w14:lightRig w14:rig="threePt" w14:dir="t">
                <w14:rot w14:lat="0" w14:lon="0" w14:rev="0"/>
              </w14:lightRig>
            </w14:scene3d>
          </w:rPr>
          <w:t>17.1</w:t>
        </w:r>
        <w:r>
          <w:rPr>
            <w:rFonts w:asciiTheme="minorHAnsi" w:eastAsiaTheme="minorEastAsia" w:hAnsiTheme="minorHAnsi" w:cstheme="minorBidi"/>
            <w:noProof/>
            <w:kern w:val="2"/>
            <w:sz w:val="24"/>
            <w:szCs w:val="24"/>
            <w:lang w:eastAsia="da-DK"/>
            <w14:ligatures w14:val="standardContextual"/>
          </w:rPr>
          <w:tab/>
        </w:r>
        <w:r>
          <w:rPr>
            <w:rStyle w:val="Hyperlink"/>
            <w:noProof/>
          </w:rPr>
          <w:t>Underretningspligt</w:t>
        </w:r>
        <w:r>
          <w:rPr>
            <w:noProof/>
            <w:webHidden/>
          </w:rPr>
          <w:tab/>
          <w:fldChar w:fldCharType="begin"/>
          <w:instrText xml:space="preserve"> PAGEREF _Toc241056059 \h </w:instrText>
          <w:fldChar w:fldCharType="separate"/>
          <w:t>21</w:t>
          <w:fldChar w:fldCharType="end"/>
        </w:r>
      </w:hyperlink>
    </w:p>
    <w:p w14:paraId="304289BA" w14:textId="2435F38C"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60" w:history="1">
        <w:r>
          <w:rPr>
            <w:rStyle w:val="Hyperlink"/>
            <w:noProof/>
            <w14:scene3d>
              <w14:camera w14:prst="orthographicFront"/>
              <w14:lightRig w14:rig="threePt" w14:dir="t">
                <w14:rot w14:lat="0" w14:lon="0" w14:rev="0"/>
              </w14:lightRig>
            </w14:scene3d>
          </w:rPr>
          <w:t>17.2</w:t>
        </w:r>
        <w:r>
          <w:rPr>
            <w:rFonts w:asciiTheme="minorHAnsi" w:eastAsiaTheme="minorEastAsia" w:hAnsiTheme="minorHAnsi" w:cstheme="minorBidi"/>
            <w:noProof/>
            <w:kern w:val="2"/>
            <w:sz w:val="24"/>
            <w:szCs w:val="24"/>
            <w:lang w:eastAsia="da-DK"/>
            <w14:ligatures w14:val="standardContextual"/>
          </w:rPr>
          <w:tab/>
        </w:r>
        <w:r>
          <w:rPr>
            <w:rStyle w:val="Hyperlink"/>
            <w:noProof/>
          </w:rPr>
          <w:t>Bod</w:t>
        </w:r>
        <w:r>
          <w:rPr>
            <w:noProof/>
            <w:webHidden/>
          </w:rPr>
          <w:tab/>
          <w:fldChar w:fldCharType="begin"/>
          <w:instrText xml:space="preserve"> PAGEREF _Toc241056060 \h </w:instrText>
          <w:fldChar w:fldCharType="separate"/>
          <w:t>21</w:t>
          <w:fldChar w:fldCharType="end"/>
        </w:r>
      </w:hyperlink>
    </w:p>
    <w:p w14:paraId="03AA628A" w14:textId="09061239"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61" w:history="1">
        <w:r>
          <w:rPr>
            <w:rStyle w:val="Hyperlink"/>
            <w:noProof/>
            <w14:scene3d>
              <w14:camera w14:prst="orthographicFront"/>
              <w14:lightRig w14:rig="threePt" w14:dir="t">
                <w14:rot w14:lat="0" w14:lon="0" w14:rev="0"/>
              </w14:lightRig>
            </w14:scene3d>
          </w:rPr>
          <w:t>17.3</w:t>
        </w:r>
        <w:r>
          <w:rPr>
            <w:rFonts w:asciiTheme="minorHAnsi" w:eastAsiaTheme="minorEastAsia" w:hAnsiTheme="minorHAnsi" w:cstheme="minorBidi"/>
            <w:noProof/>
            <w:kern w:val="2"/>
            <w:sz w:val="24"/>
            <w:szCs w:val="24"/>
            <w:lang w:eastAsia="da-DK"/>
            <w14:ligatures w14:val="standardContextual"/>
          </w:rPr>
          <w:tab/>
        </w:r>
        <w:r>
          <w:rPr>
            <w:rStyle w:val="Hyperlink"/>
            <w:noProof/>
          </w:rPr>
          <w:t>Kundens beføjelser i øvrigt</w:t>
        </w:r>
        <w:r>
          <w:rPr>
            <w:noProof/>
            <w:webHidden/>
          </w:rPr>
          <w:tab/>
          <w:fldChar w:fldCharType="begin"/>
          <w:instrText xml:space="preserve"> PAGEREF _Toc241056061 \h </w:instrText>
          <w:fldChar w:fldCharType="separate"/>
          <w:t>21</w:t>
          <w:fldChar w:fldCharType="end"/>
        </w:r>
      </w:hyperlink>
    </w:p>
    <w:p w14:paraId="3A9303ED" w14:textId="1A01AE3F"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62" w:history="1">
        <w:r>
          <w:rPr>
            <w:rStyle w:val="Hyperlink"/>
            <w:noProof/>
          </w:rPr>
          <w:t>18.</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Mangler</w:t>
        </w:r>
        <w:r>
          <w:rPr>
            <w:noProof/>
            <w:webHidden/>
          </w:rPr>
          <w:tab/>
          <w:fldChar w:fldCharType="begin"/>
          <w:instrText xml:space="preserve"> PAGEREF _Toc241056062 \h </w:instrText>
          <w:fldChar w:fldCharType="separate"/>
          <w:t>21</w:t>
          <w:fldChar w:fldCharType="end"/>
        </w:r>
      </w:hyperlink>
    </w:p>
    <w:p w14:paraId="350A72FD" w14:textId="37FA5FCD"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63" w:history="1">
        <w:r>
          <w:rPr>
            <w:rStyle w:val="Hyperlink"/>
            <w:noProof/>
            <w14:scene3d>
              <w14:camera w14:prst="orthographicFront"/>
              <w14:lightRig w14:rig="threePt" w14:dir="t">
                <w14:rot w14:lat="0" w14:lon="0" w14:rev="0"/>
              </w14:lightRig>
            </w14:scene3d>
          </w:rPr>
          <w:t>18.1</w:t>
        </w:r>
        <w:r>
          <w:rPr>
            <w:rFonts w:asciiTheme="minorHAnsi" w:eastAsiaTheme="minorEastAsia" w:hAnsiTheme="minorHAnsi" w:cstheme="minorBidi"/>
            <w:noProof/>
            <w:kern w:val="2"/>
            <w:sz w:val="24"/>
            <w:szCs w:val="24"/>
            <w:lang w:eastAsia="da-DK"/>
            <w14:ligatures w14:val="standardContextual"/>
          </w:rPr>
          <w:tab/>
        </w:r>
        <w:r>
          <w:rPr>
            <w:rStyle w:val="Hyperlink"/>
            <w:noProof/>
          </w:rPr>
          <w:t>Afhjælpning</w:t>
        </w:r>
        <w:r>
          <w:rPr>
            <w:noProof/>
            <w:webHidden/>
          </w:rPr>
          <w:tab/>
          <w:fldChar w:fldCharType="begin"/>
          <w:instrText xml:space="preserve"> PAGEREF _Toc241056063 \h </w:instrText>
          <w:fldChar w:fldCharType="separate"/>
          <w:t>21</w:t>
          <w:fldChar w:fldCharType="end"/>
        </w:r>
      </w:hyperlink>
    </w:p>
    <w:p w14:paraId="6CEA3038" w14:textId="1C5C463D"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64" w:history="1">
        <w:r>
          <w:rPr>
            <w:rStyle w:val="Hyperlink"/>
            <w:noProof/>
            <w14:scene3d>
              <w14:camera w14:prst="orthographicFront"/>
              <w14:lightRig w14:rig="threePt" w14:dir="t">
                <w14:rot w14:lat="0" w14:lon="0" w14:rev="0"/>
              </w14:lightRig>
            </w14:scene3d>
          </w:rPr>
          <w:t>18.2</w:t>
        </w:r>
        <w:r>
          <w:rPr>
            <w:rFonts w:asciiTheme="minorHAnsi" w:eastAsiaTheme="minorEastAsia" w:hAnsiTheme="minorHAnsi" w:cstheme="minorBidi"/>
            <w:noProof/>
            <w:kern w:val="2"/>
            <w:sz w:val="24"/>
            <w:szCs w:val="24"/>
            <w:lang w:eastAsia="da-DK"/>
            <w14:ligatures w14:val="standardContextual"/>
          </w:rPr>
          <w:tab/>
        </w:r>
        <w:r>
          <w:rPr>
            <w:rStyle w:val="Hyperlink"/>
            <w:noProof/>
          </w:rPr>
          <w:t>Bod for overskridelse af servicemål</w:t>
        </w:r>
        <w:r>
          <w:rPr>
            <w:noProof/>
            <w:webHidden/>
          </w:rPr>
          <w:tab/>
          <w:fldChar w:fldCharType="begin"/>
          <w:instrText xml:space="preserve"> PAGEREF _Toc241056064 \h </w:instrText>
          <w:fldChar w:fldCharType="separate"/>
          <w:t>22</w:t>
          <w:fldChar w:fldCharType="end"/>
        </w:r>
      </w:hyperlink>
    </w:p>
    <w:p w14:paraId="6F48CC27" w14:textId="5207A2E1"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65" w:history="1">
        <w:r>
          <w:rPr>
            <w:rStyle w:val="Hyperlink"/>
            <w:noProof/>
            <w14:scene3d>
              <w14:camera w14:prst="orthographicFront"/>
              <w14:lightRig w14:rig="threePt" w14:dir="t">
                <w14:rot w14:lat="0" w14:lon="0" w14:rev="0"/>
              </w14:lightRig>
            </w14:scene3d>
          </w:rPr>
          <w:t>18.3</w:t>
        </w:r>
        <w:r>
          <w:rPr>
            <w:rFonts w:asciiTheme="minorHAnsi" w:eastAsiaTheme="minorEastAsia" w:hAnsiTheme="minorHAnsi" w:cstheme="minorBidi"/>
            <w:noProof/>
            <w:kern w:val="2"/>
            <w:sz w:val="24"/>
            <w:szCs w:val="24"/>
            <w:lang w:eastAsia="da-DK"/>
            <w14:ligatures w14:val="standardContextual"/>
          </w:rPr>
          <w:tab/>
        </w:r>
        <w:r>
          <w:rPr>
            <w:rStyle w:val="Hyperlink"/>
            <w:noProof/>
          </w:rPr>
          <w:t>Forholdsmæssigt afslag</w:t>
        </w:r>
        <w:r>
          <w:rPr>
            <w:noProof/>
            <w:webHidden/>
          </w:rPr>
          <w:tab/>
          <w:fldChar w:fldCharType="begin"/>
          <w:instrText xml:space="preserve"> PAGEREF _Toc241056065 \h </w:instrText>
          <w:fldChar w:fldCharType="separate"/>
          <w:t>22</w:t>
          <w:fldChar w:fldCharType="end"/>
        </w:r>
      </w:hyperlink>
    </w:p>
    <w:p w14:paraId="56CCDF17" w14:textId="50A6F659"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66" w:history="1">
        <w:r>
          <w:rPr>
            <w:rStyle w:val="Hyperlink"/>
            <w:noProof/>
            <w14:scene3d>
              <w14:camera w14:prst="orthographicFront"/>
              <w14:lightRig w14:rig="threePt" w14:dir="t">
                <w14:rot w14:lat="0" w14:lon="0" w14:rev="0"/>
              </w14:lightRig>
            </w14:scene3d>
          </w:rPr>
          <w:t>18.4</w:t>
        </w:r>
        <w:r>
          <w:rPr>
            <w:rFonts w:asciiTheme="minorHAnsi" w:eastAsiaTheme="minorEastAsia" w:hAnsiTheme="minorHAnsi" w:cstheme="minorBidi"/>
            <w:noProof/>
            <w:kern w:val="2"/>
            <w:sz w:val="24"/>
            <w:szCs w:val="24"/>
            <w:lang w:eastAsia="da-DK"/>
            <w14:ligatures w14:val="standardContextual"/>
          </w:rPr>
          <w:tab/>
        </w:r>
        <w:r>
          <w:rPr>
            <w:rStyle w:val="Hyperlink"/>
            <w:noProof/>
          </w:rPr>
          <w:t>Kundens beføjelser i øvrigt</w:t>
        </w:r>
        <w:r>
          <w:rPr>
            <w:noProof/>
            <w:webHidden/>
          </w:rPr>
          <w:tab/>
          <w:fldChar w:fldCharType="begin"/>
          <w:instrText xml:space="preserve"> PAGEREF _Toc241056066 \h </w:instrText>
          <w:fldChar w:fldCharType="separate"/>
          <w:t>22</w:t>
          <w:fldChar w:fldCharType="end"/>
        </w:r>
      </w:hyperlink>
    </w:p>
    <w:p w14:paraId="0C9756FE" w14:textId="75A01458"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67" w:history="1">
        <w:r>
          <w:rPr>
            <w:rStyle w:val="Hyperlink"/>
            <w:noProof/>
          </w:rPr>
          <w:t>19.</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Kundens misligholdelse</w:t>
        </w:r>
        <w:r>
          <w:rPr>
            <w:noProof/>
            <w:webHidden/>
          </w:rPr>
          <w:tab/>
          <w:fldChar w:fldCharType="begin"/>
          <w:instrText xml:space="preserve"> PAGEREF _Toc241056067 \h </w:instrText>
          <w:fldChar w:fldCharType="separate"/>
          <w:t>22</w:t>
          <w:fldChar w:fldCharType="end"/>
        </w:r>
      </w:hyperlink>
    </w:p>
    <w:p w14:paraId="24F0F563" w14:textId="4D2D4217"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68" w:history="1">
        <w:r>
          <w:rPr>
            <w:rStyle w:val="Hyperlink"/>
            <w:noProof/>
          </w:rPr>
          <w:t>20.</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Kundens ophævelse</w:t>
        </w:r>
        <w:r>
          <w:rPr>
            <w:noProof/>
            <w:webHidden/>
          </w:rPr>
          <w:tab/>
          <w:fldChar w:fldCharType="begin"/>
          <w:instrText xml:space="preserve"> PAGEREF _Toc241056068 \h </w:instrText>
          <w:fldChar w:fldCharType="separate"/>
          <w:t>23</w:t>
          <w:fldChar w:fldCharType="end"/>
        </w:r>
      </w:hyperlink>
    </w:p>
    <w:p w14:paraId="4B02A9C3" w14:textId="1E6D7C9A"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69" w:history="1">
        <w:r>
          <w:rPr>
            <w:rStyle w:val="Hyperlink"/>
            <w:noProof/>
            <w14:scene3d>
              <w14:camera w14:prst="orthographicFront"/>
              <w14:lightRig w14:rig="threePt" w14:dir="t">
                <w14:rot w14:lat="0" w14:lon="0" w14:rev="0"/>
              </w14:lightRig>
            </w14:scene3d>
          </w:rPr>
          <w:t>20.1</w:t>
        </w:r>
        <w:r>
          <w:rPr>
            <w:rFonts w:asciiTheme="minorHAnsi" w:eastAsiaTheme="minorEastAsia" w:hAnsiTheme="minorHAnsi" w:cstheme="minorBidi"/>
            <w:noProof/>
            <w:kern w:val="2"/>
            <w:sz w:val="24"/>
            <w:szCs w:val="24"/>
            <w:lang w:eastAsia="da-DK"/>
            <w14:ligatures w14:val="standardContextual"/>
          </w:rPr>
          <w:tab/>
        </w:r>
        <w:r>
          <w:rPr>
            <w:rStyle w:val="Hyperlink"/>
            <w:noProof/>
          </w:rPr>
          <w:t>Betingelser for ophævelse</w:t>
        </w:r>
        <w:r>
          <w:rPr>
            <w:noProof/>
            <w:webHidden/>
          </w:rPr>
          <w:tab/>
          <w:fldChar w:fldCharType="begin"/>
          <w:instrText xml:space="preserve"> PAGEREF _Toc241056069 \h </w:instrText>
          <w:fldChar w:fldCharType="separate"/>
          <w:t>23</w:t>
          <w:fldChar w:fldCharType="end"/>
        </w:r>
      </w:hyperlink>
    </w:p>
    <w:p w14:paraId="40376CAA" w14:textId="05592EB1"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70" w:history="1">
        <w:r>
          <w:rPr>
            <w:rStyle w:val="Hyperlink"/>
            <w:noProof/>
            <w14:scene3d>
              <w14:camera w14:prst="orthographicFront"/>
              <w14:lightRig w14:rig="threePt" w14:dir="t">
                <w14:rot w14:lat="0" w14:lon="0" w14:rev="0"/>
              </w14:lightRig>
            </w14:scene3d>
          </w:rPr>
          <w:t>20.2</w:t>
        </w:r>
        <w:r>
          <w:rPr>
            <w:rFonts w:asciiTheme="minorHAnsi" w:eastAsiaTheme="minorEastAsia" w:hAnsiTheme="minorHAnsi" w:cstheme="minorBidi"/>
            <w:noProof/>
            <w:kern w:val="2"/>
            <w:sz w:val="24"/>
            <w:szCs w:val="24"/>
            <w:lang w:eastAsia="da-DK"/>
            <w14:ligatures w14:val="standardContextual"/>
          </w:rPr>
          <w:tab/>
        </w:r>
        <w:r>
          <w:rPr>
            <w:rStyle w:val="Hyperlink"/>
            <w:noProof/>
          </w:rPr>
          <w:t>Opgørelse ved ophævelse</w:t>
        </w:r>
        <w:r>
          <w:rPr>
            <w:noProof/>
            <w:webHidden/>
          </w:rPr>
          <w:tab/>
          <w:fldChar w:fldCharType="begin"/>
          <w:instrText xml:space="preserve"> PAGEREF _Toc241056070 \h </w:instrText>
          <w:fldChar w:fldCharType="separate"/>
          <w:t>24</w:t>
          <w:fldChar w:fldCharType="end"/>
        </w:r>
      </w:hyperlink>
    </w:p>
    <w:p w14:paraId="295092E5" w14:textId="2717D440"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71" w:history="1">
        <w:r>
          <w:rPr>
            <w:rStyle w:val="Hyperlink"/>
            <w:noProof/>
          </w:rPr>
          <w:t>21.</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Erstatning og forsikring</w:t>
        </w:r>
        <w:r>
          <w:rPr>
            <w:noProof/>
            <w:webHidden/>
          </w:rPr>
          <w:tab/>
          <w:fldChar w:fldCharType="begin"/>
          <w:instrText xml:space="preserve"> PAGEREF _Toc241056071 \h </w:instrText>
          <w:fldChar w:fldCharType="separate"/>
          <w:t>24</w:t>
          <w:fldChar w:fldCharType="end"/>
        </w:r>
      </w:hyperlink>
    </w:p>
    <w:p w14:paraId="13202C91" w14:textId="3AACF6BF"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72" w:history="1">
        <w:r>
          <w:rPr>
            <w:rStyle w:val="Hyperlink"/>
            <w:noProof/>
          </w:rPr>
          <w:t>22.</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Force Majeure</w:t>
        </w:r>
        <w:r>
          <w:rPr>
            <w:noProof/>
            <w:webHidden/>
          </w:rPr>
          <w:tab/>
          <w:fldChar w:fldCharType="begin"/>
          <w:instrText xml:space="preserve"> PAGEREF _Toc241056072 \h </w:instrText>
          <w:fldChar w:fldCharType="separate"/>
          <w:t>25</w:t>
          <w:fldChar w:fldCharType="end"/>
        </w:r>
      </w:hyperlink>
    </w:p>
    <w:p w14:paraId="545A7431" w14:textId="6CD59145"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73" w:history="1">
        <w:r>
          <w:rPr>
            <w:rStyle w:val="Hyperlink"/>
            <w:noProof/>
          </w:rPr>
          <w:t>23.</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Rettigheder til Programmel og dokumentation</w:t>
        </w:r>
        <w:r>
          <w:rPr>
            <w:noProof/>
            <w:webHidden/>
          </w:rPr>
          <w:tab/>
          <w:fldChar w:fldCharType="begin"/>
          <w:instrText xml:space="preserve"> PAGEREF _Toc241056073 \h </w:instrText>
          <w:fldChar w:fldCharType="separate"/>
          <w:t>26</w:t>
          <w:fldChar w:fldCharType="end"/>
        </w:r>
      </w:hyperlink>
    </w:p>
    <w:p w14:paraId="2D285A83" w14:textId="33AB7144"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74" w:history="1">
        <w:r>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kern w:val="2"/>
            <w:sz w:val="24"/>
            <w:szCs w:val="24"/>
            <w:lang w:eastAsia="da-DK"/>
            <w14:ligatures w14:val="standardContextual"/>
          </w:rPr>
          <w:tab/>
        </w:r>
        <w:r>
          <w:rPr>
            <w:rStyle w:val="Hyperlink"/>
            <w:noProof/>
          </w:rPr>
          <w:t>Rettigheder til Kundespecifikt Programmel med tilhørende Dokumentation</w:t>
        </w:r>
        <w:r>
          <w:rPr>
            <w:noProof/>
            <w:webHidden/>
          </w:rPr>
          <w:tab/>
          <w:fldChar w:fldCharType="begin"/>
          <w:instrText xml:space="preserve"> PAGEREF _Toc241056074 \h </w:instrText>
          <w:fldChar w:fldCharType="separate"/>
          <w:t>26</w:t>
          <w:fldChar w:fldCharType="end"/>
        </w:r>
      </w:hyperlink>
    </w:p>
    <w:p w14:paraId="00251DD9" w14:textId="50332A9C"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75" w:history="1">
        <w:r>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kern w:val="2"/>
            <w:sz w:val="24"/>
            <w:szCs w:val="24"/>
            <w:lang w:eastAsia="da-DK"/>
            <w14:ligatures w14:val="standardContextual"/>
          </w:rPr>
          <w:tab/>
        </w:r>
        <w:r>
          <w:rPr>
            <w:rStyle w:val="Hyperlink"/>
            <w:noProof/>
          </w:rPr>
          <w:t>Rettigheder til Leverandørspecifikt Programmel med tilhørende Dokumentation</w:t>
        </w:r>
        <w:r>
          <w:rPr>
            <w:noProof/>
            <w:webHidden/>
          </w:rPr>
          <w:tab/>
          <w:fldChar w:fldCharType="begin"/>
          <w:instrText xml:space="preserve"> PAGEREF _Toc241056075 \h </w:instrText>
          <w:fldChar w:fldCharType="separate"/>
          <w:t>26</w:t>
          <w:fldChar w:fldCharType="end"/>
        </w:r>
      </w:hyperlink>
    </w:p>
    <w:p w14:paraId="2AF6C189" w14:textId="6B196A83"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76" w:history="1">
        <w:r>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kern w:val="2"/>
            <w:sz w:val="24"/>
            <w:szCs w:val="24"/>
            <w:lang w:eastAsia="da-DK"/>
            <w14:ligatures w14:val="standardContextual"/>
          </w:rPr>
          <w:tab/>
        </w:r>
        <w:r>
          <w:rPr>
            <w:rStyle w:val="Hyperlink"/>
            <w:noProof/>
          </w:rPr>
          <w:t>Rettigheder til Standardprogrammel med tilhørende Dokumentation</w:t>
        </w:r>
        <w:r>
          <w:rPr>
            <w:noProof/>
            <w:webHidden/>
          </w:rPr>
          <w:tab/>
          <w:fldChar w:fldCharType="begin"/>
          <w:instrText xml:space="preserve"> PAGEREF _Toc241056076 \h </w:instrText>
          <w:fldChar w:fldCharType="separate"/>
          <w:t>28</w:t>
          <w:fldChar w:fldCharType="end"/>
        </w:r>
      </w:hyperlink>
    </w:p>
    <w:p w14:paraId="576B64FC" w14:textId="3A4DC0AB"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77" w:history="1">
        <w:r>
          <w:rPr>
            <w:rStyle w:val="Hyperlink"/>
            <w:noProof/>
            <w14:scene3d>
              <w14:camera w14:prst="orthographicFront"/>
              <w14:lightRig w14:rig="threePt" w14:dir="t">
                <w14:rot w14:lat="0" w14:lon="0" w14:rev="0"/>
              </w14:lightRig>
            </w14:scene3d>
          </w:rPr>
          <w:t>23.4</w:t>
        </w:r>
        <w:r>
          <w:rPr>
            <w:rFonts w:asciiTheme="minorHAnsi" w:eastAsiaTheme="minorEastAsia" w:hAnsiTheme="minorHAnsi" w:cstheme="minorBidi"/>
            <w:noProof/>
            <w:kern w:val="2"/>
            <w:sz w:val="24"/>
            <w:szCs w:val="24"/>
            <w:lang w:eastAsia="da-DK"/>
            <w14:ligatures w14:val="standardContextual"/>
          </w:rPr>
          <w:tab/>
        </w:r>
        <w:r>
          <w:rPr>
            <w:rStyle w:val="Hyperlink"/>
            <w:noProof/>
          </w:rPr>
          <w:t>Andet materiale beskyttet af immaterielle rettigheder</w:t>
        </w:r>
        <w:r>
          <w:rPr>
            <w:noProof/>
            <w:webHidden/>
          </w:rPr>
          <w:tab/>
          <w:fldChar w:fldCharType="begin"/>
          <w:instrText xml:space="preserve"> PAGEREF _Toc241056077 \h </w:instrText>
          <w:fldChar w:fldCharType="separate"/>
          <w:t>28</w:t>
          <w:fldChar w:fldCharType="end"/>
        </w:r>
      </w:hyperlink>
    </w:p>
    <w:p w14:paraId="4E0DF2F5" w14:textId="1BD38535"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78" w:history="1">
        <w:r>
          <w:rPr>
            <w:rStyle w:val="Hyperlink"/>
            <w:noProof/>
            <w14:scene3d>
              <w14:camera w14:prst="orthographicFront"/>
              <w14:lightRig w14:rig="threePt" w14:dir="t">
                <w14:rot w14:lat="0" w14:lon="0" w14:rev="0"/>
              </w14:lightRig>
            </w14:scene3d>
          </w:rPr>
          <w:t>23.5</w:t>
        </w:r>
        <w:r>
          <w:rPr>
            <w:rFonts w:asciiTheme="minorHAnsi" w:eastAsiaTheme="minorEastAsia" w:hAnsiTheme="minorHAnsi" w:cstheme="minorBidi"/>
            <w:noProof/>
            <w:kern w:val="2"/>
            <w:sz w:val="24"/>
            <w:szCs w:val="24"/>
            <w:lang w:eastAsia="da-DK"/>
            <w14:ligatures w14:val="standardContextual"/>
          </w:rPr>
          <w:tab/>
        </w:r>
        <w:r>
          <w:rPr>
            <w:rStyle w:val="Hyperlink"/>
            <w:noProof/>
          </w:rPr>
          <w:t>Kundens data</w:t>
        </w:r>
        <w:r>
          <w:rPr>
            <w:noProof/>
            <w:webHidden/>
          </w:rPr>
          <w:tab/>
          <w:fldChar w:fldCharType="begin"/>
          <w:instrText xml:space="preserve"> PAGEREF _Toc241056078 \h </w:instrText>
          <w:fldChar w:fldCharType="separate"/>
          <w:t>28</w:t>
          <w:fldChar w:fldCharType="end"/>
        </w:r>
      </w:hyperlink>
    </w:p>
    <w:p w14:paraId="082E91ED" w14:textId="3F02BB95"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79" w:history="1">
        <w:r>
          <w:rPr>
            <w:rStyle w:val="Hyperlink"/>
            <w:noProof/>
            <w14:scene3d>
              <w14:camera w14:prst="orthographicFront"/>
              <w14:lightRig w14:rig="threePt" w14:dir="t">
                <w14:rot w14:lat="0" w14:lon="0" w14:rev="0"/>
              </w14:lightRig>
            </w14:scene3d>
          </w:rPr>
          <w:t>23.6</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 viden</w:t>
        </w:r>
        <w:r>
          <w:rPr>
            <w:noProof/>
            <w:webHidden/>
          </w:rPr>
          <w:tab/>
          <w:fldChar w:fldCharType="begin"/>
          <w:instrText xml:space="preserve"> PAGEREF _Toc241056079 \h </w:instrText>
          <w:fldChar w:fldCharType="separate"/>
          <w:t>28</w:t>
          <w:fldChar w:fldCharType="end"/>
        </w:r>
      </w:hyperlink>
    </w:p>
    <w:p w14:paraId="7DA0DA4E" w14:textId="2EBEEB97"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80" w:history="1">
        <w:r>
          <w:rPr>
            <w:rStyle w:val="Hyperlink"/>
            <w:noProof/>
          </w:rPr>
          <w:t>24.</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Persondata</w:t>
        </w:r>
        <w:r>
          <w:rPr>
            <w:noProof/>
            <w:webHidden/>
          </w:rPr>
          <w:tab/>
          <w:fldChar w:fldCharType="begin"/>
          <w:instrText xml:space="preserve"> PAGEREF _Toc241056080 \h </w:instrText>
          <w:fldChar w:fldCharType="separate"/>
          <w:t>28</w:t>
          <w:fldChar w:fldCharType="end"/>
        </w:r>
      </w:hyperlink>
    </w:p>
    <w:p w14:paraId="1EE3DECB" w14:textId="3613C447"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81" w:history="1">
        <w:r>
          <w:rPr>
            <w:rStyle w:val="Hyperlink"/>
            <w:noProof/>
          </w:rPr>
          <w:t>25.</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Samfundsansvar</w:t>
        </w:r>
        <w:r>
          <w:rPr>
            <w:noProof/>
            <w:webHidden/>
          </w:rPr>
          <w:tab/>
          <w:fldChar w:fldCharType="begin"/>
          <w:instrText xml:space="preserve"> PAGEREF _Toc241056081 \h </w:instrText>
          <w:fldChar w:fldCharType="separate"/>
          <w:t>29</w:t>
          <w:fldChar w:fldCharType="end"/>
        </w:r>
      </w:hyperlink>
    </w:p>
    <w:p w14:paraId="26E6E059" w14:textId="38D06163"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82" w:history="1">
        <w:r>
          <w:rPr>
            <w:rStyle w:val="Hyperlink"/>
            <w:noProof/>
          </w:rPr>
          <w:t>26.</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Tavshedspligt</w:t>
        </w:r>
        <w:r>
          <w:rPr>
            <w:noProof/>
            <w:webHidden/>
          </w:rPr>
          <w:tab/>
          <w:fldChar w:fldCharType="begin"/>
          <w:instrText xml:space="preserve"> PAGEREF _Toc241056082 \h </w:instrText>
          <w:fldChar w:fldCharType="separate"/>
          <w:t>29</w:t>
          <w:fldChar w:fldCharType="end"/>
        </w:r>
      </w:hyperlink>
    </w:p>
    <w:p w14:paraId="02397E91" w14:textId="5FD84A40"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83" w:history="1">
        <w:r>
          <w:rPr>
            <w:rStyle w:val="Hyperlink"/>
            <w:noProof/>
          </w:rPr>
          <w:t>27.</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Overdragelse</w:t>
        </w:r>
        <w:r>
          <w:rPr>
            <w:noProof/>
            <w:webHidden/>
          </w:rPr>
          <w:tab/>
          <w:fldChar w:fldCharType="begin"/>
          <w:instrText xml:space="preserve"> PAGEREF _Toc241056083 \h </w:instrText>
          <w:fldChar w:fldCharType="separate"/>
          <w:t>29</w:t>
          <w:fldChar w:fldCharType="end"/>
        </w:r>
      </w:hyperlink>
    </w:p>
    <w:p w14:paraId="72B9380C" w14:textId="7070BCFC"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84" w:history="1">
        <w:r>
          <w:rPr>
            <w:rStyle w:val="Hyperlink"/>
            <w:noProof/>
          </w:rPr>
          <w:t>28.</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Varighed</w:t>
        </w:r>
        <w:r>
          <w:rPr>
            <w:noProof/>
            <w:webHidden/>
          </w:rPr>
          <w:tab/>
          <w:fldChar w:fldCharType="begin"/>
          <w:instrText xml:space="preserve"> PAGEREF _Toc241056084 \h </w:instrText>
          <w:fldChar w:fldCharType="separate"/>
          <w:t>30</w:t>
          <w:fldChar w:fldCharType="end"/>
        </w:r>
      </w:hyperlink>
    </w:p>
    <w:p w14:paraId="46A8071E" w14:textId="4B665B4F"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85" w:history="1">
        <w:r>
          <w:rPr>
            <w:rStyle w:val="Hyperlink"/>
            <w:noProof/>
            <w14:scene3d>
              <w14:camera w14:prst="orthographicFront"/>
              <w14:lightRig w14:rig="threePt" w14:dir="t">
                <w14:rot w14:lat="0" w14:lon="0" w14:rev="0"/>
              </w14:lightRig>
            </w14:scene3d>
          </w:rPr>
          <w:t>28.1</w:t>
        </w:r>
        <w:r>
          <w:rPr>
            <w:rFonts w:asciiTheme="minorHAnsi" w:eastAsiaTheme="minorEastAsia" w:hAnsiTheme="minorHAnsi" w:cstheme="minorBidi"/>
            <w:noProof/>
            <w:kern w:val="2"/>
            <w:sz w:val="24"/>
            <w:szCs w:val="24"/>
            <w:lang w:eastAsia="da-DK"/>
            <w14:ligatures w14:val="standardContextual"/>
          </w:rPr>
          <w:tab/>
        </w:r>
        <w:r>
          <w:rPr>
            <w:rStyle w:val="Hyperlink"/>
            <w:noProof/>
          </w:rPr>
          <w:t>Varighed</w:t>
        </w:r>
        <w:r>
          <w:rPr>
            <w:noProof/>
            <w:webHidden/>
          </w:rPr>
          <w:tab/>
          <w:fldChar w:fldCharType="begin"/>
          <w:instrText xml:space="preserve"> PAGEREF _Toc241056085 \h </w:instrText>
          <w:fldChar w:fldCharType="separate"/>
          <w:t>30</w:t>
          <w:fldChar w:fldCharType="end"/>
        </w:r>
      </w:hyperlink>
    </w:p>
    <w:p w14:paraId="3725E3E3" w14:textId="478C39E2"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86" w:history="1">
        <w:r>
          <w:rPr>
            <w:rStyle w:val="Hyperlink"/>
            <w:noProof/>
            <w14:scene3d>
              <w14:camera w14:prst="orthographicFront"/>
              <w14:lightRig w14:rig="threePt" w14:dir="t">
                <w14:rot w14:lat="0" w14:lon="0" w14:rev="0"/>
              </w14:lightRig>
            </w14:scene3d>
          </w:rPr>
          <w:t>28.2</w:t>
        </w:r>
        <w:r>
          <w:rPr>
            <w:rFonts w:asciiTheme="minorHAnsi" w:eastAsiaTheme="minorEastAsia" w:hAnsiTheme="minorHAnsi" w:cstheme="minorBidi"/>
            <w:noProof/>
            <w:kern w:val="2"/>
            <w:sz w:val="24"/>
            <w:szCs w:val="24"/>
            <w:lang w:eastAsia="da-DK"/>
            <w14:ligatures w14:val="standardContextual"/>
          </w:rPr>
          <w:tab/>
        </w:r>
        <w:r>
          <w:rPr>
            <w:rStyle w:val="Hyperlink"/>
            <w:noProof/>
          </w:rPr>
          <w:t>Opsigelse af Kontrakten</w:t>
        </w:r>
        <w:r>
          <w:rPr>
            <w:noProof/>
            <w:webHidden/>
          </w:rPr>
          <w:tab/>
          <w:fldChar w:fldCharType="begin"/>
          <w:instrText xml:space="preserve"> PAGEREF _Toc241056086 \h </w:instrText>
          <w:fldChar w:fldCharType="separate"/>
          <w:t>30</w:t>
          <w:fldChar w:fldCharType="end"/>
        </w:r>
      </w:hyperlink>
    </w:p>
    <w:p w14:paraId="43A45B13" w14:textId="2211674A"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87" w:history="1">
        <w:r>
          <w:rPr>
            <w:rStyle w:val="Hyperlink"/>
            <w:noProof/>
            <w14:scene3d>
              <w14:camera w14:prst="orthographicFront"/>
              <w14:lightRig w14:rig="threePt" w14:dir="t">
                <w14:rot w14:lat="0" w14:lon="0" w14:rev="0"/>
              </w14:lightRig>
            </w14:scene3d>
          </w:rPr>
          <w:t>28.3</w:t>
        </w:r>
        <w:r>
          <w:rPr>
            <w:rFonts w:asciiTheme="minorHAnsi" w:eastAsiaTheme="minorEastAsia" w:hAnsiTheme="minorHAnsi" w:cstheme="minorBidi"/>
            <w:noProof/>
            <w:kern w:val="2"/>
            <w:sz w:val="24"/>
            <w:szCs w:val="24"/>
            <w:lang w:eastAsia="da-DK"/>
            <w14:ligatures w14:val="standardContextual"/>
          </w:rPr>
          <w:tab/>
        </w:r>
        <w:r>
          <w:rPr>
            <w:rStyle w:val="Hyperlink"/>
            <w:noProof/>
          </w:rPr>
          <w:t>Opsigelse af vedligeholdelse og support af Standardprogrammel</w:t>
        </w:r>
        <w:r>
          <w:rPr>
            <w:noProof/>
            <w:webHidden/>
          </w:rPr>
          <w:tab/>
          <w:fldChar w:fldCharType="begin"/>
          <w:instrText xml:space="preserve"> PAGEREF _Toc241056087 \h </w:instrText>
          <w:fldChar w:fldCharType="separate"/>
          <w:t>30</w:t>
          <w:fldChar w:fldCharType="end"/>
        </w:r>
      </w:hyperlink>
    </w:p>
    <w:p w14:paraId="1346B90E" w14:textId="6E27A84E"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88" w:history="1">
        <w:r>
          <w:rPr>
            <w:rStyle w:val="Hyperlink"/>
            <w:noProof/>
            <w14:scene3d>
              <w14:camera w14:prst="orthographicFront"/>
              <w14:lightRig w14:rig="threePt" w14:dir="t">
                <w14:rot w14:lat="0" w14:lon="0" w14:rev="0"/>
              </w14:lightRig>
            </w14:scene3d>
          </w:rPr>
          <w:t>28.4</w:t>
        </w:r>
        <w:r>
          <w:rPr>
            <w:rFonts w:asciiTheme="minorHAnsi" w:eastAsiaTheme="minorEastAsia" w:hAnsiTheme="minorHAnsi" w:cstheme="minorBidi"/>
            <w:noProof/>
            <w:kern w:val="2"/>
            <w:sz w:val="24"/>
            <w:szCs w:val="24"/>
            <w:lang w:eastAsia="da-DK"/>
            <w14:ligatures w14:val="standardContextual"/>
          </w:rPr>
          <w:tab/>
        </w:r>
        <w:r>
          <w:rPr>
            <w:rStyle w:val="Hyperlink"/>
            <w:noProof/>
          </w:rPr>
          <w:t>Uden virkning</w:t>
        </w:r>
        <w:r>
          <w:rPr>
            <w:noProof/>
            <w:webHidden/>
          </w:rPr>
          <w:tab/>
          <w:fldChar w:fldCharType="begin"/>
          <w:instrText xml:space="preserve"> PAGEREF _Toc241056088 \h </w:instrText>
          <w:fldChar w:fldCharType="separate"/>
          <w:t>30</w:t>
          <w:fldChar w:fldCharType="end"/>
        </w:r>
      </w:hyperlink>
    </w:p>
    <w:p w14:paraId="1B35F6B3" w14:textId="36D21592"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89" w:history="1">
        <w:r>
          <w:rPr>
            <w:rStyle w:val="Hyperlink"/>
            <w:noProof/>
            <w14:scene3d>
              <w14:camera w14:prst="orthographicFront"/>
              <w14:lightRig w14:rig="threePt" w14:dir="t">
                <w14:rot w14:lat="0" w14:lon="0" w14:rev="0"/>
              </w14:lightRig>
            </w14:scene3d>
          </w:rPr>
          <w:t>28.5</w:t>
        </w:r>
        <w:r>
          <w:rPr>
            <w:rFonts w:asciiTheme="minorHAnsi" w:eastAsiaTheme="minorEastAsia" w:hAnsiTheme="minorHAnsi" w:cstheme="minorBidi"/>
            <w:noProof/>
            <w:kern w:val="2"/>
            <w:sz w:val="24"/>
            <w:szCs w:val="24"/>
            <w:lang w:eastAsia="da-DK"/>
            <w14:ligatures w14:val="standardContextual"/>
          </w:rPr>
          <w:tab/>
        </w:r>
        <w:r>
          <w:rPr>
            <w:rStyle w:val="Hyperlink"/>
            <w:noProof/>
          </w:rPr>
          <w:t>Pligt til at bringe Kontrakten til ophør</w:t>
        </w:r>
        <w:r>
          <w:rPr>
            <w:noProof/>
            <w:webHidden/>
          </w:rPr>
          <w:tab/>
          <w:fldChar w:fldCharType="begin"/>
          <w:instrText xml:space="preserve"> PAGEREF _Toc241056089 \h </w:instrText>
          <w:fldChar w:fldCharType="separate"/>
          <w:t>31</w:t>
          <w:fldChar w:fldCharType="end"/>
        </w:r>
      </w:hyperlink>
    </w:p>
    <w:p w14:paraId="0045F5BE" w14:textId="6D93D2A5"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90" w:history="1">
        <w:r>
          <w:rPr>
            <w:rStyle w:val="Hyperlink"/>
            <w:noProof/>
            <w14:scene3d>
              <w14:camera w14:prst="orthographicFront"/>
              <w14:lightRig w14:rig="threePt" w14:dir="t">
                <w14:rot w14:lat="0" w14:lon="0" w14:rev="0"/>
              </w14:lightRig>
            </w14:scene3d>
          </w:rPr>
          <w:t>28.6</w:t>
        </w:r>
        <w:r>
          <w:rPr>
            <w:rFonts w:asciiTheme="minorHAnsi" w:eastAsiaTheme="minorEastAsia" w:hAnsiTheme="minorHAnsi" w:cstheme="minorBidi"/>
            <w:noProof/>
            <w:kern w:val="2"/>
            <w:sz w:val="24"/>
            <w:szCs w:val="24"/>
            <w:lang w:eastAsia="da-DK"/>
            <w14:ligatures w14:val="standardContextual"/>
          </w:rPr>
          <w:tab/>
        </w:r>
        <w:r>
          <w:rPr>
            <w:rStyle w:val="Hyperlink"/>
            <w:noProof/>
          </w:rPr>
          <w:t>Annullation af tildelingsbeslutning</w:t>
        </w:r>
        <w:r>
          <w:rPr>
            <w:noProof/>
            <w:webHidden/>
          </w:rPr>
          <w:tab/>
          <w:fldChar w:fldCharType="begin"/>
          <w:instrText xml:space="preserve"> PAGEREF _Toc241056090 \h </w:instrText>
          <w:fldChar w:fldCharType="separate"/>
          <w:t>31</w:t>
          <w:fldChar w:fldCharType="end"/>
        </w:r>
      </w:hyperlink>
    </w:p>
    <w:p w14:paraId="16F11CCB" w14:textId="6740F66F"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91" w:history="1">
        <w:r>
          <w:rPr>
            <w:rStyle w:val="Hyperlink"/>
            <w:noProof/>
            <w14:scene3d>
              <w14:camera w14:prst="orthographicFront"/>
              <w14:lightRig w14:rig="threePt" w14:dir="t">
                <w14:rot w14:lat="0" w14:lon="0" w14:rev="0"/>
              </w14:lightRig>
            </w14:scene3d>
          </w:rPr>
          <w:t>28.7</w:t>
        </w:r>
        <w:r>
          <w:rPr>
            <w:rFonts w:asciiTheme="minorHAnsi" w:eastAsiaTheme="minorEastAsia" w:hAnsiTheme="minorHAnsi" w:cstheme="minorBidi"/>
            <w:noProof/>
            <w:kern w:val="2"/>
            <w:sz w:val="24"/>
            <w:szCs w:val="24"/>
            <w:lang w:eastAsia="da-DK"/>
            <w14:ligatures w14:val="standardContextual"/>
          </w:rPr>
          <w:tab/>
        </w:r>
        <w:r>
          <w:rPr>
            <w:rStyle w:val="Hyperlink"/>
            <w:noProof/>
          </w:rPr>
          <w:t>Ophør som følge af sanktioner mod Rusland og russiske interesser</w:t>
        </w:r>
        <w:r>
          <w:rPr>
            <w:noProof/>
            <w:webHidden/>
          </w:rPr>
          <w:tab/>
          <w:fldChar w:fldCharType="begin"/>
          <w:instrText xml:space="preserve"> PAGEREF _Toc241056091 \h </w:instrText>
          <w:fldChar w:fldCharType="separate"/>
          <w:t>32</w:t>
          <w:fldChar w:fldCharType="end"/>
        </w:r>
      </w:hyperlink>
    </w:p>
    <w:p w14:paraId="3AEA5603" w14:textId="676E67D1"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92" w:history="1">
        <w:r>
          <w:rPr>
            <w:rStyle w:val="Hyperlink"/>
            <w:noProof/>
          </w:rPr>
          <w:t>29.</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Forpligtelser ved ophør</w:t>
        </w:r>
        <w:r>
          <w:rPr>
            <w:noProof/>
            <w:webHidden/>
          </w:rPr>
          <w:tab/>
          <w:fldChar w:fldCharType="begin"/>
          <w:instrText xml:space="preserve"> PAGEREF _Toc241056092 \h </w:instrText>
          <w:fldChar w:fldCharType="separate"/>
          <w:t>33</w:t>
          <w:fldChar w:fldCharType="end"/>
        </w:r>
      </w:hyperlink>
    </w:p>
    <w:p w14:paraId="4AF29720" w14:textId="19C78993"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93" w:history="1">
        <w:r>
          <w:rPr>
            <w:rStyle w:val="Hyperlink"/>
            <w:noProof/>
            <w14:scene3d>
              <w14:camera w14:prst="orthographicFront"/>
              <w14:lightRig w14:rig="threePt" w14:dir="t">
                <w14:rot w14:lat="0" w14:lon="0" w14:rev="0"/>
              </w14:lightRig>
            </w14:scene3d>
          </w:rPr>
          <w:t>29.1</w:t>
        </w:r>
        <w:r>
          <w:rPr>
            <w:rFonts w:asciiTheme="minorHAnsi" w:eastAsiaTheme="minorEastAsia" w:hAnsiTheme="minorHAnsi" w:cstheme="minorBidi"/>
            <w:noProof/>
            <w:kern w:val="2"/>
            <w:sz w:val="24"/>
            <w:szCs w:val="24"/>
            <w:lang w:eastAsia="da-DK"/>
            <w14:ligatures w14:val="standardContextual"/>
          </w:rPr>
          <w:tab/>
        </w:r>
        <w:r>
          <w:rPr>
            <w:rStyle w:val="Hyperlink"/>
            <w:noProof/>
          </w:rPr>
          <w:t>Ophørsbistand</w:t>
        </w:r>
        <w:r>
          <w:rPr>
            <w:noProof/>
            <w:webHidden/>
          </w:rPr>
          <w:tab/>
          <w:fldChar w:fldCharType="begin"/>
          <w:instrText xml:space="preserve"> PAGEREF _Toc241056093 \h </w:instrText>
          <w:fldChar w:fldCharType="separate"/>
          <w:t>33</w:t>
          <w:fldChar w:fldCharType="end"/>
        </w:r>
      </w:hyperlink>
    </w:p>
    <w:p w14:paraId="579C711A" w14:textId="669325BD"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94" w:history="1">
        <w:r>
          <w:rPr>
            <w:rStyle w:val="Hyperlink"/>
            <w:noProof/>
            <w14:scene3d>
              <w14:camera w14:prst="orthographicFront"/>
              <w14:lightRig w14:rig="threePt" w14:dir="t">
                <w14:rot w14:lat="0" w14:lon="0" w14:rev="0"/>
              </w14:lightRig>
            </w14:scene3d>
          </w:rPr>
          <w:t>29.2</w:t>
        </w:r>
        <w:r>
          <w:rPr>
            <w:rFonts w:asciiTheme="minorHAnsi" w:eastAsiaTheme="minorEastAsia" w:hAnsiTheme="minorHAnsi" w:cstheme="minorBidi"/>
            <w:noProof/>
            <w:kern w:val="2"/>
            <w:sz w:val="24"/>
            <w:szCs w:val="24"/>
            <w:lang w:eastAsia="da-DK"/>
            <w14:ligatures w14:val="standardContextual"/>
          </w:rPr>
          <w:tab/>
        </w:r>
        <w:r>
          <w:rPr>
            <w:rStyle w:val="Hyperlink"/>
            <w:noProof/>
          </w:rPr>
          <w:t>Fortsat varetagelse af de af Kontrakten omfattede ydelser i en interimperiode</w:t>
        </w:r>
        <w:r>
          <w:rPr>
            <w:noProof/>
            <w:webHidden/>
          </w:rPr>
          <w:tab/>
          <w:fldChar w:fldCharType="begin"/>
          <w:instrText xml:space="preserve"> PAGEREF _Toc241056094 \h </w:instrText>
          <w:fldChar w:fldCharType="separate"/>
          <w:t>33</w:t>
          <w:fldChar w:fldCharType="end"/>
        </w:r>
      </w:hyperlink>
    </w:p>
    <w:p w14:paraId="27ABE16A" w14:textId="61752F9F"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95" w:history="1">
        <w:r>
          <w:rPr>
            <w:rStyle w:val="Hyperlink"/>
            <w:noProof/>
          </w:rPr>
          <w:t>30.</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Princippet ”udbedr først – afklar senere”</w:t>
        </w:r>
        <w:r>
          <w:rPr>
            <w:noProof/>
            <w:webHidden/>
          </w:rPr>
          <w:tab/>
          <w:fldChar w:fldCharType="begin"/>
          <w:instrText xml:space="preserve"> PAGEREF _Toc241056095 \h </w:instrText>
          <w:fldChar w:fldCharType="separate"/>
          <w:t>34</w:t>
          <w:fldChar w:fldCharType="end"/>
        </w:r>
      </w:hyperlink>
    </w:p>
    <w:p w14:paraId="07F379BA" w14:textId="03EAB956"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096" w:history="1">
        <w:r>
          <w:rPr>
            <w:rStyle w:val="Hyperlink"/>
            <w:noProof/>
          </w:rPr>
          <w:t>31.</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Tvistigheder</w:t>
        </w:r>
        <w:r>
          <w:rPr>
            <w:noProof/>
            <w:webHidden/>
          </w:rPr>
          <w:tab/>
          <w:fldChar w:fldCharType="begin"/>
          <w:instrText xml:space="preserve"> PAGEREF _Toc241056096 \h </w:instrText>
          <w:fldChar w:fldCharType="separate"/>
          <w:t>34</w:t>
          <w:fldChar w:fldCharType="end"/>
        </w:r>
      </w:hyperlink>
    </w:p>
    <w:p w14:paraId="22917C5C" w14:textId="235911DF"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97" w:history="1">
        <w:r>
          <w:rPr>
            <w:rStyle w:val="Hyperlink"/>
            <w:noProof/>
            <w14:scene3d>
              <w14:camera w14:prst="orthographicFront"/>
              <w14:lightRig w14:rig="threePt" w14:dir="t">
                <w14:rot w14:lat="0" w14:lon="0" w14:rev="0"/>
              </w14:lightRig>
            </w14:scene3d>
          </w:rPr>
          <w:t>31.1</w:t>
        </w:r>
        <w:r>
          <w:rPr>
            <w:rFonts w:asciiTheme="minorHAnsi" w:eastAsiaTheme="minorEastAsia" w:hAnsiTheme="minorHAnsi" w:cstheme="minorBidi"/>
            <w:noProof/>
            <w:kern w:val="2"/>
            <w:sz w:val="24"/>
            <w:szCs w:val="24"/>
            <w:lang w:eastAsia="da-DK"/>
            <w14:ligatures w14:val="standardContextual"/>
          </w:rPr>
          <w:tab/>
        </w:r>
        <w:r>
          <w:rPr>
            <w:rStyle w:val="Hyperlink"/>
            <w:noProof/>
          </w:rPr>
          <w:t>Lovvalg</w:t>
        </w:r>
        <w:r>
          <w:rPr>
            <w:noProof/>
            <w:webHidden/>
          </w:rPr>
          <w:tab/>
          <w:fldChar w:fldCharType="begin"/>
          <w:instrText xml:space="preserve"> PAGEREF _Toc241056097 \h </w:instrText>
          <w:fldChar w:fldCharType="separate"/>
          <w:t>34</w:t>
          <w:fldChar w:fldCharType="end"/>
        </w:r>
      </w:hyperlink>
    </w:p>
    <w:p w14:paraId="425C9A35" w14:textId="0A0E2FB1"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98" w:history="1">
        <w:r>
          <w:rPr>
            <w:rStyle w:val="Hyperlink"/>
            <w:noProof/>
            <w14:scene3d>
              <w14:camera w14:prst="orthographicFront"/>
              <w14:lightRig w14:rig="threePt" w14:dir="t">
                <w14:rot w14:lat="0" w14:lon="0" w14:rev="0"/>
              </w14:lightRig>
            </w14:scene3d>
          </w:rPr>
          <w:t>31.2</w:t>
        </w:r>
        <w:r>
          <w:rPr>
            <w:rFonts w:asciiTheme="minorHAnsi" w:eastAsiaTheme="minorEastAsia" w:hAnsiTheme="minorHAnsi" w:cstheme="minorBidi"/>
            <w:noProof/>
            <w:kern w:val="2"/>
            <w:sz w:val="24"/>
            <w:szCs w:val="24"/>
            <w:lang w:eastAsia="da-DK"/>
            <w14:ligatures w14:val="standardContextual"/>
          </w:rPr>
          <w:tab/>
        </w:r>
        <w:r>
          <w:rPr>
            <w:rStyle w:val="Hyperlink"/>
            <w:noProof/>
          </w:rPr>
          <w:t>Uenighed om kategorisering af en Fejl eller opfyldelse af servicemål</w:t>
        </w:r>
        <w:r>
          <w:rPr>
            <w:noProof/>
            <w:webHidden/>
          </w:rPr>
          <w:tab/>
          <w:fldChar w:fldCharType="begin"/>
          <w:instrText xml:space="preserve"> PAGEREF _Toc241056098 \h </w:instrText>
          <w:fldChar w:fldCharType="separate"/>
          <w:t>34</w:t>
          <w:fldChar w:fldCharType="end"/>
        </w:r>
      </w:hyperlink>
    </w:p>
    <w:p w14:paraId="7594B359" w14:textId="38B0ABBC"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099" w:history="1">
        <w:r>
          <w:rPr>
            <w:rStyle w:val="Hyperlink"/>
            <w:noProof/>
            <w14:scene3d>
              <w14:camera w14:prst="orthographicFront"/>
              <w14:lightRig w14:rig="threePt" w14:dir="t">
                <w14:rot w14:lat="0" w14:lon="0" w14:rev="0"/>
              </w14:lightRig>
            </w14:scene3d>
          </w:rPr>
          <w:t>31.3</w:t>
        </w:r>
        <w:r>
          <w:rPr>
            <w:rFonts w:asciiTheme="minorHAnsi" w:eastAsiaTheme="minorEastAsia" w:hAnsiTheme="minorHAnsi" w:cstheme="minorBidi"/>
            <w:noProof/>
            <w:kern w:val="2"/>
            <w:sz w:val="24"/>
            <w:szCs w:val="24"/>
            <w:lang w:eastAsia="da-DK"/>
            <w14:ligatures w14:val="standardContextual"/>
          </w:rPr>
          <w:tab/>
        </w:r>
        <w:r>
          <w:rPr>
            <w:rStyle w:val="Hyperlink"/>
            <w:noProof/>
          </w:rPr>
          <w:t>Øvrige tvister</w:t>
        </w:r>
        <w:r>
          <w:rPr>
            <w:noProof/>
            <w:webHidden/>
          </w:rPr>
          <w:tab/>
          <w:fldChar w:fldCharType="begin"/>
          <w:instrText xml:space="preserve"> PAGEREF _Toc241056099 \h </w:instrText>
          <w:fldChar w:fldCharType="separate"/>
          <w:t>34</w:t>
          <w:fldChar w:fldCharType="end"/>
        </w:r>
      </w:hyperlink>
    </w:p>
    <w:p w14:paraId="64B16433" w14:textId="1476B10A"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100" w:history="1">
        <w:r>
          <w:rPr>
            <w:rStyle w:val="Hyperlink"/>
            <w:noProof/>
          </w:rPr>
          <w:t>31.3.1</w:t>
        </w:r>
        <w:r>
          <w:rPr>
            <w:rFonts w:asciiTheme="minorHAnsi" w:eastAsiaTheme="minorEastAsia" w:hAnsiTheme="minorHAnsi" w:cstheme="minorBidi"/>
            <w:noProof/>
            <w:kern w:val="2"/>
            <w:sz w:val="24"/>
            <w:szCs w:val="24"/>
            <w:lang w:eastAsia="da-DK"/>
            <w14:ligatures w14:val="standardContextual"/>
          </w:rPr>
          <w:tab/>
        </w:r>
        <w:r>
          <w:rPr>
            <w:rStyle w:val="Hyperlink"/>
            <w:noProof/>
          </w:rPr>
          <w:t>Forhandling</w:t>
        </w:r>
        <w:r>
          <w:rPr>
            <w:noProof/>
            <w:webHidden/>
          </w:rPr>
          <w:tab/>
          <w:fldChar w:fldCharType="begin"/>
          <w:instrText xml:space="preserve"> PAGEREF _Toc241056100 \h </w:instrText>
          <w:fldChar w:fldCharType="separate"/>
          <w:t>34</w:t>
          <w:fldChar w:fldCharType="end"/>
        </w:r>
      </w:hyperlink>
    </w:p>
    <w:p w14:paraId="045DF6EF" w14:textId="4B98449F"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101" w:history="1">
        <w:r>
          <w:rPr>
            <w:rStyle w:val="Hyperlink"/>
            <w:noProof/>
          </w:rPr>
          <w:t>31.3.2</w:t>
        </w:r>
        <w:r>
          <w:rPr>
            <w:rFonts w:asciiTheme="minorHAnsi" w:eastAsiaTheme="minorEastAsia" w:hAnsiTheme="minorHAnsi" w:cstheme="minorBidi"/>
            <w:noProof/>
            <w:kern w:val="2"/>
            <w:sz w:val="24"/>
            <w:szCs w:val="24"/>
            <w:lang w:eastAsia="da-DK"/>
            <w14:ligatures w14:val="standardContextual"/>
          </w:rPr>
          <w:tab/>
        </w:r>
        <w:r>
          <w:rPr>
            <w:rStyle w:val="Hyperlink"/>
            <w:noProof/>
          </w:rPr>
          <w:t>Vejledende udtalelse</w:t>
        </w:r>
        <w:r>
          <w:rPr>
            <w:noProof/>
            <w:webHidden/>
          </w:rPr>
          <w:tab/>
          <w:fldChar w:fldCharType="begin"/>
          <w:instrText xml:space="preserve"> PAGEREF _Toc241056101 \h </w:instrText>
          <w:fldChar w:fldCharType="separate"/>
          <w:t>35</w:t>
          <w:fldChar w:fldCharType="end"/>
        </w:r>
      </w:hyperlink>
    </w:p>
    <w:p w14:paraId="23D6F2B6" w14:textId="67C9BAEE"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102" w:history="1">
        <w:r>
          <w:rPr>
            <w:rStyle w:val="Hyperlink"/>
            <w:noProof/>
          </w:rPr>
          <w:t>31.3.3</w:t>
        </w:r>
        <w:r>
          <w:rPr>
            <w:rFonts w:asciiTheme="minorHAnsi" w:eastAsiaTheme="minorEastAsia" w:hAnsiTheme="minorHAnsi" w:cstheme="minorBidi"/>
            <w:noProof/>
            <w:kern w:val="2"/>
            <w:sz w:val="24"/>
            <w:szCs w:val="24"/>
            <w:lang w:eastAsia="da-DK"/>
            <w14:ligatures w14:val="standardContextual"/>
          </w:rPr>
          <w:tab/>
        </w:r>
        <w:r>
          <w:rPr>
            <w:rStyle w:val="Hyperlink"/>
            <w:noProof/>
          </w:rPr>
          <w:t>Mægling eller mediation</w:t>
        </w:r>
        <w:r>
          <w:rPr>
            <w:noProof/>
            <w:webHidden/>
          </w:rPr>
          <w:tab/>
          <w:fldChar w:fldCharType="begin"/>
          <w:instrText xml:space="preserve"> PAGEREF _Toc241056102 \h </w:instrText>
          <w:fldChar w:fldCharType="separate"/>
          <w:t>35</w:t>
          <w:fldChar w:fldCharType="end"/>
        </w:r>
      </w:hyperlink>
    </w:p>
    <w:p w14:paraId="0829F953" w14:textId="62138D7C"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103" w:history="1">
        <w:r>
          <w:rPr>
            <w:rStyle w:val="Hyperlink"/>
            <w:noProof/>
          </w:rPr>
          <w:t>31.3.4</w:t>
        </w:r>
        <w:r>
          <w:rPr>
            <w:rFonts w:asciiTheme="minorHAnsi" w:eastAsiaTheme="minorEastAsia" w:hAnsiTheme="minorHAnsi" w:cstheme="minorBidi"/>
            <w:noProof/>
            <w:kern w:val="2"/>
            <w:sz w:val="24"/>
            <w:szCs w:val="24"/>
            <w:lang w:eastAsia="da-DK"/>
            <w14:ligatures w14:val="standardContextual"/>
          </w:rPr>
          <w:tab/>
        </w:r>
        <w:r>
          <w:rPr>
            <w:rStyle w:val="Hyperlink"/>
            <w:noProof/>
          </w:rPr>
          <w:t>Tvister - voldgift</w:t>
        </w:r>
        <w:r>
          <w:rPr>
            <w:noProof/>
            <w:webHidden/>
          </w:rPr>
          <w:tab/>
          <w:fldChar w:fldCharType="begin"/>
          <w:instrText xml:space="preserve"> PAGEREF _Toc241056103 \h </w:instrText>
          <w:fldChar w:fldCharType="separate"/>
          <w:t>35</w:t>
          <w:fldChar w:fldCharType="end"/>
        </w:r>
      </w:hyperlink>
    </w:p>
    <w:p w14:paraId="4D4EAA63" w14:textId="487F462A" w:rsidR="00DF7F16" w:rsidRDefault="00DF7F16">
      <w:pPr>
        <w:pStyle w:val="Indholdsfortegnelse3"/>
        <w:rPr>
          <w:rFonts w:asciiTheme="minorHAnsi" w:eastAsiaTheme="minorEastAsia" w:hAnsiTheme="minorHAnsi" w:cstheme="minorBidi"/>
          <w:noProof/>
          <w:kern w:val="2"/>
          <w:sz w:val="24"/>
          <w:szCs w:val="24"/>
          <w:lang w:eastAsia="da-DK"/>
          <w14:ligatures w14:val="standardContextual"/>
        </w:rPr>
      </w:pPr>
      <w:hyperlink w:anchor="_Toc241056104" w:history="1">
        <w:r>
          <w:rPr>
            <w:rStyle w:val="Hyperlink"/>
            <w:noProof/>
          </w:rPr>
          <w:t>31.3.5</w:t>
        </w:r>
        <w:r>
          <w:rPr>
            <w:rFonts w:asciiTheme="minorHAnsi" w:eastAsiaTheme="minorEastAsia" w:hAnsiTheme="minorHAnsi" w:cstheme="minorBidi"/>
            <w:noProof/>
            <w:kern w:val="2"/>
            <w:sz w:val="24"/>
            <w:szCs w:val="24"/>
            <w:lang w:eastAsia="da-DK"/>
            <w14:ligatures w14:val="standardContextual"/>
          </w:rPr>
          <w:tab/>
        </w:r>
        <w:r>
          <w:rPr>
            <w:rStyle w:val="Hyperlink"/>
            <w:noProof/>
          </w:rPr>
          <w:t>Forligsmæssige ændringer</w:t>
        </w:r>
        <w:r>
          <w:rPr>
            <w:noProof/>
            <w:webHidden/>
          </w:rPr>
          <w:tab/>
          <w:fldChar w:fldCharType="begin"/>
          <w:instrText xml:space="preserve"> PAGEREF _Toc241056104 \h </w:instrText>
          <w:fldChar w:fldCharType="separate"/>
          <w:t>35</w:t>
          <w:fldChar w:fldCharType="end"/>
        </w:r>
      </w:hyperlink>
    </w:p>
    <w:p w14:paraId="5DEB6B82" w14:textId="6524B77E"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105" w:history="1">
        <w:r>
          <w:rPr>
            <w:rStyle w:val="Hyperlink"/>
            <w:noProof/>
          </w:rPr>
          <w:t>32.</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Fortolkning og kontraktstyring</w:t>
        </w:r>
        <w:r>
          <w:rPr>
            <w:noProof/>
            <w:webHidden/>
          </w:rPr>
          <w:tab/>
          <w:fldChar w:fldCharType="begin"/>
          <w:instrText xml:space="preserve"> PAGEREF _Toc241056105 \h </w:instrText>
          <w:fldChar w:fldCharType="separate"/>
          <w:t>35</w:t>
          <w:fldChar w:fldCharType="end"/>
        </w:r>
      </w:hyperlink>
    </w:p>
    <w:p w14:paraId="2B88485F" w14:textId="3DCE437F"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106" w:history="1">
        <w:r>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noProof/>
            <w:kern w:val="2"/>
            <w:sz w:val="24"/>
            <w:szCs w:val="24"/>
            <w:lang w:eastAsia="da-DK"/>
            <w14:ligatures w14:val="standardContextual"/>
          </w:rPr>
          <w:tab/>
        </w:r>
        <w:r>
          <w:rPr>
            <w:rStyle w:val="Hyperlink"/>
            <w:noProof/>
          </w:rPr>
          <w:t>Fortolkning og forrang</w:t>
        </w:r>
        <w:r>
          <w:rPr>
            <w:noProof/>
            <w:webHidden/>
          </w:rPr>
          <w:tab/>
          <w:fldChar w:fldCharType="begin"/>
          <w:instrText xml:space="preserve"> PAGEREF _Toc241056106 \h </w:instrText>
          <w:fldChar w:fldCharType="separate"/>
          <w:t>35</w:t>
          <w:fldChar w:fldCharType="end"/>
        </w:r>
      </w:hyperlink>
    </w:p>
    <w:p w14:paraId="264D3ECD" w14:textId="796C04F5"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107" w:history="1">
        <w:r>
          <w:rPr>
            <w:rStyle w:val="Hyperlink"/>
            <w:noProof/>
            <w14:scene3d>
              <w14:camera w14:prst="orthographicFront"/>
              <w14:lightRig w14:rig="threePt" w14:dir="t">
                <w14:rot w14:lat="0" w14:lon="0" w14:rev="0"/>
              </w14:lightRig>
            </w14:scene3d>
          </w:rPr>
          <w:t>32.2</w:t>
        </w:r>
        <w:r>
          <w:rPr>
            <w:rFonts w:asciiTheme="minorHAnsi" w:eastAsiaTheme="minorEastAsia" w:hAnsiTheme="minorHAnsi" w:cstheme="minorBidi"/>
            <w:noProof/>
            <w:kern w:val="2"/>
            <w:sz w:val="24"/>
            <w:szCs w:val="24"/>
            <w:lang w:eastAsia="da-DK"/>
            <w14:ligatures w14:val="standardContextual"/>
          </w:rPr>
          <w:tab/>
        </w:r>
        <w:r>
          <w:rPr>
            <w:rStyle w:val="Hyperlink"/>
            <w:noProof/>
          </w:rPr>
          <w:t>Meddelelse</w:t>
        </w:r>
        <w:r>
          <w:rPr>
            <w:noProof/>
            <w:webHidden/>
          </w:rPr>
          <w:tab/>
          <w:fldChar w:fldCharType="begin"/>
          <w:instrText xml:space="preserve"> PAGEREF _Toc241056107 \h </w:instrText>
          <w:fldChar w:fldCharType="separate"/>
          <w:t>36</w:t>
          <w:fldChar w:fldCharType="end"/>
        </w:r>
      </w:hyperlink>
    </w:p>
    <w:p w14:paraId="7C6F1396" w14:textId="6FAF4F60" w:rsidR="00DF7F16" w:rsidRDefault="00DF7F16">
      <w:pPr>
        <w:pStyle w:val="Indholdsfortegnelse2"/>
        <w:rPr>
          <w:rFonts w:asciiTheme="minorHAnsi" w:eastAsiaTheme="minorEastAsia" w:hAnsiTheme="minorHAnsi" w:cstheme="minorBidi"/>
          <w:noProof/>
          <w:kern w:val="2"/>
          <w:sz w:val="24"/>
          <w:szCs w:val="24"/>
          <w:lang w:eastAsia="da-DK"/>
          <w14:ligatures w14:val="standardContextual"/>
        </w:rPr>
      </w:pPr>
      <w:hyperlink w:anchor="_Toc241056108" w:history="1">
        <w:r>
          <w:rPr>
            <w:rStyle w:val="Hyperlink"/>
            <w:noProof/>
            <w14:scene3d>
              <w14:camera w14:prst="orthographicFront"/>
              <w14:lightRig w14:rig="threePt" w14:dir="t">
                <w14:rot w14:lat="0" w14:lon="0" w14:rev="0"/>
              </w14:lightRig>
            </w14:scene3d>
          </w:rPr>
          <w:t>32.3</w:t>
        </w:r>
        <w:r>
          <w:rPr>
            <w:rFonts w:asciiTheme="minorHAnsi" w:eastAsiaTheme="minorEastAsia" w:hAnsiTheme="minorHAnsi" w:cstheme="minorBidi"/>
            <w:noProof/>
            <w:kern w:val="2"/>
            <w:sz w:val="24"/>
            <w:szCs w:val="24"/>
            <w:lang w:eastAsia="da-DK"/>
            <w14:ligatures w14:val="standardContextual"/>
          </w:rPr>
          <w:tab/>
        </w:r>
        <w:r>
          <w:rPr>
            <w:rStyle w:val="Hyperlink"/>
            <w:noProof/>
          </w:rPr>
          <w:t>Kontraktstyring ved ændringer</w:t>
        </w:r>
        <w:r>
          <w:rPr>
            <w:noProof/>
            <w:webHidden/>
          </w:rPr>
          <w:tab/>
          <w:fldChar w:fldCharType="begin"/>
          <w:instrText xml:space="preserve"> PAGEREF _Toc241056108 \h </w:instrText>
          <w:fldChar w:fldCharType="separate"/>
          <w:t>36</w:t>
          <w:fldChar w:fldCharType="end"/>
        </w:r>
      </w:hyperlink>
    </w:p>
    <w:p w14:paraId="4C4F6EE2" w14:textId="11F502E1"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109" w:history="1">
        <w:r>
          <w:rPr>
            <w:rStyle w:val="Hyperlink"/>
            <w:noProof/>
          </w:rPr>
          <w:t>33.</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Bevillingsmæssige forbehold</w:t>
        </w:r>
        <w:r>
          <w:rPr>
            <w:noProof/>
            <w:webHidden/>
          </w:rPr>
          <w:tab/>
          <w:fldChar w:fldCharType="begin"/>
          <w:instrText xml:space="preserve"> PAGEREF _Toc241056109 \h </w:instrText>
          <w:fldChar w:fldCharType="separate"/>
          <w:t>36</w:t>
          <w:fldChar w:fldCharType="end"/>
        </w:r>
      </w:hyperlink>
    </w:p>
    <w:p w14:paraId="1E5DA4A7" w14:textId="57732EBF"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110" w:history="1">
        <w:r>
          <w:rPr>
            <w:rStyle w:val="Hyperlink"/>
            <w:noProof/>
          </w:rPr>
          <w:t>34.</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Underskrifter</w:t>
        </w:r>
        <w:r>
          <w:rPr>
            <w:noProof/>
            <w:webHidden/>
          </w:rPr>
          <w:tab/>
          <w:fldChar w:fldCharType="begin"/>
          <w:instrText xml:space="preserve"> PAGEREF _Toc241056110 \h </w:instrText>
          <w:fldChar w:fldCharType="separate"/>
          <w:t>37</w:t>
          <w:fldChar w:fldCharType="end"/>
        </w:r>
      </w:hyperlink>
    </w:p>
    <w:p w14:paraId="09825843" w14:textId="2986A772" w:rsidR="00DF7F16" w:rsidRDefault="00DF7F16">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1056111" w:history="1">
        <w:r>
          <w:rPr>
            <w:rStyle w:val="Hyperlink"/>
            <w:noProof/>
          </w:rPr>
          <w:t>35.</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Konsortium</w:t>
        </w:r>
        <w:r>
          <w:rPr>
            <w:noProof/>
            <w:webHidden/>
          </w:rPr>
          <w:tab/>
          <w:fldChar w:fldCharType="begin"/>
          <w:instrText xml:space="preserve"> PAGEREF _Toc241056111 \h </w:instrText>
          <w:fldChar w:fldCharType="separate"/>
          <w:t>37</w:t>
          <w:fldChar w:fldCharType="end"/>
        </w:r>
      </w:hyperlink>
    </w:p>
    <w:p w14:paraId="1CB1A032" w14:textId="6880C1A7" w:rsidR="00D06DD3" w:rsidRDefault="00A27A90" w:rsidP="00936B38">
      <w:r>
        <w:fldChar w:fldCharType="end"/>
      </w:r>
    </w:p>
    <w:p w14:paraId="655B5024" w14:textId="77777777" w:rsidR="00A40A26" w:rsidRDefault="00A40A26" w:rsidP="00DE6588">
      <w:pPr>
        <w:ind w:hanging="426"/>
      </w:pPr>
    </w:p>
    <w:p w14:paraId="7B1E54D5" w14:textId="77777777" w:rsidR="00A40A26" w:rsidRDefault="00A40A26" w:rsidP="00DE6588"/>
    <w:p w14:paraId="7FACFE13" w14:textId="3DE7298A" w:rsidR="00685078" w:rsidRDefault="00685078" w:rsidP="00DE6588">
      <w:pPr>
        <w:spacing w:after="240" w:line="360" w:lineRule="auto"/>
        <w:ind w:hanging="567"/>
        <w:rPr>
          <w:b/>
          <w:caps/>
          <w:color w:val="009DE0"/>
          <w:sz w:val="22"/>
          <w:szCs w:val="22"/>
        </w:rPr>
      </w:pPr>
    </w:p>
    <w:p w14:paraId="68315B70" w14:textId="75C09503" w:rsidR="000C1640" w:rsidRDefault="000C1640" w:rsidP="00DE6588">
      <w:pPr>
        <w:spacing w:after="240" w:line="360" w:lineRule="auto"/>
        <w:ind w:hanging="567"/>
        <w:rPr>
          <w:b/>
          <w:caps/>
          <w:color w:val="009DE0"/>
          <w:sz w:val="22"/>
          <w:szCs w:val="22"/>
        </w:rPr>
      </w:pPr>
    </w:p>
    <w:p w14:paraId="0B53E474" w14:textId="2C6FE1C0" w:rsidR="000C1640" w:rsidRDefault="000C1640" w:rsidP="00DE6588">
      <w:pPr>
        <w:spacing w:after="240" w:line="360" w:lineRule="auto"/>
        <w:ind w:hanging="567"/>
        <w:rPr>
          <w:b/>
          <w:caps/>
          <w:color w:val="009DE0"/>
          <w:sz w:val="22"/>
          <w:szCs w:val="22"/>
        </w:rPr>
      </w:pPr>
    </w:p>
    <w:p w14:paraId="5B3451A6" w14:textId="77777777" w:rsidR="000C1640" w:rsidRDefault="000C1640" w:rsidP="00E9667B">
      <w:pPr>
        <w:spacing w:after="240" w:line="276" w:lineRule="auto"/>
        <w:ind w:hanging="567"/>
        <w:rPr>
          <w:b/>
          <w:caps/>
          <w:color w:val="009DE0"/>
          <w:sz w:val="22"/>
          <w:szCs w:val="22"/>
        </w:rPr>
      </w:pPr>
    </w:p>
    <w:p w14:paraId="2A9C2999" w14:textId="77777777" w:rsidR="00685078" w:rsidRDefault="00685078" w:rsidP="00E9667B">
      <w:pPr>
        <w:spacing w:after="240" w:line="276" w:lineRule="auto"/>
        <w:ind w:hanging="567"/>
        <w:rPr>
          <w:b/>
          <w:caps/>
          <w:color w:val="009DE0"/>
          <w:sz w:val="22"/>
          <w:szCs w:val="22"/>
        </w:rPr>
      </w:pPr>
    </w:p>
    <w:p w14:paraId="489357B7" w14:textId="77777777" w:rsidR="00BA6D48" w:rsidRDefault="00BA6D48" w:rsidP="00936B38">
      <w:pPr>
        <w:rPr>
          <w:b/>
          <w:bCs/>
          <w:color w:val="009DF0" w:themeColor="text2"/>
        </w:rPr>
      </w:pPr>
      <w:r>
        <w:rPr>
          <w:b/>
          <w:bCs/>
          <w:color w:val="009DF0" w:themeColor="text2"/>
        </w:rPr>
        <w:br w:type="page"/>
      </w:r>
    </w:p>
    <w:p w14:paraId="46CA3568" w14:textId="404ACC7B" w:rsidR="00A40A26" w:rsidRPr="000633F3" w:rsidRDefault="009B3943" w:rsidP="00936B38">
      <w:pPr>
        <w:rPr>
          <w:b/>
          <w:bCs/>
          <w:sz w:val="22"/>
          <w:szCs w:val="22"/>
        </w:rPr>
      </w:pPr>
      <w:r>
        <w:rPr>
          <w:b/>
          <w:bCs/>
          <w:sz w:val="22"/>
          <w:szCs w:val="22"/>
        </w:rPr>
        <w:lastRenderedPageBreak/>
        <w:t>BILAGSFORTEGNELSE</w:t>
      </w:r>
    </w:p>
    <w:p w14:paraId="109370E4" w14:textId="123893AD" w:rsidR="002B5307" w:rsidRDefault="002B5307" w:rsidP="00936B38">
      <w:pPr>
        <w:rPr>
          <w:b/>
          <w:bCs/>
          <w:color w:val="009DF0" w:themeColor="text2"/>
          <w:sz w:val="22"/>
          <w:szCs w:val="22"/>
        </w:rPr>
      </w:pPr>
    </w:p>
    <w:p w14:paraId="1F8619FC" w14:textId="19859D15" w:rsidR="002B5307" w:rsidRDefault="002B5307" w:rsidP="00936B38">
      <w:pPr>
        <w:rPr>
          <w:b/>
          <w:bCs/>
          <w:color w:val="009DF0" w:themeColor="text2"/>
          <w:sz w:val="22"/>
          <w:szCs w:val="22"/>
        </w:rPr>
      </w:pPr>
    </w:p>
    <w:p w14:paraId="35E7DC30" w14:textId="4B4C0DA2" w:rsidR="00060BFF" w:rsidRPr="00BE3383" w:rsidRDefault="00A30204" w:rsidP="00A30204">
      <w:bookmarkStart w:id="31" w:name="_Hlk128049052"/>
      <w:r>
        <w:t>Bilag 1</w:t>
        <w:tab/>
        <w:t>Tidsplan</w:t>
      </w:r>
    </w:p>
    <w:p w14:paraId="3FB3E262" w14:textId="73009DF8" w:rsidR="00A30204" w:rsidRPr="00BE3383" w:rsidRDefault="00A30204" w:rsidP="00A30204"/>
    <w:p w14:paraId="79B92129" w14:textId="40669CD6" w:rsidR="00A30204" w:rsidRPr="00BE3383" w:rsidRDefault="00A30204" w:rsidP="00A30204">
      <w:r>
        <w:t>Bilag 2</w:t>
        <w:tab/>
        <w:t>Kundens it-miljø</w:t>
      </w:r>
    </w:p>
    <w:p w14:paraId="3B9BA691" w14:textId="5D51E6EF" w:rsidR="00A30204" w:rsidRPr="00BE3383" w:rsidRDefault="00A30204" w:rsidP="00A30204"/>
    <w:p w14:paraId="45369BF5" w14:textId="77777777" w:rsidR="002B46C1" w:rsidRPr="00BE3383" w:rsidRDefault="00A30204" w:rsidP="009922DB">
      <w:pPr>
        <w:ind w:left="1304" w:hanging="1304"/>
      </w:pPr>
      <w:r>
        <w:t xml:space="preserve">Bilag 3 </w:t>
        <w:tab/>
        <w:t>Leverancebeskrivelse</w:t>
      </w:r>
    </w:p>
    <w:p w14:paraId="08DBBC41" w14:textId="77777777" w:rsidR="00D07AB6" w:rsidRPr="00BE3383" w:rsidRDefault="00D07AB6" w:rsidP="009922DB">
      <w:pPr>
        <w:ind w:left="1304" w:hanging="1304"/>
      </w:pPr>
    </w:p>
    <w:p w14:paraId="266CC12B" w14:textId="6395E76A" w:rsidR="002B46C1" w:rsidRPr="00BE3383" w:rsidRDefault="002B46C1" w:rsidP="009922DB">
      <w:pPr>
        <w:ind w:left="1304" w:hanging="1304"/>
      </w:pPr>
      <w:r>
        <w:t>Bilag 3A</w:t>
        <w:tab/>
        <w:t>Kravspecifikation</w:t>
      </w:r>
    </w:p>
    <w:p w14:paraId="3BFC0E40" w14:textId="77777777" w:rsidR="00D07AB6" w:rsidRPr="00BE3383" w:rsidRDefault="00D07AB6" w:rsidP="009922DB">
      <w:pPr>
        <w:ind w:left="1304" w:hanging="1304"/>
      </w:pPr>
    </w:p>
    <w:p w14:paraId="4E28DDF4" w14:textId="70D1CEEB" w:rsidR="002B46C1" w:rsidRPr="00BE3383" w:rsidRDefault="002B46C1" w:rsidP="009922DB">
      <w:pPr>
        <w:ind w:left="1304" w:hanging="1304"/>
      </w:pPr>
      <w:r>
        <w:t>Bilag 3B</w:t>
        <w:tab/>
        <w:t>Løsningsbeskrivelse</w:t>
      </w:r>
    </w:p>
    <w:p w14:paraId="3DB6E701" w14:textId="77777777" w:rsidR="002B46C1" w:rsidRPr="00BE3383" w:rsidRDefault="002B46C1" w:rsidP="009922DB">
      <w:pPr>
        <w:ind w:left="1304" w:hanging="1304"/>
      </w:pPr>
    </w:p>
    <w:p w14:paraId="6E0A7202" w14:textId="56BD6938" w:rsidR="00A30204" w:rsidRPr="00BE3383" w:rsidRDefault="00A30204" w:rsidP="00A30204">
      <w:r>
        <w:t>Bilag 4</w:t>
        <w:tab/>
        <w:t>Dokumentation</w:t>
      </w:r>
    </w:p>
    <w:p w14:paraId="3B7A6DAC" w14:textId="62CE41A3" w:rsidR="00A30204" w:rsidRPr="00BE3383" w:rsidRDefault="00A30204" w:rsidP="00A30204"/>
    <w:p w14:paraId="1DB90879" w14:textId="5E54A770" w:rsidR="00A30204" w:rsidRPr="00BE3383" w:rsidRDefault="00A30204" w:rsidP="00A30204">
      <w:r>
        <w:t>Bilag 5</w:t>
        <w:tab/>
        <w:t>Vedligeholdelse og support</w:t>
      </w:r>
    </w:p>
    <w:p w14:paraId="70A85278" w14:textId="0470BD2F" w:rsidR="00A30204" w:rsidRPr="00BE3383" w:rsidRDefault="00A30204" w:rsidP="00A30204"/>
    <w:p w14:paraId="741663A7" w14:textId="586C21BE" w:rsidR="00A30204" w:rsidRPr="00BE3383" w:rsidRDefault="00A30204" w:rsidP="00A30204">
      <w:r>
        <w:t>Bilag 6</w:t>
        <w:tab/>
        <w:t>Servicemål</w:t>
      </w:r>
    </w:p>
    <w:p w14:paraId="47574D04" w14:textId="7B3267DE" w:rsidR="00A30204" w:rsidRPr="000633F3" w:rsidRDefault="00A30204" w:rsidP="00A30204">
      <w:pPr>
        <w:rPr>
          <w:highlight w:val="yellow"/>
        </w:rPr>
      </w:pPr>
    </w:p>
    <w:p w14:paraId="57C7B28C" w14:textId="6C4A9A75" w:rsidR="00A30204" w:rsidRPr="00F74F63" w:rsidRDefault="00A30204" w:rsidP="00A30204">
      <w:r>
        <w:t xml:space="preserve">Bilag 7 </w:t>
        <w:tab/>
        <w:t xml:space="preserve">Drift (</w:t>
      </w:r>
      <w:r>
        <w:rPr>
          <w:b/>
          <w:bCs/>
        </w:rPr>
        <w:t>udgår</w:t>
      </w:r>
      <w:r>
        <w:t>)</w:t>
      </w:r>
    </w:p>
    <w:p w14:paraId="70533ECB" w14:textId="449CD2A1" w:rsidR="00A30204" w:rsidRPr="000633F3" w:rsidRDefault="00A30204" w:rsidP="00A30204">
      <w:pPr>
        <w:rPr>
          <w:highlight w:val="yellow"/>
        </w:rPr>
      </w:pPr>
    </w:p>
    <w:p w14:paraId="12A7ABEB" w14:textId="35F59B00" w:rsidR="00A30204" w:rsidRPr="00B545A5" w:rsidRDefault="00A30204" w:rsidP="00A30204">
      <w:r>
        <w:t>Bilag 8</w:t>
        <w:tab/>
        <w:t>Databehandleraftale</w:t>
      </w:r>
    </w:p>
    <w:p w14:paraId="2A4818CE" w14:textId="04E7F469" w:rsidR="00A30204" w:rsidRPr="00B545A5" w:rsidRDefault="00A30204" w:rsidP="00A30204"/>
    <w:p w14:paraId="51981E42" w14:textId="6CB4A68A" w:rsidR="00A30204" w:rsidRPr="00B545A5" w:rsidRDefault="00A30204" w:rsidP="00A30204">
      <w:r>
        <w:t>Bilag 9</w:t>
        <w:tab/>
        <w:t>Ændringshåndtering</w:t>
      </w:r>
    </w:p>
    <w:p w14:paraId="1BBFDBF0" w14:textId="2A65352B" w:rsidR="00A30204" w:rsidRPr="000633F3" w:rsidRDefault="00A30204" w:rsidP="00A30204">
      <w:pPr>
        <w:rPr>
          <w:highlight w:val="yellow"/>
        </w:rPr>
      </w:pPr>
    </w:p>
    <w:p w14:paraId="07B58831" w14:textId="08CBE74E" w:rsidR="00A30204" w:rsidRPr="00C03FBC" w:rsidRDefault="00A30204" w:rsidP="00A30204">
      <w:r>
        <w:t>Bilag 10</w:t>
        <w:tab/>
        <w:t>Samarbejdsorganisation</w:t>
      </w:r>
    </w:p>
    <w:p w14:paraId="11754BBE" w14:textId="5BE77889" w:rsidR="00A30204" w:rsidRPr="00C03FBC" w:rsidRDefault="00A30204" w:rsidP="00A30204"/>
    <w:p w14:paraId="5A0808AB" w14:textId="50E78FF6" w:rsidR="00A30204" w:rsidRPr="00C03FBC" w:rsidRDefault="00A30204" w:rsidP="00A30204">
      <w:r>
        <w:t>Bilag 11</w:t>
        <w:tab/>
        <w:t>Kundens deltagelse</w:t>
      </w:r>
    </w:p>
    <w:p w14:paraId="5E8AC2B5" w14:textId="0C5C7AA4" w:rsidR="00A30204" w:rsidRPr="00C03FBC" w:rsidRDefault="00A30204" w:rsidP="00A30204"/>
    <w:p w14:paraId="52D993BC" w14:textId="564AF081" w:rsidR="00A30204" w:rsidRPr="00C03FBC" w:rsidRDefault="00A30204" w:rsidP="00A30204">
      <w:r>
        <w:t>Bilag 12</w:t>
        <w:tab/>
        <w:t>Leverancevederlag og betalingsplan samt øvrige priser</w:t>
      </w:r>
    </w:p>
    <w:p w14:paraId="13F97230" w14:textId="639E4F70" w:rsidR="008904DA" w:rsidRPr="000633F3" w:rsidRDefault="008904DA" w:rsidP="00A30204">
      <w:pPr>
        <w:rPr>
          <w:highlight w:val="yellow"/>
        </w:rPr>
      </w:pPr>
    </w:p>
    <w:p w14:paraId="4B5A57C6" w14:textId="1EBD5126" w:rsidR="008904DA" w:rsidRPr="00D44D6B" w:rsidRDefault="008904DA" w:rsidP="00A30204">
      <w:r>
        <w:t>Bilag 12A</w:t>
        <w:tab/>
        <w:t>Priser</w:t>
      </w:r>
    </w:p>
    <w:p w14:paraId="3E65BE73" w14:textId="6048080F" w:rsidR="00A30204" w:rsidRPr="000633F3" w:rsidRDefault="00A30204" w:rsidP="00A30204">
      <w:pPr>
        <w:rPr>
          <w:highlight w:val="yellow"/>
        </w:rPr>
      </w:pPr>
    </w:p>
    <w:p w14:paraId="466A0FD3" w14:textId="1F380B98" w:rsidR="00A30204" w:rsidRPr="00C03FBC" w:rsidRDefault="00A30204" w:rsidP="00A30204">
      <w:r>
        <w:t xml:space="preserve">Bilag 13 </w:t>
        <w:tab/>
        <w:t>Samfundsansvar</w:t>
      </w:r>
    </w:p>
    <w:p w14:paraId="5A5753C8" w14:textId="63361272" w:rsidR="00A30204" w:rsidRPr="00C03FBC" w:rsidRDefault="00A30204" w:rsidP="00A30204"/>
    <w:p w14:paraId="2C6E83BF" w14:textId="139723B5" w:rsidR="00A30204" w:rsidRPr="00C03FBC" w:rsidRDefault="00A30204" w:rsidP="00A30204">
      <w:r>
        <w:t>Bilag 14</w:t>
        <w:tab/>
        <w:t>Prøver</w:t>
      </w:r>
    </w:p>
    <w:p w14:paraId="28419C24" w14:textId="780FCC32" w:rsidR="00A30204" w:rsidRPr="00C03FBC" w:rsidRDefault="00A30204" w:rsidP="00A30204"/>
    <w:p w14:paraId="11198012" w14:textId="59CA3191" w:rsidR="00A30204" w:rsidRPr="00C03FBC" w:rsidRDefault="00A30204" w:rsidP="00A30204">
      <w:r>
        <w:t>Bilag 15</w:t>
        <w:tab/>
        <w:t>Licensbetingelser</w:t>
      </w:r>
    </w:p>
    <w:p w14:paraId="3CDC7E70" w14:textId="71EB64B4" w:rsidR="00A30204" w:rsidRPr="00C03FBC" w:rsidRDefault="00A30204" w:rsidP="00A30204"/>
    <w:p w14:paraId="6E833B4F" w14:textId="034A4AA9" w:rsidR="00A30204" w:rsidRPr="00C03FBC" w:rsidRDefault="00A30204" w:rsidP="00A30204">
      <w:r>
        <w:t>Bilag 16</w:t>
        <w:tab/>
        <w:t>Leverandørens forpligtelser ved ophør</w:t>
      </w:r>
    </w:p>
    <w:p w14:paraId="5C5840D3" w14:textId="40BBCED2" w:rsidR="00A30204" w:rsidRPr="00C03FBC" w:rsidRDefault="00A30204" w:rsidP="00A30204"/>
    <w:p w14:paraId="7FFA24E7" w14:textId="7A77F90E" w:rsidR="00A30204" w:rsidRDefault="00A30204" w:rsidP="00A30204">
      <w:r>
        <w:t>Bilag 17</w:t>
        <w:tab/>
        <w:t xml:space="preserve">Spørgsmål og svar </w:t>
      </w:r>
    </w:p>
    <w:bookmarkEnd w:id="31"/>
    <w:p w14:paraId="4B2FD415" w14:textId="77777777" w:rsidR="00A30204" w:rsidRDefault="00A30204" w:rsidP="00A30204"/>
    <w:p w14:paraId="61E292D1" w14:textId="77777777" w:rsidR="002B5307" w:rsidRPr="00BA6D48" w:rsidRDefault="002B5307" w:rsidP="00936B38">
      <w:pPr>
        <w:rPr>
          <w:b/>
          <w:bCs/>
          <w:color w:val="009DF0" w:themeColor="text2"/>
          <w:sz w:val="22"/>
          <w:szCs w:val="22"/>
        </w:rPr>
      </w:pPr>
    </w:p>
    <w:p w14:paraId="03D10B86" w14:textId="05B3BD92" w:rsidR="009B3943" w:rsidRDefault="009B3943" w:rsidP="00936B38"/>
    <w:p w14:paraId="566FA89A" w14:textId="77777777" w:rsidR="00A40A26" w:rsidRDefault="00A40A26" w:rsidP="002B5307">
      <w:pPr>
        <w:sectPr w:rsidR="00A40A26" w:rsidSect="003D32A2">
          <w:footerReference w:type="even" r:id="rId15"/>
          <w:footerReference w:type="default" r:id="rId16"/>
          <w:footerReference w:type="first" r:id="rId17"/>
          <w:pgSz w:w="11907" w:h="16839" w:code="9"/>
          <w:pgMar w:top="1984" w:right="1190" w:bottom="1417" w:left="1757" w:header="947" w:footer="680" w:gutter="0"/>
          <w:pgNumType w:start="1"/>
          <w:cols w:space="708"/>
          <w:docGrid w:linePitch="360"/>
        </w:sectPr>
      </w:pPr>
    </w:p>
    <w:p w14:paraId="14A40346" w14:textId="1E1D4930" w:rsidR="00BD35FA" w:rsidRDefault="00730401" w:rsidP="00E9667B">
      <w:pPr>
        <w:pStyle w:val="Overskrift1"/>
        <w:spacing w:line="276" w:lineRule="auto"/>
      </w:pPr>
      <w:bookmarkStart w:id="32" w:name="_Toc241055995"/>
      <w:r>
        <w:lastRenderedPageBreak/>
        <w:t>Kontraktens parter</w:t>
      </w:r>
      <w:bookmarkEnd w:id="32"/>
    </w:p>
    <w:p w14:paraId="0CCE5749" w14:textId="77777777" w:rsidR="0058399F" w:rsidRPr="00117D93" w:rsidRDefault="0058399F" w:rsidP="0058399F">
      <w:pPr>
        <w:spacing w:line="276" w:lineRule="auto"/>
      </w:pPr>
      <w:r>
        <w:t xml:space="preserve">Kontraktens parter er </w:t>
      </w:r>
    </w:p>
    <w:p w14:paraId="62F74A9B" w14:textId="77777777" w:rsidR="0058399F" w:rsidRPr="00117D93" w:rsidRDefault="0058399F" w:rsidP="0058399F">
      <w:pPr>
        <w:spacing w:line="276" w:lineRule="auto"/>
      </w:pPr>
    </w:p>
    <w:p w14:paraId="0CF3B60C" w14:textId="31E53331" w:rsidR="00BC7C3D" w:rsidRPr="003B1617" w:rsidRDefault="0062688B" w:rsidP="0062688B">
      <w:pPr>
        <w:tabs>
          <w:tab w:val="left" w:pos="567"/>
        </w:tabs>
        <w:spacing w:line="276" w:lineRule="auto"/>
        <w:ind w:left="567"/>
      </w:pPr>
      <w:r>
        <w:t>Lægemiddelstyrelsen</w:t>
      </w:r>
    </w:p>
    <w:p w14:paraId="7C9B9CC8" w14:textId="609A03B3" w:rsidR="00BC7C3D" w:rsidRPr="003B1617" w:rsidRDefault="0062688B" w:rsidP="0062688B">
      <w:pPr>
        <w:tabs>
          <w:tab w:val="left" w:pos="567"/>
        </w:tabs>
        <w:spacing w:line="276" w:lineRule="auto"/>
        <w:ind w:left="567"/>
      </w:pPr>
      <w:r>
        <w:t>Axel Heides Gade 1</w:t>
      </w:r>
    </w:p>
    <w:p w14:paraId="78DAAE39" w14:textId="71FA0C1E" w:rsidR="00BC7C3D" w:rsidRPr="003B1617" w:rsidRDefault="0062688B" w:rsidP="0062688B">
      <w:pPr>
        <w:tabs>
          <w:tab w:val="left" w:pos="567"/>
        </w:tabs>
        <w:spacing w:line="276" w:lineRule="auto"/>
        <w:ind w:left="567"/>
      </w:pPr>
      <w:r>
        <w:t>2300 København S</w:t>
      </w:r>
    </w:p>
    <w:p w14:paraId="785AAD6D" w14:textId="6518AEF8" w:rsidR="00BC7C3D" w:rsidRPr="00117D93" w:rsidRDefault="00BC7C3D" w:rsidP="0062688B">
      <w:pPr>
        <w:tabs>
          <w:tab w:val="left" w:pos="567"/>
        </w:tabs>
        <w:spacing w:line="276" w:lineRule="auto"/>
        <w:ind w:left="567"/>
      </w:pPr>
      <w:r>
        <w:t xml:space="preserve">CVR nr. 37052485</w:t>
      </w:r>
    </w:p>
    <w:p w14:paraId="74C10D93" w14:textId="77777777" w:rsidR="0058399F" w:rsidRPr="00117D93" w:rsidRDefault="0058399F" w:rsidP="0062688B">
      <w:pPr>
        <w:tabs>
          <w:tab w:val="left" w:pos="567"/>
        </w:tabs>
        <w:spacing w:line="276" w:lineRule="auto"/>
        <w:ind w:left="567"/>
      </w:pPr>
      <w:r>
        <w:t xml:space="preserve">i det følgende benævnt Kunden </w:t>
      </w:r>
    </w:p>
    <w:p w14:paraId="2D32B717" w14:textId="77777777" w:rsidR="0058399F" w:rsidRPr="00117D93" w:rsidRDefault="0058399F" w:rsidP="0058399F">
      <w:pPr>
        <w:spacing w:line="276" w:lineRule="auto"/>
      </w:pPr>
      <w:r>
        <w:t xml:space="preserve">og </w:t>
      </w:r>
    </w:p>
    <w:p w14:paraId="0DA6BC69" w14:textId="77777777" w:rsidR="0058399F" w:rsidRPr="00117D93" w:rsidRDefault="0058399F" w:rsidP="0058399F">
      <w:pPr>
        <w:spacing w:line="276" w:lineRule="auto"/>
      </w:pPr>
    </w:p>
    <w:p w14:paraId="5096AD75" w14:textId="77777777" w:rsidR="0058399F" w:rsidRPr="00117D93" w:rsidRDefault="0058399F" w:rsidP="0062688B">
      <w:pPr>
        <w:tabs>
          <w:tab w:val="left" w:pos="567"/>
        </w:tabs>
        <w:spacing w:line="276" w:lineRule="auto"/>
        <w:ind w:left="567"/>
        <w:rPr>
          <w:highlight w:val="lightGray"/>
        </w:rPr>
      </w:pPr>
      <w:r>
        <w:rPr>
          <w:highlight w:val="lightGray"/>
        </w:rPr>
        <w:t>[Navn]</w:t>
      </w:r>
    </w:p>
    <w:p w14:paraId="3F894CE0" w14:textId="77777777" w:rsidR="0058399F" w:rsidRPr="00117D93" w:rsidRDefault="0058399F" w:rsidP="0062688B">
      <w:pPr>
        <w:tabs>
          <w:tab w:val="left" w:pos="567"/>
        </w:tabs>
        <w:spacing w:line="276" w:lineRule="auto"/>
        <w:ind w:left="567"/>
        <w:rPr>
          <w:highlight w:val="lightGray"/>
        </w:rPr>
      </w:pPr>
      <w:r>
        <w:rPr>
          <w:highlight w:val="lightGray"/>
        </w:rPr>
        <w:t>[Adresse]</w:t>
      </w:r>
    </w:p>
    <w:p w14:paraId="11571262" w14:textId="77777777" w:rsidR="0058399F" w:rsidRPr="00117D93" w:rsidRDefault="0058399F" w:rsidP="0062688B">
      <w:pPr>
        <w:tabs>
          <w:tab w:val="left" w:pos="567"/>
        </w:tabs>
        <w:spacing w:line="276" w:lineRule="auto"/>
        <w:ind w:left="567"/>
        <w:rPr>
          <w:highlight w:val="lightGray"/>
        </w:rPr>
      </w:pPr>
      <w:r>
        <w:rPr>
          <w:highlight w:val="lightGray"/>
        </w:rPr>
        <w:t>[Adresse]</w:t>
      </w:r>
    </w:p>
    <w:p w14:paraId="5468E762" w14:textId="77777777" w:rsidR="0058399F" w:rsidRPr="00117D93" w:rsidRDefault="0058399F" w:rsidP="0062688B">
      <w:pPr>
        <w:tabs>
          <w:tab w:val="left" w:pos="567"/>
        </w:tabs>
        <w:spacing w:line="276" w:lineRule="auto"/>
        <w:ind w:left="567"/>
      </w:pPr>
      <w:r>
        <w:rPr>
          <w:highlight w:val="lightGray"/>
        </w:rPr>
        <w:t>[CVR nr.]</w:t>
      </w:r>
    </w:p>
    <w:p w14:paraId="578173C4" w14:textId="77777777" w:rsidR="0058399F" w:rsidRPr="00117D93" w:rsidRDefault="0058399F" w:rsidP="0062688B">
      <w:pPr>
        <w:tabs>
          <w:tab w:val="left" w:pos="567"/>
        </w:tabs>
        <w:spacing w:line="276" w:lineRule="auto"/>
        <w:ind w:left="567"/>
      </w:pPr>
      <w:r>
        <w:t xml:space="preserve">i det følgende benævnt Leverandøren </w:t>
      </w:r>
    </w:p>
    <w:p w14:paraId="648D86AF" w14:textId="5620F7FB" w:rsidR="00730401" w:rsidRDefault="00730401" w:rsidP="00730401"/>
    <w:p w14:paraId="672ECCDA" w14:textId="77777777" w:rsidR="0011133F" w:rsidRDefault="0011133F" w:rsidP="0011133F">
      <w:pPr>
        <w:spacing w:line="276" w:lineRule="auto"/>
      </w:pPr>
      <w:r>
        <w:t xml:space="preserve">Kontrakten er indgået efter gennemførelse af et udbud med forhandling efter Udbudsloven i overensstemmelse med og som beskrevet i udbudsbekendtgørelse nr. </w:t>
      </w:r>
      <w:r>
        <w:rPr>
          <w:highlight w:val="lightGray"/>
        </w:rPr>
        <w:t>2026/S [xxx-xxxxxx]</w:t>
      </w:r>
      <w:r>
        <w:t xml:space="preserve"> </w:t>
      </w:r>
      <w:r>
        <w:rPr>
          <w:highlight w:val="lightGray"/>
        </w:rPr>
        <w:t>(</w:t>
      </w:r>
      <w:r>
        <w:rPr>
          <w:i/>
          <w:iCs/>
          <w:highlight w:val="lightGray"/>
        </w:rPr>
        <w:t>udfyldes i forbindelse med kontraktindgåelse</w:t>
      </w:r>
      <w:r>
        <w:rPr>
          <w:highlight w:val="lightGray"/>
        </w:rPr>
        <w:t>).</w:t>
      </w:r>
    </w:p>
    <w:p w14:paraId="49D643A1" w14:textId="3BED6376" w:rsidR="0058399F" w:rsidRDefault="0058399F" w:rsidP="00730401"/>
    <w:p w14:paraId="10828E53" w14:textId="77777777" w:rsidR="00DB63C3" w:rsidRDefault="00DB63C3" w:rsidP="00730401"/>
    <w:p w14:paraId="1B147C65" w14:textId="3FD6BAEE" w:rsidR="009347C6" w:rsidRPr="00117D93" w:rsidRDefault="009347C6" w:rsidP="009347C6">
      <w:pPr>
        <w:pStyle w:val="Overskrift1"/>
        <w:keepLines w:val="0"/>
        <w:pageBreakBefore w:val="0"/>
        <w:suppressAutoHyphens w:val="0"/>
        <w:spacing w:after="240" w:line="276" w:lineRule="auto"/>
        <w:contextualSpacing w:val="0"/>
      </w:pPr>
      <w:bookmarkStart w:id="33" w:name="_Toc241055996"/>
      <w:r>
        <w:t>Definitioner</w:t>
      </w:r>
      <w:bookmarkEnd w:id="33"/>
    </w:p>
    <w:p w14:paraId="64FA276F" w14:textId="011DE19E" w:rsidR="003060CD" w:rsidRPr="003060CD" w:rsidRDefault="003060CD" w:rsidP="003060CD">
      <w:pPr>
        <w:rPr>
          <w:iCs/>
          <w:u w:val="single"/>
        </w:rPr>
      </w:pPr>
      <w:r>
        <w:rPr>
          <w:iCs/>
          <w:u w:val="single"/>
        </w:rPr>
        <w:t>Applikationsplatforme</w:t>
      </w:r>
    </w:p>
    <w:p w14:paraId="63FC9765" w14:textId="7268CACF" w:rsidR="003060CD" w:rsidRPr="00FF13B5" w:rsidRDefault="003060CD" w:rsidP="003060CD">
      <w:r>
        <w:t xml:space="preserve">Det Standardprogrammel, der udgør den platform, som Løsningen bygger på, herunder nødvendige licensbelagte moduler og kodebiblioteker. Ved applikationsplatforme omfattes også databaseprogrammel, fx Microsoft SQL server. </w:t>
      </w:r>
    </w:p>
    <w:p w14:paraId="1E34A076" w14:textId="77777777" w:rsidR="003060CD" w:rsidRDefault="003060CD" w:rsidP="00C4281C">
      <w:pPr>
        <w:keepNext/>
        <w:spacing w:line="276" w:lineRule="auto"/>
        <w:rPr>
          <w:u w:val="single"/>
        </w:rPr>
      </w:pPr>
    </w:p>
    <w:p w14:paraId="6646CB9E" w14:textId="384A8748" w:rsidR="00F44A8A" w:rsidRPr="00AE0AEB" w:rsidRDefault="00F44A8A" w:rsidP="00C4281C">
      <w:pPr>
        <w:keepNext/>
        <w:spacing w:line="276" w:lineRule="auto"/>
      </w:pPr>
      <w:r>
        <w:rPr>
          <w:u w:val="single"/>
        </w:rPr>
        <w:t>Arbejdsdag</w:t>
      </w:r>
    </w:p>
    <w:p w14:paraId="562A3A33" w14:textId="7336E674" w:rsidR="004540A2" w:rsidRDefault="00C522C8" w:rsidP="00C4281C">
      <w:pPr>
        <w:spacing w:line="276" w:lineRule="auto"/>
        <w:rPr>
          <w:rFonts w:cstheme="minorHAnsi"/>
        </w:rPr>
      </w:pPr>
      <w:r>
        <w:rPr>
          <w:rFonts w:cstheme="minorHAnsi"/>
        </w:rPr>
        <w:t xml:space="preserve">Mandag til fredag, bortset fra officielle danske helligdage, juleaftensdag, nytårsaftensdag og grundlovsdag.</w:t>
      </w:r>
    </w:p>
    <w:p w14:paraId="7916D4AB" w14:textId="77777777" w:rsidR="00206503" w:rsidRDefault="00206503" w:rsidP="00C4281C">
      <w:pPr>
        <w:spacing w:line="276" w:lineRule="auto"/>
        <w:rPr>
          <w:rFonts w:cstheme="minorHAnsi"/>
        </w:rPr>
      </w:pPr>
    </w:p>
    <w:p w14:paraId="080CA95C" w14:textId="77777777" w:rsidR="00206503" w:rsidRPr="00206503" w:rsidRDefault="00206503" w:rsidP="00206503">
      <w:pPr>
        <w:rPr>
          <w:iCs/>
          <w:u w:val="single"/>
        </w:rPr>
      </w:pPr>
      <w:r>
        <w:rPr>
          <w:iCs/>
          <w:u w:val="single"/>
        </w:rPr>
        <w:t>Basisprogrammel</w:t>
      </w:r>
    </w:p>
    <w:p w14:paraId="39E57632" w14:textId="46940A35" w:rsidR="00206503" w:rsidRPr="00FF13B5" w:rsidRDefault="00206503" w:rsidP="00206503">
      <w:r>
        <w:t xml:space="preserve">Det Programmel, som håndterer eller indgår i driftsafviklingen af Løsningen. Eksempler på dette er operativsystemer, webserverprogrammel, virtualiseringsprogrammel (fx VMware), overvågningsprogrammel, datakommunikationsprogrammel, virusværn mv.  </w:t>
      </w:r>
    </w:p>
    <w:p w14:paraId="6A220A15" w14:textId="77777777" w:rsidR="00C522C8" w:rsidRPr="00AE0AEB" w:rsidRDefault="00C522C8" w:rsidP="00C4281C">
      <w:pPr>
        <w:spacing w:line="276" w:lineRule="auto"/>
      </w:pPr>
    </w:p>
    <w:p w14:paraId="37A2C87C" w14:textId="77777777" w:rsidR="00F44A8A" w:rsidRPr="00101514" w:rsidRDefault="00F44A8A" w:rsidP="00C4281C">
      <w:pPr>
        <w:keepNext/>
        <w:spacing w:line="276" w:lineRule="auto"/>
        <w:rPr>
          <w:u w:val="single"/>
        </w:rPr>
      </w:pPr>
      <w:r>
        <w:rPr>
          <w:u w:val="single"/>
        </w:rPr>
        <w:t>Brugerdokumentation</w:t>
      </w:r>
    </w:p>
    <w:p w14:paraId="7AF21815" w14:textId="53296105" w:rsidR="00F44A8A" w:rsidRPr="00AE0AEB" w:rsidRDefault="009236F5" w:rsidP="00C4281C">
      <w:pPr>
        <w:spacing w:line="276" w:lineRule="auto"/>
      </w:pPr>
      <w:r>
        <w:t>Den Brugerdokumentation, der skal leveres i overensstemmelse med bilag 4.</w:t>
      </w:r>
    </w:p>
    <w:p w14:paraId="3492D212" w14:textId="77777777" w:rsidR="00F44A8A" w:rsidRPr="00AE0AEB" w:rsidRDefault="00F44A8A" w:rsidP="00C4281C">
      <w:pPr>
        <w:spacing w:line="276" w:lineRule="auto"/>
      </w:pPr>
    </w:p>
    <w:p w14:paraId="7F91BA80" w14:textId="77777777" w:rsidR="00F44A8A" w:rsidRPr="00AE0AEB" w:rsidRDefault="00F44A8A" w:rsidP="00FF4F31">
      <w:pPr>
        <w:keepNext/>
        <w:spacing w:line="276" w:lineRule="auto"/>
        <w:rPr>
          <w:u w:val="single"/>
        </w:rPr>
      </w:pPr>
      <w:r>
        <w:rPr>
          <w:u w:val="single"/>
        </w:rPr>
        <w:t>Dokumentation</w:t>
      </w:r>
    </w:p>
    <w:p w14:paraId="14ACC906" w14:textId="32670ED4" w:rsidR="00F44A8A" w:rsidRPr="00AE0AEB" w:rsidRDefault="00F44A8A" w:rsidP="00C4281C">
      <w:pPr>
        <w:spacing w:line="276" w:lineRule="auto"/>
      </w:pPr>
      <w:r>
        <w:t xml:space="preserve">Enhver udarbejdet beskrivelse relateret til Løsningen, herunder Brugerdokumentation og Systemdokumentation, jf. bilag 4. </w:t>
      </w:r>
    </w:p>
    <w:p w14:paraId="6EBB1622" w14:textId="77777777" w:rsidR="006E77E9" w:rsidRPr="00AE0AEB" w:rsidRDefault="006E77E9" w:rsidP="00C4281C">
      <w:pPr>
        <w:spacing w:line="276" w:lineRule="auto"/>
      </w:pPr>
    </w:p>
    <w:p w14:paraId="369667CF" w14:textId="77777777" w:rsidR="00F44A8A" w:rsidRPr="00985141" w:rsidRDefault="00F44A8A" w:rsidP="005B2792">
      <w:pPr>
        <w:keepNext/>
        <w:spacing w:line="276" w:lineRule="auto"/>
        <w:rPr>
          <w:u w:val="single"/>
        </w:rPr>
      </w:pPr>
      <w:r>
        <w:rPr>
          <w:u w:val="single"/>
        </w:rPr>
        <w:t>Drift</w:t>
      </w:r>
    </w:p>
    <w:p w14:paraId="43193968" w14:textId="67A9212B" w:rsidR="00F44A8A" w:rsidRDefault="00F44A8A" w:rsidP="00C4281C">
      <w:pPr>
        <w:spacing w:line="276" w:lineRule="auto"/>
      </w:pPr>
      <w:r>
        <w:t xml:space="preserve">Eksekvering af det Programmel, der udgør hele eller dele af Løsningen.</w:t>
      </w:r>
    </w:p>
    <w:p w14:paraId="4A7E7FBD" w14:textId="77777777" w:rsidR="00C26C9D" w:rsidRPr="00AE0AEB" w:rsidRDefault="00C26C9D" w:rsidP="00C4281C">
      <w:pPr>
        <w:spacing w:line="276" w:lineRule="auto"/>
      </w:pPr>
    </w:p>
    <w:p w14:paraId="7EBF3CFF" w14:textId="757BE93C" w:rsidR="00F44A8A" w:rsidRPr="00AE0AEB" w:rsidRDefault="00F44A8A" w:rsidP="005B2792">
      <w:pPr>
        <w:keepNext/>
        <w:spacing w:line="276" w:lineRule="auto"/>
      </w:pPr>
      <w:r>
        <w:rPr>
          <w:u w:val="single"/>
        </w:rPr>
        <w:t>Fejl</w:t>
      </w:r>
    </w:p>
    <w:p w14:paraId="0993F0C9" w14:textId="6F43810E" w:rsidR="00F44A8A" w:rsidRPr="00AE0AEB" w:rsidRDefault="00F44A8A" w:rsidP="00C4281C">
      <w:pPr>
        <w:spacing w:line="276" w:lineRule="auto"/>
      </w:pPr>
      <w:r>
        <w:t xml:space="preserve">Der foreligger en Fejl i det leverede, såfremt det ikke opfylder de af Leverandøren givne garantier, eller det i øvrigt ikke er eller fungerer, som Kunden med føje kunne forvente på grundlag af </w:t>
        <w:lastRenderedPageBreak/>
        <w:t xml:space="preserve">Kontrakten, medmindre der er tale om bagatelagtige forhold. En Fejl kan også udgøre - men udgør ikke nødvendigvis - en Mangel.</w:t>
      </w:r>
    </w:p>
    <w:p w14:paraId="0B890319" w14:textId="77777777" w:rsidR="00F44A8A" w:rsidRPr="00AE0AEB" w:rsidRDefault="00F44A8A" w:rsidP="00C4281C">
      <w:pPr>
        <w:spacing w:line="276" w:lineRule="auto"/>
      </w:pPr>
    </w:p>
    <w:p w14:paraId="224892C7" w14:textId="77777777" w:rsidR="00F44A8A" w:rsidRPr="00AE0AEB" w:rsidRDefault="00F44A8A" w:rsidP="005B2792">
      <w:pPr>
        <w:keepNext/>
        <w:spacing w:line="276" w:lineRule="auto"/>
        <w:rPr>
          <w:u w:val="single"/>
        </w:rPr>
      </w:pPr>
      <w:r>
        <w:rPr>
          <w:u w:val="single"/>
        </w:rPr>
        <w:t>God it-skik</w:t>
      </w:r>
    </w:p>
    <w:p w14:paraId="553394B7" w14:textId="77777777" w:rsidR="00F44A8A" w:rsidRDefault="00F44A8A" w:rsidP="00C4281C">
      <w:pPr>
        <w:spacing w:line="276" w:lineRule="auto"/>
      </w:pPr>
      <w:r>
        <w:t>En af it-branchen alment accepteret god udførelse inden for et bestemt område.</w:t>
      </w:r>
    </w:p>
    <w:p w14:paraId="05693C9A" w14:textId="77777777" w:rsidR="00095655" w:rsidRPr="00AE0AEB" w:rsidRDefault="00095655" w:rsidP="00C4281C">
      <w:pPr>
        <w:spacing w:line="276" w:lineRule="auto"/>
      </w:pPr>
    </w:p>
    <w:p w14:paraId="57972C55" w14:textId="77777777" w:rsidR="00F44A8A" w:rsidRPr="00AE0AEB" w:rsidRDefault="00F44A8A" w:rsidP="005B2792">
      <w:pPr>
        <w:keepNext/>
        <w:spacing w:line="276" w:lineRule="auto"/>
        <w:rPr>
          <w:u w:val="single"/>
        </w:rPr>
      </w:pPr>
      <w:r>
        <w:rPr>
          <w:u w:val="single"/>
        </w:rPr>
        <w:t>Ibrugtagning</w:t>
      </w:r>
    </w:p>
    <w:p w14:paraId="5D8C9FD4" w14:textId="7B5DC7B5" w:rsidR="00F44A8A" w:rsidRDefault="00F44A8A" w:rsidP="00C4281C">
      <w:pPr>
        <w:spacing w:line="276" w:lineRule="auto"/>
      </w:pPr>
      <w:r>
        <w:t>Den dag, hvor Kunden tager Leverancen eller en del heraf i brug til daglig afvikling af sine forretningsmæssige opgaver.</w:t>
      </w:r>
    </w:p>
    <w:p w14:paraId="7AD8AD38" w14:textId="77777777" w:rsidR="007A5E31" w:rsidRPr="00AE0AEB" w:rsidRDefault="007A5E31" w:rsidP="00C4281C">
      <w:pPr>
        <w:spacing w:line="276" w:lineRule="auto"/>
      </w:pPr>
    </w:p>
    <w:p w14:paraId="4B5EACAD" w14:textId="3439DBC4" w:rsidR="00F44A8A" w:rsidRPr="00AE0AEB" w:rsidRDefault="00F44A8A" w:rsidP="00D22450">
      <w:pPr>
        <w:spacing w:line="276" w:lineRule="auto"/>
      </w:pPr>
      <w:r>
        <w:rPr>
          <w:u w:val="single"/>
        </w:rPr>
        <w:t>Kontrakten</w:t>
      </w:r>
    </w:p>
    <w:p w14:paraId="0A13587F" w14:textId="77777777" w:rsidR="00F44A8A" w:rsidRPr="00AE0AEB" w:rsidRDefault="00F44A8A" w:rsidP="00C4281C">
      <w:pPr>
        <w:spacing w:line="276" w:lineRule="auto"/>
      </w:pPr>
      <w:r>
        <w:t>Denne kontrakt med bilag og senere ændringer og tillæg.</w:t>
      </w:r>
    </w:p>
    <w:p w14:paraId="2336BCFB" w14:textId="77777777" w:rsidR="00F44A8A" w:rsidRPr="00AE0AEB" w:rsidRDefault="00F44A8A" w:rsidP="00C4281C">
      <w:pPr>
        <w:spacing w:line="276" w:lineRule="auto"/>
      </w:pPr>
    </w:p>
    <w:p w14:paraId="05FCAF8C" w14:textId="77777777" w:rsidR="00F44A8A" w:rsidRPr="00AE0AEB" w:rsidRDefault="00F44A8A" w:rsidP="005B2792">
      <w:pPr>
        <w:keepNext/>
        <w:spacing w:line="276" w:lineRule="auto"/>
      </w:pPr>
      <w:r>
        <w:rPr>
          <w:u w:val="single"/>
        </w:rPr>
        <w:t>Kravspecifikation</w:t>
      </w:r>
    </w:p>
    <w:p w14:paraId="49E7307A" w14:textId="0A0E1717" w:rsidR="00F44A8A" w:rsidRPr="00AE0AEB" w:rsidRDefault="00F44A8A" w:rsidP="00C4281C">
      <w:pPr>
        <w:spacing w:line="276" w:lineRule="auto"/>
      </w:pPr>
      <w:r>
        <w:t xml:space="preserve">De af Kunden udarbejdede krav i bilag 3A.</w:t>
      </w:r>
    </w:p>
    <w:p w14:paraId="453B8F03" w14:textId="77777777" w:rsidR="00F44A8A" w:rsidRPr="00AE0AEB" w:rsidRDefault="00F44A8A" w:rsidP="00C4281C">
      <w:pPr>
        <w:spacing w:line="276" w:lineRule="auto"/>
      </w:pPr>
    </w:p>
    <w:p w14:paraId="41AF19B4" w14:textId="77777777" w:rsidR="006F1467" w:rsidRPr="00210372" w:rsidRDefault="00F44A8A" w:rsidP="006F1467">
      <w:pPr>
        <w:keepNext/>
        <w:spacing w:line="276" w:lineRule="auto"/>
        <w:rPr>
          <w:u w:val="single"/>
        </w:rPr>
      </w:pPr>
      <w:r>
        <w:rPr>
          <w:u w:val="single"/>
        </w:rPr>
        <w:t>Kundespecifikt Programmel</w:t>
      </w:r>
    </w:p>
    <w:p w14:paraId="6A0F7AE7" w14:textId="7F5AC785" w:rsidR="0035486E" w:rsidRPr="00B91A4F" w:rsidRDefault="00F44A8A" w:rsidP="006F1467">
      <w:pPr>
        <w:keepNext/>
        <w:spacing w:line="276" w:lineRule="auto"/>
      </w:pPr>
      <w:r>
        <w:t xml:space="preserve">Programmel, der er </w:t>
      </w:r>
      <w:r>
        <w:rPr>
          <w:color w:val="000000"/>
        </w:rPr>
        <w:t xml:space="preserve">tilpasset, tilrettet eller udviklet </w:t>
      </w:r>
      <w:r>
        <w:t xml:space="preserve">specifikt til Kunden som led i Leverandørens opfyldelse af Kontrakten. Programmel, som ikke er Standardprogrammel eller Leverandørspecifikt Programmel, er Kundespecifikt Programmel, uanset om betingelserne i nærværende 1. punktum er opfyldt.</w:t>
      </w:r>
    </w:p>
    <w:p w14:paraId="13CCF5E3" w14:textId="77777777" w:rsidR="00F44A8A" w:rsidRPr="00AE0AEB" w:rsidRDefault="00F44A8A" w:rsidP="00C4281C">
      <w:pPr>
        <w:spacing w:line="276" w:lineRule="auto"/>
      </w:pPr>
    </w:p>
    <w:p w14:paraId="3901CBD3" w14:textId="77777777" w:rsidR="00F44A8A" w:rsidRPr="006B6DCB" w:rsidRDefault="00F44A8A" w:rsidP="005B2792">
      <w:pPr>
        <w:keepNext/>
        <w:spacing w:line="276" w:lineRule="auto"/>
        <w:rPr>
          <w:u w:val="single"/>
        </w:rPr>
      </w:pPr>
      <w:r>
        <w:rPr>
          <w:u w:val="single"/>
        </w:rPr>
        <w:t>Leverance</w:t>
      </w:r>
    </w:p>
    <w:p w14:paraId="14F526A3" w14:textId="2B0277DC" w:rsidR="00F44A8A" w:rsidRPr="00AE0AEB" w:rsidRDefault="00F44A8A" w:rsidP="00C4281C">
      <w:pPr>
        <w:spacing w:line="276" w:lineRule="auto"/>
      </w:pPr>
      <w:r>
        <w:t xml:space="preserve">Alt, der i henhold til Kontrakten skal leveres senest på Overtagelsesdagen. Dette kan omfatte Programmel, Dokumentation, udvikling, implementering, projektledelse og andre ydelser, der skal leveres senest på Overtagelsesdagen. Vedligeholdelse og support er ikke en del af Leverancen, selv om det eventuelt udføres forud for Overtagelsesdagen. </w:t>
      </w:r>
    </w:p>
    <w:p w14:paraId="1BD7EB8C" w14:textId="77777777" w:rsidR="00F44A8A" w:rsidRPr="00AE0AEB" w:rsidRDefault="00F44A8A" w:rsidP="00C4281C">
      <w:pPr>
        <w:spacing w:line="276" w:lineRule="auto"/>
      </w:pPr>
    </w:p>
    <w:p w14:paraId="45741368" w14:textId="77777777" w:rsidR="00F44A8A" w:rsidRPr="00AE0AEB" w:rsidRDefault="00F44A8A" w:rsidP="005B2792">
      <w:pPr>
        <w:keepNext/>
        <w:spacing w:line="276" w:lineRule="auto"/>
      </w:pPr>
      <w:r>
        <w:rPr>
          <w:u w:val="single"/>
        </w:rPr>
        <w:t>Leverancebeskrivelse</w:t>
      </w:r>
    </w:p>
    <w:p w14:paraId="11194371" w14:textId="0EF8A90D" w:rsidR="00F44A8A" w:rsidRPr="00AE0AEB" w:rsidRDefault="00F44A8A" w:rsidP="00C4281C">
      <w:pPr>
        <w:spacing w:line="276" w:lineRule="auto"/>
      </w:pPr>
      <w:r>
        <w:t xml:space="preserve">Udgøres af Kravspecifikationen og Løsningsbeskrivelsen.</w:t>
      </w:r>
    </w:p>
    <w:p w14:paraId="113D048B" w14:textId="77777777" w:rsidR="00F44A8A" w:rsidRDefault="00F44A8A" w:rsidP="00C4281C">
      <w:pPr>
        <w:spacing w:line="276" w:lineRule="auto"/>
      </w:pPr>
    </w:p>
    <w:p w14:paraId="4C6B7472" w14:textId="77777777" w:rsidR="00B31281" w:rsidRPr="00B91A4F" w:rsidRDefault="00B31281" w:rsidP="00B31281">
      <w:pPr>
        <w:spacing w:line="276" w:lineRule="auto"/>
        <w:rPr>
          <w:u w:val="single"/>
        </w:rPr>
      </w:pPr>
      <w:r>
        <w:rPr>
          <w:u w:val="single"/>
        </w:rPr>
        <w:t>Leverandørspecifikt Programmel</w:t>
      </w:r>
    </w:p>
    <w:p w14:paraId="1F4FD0B2" w14:textId="18CEFE30" w:rsidR="00DD10C8" w:rsidRDefault="001E17BB" w:rsidP="00C4281C">
      <w:pPr>
        <w:spacing w:line="276" w:lineRule="auto"/>
      </w:pPr>
      <w:r>
        <w:t xml:space="preserve">Leverandørens og/eller dennes underleverandørers egenudviklede Programmel, som indgår i Løsningen, men som ikke er udviklet specielt til Kunden i forbindelse med Leverandørens opfyldelse af Kontrakten.</w:t>
      </w:r>
    </w:p>
    <w:p w14:paraId="77C58910" w14:textId="77777777" w:rsidR="00DD10C8" w:rsidRPr="00AE0AEB" w:rsidRDefault="00DD10C8" w:rsidP="00C4281C">
      <w:pPr>
        <w:spacing w:line="276" w:lineRule="auto"/>
      </w:pPr>
    </w:p>
    <w:p w14:paraId="6CE40EB4" w14:textId="77777777" w:rsidR="00F44A8A" w:rsidRPr="00AE0AEB" w:rsidRDefault="00F44A8A" w:rsidP="00C4281C">
      <w:pPr>
        <w:spacing w:line="276" w:lineRule="auto"/>
        <w:rPr>
          <w:u w:val="single"/>
        </w:rPr>
      </w:pPr>
      <w:r>
        <w:rPr>
          <w:u w:val="single"/>
        </w:rPr>
        <w:t>Løbende Ydelser</w:t>
      </w:r>
    </w:p>
    <w:p w14:paraId="0414F0CD" w14:textId="153271CF" w:rsidR="00F44A8A" w:rsidRDefault="003438BF" w:rsidP="00C4281C">
      <w:pPr>
        <w:spacing w:line="276" w:lineRule="auto"/>
      </w:pPr>
      <w:r>
        <w:t>De løbende ydelser, som Leverandøren skal levere i tilknytning til Leverancen, herunder i form af vedligeholdelse og support.</w:t>
      </w:r>
    </w:p>
    <w:p w14:paraId="27855178" w14:textId="77777777" w:rsidR="00184FE1" w:rsidRDefault="00184FE1" w:rsidP="00C4281C">
      <w:pPr>
        <w:spacing w:line="276" w:lineRule="auto"/>
      </w:pPr>
    </w:p>
    <w:p w14:paraId="695D710B" w14:textId="688DEDEC" w:rsidR="00184FE1" w:rsidRDefault="00184FE1" w:rsidP="00C4281C">
      <w:pPr>
        <w:spacing w:line="276" w:lineRule="auto"/>
        <w:rPr>
          <w:u w:val="single"/>
        </w:rPr>
      </w:pPr>
      <w:r>
        <w:rPr>
          <w:u w:val="single"/>
        </w:rPr>
        <w:t>Løsningen</w:t>
      </w:r>
    </w:p>
    <w:p w14:paraId="7301BA99" w14:textId="2876BE4E" w:rsidR="00816083" w:rsidRPr="00816083" w:rsidRDefault="00816083" w:rsidP="00C4281C">
      <w:pPr>
        <w:spacing w:line="276" w:lineRule="auto"/>
      </w:pPr>
      <w:r>
        <w:t xml:space="preserve">Det system/Programmel, der indgår i Leverancen.</w:t>
      </w:r>
    </w:p>
    <w:p w14:paraId="3266A10B" w14:textId="77777777" w:rsidR="00F44A8A" w:rsidRPr="00AE0AEB" w:rsidRDefault="00F44A8A" w:rsidP="00C4281C">
      <w:pPr>
        <w:spacing w:line="276" w:lineRule="auto"/>
      </w:pPr>
    </w:p>
    <w:p w14:paraId="263D0228" w14:textId="177FF767" w:rsidR="00F44A8A" w:rsidRPr="00AE0AEB" w:rsidRDefault="00F44A8A" w:rsidP="005B2792">
      <w:pPr>
        <w:keepNext/>
        <w:spacing w:line="276" w:lineRule="auto"/>
      </w:pPr>
      <w:r>
        <w:rPr>
          <w:u w:val="single"/>
        </w:rPr>
        <w:t>Løsningsbeskrivelse</w:t>
      </w:r>
    </w:p>
    <w:p w14:paraId="0D88863C" w14:textId="77777777" w:rsidR="00F44A8A" w:rsidRPr="00AE0AEB" w:rsidRDefault="00F44A8A" w:rsidP="00C4281C">
      <w:pPr>
        <w:spacing w:line="276" w:lineRule="auto"/>
      </w:pPr>
      <w:r>
        <w:t xml:space="preserve">Leverandørens beskrivelse af, hvorledes Leverandøren opfylder Kundens Kravspecifikation. </w:t>
      </w:r>
    </w:p>
    <w:p w14:paraId="49926D22" w14:textId="77777777" w:rsidR="00F44A8A" w:rsidRPr="00AE0AEB" w:rsidRDefault="00F44A8A" w:rsidP="00C4281C">
      <w:pPr>
        <w:spacing w:line="276" w:lineRule="auto"/>
      </w:pPr>
    </w:p>
    <w:p w14:paraId="11719A2E" w14:textId="77777777" w:rsidR="00F44A8A" w:rsidRPr="00AE0AEB" w:rsidRDefault="00F44A8A" w:rsidP="005B2792">
      <w:pPr>
        <w:keepNext/>
        <w:spacing w:line="276" w:lineRule="auto"/>
      </w:pPr>
      <w:r>
        <w:rPr>
          <w:u w:val="single"/>
        </w:rPr>
        <w:t>Mangler</w:t>
      </w:r>
    </w:p>
    <w:p w14:paraId="4E348E9B" w14:textId="77777777" w:rsidR="00F44A8A" w:rsidRDefault="00F44A8A" w:rsidP="00C4281C">
      <w:pPr>
        <w:spacing w:line="276" w:lineRule="auto"/>
      </w:pPr>
      <w:r>
        <w:t>Der foreligger en Mangel i det leverede, såfremt det ikke opfylder de af Leverandøren givne garantier, eller det i øvrigt ikke er eller fungerer, som Kunden med føje kunne forvente på grundlag af Kontrakten, medmindre der er tale om bagatelagtige forhold.</w:t>
      </w:r>
    </w:p>
    <w:p w14:paraId="7F28660F" w14:textId="77777777" w:rsidR="00D116C7" w:rsidRPr="00AE0AEB" w:rsidRDefault="00D116C7" w:rsidP="00C4281C">
      <w:pPr>
        <w:spacing w:line="276" w:lineRule="auto"/>
      </w:pPr>
    </w:p>
    <w:p w14:paraId="7B24E41B" w14:textId="77777777" w:rsidR="00F44A8A" w:rsidRPr="00AE0AEB" w:rsidRDefault="00F44A8A" w:rsidP="005B2792">
      <w:pPr>
        <w:keepNext/>
        <w:spacing w:line="276" w:lineRule="auto"/>
        <w:rPr>
          <w:u w:val="single"/>
        </w:rPr>
      </w:pPr>
      <w:r>
        <w:rPr>
          <w:u w:val="single"/>
        </w:rPr>
        <w:lastRenderedPageBreak/>
        <w:t>Meddelelse</w:t>
      </w:r>
    </w:p>
    <w:p w14:paraId="514FEA80" w14:textId="00C2A054" w:rsidR="00F44A8A" w:rsidRPr="00AE0AEB" w:rsidRDefault="00F44A8A" w:rsidP="00C4281C">
      <w:pPr>
        <w:spacing w:line="276" w:lineRule="auto"/>
      </w:pPr>
      <w:r>
        <w:t xml:space="preserve">Skriftlig kommunikation afgivet i overensstemmelse med punkt </w:t>
        <w:fldChar w:fldCharType="begin"/>
        <w:instrText xml:space="preserve"> REF _Ref163956956 \r \h </w:instrText>
        <w:instrText xml:space="preserve"> \* MERGEFORMAT </w:instrText>
        <w:fldChar w:fldCharType="separate"/>
        <w:t>32.2</w:t>
        <w:fldChar w:fldCharType="end"/>
        <w:t xml:space="preserve"> eller meddelelse givet på styregruppemøde, som fremgår af et godkendt referat. </w:t>
      </w:r>
    </w:p>
    <w:p w14:paraId="01E412BC" w14:textId="77777777" w:rsidR="00F44A8A" w:rsidRPr="00AE0AEB" w:rsidRDefault="00F44A8A" w:rsidP="00C4281C">
      <w:pPr>
        <w:spacing w:line="276" w:lineRule="auto"/>
      </w:pPr>
    </w:p>
    <w:p w14:paraId="25AF6ECB" w14:textId="77777777" w:rsidR="00F44A8A" w:rsidRPr="0090000E" w:rsidRDefault="00F44A8A" w:rsidP="005B2792">
      <w:pPr>
        <w:keepNext/>
        <w:spacing w:line="276" w:lineRule="auto"/>
        <w:rPr>
          <w:u w:val="single"/>
        </w:rPr>
      </w:pPr>
      <w:r>
        <w:rPr>
          <w:u w:val="single"/>
        </w:rPr>
        <w:t>Offentlig Institution</w:t>
      </w:r>
    </w:p>
    <w:p w14:paraId="563A39F0" w14:textId="70C6958C" w:rsidR="00F44A8A" w:rsidRPr="00AE0AEB" w:rsidRDefault="00F44A8A" w:rsidP="00C4281C">
      <w:pPr>
        <w:spacing w:line="276" w:lineRule="auto"/>
      </w:pPr>
      <w:r>
        <w:t>Ministerier, styrelser, statsvirksomheder, selvstændige offentlige virksomheder (SOV), kommuner, regioner, offentlige forvaltningssubjekter, kommunale virksomheder, råd og nævn samt selvejende institutioner samt institutioner i den danske folkekirke, hvis drift i det væsentlige finansieres med offentlige midler. Statslige aktieselskaber samt aktieselskaber med kommunal deltagelse er ikke omfattet.</w:t>
      </w:r>
    </w:p>
    <w:p>
      <w:pPr>
        <w:keepNext/>
        <w:spacing w:line="276" w:lineRule="auto"/>
        <w:rPr>
          <w:ins w:id="1372" w:author="Claude" w:date="2026-09-29T12:00:00Z"/>
          <w:u w:val="single"/>
        </w:rPr>
      </w:pPr>
      <w:ins w:id="1373" w:author="Claude" w:date="2026-09-29T12:00:00Z">
        <w:r>
          <w:rPr>
            <w:u w:val="single"/>
          </w:rPr>
          <w:t xml:space="preserve">Option</w:t>
        </w:r>
      </w:ins>
    </w:p>
    <w:p>
      <w:pPr>
        <w:spacing w:line="276" w:lineRule="auto"/>
        <w:rPr>
          <w:ins w:id="1374" w:author="Claude" w:date="2026-09-29T12:00:00Z"/>
        </w:rPr>
      </w:pPr>
      <w:ins w:id="1375" w:author="Claude" w:date="2026-09-29T12:00:00Z">
        <w:r>
          <w:t xml:space="preserve">Kundens ret, men ikke pligt, til at bestille udvikling og levering af DVR online som beskrevet i bilag 3A, afsnit 2.1, 2.3 og 3.5, til det i bilag 12 fastsatte vederlag og på Kontraktens vilkår i øvrigt, jf. punkt 6.2. Ved Optionen forstås tillige de ydelser, der er omfattet heraf.</w:t>
        </w:r>
      </w:ins>
    </w:p>
    <w:p w14:paraId="1E8844F9" w14:textId="77777777" w:rsidR="00F44A8A" w:rsidRPr="009232DB" w:rsidRDefault="00F44A8A" w:rsidP="005B2792">
      <w:pPr>
        <w:keepNext/>
        <w:spacing w:before="240" w:line="276" w:lineRule="auto"/>
      </w:pPr>
      <w:r>
        <w:rPr>
          <w:u w:val="single"/>
        </w:rPr>
        <w:t>Overtagelsesdag</w:t>
      </w:r>
    </w:p>
    <w:p w14:paraId="42B0B11F" w14:textId="5BD4D635" w:rsidR="009B70FD" w:rsidRPr="00D71400" w:rsidRDefault="00F44A8A" w:rsidP="00C4281C">
      <w:pPr>
        <w:spacing w:line="276" w:lineRule="auto"/>
      </w:pPr>
      <w:r>
        <w:t xml:space="preserve">Den dag, hvor Leverandøren består overtagelsesprøven, forudsat at Kunden efterfølgende skriftligt godkender overtagelsesprøven, eller det tidspunkt Kunden tager hele eller dele af Leverancen uberettiget i brug, jf. punkt </w:t>
        <w:fldChar w:fldCharType="begin"/>
        <w:instrText xml:space="preserve"> REF _Ref120804517 \r \h  \* MERGEFORMAT </w:instrText>
        <w:fldChar w:fldCharType="separate"/>
        <w:t>9</w:t>
        <w:fldChar w:fldCharType="end"/>
        <w:t xml:space="preserve">. </w:t>
      </w:r>
    </w:p>
    <w:p w14:paraId="39666D55" w14:textId="77777777" w:rsidR="00F44A8A" w:rsidRPr="00AE0AEB" w:rsidRDefault="00F44A8A" w:rsidP="00C4281C">
      <w:pPr>
        <w:spacing w:line="276" w:lineRule="auto"/>
      </w:pPr>
    </w:p>
    <w:p w14:paraId="297D1EF0" w14:textId="77777777" w:rsidR="00F44A8A" w:rsidRPr="00AE0AEB" w:rsidRDefault="00F44A8A" w:rsidP="005B2792">
      <w:pPr>
        <w:keepNext/>
        <w:spacing w:line="276" w:lineRule="auto"/>
        <w:rPr>
          <w:u w:val="single"/>
        </w:rPr>
      </w:pPr>
      <w:r>
        <w:rPr>
          <w:u w:val="single"/>
        </w:rPr>
        <w:t>Parterne</w:t>
      </w:r>
    </w:p>
    <w:p w14:paraId="4018947C" w14:textId="77777777" w:rsidR="00F44A8A" w:rsidRDefault="00F44A8A" w:rsidP="00C4281C">
      <w:pPr>
        <w:spacing w:line="276" w:lineRule="auto"/>
      </w:pPr>
      <w:r>
        <w:t>Ved Parterne forstås Kunden og Leverandøren, og ved "Part" en af disse.</w:t>
      </w:r>
    </w:p>
    <w:p w14:paraId="58112C96" w14:textId="77777777" w:rsidR="00B60C08" w:rsidRPr="00AE0AEB" w:rsidRDefault="00B60C08" w:rsidP="00C4281C">
      <w:pPr>
        <w:spacing w:line="276" w:lineRule="auto"/>
      </w:pPr>
    </w:p>
    <w:p w14:paraId="04C8BCC7" w14:textId="77777777" w:rsidR="00F44A8A" w:rsidRPr="00AE0AEB" w:rsidRDefault="00F44A8A" w:rsidP="005B2792">
      <w:pPr>
        <w:keepNext/>
        <w:spacing w:line="276" w:lineRule="auto"/>
        <w:rPr>
          <w:u w:val="single"/>
        </w:rPr>
      </w:pPr>
      <w:r>
        <w:rPr>
          <w:u w:val="single"/>
        </w:rPr>
        <w:t>Programmel</w:t>
      </w:r>
    </w:p>
    <w:p w14:paraId="23FED943" w14:textId="0854A37D" w:rsidR="00F44A8A" w:rsidRPr="00AE0AEB" w:rsidRDefault="00032B9E" w:rsidP="00C4281C">
      <w:pPr>
        <w:spacing w:line="276" w:lineRule="auto"/>
      </w:pPr>
      <w:r>
        <w:t xml:space="preserve">Ved programmel forstås Kundespecifikt Programmel, Leverandørspecifikt Programmel eller Standardprogrammel. Programmel omfatter også grænseflader og integrationer.</w:t>
      </w:r>
    </w:p>
    <w:p w14:paraId="02E1B74F" w14:textId="77777777" w:rsidR="00F44A8A" w:rsidRPr="00AE0AEB" w:rsidRDefault="00F44A8A" w:rsidP="00C4281C">
      <w:pPr>
        <w:spacing w:line="276" w:lineRule="auto"/>
        <w:rPr>
          <w:u w:val="single"/>
        </w:rPr>
      </w:pPr>
    </w:p>
    <w:p w14:paraId="369B6F53" w14:textId="77777777" w:rsidR="00F44A8A" w:rsidRPr="00AE0AEB" w:rsidRDefault="00F44A8A" w:rsidP="005B2792">
      <w:pPr>
        <w:keepNext/>
        <w:spacing w:line="276" w:lineRule="auto"/>
        <w:rPr>
          <w:u w:val="single"/>
        </w:rPr>
      </w:pPr>
      <w:r>
        <w:rPr>
          <w:u w:val="single"/>
        </w:rPr>
        <w:t>Selvstændig Opgave</w:t>
      </w:r>
    </w:p>
    <w:p w14:paraId="040AA05E" w14:textId="31C0FFE7" w:rsidR="00F44A8A" w:rsidRPr="00AE0AEB" w:rsidRDefault="00894FE1" w:rsidP="00C4281C">
      <w:pPr>
        <w:spacing w:line="276" w:lineRule="auto"/>
      </w:pPr>
      <w:del w:id="1376" w:author="Claude" w:date="2026-09-29T12:00:00Z">
        <w:r>
          <w:delText xml:space="preserve">Ændringer, som ikke afprøves</w:delText>
        </w:r>
      </w:del>
      <w:ins w:id="1377" w:author="Claude" w:date="2026-09-29T12:00:00Z">
        <w:r>
          <w:t xml:space="preserve">Ændringer samt Optionen, som ikke afprøves</w:t>
        </w:r>
      </w:ins>
      <w:r>
        <w:t xml:space="preserve"> som en del af Leverancen.</w:t>
      </w:r>
    </w:p>
    <w:p w14:paraId="26B6E821" w14:textId="77777777" w:rsidR="00F44A8A" w:rsidRPr="00AE0AEB" w:rsidRDefault="00F44A8A" w:rsidP="00C4281C">
      <w:pPr>
        <w:spacing w:line="276" w:lineRule="auto"/>
      </w:pPr>
    </w:p>
    <w:p w14:paraId="0E251B53" w14:textId="77777777" w:rsidR="00844FD8" w:rsidRPr="00AE0AEB" w:rsidRDefault="00844FD8" w:rsidP="00844FD8">
      <w:pPr>
        <w:keepNext/>
        <w:spacing w:line="276" w:lineRule="auto"/>
        <w:rPr>
          <w:u w:val="single"/>
        </w:rPr>
      </w:pPr>
      <w:r>
        <w:rPr>
          <w:u w:val="single"/>
        </w:rPr>
        <w:t>Standardprogrammel</w:t>
      </w:r>
    </w:p>
    <w:p w14:paraId="4095F16E" w14:textId="77777777" w:rsidR="00844FD8" w:rsidRPr="00AE0AEB" w:rsidRDefault="00844FD8" w:rsidP="00844FD8">
      <w:pPr>
        <w:spacing w:line="276" w:lineRule="auto"/>
        <w:rPr>
          <w:color w:val="000000"/>
        </w:rPr>
      </w:pPr>
      <w:r>
        <w:rPr>
          <w:color w:val="000000"/>
        </w:rPr>
        <w:t xml:space="preserve">Programmel kan udelukkende rubriceres som Standardprogrammel, hvis det </w:t>
      </w:r>
    </w:p>
    <w:p w14:paraId="535BDE3A" w14:textId="77777777" w:rsidR="00844FD8" w:rsidRPr="00AE0AEB" w:rsidRDefault="00844FD8" w:rsidP="00844FD8">
      <w:pPr>
        <w:spacing w:line="276" w:lineRule="auto"/>
        <w:rPr>
          <w:color w:val="000000"/>
        </w:rPr>
      </w:pPr>
    </w:p>
    <w:p w14:paraId="06694C0A" w14:textId="77777777" w:rsidR="00844FD8" w:rsidRDefault="00844FD8" w:rsidP="00844FD8">
      <w:pPr>
        <w:pStyle w:val="Listeafsnit"/>
        <w:numPr>
          <w:ilvl w:val="0"/>
          <w:numId w:val="30"/>
        </w:numPr>
        <w:tabs>
          <w:tab w:val="left" w:pos="709"/>
          <w:tab w:val="left" w:pos="1134"/>
          <w:tab w:val="left" w:pos="1701"/>
        </w:tabs>
        <w:overflowPunct w:val="0"/>
        <w:autoSpaceDE w:val="0"/>
        <w:autoSpaceDN w:val="0"/>
        <w:adjustRightInd w:val="0"/>
        <w:spacing w:line="276" w:lineRule="auto"/>
        <w:textAlignment w:val="baseline"/>
        <w:rPr>
          <w:color w:val="000000"/>
        </w:rPr>
      </w:pPr>
      <w:r>
        <w:rPr>
          <w:color w:val="000000"/>
        </w:rPr>
        <w:t>hverken er tilpasset, tilrettet eller udviklet specielt til Kunden i forbindelse med opfyldelse af Kontrakten, og</w:t>
      </w:r>
    </w:p>
    <w:p w14:paraId="1096BD81" w14:textId="77777777" w:rsidR="00844FD8" w:rsidRPr="00AE0AEB" w:rsidRDefault="00844FD8" w:rsidP="00844FD8">
      <w:pPr>
        <w:pStyle w:val="Listeafsnit"/>
        <w:numPr>
          <w:ilvl w:val="0"/>
          <w:numId w:val="30"/>
        </w:numPr>
        <w:tabs>
          <w:tab w:val="left" w:pos="709"/>
          <w:tab w:val="left" w:pos="1134"/>
          <w:tab w:val="left" w:pos="1701"/>
        </w:tabs>
        <w:overflowPunct w:val="0"/>
        <w:autoSpaceDE w:val="0"/>
        <w:autoSpaceDN w:val="0"/>
        <w:adjustRightInd w:val="0"/>
        <w:spacing w:line="276" w:lineRule="auto"/>
        <w:textAlignment w:val="baseline"/>
        <w:rPr>
          <w:color w:val="000000"/>
        </w:rPr>
      </w:pPr>
      <w:r>
        <w:rPr>
          <w:color w:val="000000"/>
        </w:rPr>
        <w:t xml:space="preserve">er tilgængeligt for enhver på almindelige kommercielle eller ikke-kommercielle vilkår og </w:t>
      </w:r>
    </w:p>
    <w:p w14:paraId="01F0B53D" w14:textId="279A3C2C" w:rsidR="00844FD8" w:rsidRPr="00AE0AEB" w:rsidRDefault="00844FD8" w:rsidP="00844FD8">
      <w:pPr>
        <w:pStyle w:val="Listeafsnit"/>
        <w:numPr>
          <w:ilvl w:val="0"/>
          <w:numId w:val="30"/>
        </w:numPr>
        <w:tabs>
          <w:tab w:val="left" w:pos="709"/>
          <w:tab w:val="left" w:pos="1134"/>
          <w:tab w:val="left" w:pos="1701"/>
        </w:tabs>
        <w:overflowPunct w:val="0"/>
        <w:autoSpaceDE w:val="0"/>
        <w:autoSpaceDN w:val="0"/>
        <w:adjustRightInd w:val="0"/>
        <w:spacing w:line="276" w:lineRule="auto"/>
        <w:textAlignment w:val="baseline"/>
        <w:rPr>
          <w:color w:val="000000"/>
        </w:rPr>
      </w:pPr>
      <w:r>
        <w:rPr>
          <w:color w:val="000000"/>
        </w:rPr>
        <w:t xml:space="preserve">kan benyttes af enhver på samme vilkår. Leverandørens eget udviklede standardprogrammel anses ikke for ”standardprogrammel” i relation til denne Kontrakt. </w:t>
      </w:r>
    </w:p>
    <w:p w14:paraId="4B156088" w14:textId="77777777" w:rsidR="00844FD8" w:rsidRPr="00AE0AEB" w:rsidRDefault="00844FD8" w:rsidP="00C4281C">
      <w:pPr>
        <w:spacing w:line="276" w:lineRule="auto"/>
        <w:rPr>
          <w:color w:val="000000"/>
        </w:rPr>
      </w:pPr>
    </w:p>
    <w:p w14:paraId="24A78C64" w14:textId="67D63EDA" w:rsidR="00482E5B" w:rsidRPr="00AE0AEB" w:rsidRDefault="00F44A8A" w:rsidP="00C4281C">
      <w:pPr>
        <w:spacing w:line="276" w:lineRule="auto"/>
        <w:rPr>
          <w:color w:val="000000"/>
        </w:rPr>
      </w:pPr>
      <w:r>
        <w:rPr>
          <w:color w:val="000000"/>
        </w:rPr>
        <w:t>Programmel fra Microsoft, Oracle og Adobe er eksempler på Standardprogrammel.</w:t>
      </w:r>
    </w:p>
    <w:p w14:paraId="44D96E4B" w14:textId="77777777" w:rsidR="00F44A8A" w:rsidRDefault="00F44A8A" w:rsidP="00C4281C">
      <w:pPr>
        <w:spacing w:line="276" w:lineRule="auto"/>
        <w:rPr>
          <w:color w:val="000000"/>
        </w:rPr>
      </w:pPr>
    </w:p>
    <w:p w14:paraId="57B54A3D" w14:textId="77777777" w:rsidR="00603B4A" w:rsidRPr="00603B4A" w:rsidRDefault="00603B4A" w:rsidP="00C4281C">
      <w:pPr>
        <w:spacing w:line="276" w:lineRule="auto"/>
        <w:rPr>
          <w:color w:val="000000"/>
          <w:u w:val="single"/>
        </w:rPr>
      </w:pPr>
      <w:r>
        <w:rPr>
          <w:color w:val="000000"/>
          <w:u w:val="single"/>
        </w:rPr>
        <w:t xml:space="preserve">Standardvedligeholdelses- og Standardudviklingsværktøjer </w:t>
      </w:r>
    </w:p>
    <w:p w14:paraId="4C5CAE38" w14:textId="709D2585" w:rsidR="00603B4A" w:rsidRDefault="00603B4A" w:rsidP="00C4281C">
      <w:pPr>
        <w:spacing w:line="276" w:lineRule="auto"/>
        <w:rPr>
          <w:color w:val="000000"/>
        </w:rPr>
      </w:pPr>
      <w:r>
        <w:rPr>
          <w:color w:val="000000"/>
        </w:rPr>
        <w:t>Vedligeholdelses- og udviklingsværktøjer, som er almindeligt tilgængelige på det danske marked på sædvanlige kommercielle vilkår.</w:t>
      </w:r>
    </w:p>
    <w:p w14:paraId="68AE300F" w14:textId="77777777" w:rsidR="00603B4A" w:rsidRPr="00AE0AEB" w:rsidRDefault="00603B4A" w:rsidP="00C4281C">
      <w:pPr>
        <w:spacing w:line="276" w:lineRule="auto"/>
        <w:rPr>
          <w:color w:val="000000"/>
        </w:rPr>
      </w:pPr>
    </w:p>
    <w:p w14:paraId="4F34290D" w14:textId="77777777" w:rsidR="00F44A8A" w:rsidRPr="00AE0AEB" w:rsidRDefault="00F44A8A" w:rsidP="005B2792">
      <w:pPr>
        <w:keepNext/>
        <w:spacing w:line="276" w:lineRule="auto"/>
      </w:pPr>
      <w:r>
        <w:rPr>
          <w:u w:val="single"/>
        </w:rPr>
        <w:t>Systemdokumentation</w:t>
      </w:r>
    </w:p>
    <w:p w14:paraId="1F17A7AC" w14:textId="78584376" w:rsidR="00F44A8A" w:rsidRPr="00AE0AEB" w:rsidRDefault="00C26C9D" w:rsidP="00C4281C">
      <w:pPr>
        <w:spacing w:line="276" w:lineRule="auto"/>
      </w:pPr>
      <w:r>
        <w:t>Den Systemdokumentation, der skal leveres i overensstemmelse med bilag 4.</w:t>
      </w:r>
    </w:p>
    <w:p w14:paraId="7BFCD132" w14:textId="77777777" w:rsidR="00AA6C5B" w:rsidRDefault="00AA6C5B" w:rsidP="00C4281C">
      <w:pPr>
        <w:spacing w:line="276" w:lineRule="auto"/>
      </w:pPr>
    </w:p>
    <w:p w14:paraId="34B6D0A0" w14:textId="77777777" w:rsidR="00EE0736" w:rsidRPr="00117D93" w:rsidRDefault="00EE0736" w:rsidP="00EE0736">
      <w:pPr>
        <w:spacing w:line="276" w:lineRule="auto"/>
      </w:pPr>
      <w:r>
        <w:t>Medmindre sammenhængen tilsiger anden forståelse, skal definerede udtryk omfatte anvendelsen både i ental og flertal og i bestemt eller ubestemt form.</w:t>
      </w:r>
    </w:p>
    <w:p w14:paraId="6C2DD0F9" w14:textId="77777777" w:rsidR="00EE0736" w:rsidRDefault="00EE0736" w:rsidP="00E9667B">
      <w:pPr>
        <w:spacing w:line="276" w:lineRule="auto"/>
      </w:pPr>
    </w:p>
    <w:p w14:paraId="20F1A3B2" w14:textId="77777777" w:rsidR="007658B3" w:rsidRDefault="007658B3" w:rsidP="00E9667B">
      <w:pPr>
        <w:spacing w:line="276" w:lineRule="auto"/>
      </w:pPr>
    </w:p>
    <w:p w14:paraId="5A980471" w14:textId="14EF529F" w:rsidR="00F44A8A" w:rsidRDefault="00F44A8A" w:rsidP="00E9667B">
      <w:pPr>
        <w:spacing w:line="276" w:lineRule="auto"/>
      </w:pPr>
    </w:p>
    <w:p w14:paraId="42CA66DB" w14:textId="5ECA3411" w:rsidR="00F44A8A" w:rsidRPr="00117D93" w:rsidRDefault="00F44A8A" w:rsidP="00F44A8A">
      <w:pPr>
        <w:pStyle w:val="Overskrift1"/>
        <w:keepLines w:val="0"/>
        <w:pageBreakBefore w:val="0"/>
        <w:suppressAutoHyphens w:val="0"/>
        <w:spacing w:after="240" w:line="276" w:lineRule="auto"/>
        <w:contextualSpacing w:val="0"/>
      </w:pPr>
      <w:bookmarkStart w:id="34" w:name="_Toc241055997"/>
      <w:r>
        <w:lastRenderedPageBreak/>
        <w:t>Leverancens omfang</w:t>
      </w:r>
      <w:bookmarkEnd w:id="34"/>
    </w:p>
    <w:p w14:paraId="26FB702C" w14:textId="77777777" w:rsidR="00A84094" w:rsidRPr="00597ED8" w:rsidRDefault="00A84094" w:rsidP="00A84094">
      <w:pPr>
        <w:pStyle w:val="Overskrift2"/>
        <w:keepLines w:val="0"/>
        <w:suppressAutoHyphens w:val="0"/>
        <w:spacing w:before="0" w:line="276" w:lineRule="auto"/>
        <w:contextualSpacing w:val="0"/>
      </w:pPr>
      <w:bookmarkStart w:id="35" w:name="_Toc496616564"/>
      <w:bookmarkStart w:id="36" w:name="_Toc522274451"/>
      <w:bookmarkStart w:id="37" w:name="_Toc105137396"/>
      <w:bookmarkStart w:id="38" w:name="_Toc241055998"/>
      <w:r>
        <w:t>Generelt</w:t>
      </w:r>
      <w:bookmarkEnd w:id="35"/>
      <w:bookmarkEnd w:id="36"/>
      <w:bookmarkEnd w:id="37"/>
      <w:bookmarkEnd w:id="38"/>
    </w:p>
    <w:p w14:paraId="3C4162FF" w14:textId="77777777" w:rsidR="00F44A8A" w:rsidRDefault="00F44A8A" w:rsidP="00E9667B">
      <w:pPr>
        <w:spacing w:line="276" w:lineRule="auto"/>
      </w:pPr>
    </w:p>
    <w:p w14:paraId="126D62AC" w14:textId="603B613B" w:rsidR="003E1380" w:rsidRPr="005A2741" w:rsidRDefault="00E55BC6" w:rsidP="00E55BC6">
      <w:r>
        <w:t xml:space="preserve">Leverandøren skal levere de ydelser, der er beskrevet i Leverancebeskrivelsen (bilag 3). </w:t>
      </w:r>
    </w:p>
    <w:p>
      <w:pPr>
        <w:rPr>
          <w:ins w:id="1378" w:author="Claude" w:date="2026-09-29T12:00:00Z"/>
        </w:rPr>
      </w:pPr>
      <w:ins w:id="1379" w:author="Claude" w:date="2026-09-29T12:00:00Z">
        <w:r>
          <w:t xml:space="preserve">Såfremt Kunden udnytter Optionen, jf. punkt 6.2, skal Leverandøren tillige levere de ydelser, der er omfattet af Optionen.</w:t>
        </w:r>
      </w:ins>
    </w:p>
    <w:p w14:paraId="2403B012" w14:textId="62A95D5F" w:rsidR="00E55BC6" w:rsidRDefault="00E55BC6" w:rsidP="00E55BC6">
      <w:r>
        <w:t>Leverancebeskrivelsen indeholder Kravspecifikationen og Løsningsbeskrivelsen.</w:t>
      </w:r>
    </w:p>
    <w:p w14:paraId="4CA4D5C7" w14:textId="77777777" w:rsidR="00A36429" w:rsidRPr="005A2741" w:rsidRDefault="00A36429" w:rsidP="00E55BC6"/>
    <w:p w14:paraId="0C44DF19" w14:textId="6DA391D8" w:rsidR="00E55BC6" w:rsidRPr="00AE0AEB" w:rsidRDefault="00E55BC6" w:rsidP="00E55BC6">
      <w:r>
        <w:t xml:space="preserve">Leverandøren har forud for indgåelse af Kontrakten indarbejdet de fornødne ændringer og tilføjelser i forhold til Kundens Kravspecifikation i Løsningsbeskrivelsen, således at Løsningsbeskrivelsen kan forudsættes fuldt ud at opfylde Kravspecifikationen. Endvidere gennemføres en afklaringsfase med henblik på yderligere afstemning mellem Kundens behov og Leverandørens Løsning, jf. punkt </w:t>
        <w:fldChar w:fldCharType="begin"/>
        <w:instrText xml:space="preserve"> REF _Ref120804899 \r \h </w:instrText>
        <w:instrText xml:space="preserve"> \* MERGEFORMAT </w:instrText>
        <w:fldChar w:fldCharType="separate"/>
        <w:t>5.3</w:t>
        <w:fldChar w:fldCharType="end"/>
        <w:t>.</w:t>
      </w:r>
    </w:p>
    <w:p w14:paraId="492F787B" w14:textId="77777777" w:rsidR="00E55BC6" w:rsidRPr="00AE0AEB" w:rsidRDefault="00E55BC6" w:rsidP="00E55BC6"/>
    <w:p w14:paraId="3D2DDB94" w14:textId="77777777" w:rsidR="00E55BC6" w:rsidRPr="00AE0AEB" w:rsidRDefault="00E55BC6" w:rsidP="00E55BC6">
      <w:r>
        <w:t>Hvis det efter kontraktindgåelse konstateres, at Kravspecifikationen alligevel ikke opfyldes ved Løsningsbeskrivelsen, skal Leverandøren i fornødent omfang supplere eller ændre Løsningsbeskrivelsen samt levere sådanne yderligere ydelser, der er nødvendige for at opfylde Kravspecifikationen og Kontrakten i øvrigt. Sådan levering skal ske på samme vilkår som fastsat i Kontrakten, herunder uden yderligere vederlag og inden for de i tidsplanen fastsatte frister.</w:t>
      </w:r>
    </w:p>
    <w:p w14:paraId="234D8EE4" w14:textId="77777777" w:rsidR="00E55BC6" w:rsidRPr="00AE0AEB" w:rsidRDefault="00E55BC6" w:rsidP="00E55BC6"/>
    <w:p w14:paraId="716F774C" w14:textId="26EAE8B3" w:rsidR="00E55BC6" w:rsidRPr="00AE0AEB" w:rsidRDefault="00E55BC6" w:rsidP="00E55BC6">
      <w:r>
        <w:t>Såfremt Løsningsbeskrivelsen indeholder yderligere funktionalitet end nødvendigt til at opfylde Kravspecifikationen, skal Leverandøren levere dette i tillæg til opfyldelse af Kravspecifikationen.</w:t>
      </w:r>
    </w:p>
    <w:p w14:paraId="5C40A0D5" w14:textId="77777777" w:rsidR="00E55BC6" w:rsidRPr="00AE0AEB" w:rsidRDefault="00E55BC6" w:rsidP="00E55BC6"/>
    <w:p w14:paraId="3666FFE5" w14:textId="6A06ED7E" w:rsidR="00E55BC6" w:rsidRPr="005334B7" w:rsidRDefault="00E55BC6" w:rsidP="00E55BC6">
      <w:r>
        <w:t xml:space="preserve">Leverandøren har leveranceansvaret. Dette indebærer, at Leverandøren skal levere Leverancen og de ydelser, der sammen med Kundens eksisterende it-miljø, Leverandørens anvisninger om ændringer heri og krav til Kundens medvirken, opfylder Leverancebeskrivelsen og Kontrakten i øvrigt.</w:t>
      </w:r>
    </w:p>
    <w:p w14:paraId="2873B8FA" w14:textId="51F14AF7" w:rsidR="00E55BC6" w:rsidRPr="0034538C" w:rsidRDefault="00E55BC6" w:rsidP="00E55BC6"/>
    <w:p w14:paraId="16EBCA22" w14:textId="5B63313A" w:rsidR="00E55BC6" w:rsidRPr="00597ED8" w:rsidRDefault="00E55BC6" w:rsidP="00E55BC6">
      <w:pPr>
        <w:pStyle w:val="Overskrift2"/>
        <w:keepLines w:val="0"/>
        <w:suppressAutoHyphens w:val="0"/>
        <w:spacing w:before="0" w:line="276" w:lineRule="auto"/>
        <w:contextualSpacing w:val="0"/>
      </w:pPr>
      <w:bookmarkStart w:id="39" w:name="_Toc241055999"/>
      <w:r>
        <w:t>Programmel</w:t>
      </w:r>
      <w:bookmarkEnd w:id="39"/>
    </w:p>
    <w:p w14:paraId="7D6D891B" w14:textId="77777777" w:rsidR="0060283F" w:rsidRDefault="0060283F" w:rsidP="0051429F"/>
    <w:p w14:paraId="2334B02E" w14:textId="3D3AB55E" w:rsidR="008737F7" w:rsidRDefault="00922309" w:rsidP="00A00010">
      <w:r>
        <w:t xml:space="preserve">Leverandøren skal levere en Løsning, hvor Kunden opnår ophavsret eller en ubegrænset brugsret til alle væsentlige elementer i Løsningen, så Kunden uden immaterielle bindinger til Leverandøren kan lade andre leverandører vedligeholde og videreudvikle Løsningen, når Kontrakten udløber, jf. også punkt </w:t>
        <w:fldChar w:fldCharType="begin"/>
        <w:instrText xml:space="preserve"> REF _Ref120808884 \r \h </w:instrText>
        <w:fldChar w:fldCharType="separate"/>
        <w:t>23</w:t>
        <w:fldChar w:fldCharType="end"/>
        <w:t>.</w:t>
      </w:r>
    </w:p>
    <w:p w14:paraId="0FAD15EF" w14:textId="77777777" w:rsidR="00BA506E" w:rsidRPr="00597ED8" w:rsidRDefault="00BA506E" w:rsidP="00E55BC6"/>
    <w:p w14:paraId="09581DD0" w14:textId="5A3DFEE3" w:rsidR="00E55BC6" w:rsidRPr="00597ED8" w:rsidRDefault="00E55BC6" w:rsidP="00E55BC6">
      <w:pPr>
        <w:pStyle w:val="Overskrift2"/>
        <w:keepLines w:val="0"/>
        <w:suppressAutoHyphens w:val="0"/>
        <w:spacing w:before="0" w:line="276" w:lineRule="auto"/>
        <w:contextualSpacing w:val="0"/>
      </w:pPr>
      <w:bookmarkStart w:id="40" w:name="_Toc241056000"/>
      <w:r>
        <w:t>Dokumentation</w:t>
      </w:r>
      <w:bookmarkEnd w:id="40"/>
    </w:p>
    <w:p w14:paraId="1F65B6B8" w14:textId="77777777" w:rsidR="00E55BC6" w:rsidRPr="00597ED8" w:rsidRDefault="00E55BC6" w:rsidP="00E55BC6"/>
    <w:p w14:paraId="3D3AFFD2" w14:textId="77777777" w:rsidR="004C6AC6" w:rsidRDefault="00E55BC6" w:rsidP="004C6AC6">
      <w:r>
        <w:t xml:space="preserve">Leverandøren skal levere den Dokumentation, der er nødvendig for at udnytte Løsningen. Dokumentationen er nærmere specificeret i bilag 4.</w:t>
      </w:r>
    </w:p>
    <w:p w14:paraId="45E955B3" w14:textId="77777777" w:rsidR="00BD6BCD" w:rsidRDefault="00BD6BCD" w:rsidP="00E55BC6"/>
    <w:p w14:paraId="52B6655C" w14:textId="49CF4499" w:rsidR="00E55BC6" w:rsidRPr="00BD6BCD" w:rsidRDefault="00E55BC6" w:rsidP="00E55BC6">
      <w:r>
        <w:t xml:space="preserve">Endvidere skal Leverandøren levere den Dokumentation til Kunden, der er nødvendig for, at tredjemand på rimelige og sædvanlige vilkår kan varetage Drift, vedligeholdelse og videreudvikling af Kundespecifikt Programmel i henhold til Kontraktens øvrige bestemmelser. </w:t>
      </w:r>
    </w:p>
    <w:p w14:paraId="04EE1C06" w14:textId="77777777" w:rsidR="004C6AC6" w:rsidRPr="00BD6BCD" w:rsidRDefault="004C6AC6" w:rsidP="00E55BC6"/>
    <w:p w14:paraId="2AC263EA" w14:textId="243862C8" w:rsidR="00E55BC6" w:rsidRPr="00BD6BCD" w:rsidRDefault="00E55BC6" w:rsidP="00E55BC6">
      <w:r>
        <w:t xml:space="preserve">Dokumentationen skal udformes i overensstemmelse med God it-skik og opfylde de i Kontrakten fastsatte krav, herunder i bilag 4.</w:t>
      </w:r>
    </w:p>
    <w:p w14:paraId="7C5FF21C" w14:textId="7AF96F1A" w:rsidR="00DE0E33" w:rsidRPr="00F15528" w:rsidRDefault="00DE0E33" w:rsidP="00DE0E33">
      <w:pPr>
        <w:pStyle w:val="Overskrift2"/>
      </w:pPr>
      <w:bookmarkStart w:id="41" w:name="_Toc386534064"/>
      <w:bookmarkStart w:id="42" w:name="_Toc487096854"/>
      <w:bookmarkStart w:id="43" w:name="_Toc241056001"/>
      <w:r>
        <w:t xml:space="preserve">Styring af projektet</w:t>
      </w:r>
      <w:bookmarkEnd w:id="41"/>
      <w:bookmarkEnd w:id="42"/>
      <w:bookmarkEnd w:id="43"/>
    </w:p>
    <w:p w14:paraId="71987A6F" w14:textId="77777777" w:rsidR="00680748" w:rsidRDefault="00680748" w:rsidP="00DE0E33"/>
    <w:p w14:paraId="07D81E07" w14:textId="76E2106F" w:rsidR="00DE0E33" w:rsidRPr="00F15528" w:rsidRDefault="00DE0E33" w:rsidP="00DE0E33">
      <w:r>
        <w:t xml:space="preserve">Leverandøren skal forestå styringen af projektet under forudsætning af Kundens aktive deltagelse.</w:t>
      </w:r>
    </w:p>
    <w:p w14:paraId="4C4CEB65" w14:textId="54BC0DCB" w:rsidR="00DE0E33" w:rsidRPr="00F15528" w:rsidRDefault="00D855C9" w:rsidP="00DE0E33">
      <w:pPr>
        <w:pStyle w:val="Overskrift2"/>
      </w:pPr>
      <w:bookmarkStart w:id="44" w:name="_Toc386534065"/>
      <w:bookmarkStart w:id="45" w:name="_Toc487096855"/>
      <w:bookmarkStart w:id="46" w:name="_Toc241056002"/>
      <w:r>
        <w:lastRenderedPageBreak/>
        <w:t>Rådgivning</w:t>
      </w:r>
      <w:bookmarkEnd w:id="44"/>
      <w:bookmarkEnd w:id="45"/>
      <w:bookmarkEnd w:id="46"/>
    </w:p>
    <w:p w14:paraId="094D5FB5" w14:textId="77777777" w:rsidR="00680748" w:rsidRDefault="00680748" w:rsidP="00DE0E33"/>
    <w:p w14:paraId="577053F4" w14:textId="77777777" w:rsidR="00F01C61" w:rsidRDefault="00DE0E33" w:rsidP="00DE0E33">
      <w:r>
        <w:t xml:space="preserve">Leverandøren skal løbende rådgive Kunden om, hvorledes Leverancens egnethed i forhold til, at Kundens behov bedst sikres. Leverandørens rådgivning skal således sikre, at projektet løbende udmønter sig i leverancer med forretningsmæssig værdi for Kunden. Leverandøren skal herunder rådgive Kunden om ny teknologi eller nye løsninger, som har betydning for Leverandørens ydelser, herunder hvorledes Leverandøren kan løse Kundens behov. </w:t>
      </w:r>
    </w:p>
    <w:p w14:paraId="56BC4586" w14:textId="77777777" w:rsidR="00F01C61" w:rsidRDefault="00F01C61" w:rsidP="00DE0E33"/>
    <w:p w14:paraId="3DEF5157" w14:textId="5A8619E7" w:rsidR="00DE0E33" w:rsidRPr="00F15528" w:rsidRDefault="00DE0E33" w:rsidP="00DE0E33">
      <w:r>
        <w:t xml:space="preserve">Rådgivningen skal endvidere sikre, at Kunden er eller burde være opmærksom på de med Kundens valg forbundne konsekvenser og risici.</w:t>
      </w:r>
    </w:p>
    <w:p w14:paraId="211053AB" w14:textId="77777777" w:rsidR="00DE0E33" w:rsidRPr="00F15528" w:rsidRDefault="00DE0E33" w:rsidP="00DE0E33"/>
    <w:p w14:paraId="52721B9D" w14:textId="51C94713" w:rsidR="00597ED8" w:rsidRPr="00597ED8" w:rsidRDefault="00597ED8" w:rsidP="00597ED8">
      <w:pPr>
        <w:pStyle w:val="Overskrift2"/>
        <w:keepLines w:val="0"/>
        <w:suppressAutoHyphens w:val="0"/>
        <w:spacing w:before="0" w:line="276" w:lineRule="auto"/>
        <w:contextualSpacing w:val="0"/>
      </w:pPr>
      <w:bookmarkStart w:id="47" w:name="_Toc241056003"/>
      <w:r>
        <w:t>Øvrige ydelser</w:t>
      </w:r>
      <w:bookmarkEnd w:id="47"/>
    </w:p>
    <w:p w14:paraId="4F26B65E" w14:textId="77777777" w:rsidR="00597ED8" w:rsidRDefault="00597ED8" w:rsidP="00E55BC6"/>
    <w:p w14:paraId="2CFC7C4B" w14:textId="74536651" w:rsidR="00E55BC6" w:rsidRDefault="00E55BC6" w:rsidP="00E55BC6">
      <w:r>
        <w:t xml:space="preserve">Ud over det ovenfor anførte skal Leverandøren ved opfyldelse af Kontrakten levere de øvrige ydelser, som er angivet i Leverancebeskrivelsen. </w:t>
      </w:r>
    </w:p>
    <w:p w14:paraId="4439ABAE" w14:textId="77777777" w:rsidR="004C399B" w:rsidRPr="00AE0AEB" w:rsidRDefault="004C399B" w:rsidP="00E55BC6"/>
    <w:p w14:paraId="7471B891" w14:textId="77777777" w:rsidR="000C22A5" w:rsidRDefault="000C22A5" w:rsidP="00E9667B">
      <w:pPr>
        <w:spacing w:line="276" w:lineRule="auto"/>
      </w:pPr>
    </w:p>
    <w:p w14:paraId="2C286C3C" w14:textId="6846B300" w:rsidR="005F25A9" w:rsidRDefault="005F25A9" w:rsidP="005F25A9">
      <w:pPr>
        <w:pStyle w:val="Overskrift1"/>
        <w:keepLines w:val="0"/>
        <w:pageBreakBefore w:val="0"/>
        <w:suppressAutoHyphens w:val="0"/>
        <w:spacing w:after="240" w:line="276" w:lineRule="auto"/>
        <w:contextualSpacing w:val="0"/>
      </w:pPr>
      <w:bookmarkStart w:id="48" w:name="_Ref120808795"/>
      <w:bookmarkStart w:id="49" w:name="_Toc241056004"/>
      <w:r>
        <w:t>Kundens IT-miljø</w:t>
      </w:r>
      <w:bookmarkEnd w:id="48"/>
      <w:bookmarkEnd w:id="49"/>
    </w:p>
    <w:p w14:paraId="12D9DDBD" w14:textId="5653B2A8" w:rsidR="005F25A9" w:rsidRPr="00723598" w:rsidRDefault="00DF14BB" w:rsidP="005F25A9">
      <w:r>
        <w:t xml:space="preserve">Den del af Kundens it-miljø, der har betydning for Leverancen samt Driften, vedligeholdelsen og supporten heraf, er beskrevet i bilag 2. </w:t>
      </w:r>
    </w:p>
    <w:p w14:paraId="4B1C4851" w14:textId="77777777" w:rsidR="005F25A9" w:rsidRPr="00723598" w:rsidRDefault="005F25A9" w:rsidP="005F25A9"/>
    <w:p w14:paraId="170F2F28" w14:textId="518B01EC" w:rsidR="005F25A9" w:rsidRDefault="00577D88" w:rsidP="005F25A9">
      <w:r>
        <w:t xml:space="preserve">Bilag 2 omfatter dels Kundens og Kundens driftsleverandørs beskrivelser af det eksisterende it-miljø, dels Leverandørens angivelse af eventuelle krav til ændringer i Kundens it-miljø som forudsætning for at opfylde kravene i Kontrakten. </w:t>
      </w:r>
    </w:p>
    <w:p w14:paraId="03D7DB43" w14:textId="77777777" w:rsidR="00341D38" w:rsidRPr="00AE0AEB" w:rsidRDefault="00341D38" w:rsidP="005F25A9"/>
    <w:p w14:paraId="1D469CD6" w14:textId="67B05CC8" w:rsidR="005F25A9" w:rsidRPr="00AE0AEB" w:rsidRDefault="005F25A9" w:rsidP="005F25A9">
      <w:r>
        <w:t xml:space="preserve">Såfremt Leverandørens krav er opfyldt, skal Leverancen samt udførelse af vedligeholdelse og support være tilstrækkelig til sammen med Kundens it-miljø og Kundens medvirken, jf. punkt </w:t>
        <w:fldChar w:fldCharType="begin"/>
        <w:instrText xml:space="preserve"> REF _Ref120807012 \r \h </w:instrText>
        <w:instrText xml:space="preserve"> \* MERGEFORMAT </w:instrText>
        <w:fldChar w:fldCharType="separate"/>
        <w:t>5.6</w:t>
        <w:fldChar w:fldCharType="end"/>
        <w:t xml:space="preserve">, at opfylde kravene i denne Kontrakt. Det er en forudsætning herfor, at der ikke i Kundens it-miljø forekommer fejl eller ikke opfyldte forudsætninger, jf. bilag 2, der har betydning for Leverandørens opfyldelse af kravene i denne Kontrakt. Såfremt Kundens it-miljø ikke opfylder disse krav, frigøres Leverandøren fra at opfylde krav til Leverancen og/eller vedligeholdelse og support i det omfang, det er begrundet i Kundens manglende opfyldelse af Leverandørens forudsætninger som angivet i bilag 2.</w:t>
      </w:r>
    </w:p>
    <w:p w14:paraId="38FB70B2" w14:textId="77777777" w:rsidR="005F25A9" w:rsidRPr="00AE0AEB" w:rsidRDefault="005F25A9" w:rsidP="005F25A9"/>
    <w:p w14:paraId="5F9E2465" w14:textId="153ED16C" w:rsidR="00A00F47" w:rsidRDefault="005F25A9" w:rsidP="005F25A9">
      <w:r>
        <w:t xml:space="preserve">Kunden må forvente, at Leverandørens vedligeholdelses- og supportforpligtelse efter udløb af garantiperioden forudsætter, at Kunden har et tidssvarende it-miljø. Leverandøren forpligter sig til at angive nye krav og beskrivelser senest samtidig med, at nye patches, releases eller versioner installeres hos Kunden.</w:t>
      </w:r>
    </w:p>
    <w:p w14:paraId="14B6451E" w14:textId="77777777" w:rsidR="00B07186" w:rsidRDefault="00B07186" w:rsidP="005F25A9"/>
    <w:p w14:paraId="211F23EC" w14:textId="17D3AD94" w:rsidR="005F25A9" w:rsidRDefault="005F25A9" w:rsidP="005F25A9">
      <w:r>
        <w:t xml:space="preserve">Såfremt Parterne ikke kan opnå enighed om behovet for løbende udvikling af it-miljøet, iværksættes proceduren beskrevet i punkt </w:t>
        <w:fldChar w:fldCharType="begin"/>
        <w:instrText xml:space="preserve"> REF _Ref120807164 \r \h </w:instrText>
        <w:instrText xml:space="preserve"> \* MERGEFORMAT </w:instrText>
        <w:fldChar w:fldCharType="separate"/>
        <w:t>31.3</w:t>
        <w:fldChar w:fldCharType="end"/>
        <w:t>.</w:t>
      </w:r>
    </w:p>
    <w:p w14:paraId="4ABCD202" w14:textId="77777777" w:rsidR="00947D21" w:rsidRDefault="00947D21" w:rsidP="005F25A9"/>
    <w:p w14:paraId="27340CB3" w14:textId="77777777" w:rsidR="00947D21" w:rsidRDefault="00947D21" w:rsidP="005F25A9"/>
    <w:p w14:paraId="768D1180" w14:textId="39EA70CF" w:rsidR="005F25A9" w:rsidRDefault="005F25A9" w:rsidP="005F25A9">
      <w:pPr>
        <w:pStyle w:val="Overskrift1"/>
        <w:keepLines w:val="0"/>
        <w:pageBreakBefore w:val="0"/>
        <w:suppressAutoHyphens w:val="0"/>
        <w:spacing w:after="240" w:line="276" w:lineRule="auto"/>
        <w:contextualSpacing w:val="0"/>
      </w:pPr>
      <w:bookmarkStart w:id="50" w:name="_Toc241056005"/>
      <w:r>
        <w:t>Leverancens udførelse</w:t>
      </w:r>
      <w:bookmarkEnd w:id="50"/>
    </w:p>
    <w:p w14:paraId="7FB23863" w14:textId="70655E05" w:rsidR="00D462A0" w:rsidRPr="00EE6D08" w:rsidRDefault="00D462A0" w:rsidP="00D462A0">
      <w:pPr>
        <w:pStyle w:val="Overskrift2"/>
        <w:keepLines w:val="0"/>
        <w:suppressAutoHyphens w:val="0"/>
        <w:spacing w:before="0" w:line="276" w:lineRule="auto"/>
        <w:contextualSpacing w:val="0"/>
      </w:pPr>
      <w:bookmarkStart w:id="51" w:name="_Toc241056006"/>
      <w:r>
        <w:t>Leverancens forløb – generel beskrivelse</w:t>
      </w:r>
      <w:bookmarkEnd w:id="51"/>
    </w:p>
    <w:p w14:paraId="45B981D4" w14:textId="77777777" w:rsidR="0034538C" w:rsidRPr="001D296E" w:rsidRDefault="0034538C">
      <w:pPr>
        <w:rPr>
          <w:highlight w:val="lightGray"/>
        </w:rPr>
      </w:pPr>
    </w:p>
    <w:p w14:paraId="1630B70E" w14:textId="322DB88B" w:rsidR="0034538C" w:rsidRPr="00900DD2" w:rsidRDefault="0034538C" w:rsidP="0034538C">
      <w:r>
        <w:t xml:space="preserve">I umiddelbar tilknytning til Kontraktens ikrafttræden indledes afklaringsfasen, jf. punkt </w:t>
        <w:fldChar w:fldCharType="begin"/>
        <w:instrText xml:space="preserve"> REF _Ref120807230 \r \h </w:instrText>
        <w:instrText xml:space="preserve"> \* MERGEFORMAT </w:instrText>
        <w:fldChar w:fldCharType="separate"/>
        <w:t>5.3</w:t>
        <w:fldChar w:fldCharType="end"/>
        <w:t xml:space="preserve">. </w:t>
      </w:r>
    </w:p>
    <w:p w14:paraId="65EB5113" w14:textId="77777777" w:rsidR="0034538C" w:rsidRPr="00900DD2" w:rsidRDefault="0034538C" w:rsidP="0034538C"/>
    <w:p w14:paraId="0F924090" w14:textId="4EB4B02F" w:rsidR="0034538C" w:rsidRDefault="0034538C" w:rsidP="0034538C">
      <w:r>
        <w:lastRenderedPageBreak/>
        <w:t xml:space="preserve">Efter afklaringsfasen iværksættes selve leveranceforløbet (udviklingen og implementeringen) for Leverancen.</w:t>
      </w:r>
    </w:p>
    <w:p w14:paraId="16A9F4BB" w14:textId="77777777" w:rsidR="00103B2F" w:rsidRPr="00900DD2" w:rsidRDefault="00103B2F" w:rsidP="0034538C"/>
    <w:p w14:paraId="0239EB2B" w14:textId="2A894154" w:rsidR="0034538C" w:rsidRDefault="00FF7B13" w:rsidP="004E0353">
      <w:r>
        <w:t xml:space="preserve">Udviklingen og implementeringen af Leverancen afsluttes med et prøveforløb som angivet i bilag 14. </w:t>
      </w:r>
    </w:p>
    <w:p w14:paraId="7BCA927C" w14:textId="77777777" w:rsidR="000210AB" w:rsidRPr="00EE6D08" w:rsidRDefault="000210AB" w:rsidP="0034538C"/>
    <w:p w14:paraId="6F9E8A7D" w14:textId="351B43B8" w:rsidR="0034538C" w:rsidRPr="00CA4C4C" w:rsidRDefault="0034538C" w:rsidP="0034538C">
      <w:pPr>
        <w:pStyle w:val="Overskrift2"/>
        <w:keepLines w:val="0"/>
        <w:suppressAutoHyphens w:val="0"/>
        <w:spacing w:before="0" w:line="276" w:lineRule="auto"/>
        <w:contextualSpacing w:val="0"/>
      </w:pPr>
      <w:bookmarkStart w:id="52" w:name="_Ref120807214"/>
      <w:bookmarkStart w:id="53" w:name="_Ref120807274"/>
      <w:bookmarkStart w:id="54" w:name="_Toc241056007"/>
      <w:r>
        <w:t>Kontraktworkshop</w:t>
      </w:r>
      <w:bookmarkEnd w:id="52"/>
      <w:bookmarkEnd w:id="53"/>
      <w:bookmarkEnd w:id="54"/>
    </w:p>
    <w:p w14:paraId="00C70F31" w14:textId="77777777" w:rsidR="0034538C" w:rsidRPr="00CA4C4C" w:rsidRDefault="0034538C" w:rsidP="0034538C"/>
    <w:p w14:paraId="0A33C1F7" w14:textId="60B80FBE" w:rsidR="0034538C" w:rsidRPr="00CA4C4C" w:rsidRDefault="0034538C" w:rsidP="0034538C">
      <w:r>
        <w:t xml:space="preserve">I umiddelbar tilknytning til Kontraktens underskrift kan der – efter Kundens ønske - afholdes en halvdags-workshop, hvor Leverandørens og Kundens relevante medarbejdere modtager indføring i væsentlige bestemmelser i nærværende Kontrakt og bilag og i fællesskab drøfter operationaliseringen af Kontrakten, herunder opstiller en række processer for det operationelle samarbejde samt eventuelt udarbejder værktøjer til brug for samarbejdet mv.</w:t>
      </w:r>
    </w:p>
    <w:p w14:paraId="7EA4DED8" w14:textId="71D34A04" w:rsidR="0034538C" w:rsidRPr="00CA4C4C" w:rsidRDefault="0034538C" w:rsidP="0034538C"/>
    <w:p w14:paraId="16060011" w14:textId="77777777" w:rsidR="0034538C" w:rsidRPr="00CA4C4C" w:rsidRDefault="0034538C" w:rsidP="0034538C">
      <w:r>
        <w:t xml:space="preserve">Kunden har initiativpligten i forhold til afholdelsen og afviklingen, men Leverandøren skal deltage med relevante medarbejdere. </w:t>
      </w:r>
    </w:p>
    <w:p w14:paraId="7F3D4425" w14:textId="77777777" w:rsidR="0034538C" w:rsidRPr="00CA4C4C" w:rsidRDefault="0034538C" w:rsidP="0034538C"/>
    <w:p w14:paraId="6C6C3394" w14:textId="72CB1F52" w:rsidR="0034538C" w:rsidRPr="00EA1B21" w:rsidRDefault="0034538C" w:rsidP="0034538C">
      <w:r>
        <w:t xml:space="preserve">Leverandøren modtager ikke særskilt vederlag for sin deltagelse.</w:t>
      </w:r>
    </w:p>
    <w:p w14:paraId="25C84BFC" w14:textId="62AF91D6" w:rsidR="007356F0" w:rsidRDefault="007356F0"/>
    <w:p w14:paraId="7129F61A" w14:textId="2767E386" w:rsidR="00932EB8" w:rsidRDefault="00932EB8" w:rsidP="00932EB8">
      <w:pPr>
        <w:pStyle w:val="Overskrift2"/>
        <w:keepLines w:val="0"/>
        <w:suppressAutoHyphens w:val="0"/>
        <w:spacing w:before="0" w:line="276" w:lineRule="auto"/>
        <w:contextualSpacing w:val="0"/>
      </w:pPr>
      <w:bookmarkStart w:id="55" w:name="_Ref120804899"/>
      <w:bookmarkStart w:id="56" w:name="_Ref120807230"/>
      <w:bookmarkStart w:id="57" w:name="_Ref120807696"/>
      <w:bookmarkStart w:id="58" w:name="_Ref120808040"/>
      <w:bookmarkStart w:id="59" w:name="_Toc241056008"/>
      <w:r>
        <w:t>Afklaringsfase og udtrædelse</w:t>
      </w:r>
      <w:bookmarkEnd w:id="55"/>
      <w:bookmarkEnd w:id="56"/>
      <w:bookmarkEnd w:id="57"/>
      <w:bookmarkEnd w:id="58"/>
      <w:bookmarkEnd w:id="59"/>
    </w:p>
    <w:p w14:paraId="7485C666" w14:textId="1117372B" w:rsidR="00241137" w:rsidRPr="00241137" w:rsidRDefault="00241137" w:rsidP="007F0082">
      <w:pPr>
        <w:pStyle w:val="Overskrift3"/>
      </w:pPr>
      <w:bookmarkStart w:id="60" w:name="_Toc241056009"/>
      <w:r>
        <w:t>Afklaringsfase</w:t>
      </w:r>
      <w:bookmarkEnd w:id="60"/>
    </w:p>
    <w:p w14:paraId="554B0FFE" w14:textId="77777777" w:rsidR="00241137" w:rsidRDefault="00241137" w:rsidP="00932EB8"/>
    <w:p w14:paraId="388E0D6C" w14:textId="4036809F" w:rsidR="00932EB8" w:rsidRPr="00AE0AEB" w:rsidRDefault="00932EB8" w:rsidP="00932EB8">
      <w:r>
        <w:t xml:space="preserve">I overensstemmelse med tidsplanen i bilag 1 gennemføres en afklaringsfase, der omfatter alle dele af de ydelser, der skal leveres under Kontrakten. </w:t>
      </w:r>
    </w:p>
    <w:p>
      <w:pPr>
        <w:rPr>
          <w:ins w:id="1380" w:author="Claude" w:date="2026-09-29T12:00:00Z"/>
        </w:rPr>
      </w:pPr>
      <w:ins w:id="1381" w:author="Claude" w:date="2026-09-29T12:00:00Z">
        <w:r>
          <w:t xml:space="preserve">Såfremt Kunden senest ved afklaringsfasens afslutning har udnyttet Optionen, jf. punkt 6.2.1, indgår aktiviteter vedrørende Optionen ligeledes i afklaringsfasen.</w:t>
        </w:r>
      </w:ins>
    </w:p>
    <w:p w14:paraId="3CA5C97E" w14:textId="77777777" w:rsidR="00932EB8" w:rsidRPr="00AE0AEB" w:rsidRDefault="00932EB8" w:rsidP="00932EB8"/>
    <w:p w14:paraId="3F2FB7C5" w14:textId="77777777" w:rsidR="00932EB8" w:rsidRPr="00AE0AEB" w:rsidRDefault="00932EB8" w:rsidP="00932EB8">
      <w:r>
        <w:t>Afklaringsfasen har til formål, at Leverandøren opnår nærmere indsigt i Kundens behov, forretningsgange og it-miljø, og at Kunden opnår nærmere indsigt i Leverandørens løsningsforslag med henblik på at foretage en yderligere konkretisering af særligt Leverancens indhold og formål.</w:t>
      </w:r>
    </w:p>
    <w:p w14:paraId="24A9E7F8" w14:textId="77777777" w:rsidR="00932EB8" w:rsidRDefault="00932EB8" w:rsidP="00932EB8"/>
    <w:p w14:paraId="26751FDE" w14:textId="59951C9A" w:rsidR="00C206E8" w:rsidRPr="00657F04" w:rsidRDefault="00C206E8" w:rsidP="00C206E8">
      <w:pPr>
        <w:spacing w:line="276" w:lineRule="auto"/>
      </w:pPr>
      <w:r>
        <w:t xml:space="preserve">Afklaringsfasen har tillige til formål at kvalificere hovedtidsplanen og den detaljerede tidsplan, jf. bilag 1, og Kundens deltagelse, jf. bilag 11, samt til at opnå indsigt i vedligeholdelse og support, jf. bilag 5, samt servicemålene, jf. bilag 6, men henblik på at foretage en yderligere konkretisering heraf.   </w:t>
      </w:r>
    </w:p>
    <w:p w14:paraId="76544BD5" w14:textId="77777777" w:rsidR="00C206E8" w:rsidRPr="00657F04" w:rsidRDefault="00C206E8" w:rsidP="00C206E8">
      <w:pPr>
        <w:spacing w:line="276" w:lineRule="auto"/>
      </w:pPr>
    </w:p>
    <w:p w14:paraId="1AEE0F76" w14:textId="0B5A2B47" w:rsidR="00C206E8" w:rsidRPr="002D7AA9" w:rsidRDefault="00C206E8" w:rsidP="00C206E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Pr>
          <w:rFonts w:cs="Tahoma"/>
          <w:color w:val="000000"/>
        </w:rPr>
        <w:t xml:space="preserve">Aktiviteterne i afklaringsfasen er nærmere beskrevet i bilag 1 og Kundens deltagelse heri er angivet i bilag 11.</w:t>
      </w:r>
    </w:p>
    <w:p w14:paraId="064977DB" w14:textId="77777777" w:rsidR="0061678C" w:rsidRPr="00AE0AEB" w:rsidRDefault="0061678C" w:rsidP="00932EB8"/>
    <w:p w14:paraId="2534E20C" w14:textId="55CF7CDB" w:rsidR="00932EB8" w:rsidRPr="00AE0AEB" w:rsidRDefault="00932EB8" w:rsidP="00932EB8">
      <w:r>
        <w:t xml:space="preserve">Parterne gennemgår hvert enkelt krav og løsningsforslag med henblik på at vurdere det nærmere indhold af Kundens behov, og hvorledes behovet opfyldes ved den foreslåede Løsning samt forudsætninger knyttet hertil. Endvidere foretages en vurdering af, om der ved en ændring i Kravspecifikationen og/eller i Løsningsbeskrivelsen kan opnås en mere hensigtsmæssig Leverance under hensyn til Kundens behov og Leverandørens muligheder.</w:t>
      </w:r>
    </w:p>
    <w:p w14:paraId="78D0AEBD" w14:textId="77777777" w:rsidR="00932EB8" w:rsidRDefault="00932EB8" w:rsidP="00932EB8"/>
    <w:p w14:paraId="12878D0F" w14:textId="05F131F3" w:rsidR="00AC5743" w:rsidRPr="002D7AA9" w:rsidRDefault="00AC5743" w:rsidP="00AC5743">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Pr>
          <w:rFonts w:cs="Tahoma"/>
        </w:rPr>
        <w:t xml:space="preserve">Parterne gennemgår ligeledes hvert enkelt krav og forslag til løsning af vedligeholdelse og support samt servicemål med henblik på at vurdere det nærmere indhold af Kundens behov, og hvorledes behovet opfyldes ved den foreslåede løsning samt forudsætninger knyttet hertil. Der foretages en vurdering af, om der ved en ændring kan opnås en mere hensigtsmæssig løsning under hen syn til Kundens behov og Leverandørens muligheder.</w:t>
      </w:r>
    </w:p>
    <w:p w14:paraId="47739145" w14:textId="77777777" w:rsidR="00657F04" w:rsidRDefault="00657F04" w:rsidP="00932EB8"/>
    <w:p w14:paraId="5CAA6DA0" w14:textId="77777777" w:rsidR="00000B2B" w:rsidRDefault="00000B2B" w:rsidP="00000B2B">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Pr>
          <w:rFonts w:cs="Tahoma"/>
        </w:rPr>
        <w:t xml:space="preserve">Endelig gennemgår parterne hovedtidsplanen og den detaljerede tidsplan samt Kundens ydelser med henblik på at foretage en prioritering heraf med det formål at opnå en hensigtsmæssig </w:t>
        <w:lastRenderedPageBreak/>
        <w:t>løsning under hensyn til Kundens behov og Leverandørens muligheder.</w:t>
      </w:r>
    </w:p>
    <w:p w14:paraId="42F52455" w14:textId="77777777" w:rsidR="00017304" w:rsidRPr="00AE0AEB" w:rsidRDefault="00017304" w:rsidP="00932EB8"/>
    <w:p w14:paraId="78CC7454" w14:textId="759FD685" w:rsidR="00932EB8" w:rsidRPr="00AE0AEB" w:rsidRDefault="00932EB8" w:rsidP="00932EB8">
      <w:r>
        <w:t xml:space="preserve">Parterne er gensidigt forpligtet til nærmere at redegøre for indholdet af og forudsætningerne for de af Parten angivne krav/løsninger og aktivt at forholde sig til de af den anden Part angivne krav/løsninger. Dette gælder såvel i forhold til Kravspecifikationen og Løsningsbeskrivelsen som i forhold til øvrige dele af Leverancen.</w:t>
      </w:r>
    </w:p>
    <w:p w14:paraId="60F91DF6" w14:textId="77777777" w:rsidR="00AC5743" w:rsidRPr="00AE0AEB" w:rsidRDefault="00AC5743" w:rsidP="00932EB8"/>
    <w:p w14:paraId="15FFB54D" w14:textId="62803E97" w:rsidR="00932EB8" w:rsidRPr="00AE0AEB" w:rsidRDefault="00932EB8" w:rsidP="00932EB8">
      <w:r>
        <w:t xml:space="preserve">I afklaringsfasen skal hver af Parterne yde en betydelig indsats under henvisning til Leverancens kompleksitet, herunder deltage i analyser, workshops og demonstrationer mv. Parterne er som led heri forpligtet til sikre, at relevante nøglepersoner, jf. bilag 10, samt eventuelle øvrige relevante personer er til rådighed i afklaringsfasen, medmindre Parterne konkret aftaler andet. Parterne er således forpligtet til at indgå i et intensivt samarbejde med henblik på – og i tilknytning til den mellem Parterne eventuelt gennemførte kontraktworkshop, jf. punkt </w:t>
        <w:fldChar w:fldCharType="begin"/>
        <w:instrText xml:space="preserve"> REF _Ref120807274 \r \h </w:instrText>
        <w:instrText xml:space="preserve"> \* MERGEFORMAT </w:instrText>
        <w:fldChar w:fldCharType="separate"/>
        <w:t>5.2</w:t>
        <w:fldChar w:fldCharType="end"/>
        <w:t xml:space="preserve"> – at forberede begge Parter på det efterfølgende leveranceforløb samt sikre et solidt fundament herfor.</w:t>
      </w:r>
    </w:p>
    <w:p w14:paraId="0DDB0220" w14:textId="77777777" w:rsidR="00932EB8" w:rsidRPr="00AE0AEB" w:rsidRDefault="00932EB8" w:rsidP="00932EB8"/>
    <w:p w14:paraId="25ED2D1D" w14:textId="049939D3" w:rsidR="00932EB8" w:rsidRPr="00AE0AEB" w:rsidRDefault="00932EB8" w:rsidP="00932EB8">
      <w:r>
        <w:t xml:space="preserve">Aktiviteterne i afklaringsfasen er nærmere beskrevet i bilag 1 og bilag 11.</w:t>
      </w:r>
    </w:p>
    <w:p w14:paraId="16E880D0" w14:textId="77777777" w:rsidR="00932EB8" w:rsidRPr="00AE0AEB" w:rsidRDefault="00932EB8" w:rsidP="00932EB8"/>
    <w:p w14:paraId="70A265C7" w14:textId="47AF5F8E" w:rsidR="00932EB8" w:rsidRDefault="00932EB8" w:rsidP="00932EB8">
      <w:r>
        <w:t xml:space="preserve">Gennemførelse af afklaringsfasen fritager ikke Leverandøren for ansvaret for, at Leverancen og de Løbende Ydelser samt øvrige ydelser under Kontrakten opfylder Leverancebeskrivelsen og Kontrakten i øvrigt. </w:t>
      </w:r>
    </w:p>
    <w:p w14:paraId="2DF1B4B0" w14:textId="77777777" w:rsidR="001F136B" w:rsidRPr="00AE0AEB" w:rsidRDefault="001F136B" w:rsidP="00932EB8"/>
    <w:p w14:paraId="04B2C7E4" w14:textId="740EB553" w:rsidR="00932EB8" w:rsidRDefault="00932EB8" w:rsidP="00932EB8">
      <w:r>
        <w:t xml:space="preserve">På grundlag af afklaringsfasen skal Leverandøren fremkomme med forslag til ændring af Leverancebeskrivelsen, hvorved Leverancen nærmere beskrives. Leverandøren skal samtidig med forslag til revideret Leverancebeskrivelse angive eventuelle konsekvenser for tidsplan, vederlag og andre relevante vilkår. </w:t>
      </w:r>
    </w:p>
    <w:p w14:paraId="5A1DBCE5" w14:textId="77777777" w:rsidR="00341D38" w:rsidRPr="00AE0AEB" w:rsidRDefault="00341D38" w:rsidP="00932EB8"/>
    <w:p w14:paraId="13ECA313" w14:textId="017AFFE4" w:rsidR="00932EB8" w:rsidRPr="00AE0AEB" w:rsidRDefault="00932EB8" w:rsidP="00932EB8">
      <w:r>
        <w:t xml:space="preserve">Forslag til revideret Leverancebeskrivelse og eventuelle øvrige ændringer til Kontrakten forelægges for Kunden til godkendelse. Kunden skal inden 20 Arbejdsdage skriftligt meddele, om forslaget kan godkendes. Enhver ændring i Leverancebeskrivelsen og Kontrakten i øvrigt skal kunne dokumenteres med fuld sporbarhed, jf. punkt </w:t>
        <w:fldChar w:fldCharType="begin"/>
        <w:instrText xml:space="preserve"> REF _Ref115248117 \r \h </w:instrText>
        <w:instrText xml:space="preserve"> \* MERGEFORMAT </w:instrText>
        <w:fldChar w:fldCharType="separate"/>
        <w:t>32.3</w:t>
        <w:fldChar w:fldCharType="end"/>
        <w:t>.</w:t>
      </w:r>
    </w:p>
    <w:p w14:paraId="7838CED7" w14:textId="77777777" w:rsidR="00932EB8" w:rsidRPr="00AE0AEB" w:rsidRDefault="00932EB8" w:rsidP="00932EB8"/>
    <w:p w14:paraId="2D005827" w14:textId="2A864C63" w:rsidR="00761AC3" w:rsidRDefault="00932EB8" w:rsidP="00761AC3">
      <w:pPr>
        <w:rPr>
          <w:rFonts w:cs="Tahoma"/>
          <w:color w:val="000000"/>
        </w:rPr>
      </w:pPr>
      <w:r>
        <w:t xml:space="preserve">Forslag til revideret Leverancebeskrivelse og eventuelle øvrige ændringer til Kontrakten skal godkendes af Kunden, når det heri nærmere angives, hvorledes krav og beskrivelser i Kontrakten vil blive opfyldt, og Kunden kan acceptere eventuelle konsekvenser for tidsplan, vederlag og andre relevante vilkår i Kontrakten. </w:t>
      </w:r>
      <w:r>
        <w:rPr>
          <w:rFonts w:cs="Tahoma"/>
          <w:color w:val="000000"/>
        </w:rPr>
        <w:t xml:space="preserve">Såfremt den reviderede Leverancebeskrivelse godkendes, skal Kontrakten i nødvendigt omfang revideres i fuld overensstemmelse med det angivne i punkt </w:t>
        <w:fldChar w:fldCharType="begin"/>
        <w:instrText xml:space="preserve"> REF _Ref115248117 \r \h </w:instrText>
        <w:fldChar w:fldCharType="separate"/>
        <w:t>32.3</w:t>
        <w:fldChar w:fldCharType="end"/>
        <w:t>.</w:t>
      </w:r>
    </w:p>
    <w:p w14:paraId="3518DA62" w14:textId="77777777" w:rsidR="00932EB8" w:rsidRPr="00AE0AEB" w:rsidRDefault="00932EB8" w:rsidP="00932EB8"/>
    <w:p w14:paraId="157EA364" w14:textId="4CB69B89" w:rsidR="00932EB8" w:rsidRPr="00AE0AEB" w:rsidRDefault="00932EB8" w:rsidP="00932EB8">
      <w:r>
        <w:t xml:space="preserve">Såfremt Kunden ikke kan godkende forslaget til revideret Leverancebeskrivelse og ikke ønsker at benytte udtrædelsesadgangen, jf. punkt </w:t>
        <w:fldChar w:fldCharType="begin"/>
        <w:instrText xml:space="preserve"> REF _Ref120807696 \r \h </w:instrText>
        <w:instrText xml:space="preserve"> \* MERGEFORMAT </w:instrText>
        <w:fldChar w:fldCharType="separate"/>
        <w:t>5.3</w:t>
        <w:fldChar w:fldCharType="end"/>
        <w:t>, gælder i stedet Leverancebeskrivelsen og de øvrige dele af Kontrakten uændret.</w:t>
      </w:r>
    </w:p>
    <w:p w14:paraId="364EF93D" w14:textId="77777777" w:rsidR="00932EB8" w:rsidRPr="00AE0AEB" w:rsidRDefault="00932EB8" w:rsidP="00932EB8"/>
    <w:p w14:paraId="5702F097" w14:textId="57CD0098" w:rsidR="008B6C5B" w:rsidRPr="00AE0AEB" w:rsidRDefault="00932EB8" w:rsidP="00932EB8">
      <w:r>
        <w:t>Eventuelle ændringer og tilpasninger skal være i overensstemmelse med de til enhver tid gældende udbudsretlige regler.</w:t>
      </w:r>
    </w:p>
    <w:p w14:paraId="2CE027CC" w14:textId="17691708" w:rsidR="00241137" w:rsidRPr="00241137" w:rsidRDefault="00241137" w:rsidP="007F0082">
      <w:pPr>
        <w:pStyle w:val="Overskrift3"/>
      </w:pPr>
      <w:bookmarkStart w:id="61" w:name="_Ref93469841"/>
      <w:bookmarkStart w:id="62" w:name="_Toc93722628"/>
      <w:bookmarkStart w:id="63" w:name="_Toc241056010"/>
      <w:r>
        <w:t>Kundens udtrædelsesadgang</w:t>
      </w:r>
      <w:bookmarkEnd w:id="63"/>
    </w:p>
    <w:p w14:paraId="35A54248" w14:textId="77777777" w:rsidR="00241137" w:rsidRDefault="00241137" w:rsidP="00932EB8"/>
    <w:p w14:paraId="24EA93CD" w14:textId="4981D98C" w:rsidR="00932EB8" w:rsidRPr="00AE0AEB" w:rsidRDefault="00932EB8" w:rsidP="00932EB8">
      <w:r>
        <w:t xml:space="preserve">Indtil 20 Arbejdsdage efter Kundens skriftlige afvisning af Leverandørens forslag til revideret Leverancebeskrivelse eller </w:t>
      </w:r>
      <w:r>
        <w:rPr>
          <w:rFonts w:cs="Tahoma"/>
          <w:color w:val="000000"/>
        </w:rPr>
        <w:t>eventuelle øvrige ændringer til Kontrakten</w:t>
      </w:r>
      <w:r>
        <w:t xml:space="preserve"> har Kunden ret til at udtræde af Kontrakten som helhed. Underretning om udtrædelse sker ved Meddelelse.</w:t>
      </w:r>
    </w:p>
    <w:p w14:paraId="48926C24" w14:textId="485E972E" w:rsidR="00932EB8" w:rsidRPr="00AE0AEB" w:rsidRDefault="00932EB8" w:rsidP="00932EB8">
      <w:r>
        <w:lastRenderedPageBreak/>
        <w:t xml:space="preserve">Ved sådan udtrædelse bortfalder begge Parters forpligtelser til den videre opfyldelse af Kontrakten. </w:t>
      </w:r>
    </w:p>
    <w:p w14:paraId="344B79CB" w14:textId="77777777" w:rsidR="00932EB8" w:rsidRPr="00AE0AEB" w:rsidRDefault="00932EB8" w:rsidP="00932EB8"/>
    <w:p w14:paraId="4E8C3CFB" w14:textId="0EBCAB52" w:rsidR="00932EB8" w:rsidRPr="00AE0AEB" w:rsidRDefault="00932EB8" w:rsidP="00932EB8">
      <w:r>
        <w:t xml:space="preserve">Materiale, såsom rapporter, skemaer og diagrammer, samt viden, der er frembragt i afklaringsfasen frem til udtrædelsestidspunktet, kan Kunden efter betaling af vederlag for udtrædelse anvende til alternativ opfyldelse af Kundens behov. Retten omfatter dog ikke prototyper eller forretningshemmeligheder, der er relateret til de leverancer og ydelser, der skulle leveres i henhold til Kontrakten. </w:t>
      </w:r>
    </w:p>
    <w:p w14:paraId="750C5A06" w14:textId="77777777" w:rsidR="00932EB8" w:rsidRPr="00AE0AEB" w:rsidRDefault="00932EB8" w:rsidP="00932EB8"/>
    <w:p w14:paraId="75E68725" w14:textId="7485514F" w:rsidR="00932EB8" w:rsidRDefault="00932EB8" w:rsidP="00932EB8">
      <w:r>
        <w:t xml:space="preserve">For udtrædelse betaler Kunden et vederlag til Leverandøren. Vederlaget er fastsat i bilag 12.</w:t>
      </w:r>
    </w:p>
    <w:p w14:paraId="681F8546" w14:textId="77777777" w:rsidR="00C320E3" w:rsidRDefault="00C320E3" w:rsidP="00932EB8"/>
    <w:p w14:paraId="665F2EC2" w14:textId="26DF9B46" w:rsidR="00383CD0" w:rsidRDefault="00383CD0" w:rsidP="00E068B8">
      <w:pPr>
        <w:pStyle w:val="Overskrift2"/>
        <w:keepLines w:val="0"/>
        <w:suppressAutoHyphens w:val="0"/>
        <w:spacing w:before="0" w:line="276" w:lineRule="auto"/>
        <w:contextualSpacing w:val="0"/>
      </w:pPr>
      <w:bookmarkStart w:id="64" w:name="_Toc241056011"/>
      <w:bookmarkEnd w:id="61"/>
      <w:bookmarkEnd w:id="62"/>
      <w:r>
        <w:t>Udviklingsfase</w:t>
      </w:r>
      <w:bookmarkEnd w:id="64"/>
    </w:p>
    <w:p w14:paraId="268D387F" w14:textId="77777777" w:rsidR="00383CD0" w:rsidRDefault="00383CD0" w:rsidP="00383CD0"/>
    <w:p w14:paraId="7ACE7DE5" w14:textId="7705331D" w:rsidR="00383CD0" w:rsidRDefault="00383CD0" w:rsidP="00383CD0">
      <w:r>
        <w:t xml:space="preserve">Efter afklaringsfasens udløb starter udviklingsfasen.</w:t>
      </w:r>
    </w:p>
    <w:p w14:paraId="55216CD9" w14:textId="77777777" w:rsidR="00C05CEB" w:rsidRDefault="00C05CEB" w:rsidP="00383CD0"/>
    <w:p w14:paraId="36AD6D33" w14:textId="6ADE6121" w:rsidR="00C05CEB" w:rsidRPr="00117D93" w:rsidRDefault="00C05CEB" w:rsidP="00C05CEB">
      <w:pPr>
        <w:spacing w:line="276" w:lineRule="auto"/>
      </w:pPr>
      <w:r>
        <w:t xml:space="preserve">Leverandøren skal i udviklingsfasen gennemføre samtlige de aktiviteter og levere de ydelser, der er nødvendige for at opfylde Kontrakten.</w:t>
      </w:r>
    </w:p>
    <w:p w14:paraId="36430E9A" w14:textId="77777777" w:rsidR="00C05CEB" w:rsidRPr="00117D93" w:rsidRDefault="00C05CEB" w:rsidP="00C05CEB">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4593F1F4" w14:textId="4CC2B62C" w:rsidR="00C05CEB" w:rsidRDefault="00C05CEB" w:rsidP="00C05CEB">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Pr>
          <w:rFonts w:cs="Tahoma"/>
          <w:color w:val="000000"/>
        </w:rPr>
        <w:t xml:space="preserve">Aktiviteterne i udviklingsfasen er nærmere beskrevet i bilag 1 og Kundens deltagelse heri er angivet i bilag 11.</w:t>
      </w:r>
    </w:p>
    <w:p w14:paraId="5FFB9240" w14:textId="77777777" w:rsidR="00383CD0" w:rsidRPr="00383CD0" w:rsidRDefault="00383CD0" w:rsidP="00383CD0"/>
    <w:p w14:paraId="5013F479" w14:textId="46953D58" w:rsidR="00E068B8" w:rsidRDefault="00E068B8" w:rsidP="00E068B8">
      <w:pPr>
        <w:pStyle w:val="Overskrift2"/>
        <w:keepLines w:val="0"/>
        <w:suppressAutoHyphens w:val="0"/>
        <w:spacing w:before="0" w:line="276" w:lineRule="auto"/>
        <w:contextualSpacing w:val="0"/>
      </w:pPr>
      <w:bookmarkStart w:id="65" w:name="_Toc241056012"/>
      <w:r>
        <w:t>Projektsamarbejde og medarbejdere</w:t>
      </w:r>
      <w:bookmarkEnd w:id="65"/>
    </w:p>
    <w:p w14:paraId="169A4D98" w14:textId="77777777" w:rsidR="004F415B" w:rsidRDefault="004F415B"/>
    <w:p w14:paraId="69475328" w14:textId="66458B9E" w:rsidR="00E068B8" w:rsidRPr="00AE0AEB" w:rsidRDefault="00E068B8" w:rsidP="00E068B8">
      <w:bookmarkStart w:id="66" w:name="_Toc93722629"/>
      <w:bookmarkStart w:id="67" w:name="_Ref120985361"/>
      <w:r>
        <w:t xml:space="preserve">Med henblik på at sikre en hensigtsmæssig opfyldelse af Kontrakten etableres der en projektorganisation som beskrevet i bilag 10. Parterne skal drage omsorg for, at projektet har den fornødne forankring i Parternes respektive ledelser, således at det til stadighed er muligt at træffe de nødvendige beslutninger undervejs i projektet med den hastighed, omstændighederne kræver.</w:t>
      </w:r>
    </w:p>
    <w:p w14:paraId="7C6184A3" w14:textId="77777777" w:rsidR="00E068B8" w:rsidRPr="00AE0AEB" w:rsidRDefault="00E068B8" w:rsidP="00E068B8">
      <w:r>
        <w:t xml:space="preserve">Leverandøren har initiativpligten i samarbejdet mellem Parterne, men Kunden forudsættes at have en aktiv rolle i projektstyringen. </w:t>
      </w:r>
    </w:p>
    <w:p w14:paraId="442A50EF" w14:textId="77777777" w:rsidR="00E068B8" w:rsidRPr="00AE0AEB" w:rsidRDefault="00E068B8" w:rsidP="00E068B8"/>
    <w:p w14:paraId="266FB412" w14:textId="67848D55" w:rsidR="00E068B8" w:rsidRPr="00AE0AEB" w:rsidRDefault="00E068B8" w:rsidP="00E068B8">
      <w:r>
        <w:t xml:space="preserve">Parterne har gensidigt en forpligtelse til uden ugrundet ophold og i henhold til de aftalte beslutningsprocesser at påpege eventuelle Fejl i dokumenter udarbejdet af den anden Part, herunder Kravspecifikation og Løsningsbeskrivelse samt øvrige forhold omkring Kontraktens opfyldelse, som Parterne bliver opmærksomme på. Tilsvarende gælder andre forhold, der kan have betydning for projektets rette gennemførelse i overensstemmelse med tidsplanen og Kontrakten i øvrigt.</w:t>
      </w:r>
    </w:p>
    <w:p w14:paraId="265BE8D0" w14:textId="77777777" w:rsidR="00E068B8" w:rsidRPr="00AE0AEB" w:rsidRDefault="00E068B8" w:rsidP="00E068B8"/>
    <w:p w14:paraId="489C1104" w14:textId="70BA1477" w:rsidR="00E068B8" w:rsidRPr="00AE0AEB" w:rsidRDefault="00E068B8" w:rsidP="00E068B8">
      <w:r>
        <w:t xml:space="preserve">I bilag 10 er kravene til Parternes rapportering samt til afholdelse af møder beskrevet. Bilag 10 indeholder endvidere de nærmere processer for at sikre en relevant og sikker overgang fra samarbejdsorganisationen før til samarbejdsorganisationen efter Overtagelsesdagen. </w:t>
      </w:r>
    </w:p>
    <w:p w14:paraId="26459C9F" w14:textId="77777777" w:rsidR="00E068B8" w:rsidRPr="00AE0AEB" w:rsidRDefault="00E068B8" w:rsidP="00E068B8"/>
    <w:p w14:paraId="57965541" w14:textId="05D7C5B1" w:rsidR="00E068B8" w:rsidRPr="00AE0AEB" w:rsidRDefault="00E068B8" w:rsidP="00E068B8">
      <w:r>
        <w:t xml:space="preserve">Ingen af Parterne kan forud for godkendelse af driftsprøven udskifte sin projektleder eller andre af de i bilag 10 anførte nøglepersoner uden den anden Parts samtykke, medmindre udskiftningen skyldes medarbejderens personlige forhold, herunder ophør af ansættelsesforhold eller lignende omstændigheder. Den nye projektleder eller nøgleperson skal mindst have samme kompetencer og kvalifikationer. </w:t>
      </w:r>
    </w:p>
    <w:p w14:paraId="3D51821E" w14:textId="77777777" w:rsidR="00E068B8" w:rsidRPr="00AE0AEB" w:rsidRDefault="00E068B8" w:rsidP="00E068B8"/>
    <w:p w14:paraId="7AF99B20" w14:textId="6EF3B35D" w:rsidR="00E068B8" w:rsidRDefault="00E068B8" w:rsidP="00E068B8">
      <w:r>
        <w:t xml:space="preserve">Parterne skal af hensyn til kontinuiteten og kvaliteten i arbejdet i videst muligt omfang undgå udskiftning af medarbejdere på projektet. Udskiftning må ikke påføre den anden Part yderligere omkostninger, og den nye medarbejder skal have mindst tilsvarende kompetencer og </w:t>
        <w:lastRenderedPageBreak/>
        <w:t>kvalifikationer. En Part skal orienteres skriftligt om udskiftningen af en projektleder eller en nøgleperson.</w:t>
      </w:r>
    </w:p>
    <w:p w14:paraId="221542A3" w14:textId="77777777" w:rsidR="007F60DC" w:rsidRPr="00AE0AEB" w:rsidRDefault="007F60DC" w:rsidP="00E068B8">
      <w:pPr>
        <w:rPr>
          <w:iCs/>
        </w:rPr>
      </w:pPr>
    </w:p>
    <w:p w14:paraId="0FEFA02D" w14:textId="0A74EB85" w:rsidR="00E068B8" w:rsidRDefault="00E068B8" w:rsidP="00E068B8">
      <w:r>
        <w:t>En Part skal efter anmodning udskifte en medarbejder, såfremt anmodningen er rimeligt begrundet.</w:t>
      </w:r>
    </w:p>
    <w:p w14:paraId="76E097BD" w14:textId="6C542D10" w:rsidR="00E068B8" w:rsidRDefault="00E068B8" w:rsidP="00E068B8"/>
    <w:p w14:paraId="7AFDD475" w14:textId="29BE26B7" w:rsidR="00E068B8" w:rsidRDefault="00E068B8" w:rsidP="00E068B8">
      <w:pPr>
        <w:pStyle w:val="Overskrift2"/>
        <w:keepLines w:val="0"/>
        <w:suppressAutoHyphens w:val="0"/>
        <w:spacing w:before="0" w:line="276" w:lineRule="auto"/>
        <w:contextualSpacing w:val="0"/>
      </w:pPr>
      <w:bookmarkStart w:id="68" w:name="_Ref120807012"/>
      <w:bookmarkStart w:id="69" w:name="_Ref120808811"/>
      <w:bookmarkStart w:id="70" w:name="_Ref120808828"/>
      <w:bookmarkStart w:id="71" w:name="_Ref120808844"/>
      <w:bookmarkStart w:id="72" w:name="_Ref120809052"/>
      <w:bookmarkStart w:id="73" w:name="_Toc241056013"/>
      <w:r>
        <w:t>Kundens medvirken</w:t>
      </w:r>
      <w:bookmarkEnd w:id="68"/>
      <w:bookmarkEnd w:id="69"/>
      <w:bookmarkEnd w:id="70"/>
      <w:bookmarkEnd w:id="71"/>
      <w:bookmarkEnd w:id="72"/>
      <w:bookmarkEnd w:id="73"/>
    </w:p>
    <w:p w14:paraId="7451A397" w14:textId="77777777" w:rsidR="00E068B8" w:rsidRPr="00AE0AEB" w:rsidRDefault="00E068B8" w:rsidP="00E068B8"/>
    <w:p w14:paraId="6AF77FFA" w14:textId="30CFE478" w:rsidR="00E068B8" w:rsidRPr="00AE0AEB" w:rsidRDefault="00E068B8" w:rsidP="00E068B8">
      <w:r>
        <w:t xml:space="preserve">I bilag 11 er det angivet, i hvilket omfang og på hvilke tidspunkter Kunden er forpligtet til at medvirke til Leverandørens opfyldelse af Kontrakten, herunder ved at stille oplysninger, medarbejdere og eventuelle lokaler mv. til rådighed samt deltage i prøver, hvor Kundens deltagelse er nødvendig. Herudover skal Kunden yde den almindelige medvirken, som man med føje kan forvente. I bilag 11 er Kundens kompetencer angivet, og Kundens medvirken skal leveres på det deri anførte kompetenceniveau. </w:t>
      </w:r>
    </w:p>
    <w:p w14:paraId="33F58C9D" w14:textId="77777777" w:rsidR="00E068B8" w:rsidRPr="00AE0AEB" w:rsidRDefault="00E068B8" w:rsidP="00E068B8"/>
    <w:p w14:paraId="6E202100" w14:textId="63F41D59" w:rsidR="00E068B8" w:rsidRPr="00AE0AEB" w:rsidRDefault="00E068B8" w:rsidP="00E068B8">
      <w:r>
        <w:t xml:space="preserve">De tidsmæssige krav til Kundens deltagelse skal fremgå af tidsplanen i bilag 1. </w:t>
      </w:r>
    </w:p>
    <w:p w14:paraId="619EDF28" w14:textId="77777777" w:rsidR="00E068B8" w:rsidRPr="00AE0AEB" w:rsidRDefault="00E068B8" w:rsidP="00E068B8"/>
    <w:p w14:paraId="26E3D993" w14:textId="354787F6" w:rsidR="00E068B8" w:rsidRPr="00AE0AEB" w:rsidRDefault="00E068B8" w:rsidP="00E068B8">
      <w:r>
        <w:t xml:space="preserve">Angivelsen i bilag 11 skal opfattes som estimater for Kundens medvirken, og der kan under forløbet opstå behov for justeringer heri, både angående omfang og indhold. Såfremt disse justeringer påfører Kunden væsentligt forøgede omkostninger, skal sådanne omkostninger godtgøres af Leverandøren. Det er en forudsætning for Kundens ret til godtgørelse, at Kunden forudgående har givet underretning til Leverandøren herom.</w:t>
      </w:r>
    </w:p>
    <w:p w14:paraId="0E1EA04A" w14:textId="77777777" w:rsidR="00E068B8" w:rsidRPr="00AE0AEB" w:rsidRDefault="00E068B8" w:rsidP="00E068B8"/>
    <w:p w14:paraId="47F80016" w14:textId="77777777" w:rsidR="00E068B8" w:rsidRPr="00AE0AEB" w:rsidRDefault="00E068B8" w:rsidP="00E068B8">
      <w:r>
        <w:t>Leverandøren skal straks give skriftlig besked til Kunden, såfremt Kunden ikke medvirker som aftalt, eller som der med føje kan forventes. Det påhviler Kunden at give skriftlig og begrundet underretning til Leverandøren, straks når Kunden må forudse, at der vil indtræde risiko for forsinkelse for medvirken.</w:t>
      </w:r>
    </w:p>
    <w:p w14:paraId="10283798" w14:textId="76C0D863" w:rsidR="00E068B8" w:rsidRDefault="00E068B8" w:rsidP="00E068B8"/>
    <w:p w14:paraId="5B42D474" w14:textId="276AD715" w:rsidR="00E068B8" w:rsidRDefault="00E068B8" w:rsidP="00E068B8">
      <w:pPr>
        <w:pStyle w:val="Overskrift2"/>
        <w:keepLines w:val="0"/>
        <w:suppressAutoHyphens w:val="0"/>
        <w:spacing w:before="0" w:line="276" w:lineRule="auto"/>
        <w:contextualSpacing w:val="0"/>
      </w:pPr>
      <w:bookmarkStart w:id="74" w:name="_Toc241056014"/>
      <w:r>
        <w:t>Kvalitetssikring</w:t>
      </w:r>
      <w:bookmarkEnd w:id="74"/>
    </w:p>
    <w:p w14:paraId="5F3A5103" w14:textId="77777777" w:rsidR="00E068B8" w:rsidRPr="00AE0AEB" w:rsidRDefault="00E068B8" w:rsidP="00E068B8"/>
    <w:bookmarkEnd w:id="66"/>
    <w:bookmarkEnd w:id="67"/>
    <w:p w14:paraId="23638A34" w14:textId="1681A947" w:rsidR="00E068B8" w:rsidRPr="00AE0AEB" w:rsidRDefault="00E068B8" w:rsidP="00E068B8">
      <w:r>
        <w:t xml:space="preserve">Leverandøren er forpligtet til at opretholde en kvalitetssikring under Leverancens udførelse, der opfylder kravene til God it-skik.</w:t>
      </w:r>
    </w:p>
    <w:p w14:paraId="3CB9A0F7" w14:textId="03769F7D" w:rsidR="00E068B8" w:rsidRDefault="00E068B8" w:rsidP="00E068B8"/>
    <w:p w14:paraId="110FD080" w14:textId="7F537673" w:rsidR="00E068B8" w:rsidRDefault="00E068B8" w:rsidP="00E068B8">
      <w:pPr>
        <w:pStyle w:val="Overskrift2"/>
        <w:keepLines w:val="0"/>
        <w:suppressAutoHyphens w:val="0"/>
        <w:spacing w:before="0" w:line="276" w:lineRule="auto"/>
        <w:contextualSpacing w:val="0"/>
      </w:pPr>
      <w:bookmarkStart w:id="75" w:name="_Ref120807900"/>
      <w:bookmarkStart w:id="76" w:name="_Ref120807977"/>
      <w:bookmarkStart w:id="77" w:name="_Ref120808369"/>
      <w:bookmarkStart w:id="78" w:name="_Toc241056015"/>
      <w:r>
        <w:t>Audit</w:t>
      </w:r>
      <w:bookmarkEnd w:id="75"/>
      <w:bookmarkEnd w:id="76"/>
      <w:bookmarkEnd w:id="77"/>
      <w:bookmarkEnd w:id="78"/>
    </w:p>
    <w:p w14:paraId="78D12179" w14:textId="77777777" w:rsidR="00E068B8" w:rsidRPr="00AE0AEB" w:rsidRDefault="00E068B8" w:rsidP="00E068B8"/>
    <w:p w14:paraId="7D4E2BCD" w14:textId="587C9CC0" w:rsidR="00E068B8" w:rsidRPr="00AE0AEB" w:rsidRDefault="00E068B8" w:rsidP="00E068B8">
      <w:r>
        <w:t xml:space="preserve">Kunden har til enhver tid ret til at kontrollere Leverandørens arbejde med henblik på at afdække risici for overskridelse af tidsplan og afdække, om Leverandøren opfylder kravene til løbende kvalitetssikring af arbejdet. I tilknytning hertil kan Kunden anmode Leverandøren om at udarbejde en detaljeret ressourceplan for samtlige aktiviteter, der direkte eller indirekte bidrager til Kontraktens opfyldelse, herunder Kundens medvirken.</w:t>
      </w:r>
    </w:p>
    <w:p w14:paraId="3AF34F0F" w14:textId="77777777" w:rsidR="00E068B8" w:rsidRPr="00AE0AEB" w:rsidRDefault="00E068B8" w:rsidP="00E068B8"/>
    <w:p w14:paraId="232CC865" w14:textId="1B5C63A4" w:rsidR="00E068B8" w:rsidRDefault="00E068B8" w:rsidP="00E068B8">
      <w:r>
        <w:t xml:space="preserve">Kontrollen gennemføres af en uvildig sagkyndig, der udpeges i overensstemmelse med bestemmelserne i </w:t>
        <w:fldChar w:fldCharType="begin"/>
        <w:instrText xml:space="preserve"> REF _Ref120807724 \r \h </w:instrText>
        <w:fldChar w:fldCharType="separate"/>
        <w:t>31.2</w:t>
        <w:fldChar w:fldCharType="end"/>
        <w:t xml:space="preserve">. Den uvildige sagkyndige afgørelse er endelig og bindende for begge Parter. </w:t>
      </w:r>
    </w:p>
    <w:p w14:paraId="2023AE11" w14:textId="77777777" w:rsidR="00A62AA4" w:rsidRPr="00AE0AEB" w:rsidRDefault="00A62AA4" w:rsidP="00E068B8"/>
    <w:p w14:paraId="7DBC12A8" w14:textId="77777777" w:rsidR="00E068B8" w:rsidRPr="00AE0AEB" w:rsidRDefault="00E068B8" w:rsidP="00E068B8">
      <w:r>
        <w:t xml:space="preserve">Tvister om fortolkning af Kontrakten og andre juridiske spørgsmål kan ikke afgøres af den sagkyndige. </w:t>
      </w:r>
    </w:p>
    <w:p w14:paraId="3324BE81" w14:textId="77777777" w:rsidR="00E068B8" w:rsidRPr="00AE0AEB" w:rsidRDefault="00E068B8" w:rsidP="00E068B8"/>
    <w:p w14:paraId="23AD1DED" w14:textId="77777777" w:rsidR="00E068B8" w:rsidRPr="00AE0AEB" w:rsidRDefault="00E068B8" w:rsidP="00E068B8">
      <w:r>
        <w:t>Kontrol skal ske med 10 Arbejdsdages varsel via Meddelelse og maksimalt to gange pr. år. Omkostningerne til den uvildige sagkyndige afholdes af den rekvirerende part, jf. dog nedenfor.</w:t>
      </w:r>
    </w:p>
    <w:p w14:paraId="4361D661" w14:textId="77777777" w:rsidR="00E068B8" w:rsidRPr="00AE0AEB" w:rsidRDefault="00E068B8" w:rsidP="00E068B8"/>
    <w:p w14:paraId="1B6A1371" w14:textId="15447F7F" w:rsidR="00E068B8" w:rsidRDefault="00E068B8" w:rsidP="00E068B8">
      <w:r>
        <w:lastRenderedPageBreak/>
        <w:t xml:space="preserve">Såfremt Leverandøren har overskredet en frist for en prøve eller anden aftalt bodsfrist, eller Leverandøren erkender at ville komme til at overskride en sådan frist, kan der gennemføres kontrol hos Leverandøren ud over det anførte maksimale antal gange pr. år. Omkostningerne til den uvildige sagkyndige afholdes i dette tilfælde af Leverandøren. Tilsvarende gælder, såfremt der foreligger en Fejl i det leverede, som ville være hindrende for en overtagelse.</w:t>
      </w:r>
    </w:p>
    <w:p w14:paraId="24527C17" w14:textId="698A386A" w:rsidR="00E068B8" w:rsidRPr="00AE0AEB" w:rsidDel="000320A2" w:rsidRDefault="00E068B8" w:rsidP="00E068B8"/>
    <w:p w14:paraId="0B6F3EDF" w14:textId="21B9A20B" w:rsidR="00E068B8" w:rsidRPr="00AE0AEB" w:rsidRDefault="00C16A89" w:rsidP="00E068B8">
      <w:r>
        <w:t xml:space="preserve">Leverandøren er forpligtet til i rimeligt omfang og uden særskilt vederlag at yde den bistand, der er nødvendig til gennemførelse af kontrollen.</w:t>
      </w:r>
    </w:p>
    <w:p w14:paraId="45CBB38C" w14:textId="77777777" w:rsidR="00E068B8" w:rsidRPr="00AE0AEB" w:rsidRDefault="00E068B8" w:rsidP="00E068B8"/>
    <w:p w14:paraId="32B3E717" w14:textId="01C0685E" w:rsidR="00E068B8" w:rsidRDefault="00E068B8" w:rsidP="00E068B8">
      <w:r>
        <w:t xml:space="preserve">Kontrollen indebærer ingen begrænsning i Leverandørens ansvar for at opfylde kravene i Kontrakten. Såfremt kontrollen giver anledning til ændringer i Kontrakten, gennemføres disse i overensstemmelse med punkt </w:t>
        <w:fldChar w:fldCharType="begin"/>
        <w:instrText xml:space="preserve"> REF _Ref120807806 \r \h </w:instrText>
        <w:instrText xml:space="preserve"> \* MERGEFORMAT </w:instrText>
        <w:fldChar w:fldCharType="separate"/>
        <w:t>6</w:t>
        <w:fldChar w:fldCharType="end"/>
        <w:t xml:space="preserve"> og punkt </w:t>
        <w:fldChar w:fldCharType="begin"/>
        <w:instrText xml:space="preserve"> REF _Ref115248117 \r \h </w:instrText>
        <w:instrText xml:space="preserve"> \* MERGEFORMAT </w:instrText>
        <w:fldChar w:fldCharType="separate"/>
        <w:t>32.3</w:t>
        <w:fldChar w:fldCharType="end"/>
        <w:t>.</w:t>
      </w:r>
    </w:p>
    <w:p w14:paraId="4B2DDD34" w14:textId="77777777" w:rsidR="004A3EBC" w:rsidRDefault="004A3EBC" w:rsidP="00E068B8"/>
    <w:p w14:paraId="519B12CC" w14:textId="2315987E" w:rsidR="00E068B8" w:rsidRPr="00AE0AEB" w:rsidRDefault="00E068B8" w:rsidP="00E068B8">
      <w:r>
        <w:t xml:space="preserve">Udover ovenstående gennemføres de nødvendige audits, der følger af den mellem Parterne indgåede Databehandleraftale, jf. bilag 8.</w:t>
      </w:r>
    </w:p>
    <w:p w14:paraId="452CFCEB" w14:textId="77777777" w:rsidR="00E068B8" w:rsidRPr="00AE0AEB" w:rsidRDefault="00E068B8" w:rsidP="00E068B8"/>
    <w:p w14:paraId="69EF90EB" w14:textId="77777777" w:rsidR="00E068B8" w:rsidRPr="00AE0AEB" w:rsidRDefault="00E068B8" w:rsidP="00E068B8">
      <w:r>
        <w:t>Audit skal så vidt muligt tilrettelægges, så den er til mindst mulig gene for Leverancens udførelse.</w:t>
      </w:r>
    </w:p>
    <w:p w14:paraId="26978780" w14:textId="3EE65A02" w:rsidR="00E068B8" w:rsidRDefault="00E068B8" w:rsidP="00E068B8"/>
    <w:p w14:paraId="7AB6D189" w14:textId="3B931F99" w:rsidR="00E068B8" w:rsidRPr="00E06B50" w:rsidRDefault="00E068B8" w:rsidP="00E068B8">
      <w:pPr>
        <w:pStyle w:val="Overskrift2"/>
        <w:keepLines w:val="0"/>
        <w:suppressAutoHyphens w:val="0"/>
        <w:spacing w:before="0" w:line="276" w:lineRule="auto"/>
        <w:contextualSpacing w:val="0"/>
      </w:pPr>
      <w:bookmarkStart w:id="79" w:name="_Toc241056016"/>
      <w:r>
        <w:t>Sikkerhed</w:t>
      </w:r>
      <w:bookmarkEnd w:id="79"/>
    </w:p>
    <w:p w14:paraId="2617D0ED" w14:textId="77777777" w:rsidR="00E068B8" w:rsidRPr="00E06B50" w:rsidRDefault="00E068B8" w:rsidP="00E068B8"/>
    <w:p w14:paraId="54D5BC26" w14:textId="6156BC77" w:rsidR="00D855C9" w:rsidRPr="00E06B50" w:rsidRDefault="00E068B8" w:rsidP="00E068B8">
      <w:bookmarkStart w:id="80" w:name="_Toc93722630"/>
      <w:r>
        <w:t xml:space="preserve">Leverandøren skal overholde alle til enhver tid gældende relevante regulatoriske krav til it-sikkerhed samt alle gældende relevante it-sikkerhedsforskrifter og standarder, jf. også databehandleraftale og datainstruks som anført i bilag 8. </w:t>
      </w:r>
    </w:p>
    <w:p w14:paraId="5FFAC5C3" w14:textId="77777777" w:rsidR="00D855C9" w:rsidRPr="00E06B50" w:rsidRDefault="00D855C9" w:rsidP="00E068B8"/>
    <w:p w14:paraId="194C1C67" w14:textId="039453FE" w:rsidR="00E068B8" w:rsidRPr="00E06B50" w:rsidRDefault="00E068B8" w:rsidP="00E068B8">
      <w:r>
        <w:t xml:space="preserve">Leverandøren forpligter sig til at overholde alle it-sikkerhedsstandarder, der til enhver tid er gældende for statslige myndigheder, og som på tidspunktet for Kontraktens indgåelse udgøres af standard for informationssikkerhed ISO27001 eller tilsvarende. Kunden kan til enhver tid kræve en kopi af Leverandørens gældende sikkerhedspolitik og it-sikkerhedspolitik udleveret.</w:t>
      </w:r>
    </w:p>
    <w:p w14:paraId="16D54B58" w14:textId="0C0EB17D" w:rsidR="00E068B8" w:rsidRPr="00E06B50" w:rsidRDefault="00E068B8" w:rsidP="00E068B8">
      <w:r>
        <w:t xml:space="preserve">Leverandørens omkostninger i forbindelse med opfyldelsen af de angivne krav er omfattet af Leverancevederlaget samt vederlag for Løbende Ydelser, jf. bilag 12.</w:t>
      </w:r>
    </w:p>
    <w:p w14:paraId="0FB82931" w14:textId="77777777" w:rsidR="00E068B8" w:rsidRPr="00E06B50" w:rsidRDefault="00E068B8" w:rsidP="00E068B8"/>
    <w:p w14:paraId="2710F573" w14:textId="77777777" w:rsidR="00E068B8" w:rsidRDefault="00E068B8" w:rsidP="00E068B8">
      <w:r>
        <w:t xml:space="preserve">Leverandørens ydelser i forhold til levering af Leverancen samt de Løbende Ydelser er omfattet af Leverandørens sikkerhedsrutiner og kvalitetssikring på sikkerhedsområdet samt af Leverandørens eksterne sikkerhedsrevision, der foretager uanmeldt sikkerhedsrevision samt varslet opfølgningsrevision. </w:t>
      </w:r>
    </w:p>
    <w:p w14:paraId="04B78C5A" w14:textId="77777777" w:rsidR="00385E33" w:rsidRPr="00E06B50" w:rsidRDefault="00385E33" w:rsidP="00E068B8"/>
    <w:p w14:paraId="64792A13" w14:textId="77777777" w:rsidR="00E068B8" w:rsidRPr="00E06B50" w:rsidRDefault="00E068B8" w:rsidP="00E068B8">
      <w:r>
        <w:t xml:space="preserve">Leverandørens generelle systemsikkerhed, datasikkerhed og driftssikkerhed skal være på et niveau, som er tilstrækkeligt til, at Leverandørens revisorer kan bygge herpå ved tilrettelæggelse af revisionen. </w:t>
      </w:r>
    </w:p>
    <w:p w14:paraId="175002FB" w14:textId="77777777" w:rsidR="00E068B8" w:rsidRPr="00E06B50" w:rsidRDefault="00E068B8" w:rsidP="00E068B8"/>
    <w:p w14:paraId="738F161F" w14:textId="4185278B" w:rsidR="00E068B8" w:rsidRPr="00E06B50" w:rsidRDefault="00E068B8" w:rsidP="00E068B8">
      <w:r>
        <w:t xml:space="preserve">Senest 1 måned efter Overtagelsesdagen skal Kunden have modtaget en erklæring i henhold til den til enhver tid gældende revisionsstandard om Leverandørens generelle system- og datasikkerhed fra Leverandørens eksterne statsautoriserede revisor. Såfremt erklæringen påpeger alvorlige Fejl og/eller Mangler, skal disse udbedres uden ugrundet ophold.</w:t>
      </w:r>
    </w:p>
    <w:p w14:paraId="58692183" w14:textId="77777777" w:rsidR="00F0176A" w:rsidRPr="00117D93" w:rsidRDefault="00F0176A" w:rsidP="00F0176A">
      <w:pPr>
        <w:spacing w:line="276" w:lineRule="auto"/>
      </w:pPr>
    </w:p>
    <w:p w14:paraId="552EF9E9" w14:textId="78341138" w:rsidR="00E068B8" w:rsidRPr="00E06B50" w:rsidRDefault="00F0176A" w:rsidP="00E068B8">
      <w:r>
        <w:t xml:space="preserve">Kunden får herefter én gang årligt den i bilag 8 (databehandleraftale) angivne erklæring. </w:t>
      </w:r>
    </w:p>
    <w:p w14:paraId="6B6D2304" w14:textId="719806FF" w:rsidR="00E068B8" w:rsidRPr="00E06B50" w:rsidRDefault="00E068B8" w:rsidP="00E068B8">
      <w:r>
        <w:t>Leverandøren er forpligtet til uden ugrundet ophold at efterkomme de anvisninger, der måtte følge af en sådan sikkerhedsmæssig revision i den udstrækning, de pågældende anvisninger er relevante for de af Kontrakten omfattede ydelser.</w:t>
      </w:r>
    </w:p>
    <w:p w14:paraId="54E53C59" w14:textId="77777777" w:rsidR="00E068B8" w:rsidRPr="00E06B50" w:rsidRDefault="00E068B8" w:rsidP="00E068B8"/>
    <w:p w14:paraId="794911BF" w14:textId="77777777" w:rsidR="00E068B8" w:rsidRPr="00E06B50" w:rsidRDefault="00E068B8" w:rsidP="00E068B8">
      <w:r>
        <w:lastRenderedPageBreak/>
        <w:t>Leverandøren skal på anfordring og mod særskilt betaling fra Kunden eller tredjemand til enhver tid være i stand til at afgive nødvendige erklæringer vedrørende sikkerhed.</w:t>
      </w:r>
    </w:p>
    <w:p w14:paraId="033AD06A" w14:textId="77777777" w:rsidR="00E068B8" w:rsidRPr="00E06B50" w:rsidRDefault="00E068B8" w:rsidP="00E068B8"/>
    <w:p w14:paraId="025A2816" w14:textId="77777777" w:rsidR="00E068B8" w:rsidRPr="00E06B50" w:rsidRDefault="00E068B8" w:rsidP="00E068B8">
      <w:r>
        <w:t>Leverandørens ændringer af sikkerhedsforanstaltninger, der ikke er kundespecifikke, men derimod foretages som led i tilpasning til overholdelse af God it-skik, generelle sikkerhedsforskrifter og lovgivning gældende samlet for flere af Leverandørens kunder, sker for Leverandørens egen regning.</w:t>
      </w:r>
    </w:p>
    <w:p w14:paraId="57C08299" w14:textId="77777777" w:rsidR="00E068B8" w:rsidRPr="00E06B50" w:rsidRDefault="00E068B8" w:rsidP="00E068B8"/>
    <w:p w14:paraId="0F5F17AC" w14:textId="0AD4AAD8" w:rsidR="00E068B8" w:rsidRPr="00E06B50" w:rsidRDefault="00E068B8" w:rsidP="00E068B8">
      <w:r>
        <w:t xml:space="preserve">Såfremt Kunden stiller krav til sikkerhed, der rækker ud over Leverandørens forpligtelser i henhold til nærværende Kontrakt, er Leverandøren forpligtet til at opfylde sådanne krav med et mellem parterne aftalt varsel og i det omfang, dette er teknisk muligt. Sådanne yderligere sikkerhedskrav håndteres i overensstemmelse med principperne for ændringshåndtering.</w:t>
      </w:r>
    </w:p>
    <w:p w14:paraId="4E1BE97D" w14:textId="77777777" w:rsidR="00E068B8" w:rsidRPr="00E06B50" w:rsidRDefault="00E068B8" w:rsidP="00E068B8"/>
    <w:p w14:paraId="1FD94F9B" w14:textId="70CF0CF9" w:rsidR="00E068B8" w:rsidRPr="00E06B50" w:rsidRDefault="00E068B8" w:rsidP="00E068B8">
      <w:r>
        <w:t xml:space="preserve">Konstaterer Leverandøren en sikkerhedsbrist hos Leverandøren, der indebærer en risiko for, at tredjepart kan skaffe sig uberettiget adgang til Kundens data, skal Leverandøren hurtigst muligt underrette Kunden herom. Dette gælder også, selvom sikkerhedsbristen er afhjulpet, og Kundens data ikke er blevet kompromitteret. Senest 10 Arbejdsdage efter underretningen skal Leverandøren fremsende en analyse, der redegør for årsagen til bristen samt en beskrivelse af, hvordan forholdet vil blive udbedret. For så vidt angår brud på persondatasikkerheden henvises yderligere til punkt </w:t>
        <w:fldChar w:fldCharType="begin"/>
        <w:instrText xml:space="preserve"> REF _Ref120807884 \r \h </w:instrText>
        <w:instrText xml:space="preserve"> \* MERGEFORMAT </w:instrText>
        <w:fldChar w:fldCharType="separate"/>
        <w:t>24</w:t>
        <w:fldChar w:fldCharType="end"/>
        <w:t xml:space="preserve"> og bilag 8.</w:t>
      </w:r>
    </w:p>
    <w:p w14:paraId="6ECFB610" w14:textId="77777777" w:rsidR="00E068B8" w:rsidRPr="00E06B50" w:rsidRDefault="00E068B8" w:rsidP="00E068B8"/>
    <w:p w14:paraId="31886BF7" w14:textId="09980C05" w:rsidR="00E068B8" w:rsidRPr="00E06B50" w:rsidRDefault="00E068B8" w:rsidP="00E068B8">
      <w:r>
        <w:t xml:space="preserve">Såfremt en opfyldelse af disse krav indebærer krav til Kundens medvirken, udover de aktiviteter Kunden i forvejen forventes selv at håndtere på baggrund af egne forskrifter og arbejdsrutiner, skal Leverandøren angive det i bilag 11.</w:t>
      </w:r>
    </w:p>
    <w:p w14:paraId="59A2A8CA" w14:textId="77777777" w:rsidR="00E068B8" w:rsidRPr="00E06B50" w:rsidRDefault="00E068B8" w:rsidP="00E068B8"/>
    <w:p w14:paraId="503220DA" w14:textId="52F6AC64" w:rsidR="00E068B8" w:rsidRPr="00AE0AEB" w:rsidRDefault="00E068B8" w:rsidP="00E068B8">
      <w:r>
        <w:t xml:space="preserve">Kunden kan kontrollere Leverandørens opfyldelse af kravene til sikkerhed efter tilsvarende regler som anført for audit, jf. punkt </w:t>
        <w:fldChar w:fldCharType="begin"/>
        <w:instrText xml:space="preserve"> REF _Ref120807900 \r \h </w:instrText>
        <w:instrText xml:space="preserve"> \* MERGEFORMAT </w:instrText>
        <w:fldChar w:fldCharType="separate"/>
        <w:t>5.8</w:t>
        <w:fldChar w:fldCharType="end"/>
        <w:t>.</w:t>
      </w:r>
    </w:p>
    <w:p w14:paraId="2E23325F" w14:textId="45D8DD7A" w:rsidR="00E068B8" w:rsidRDefault="00E068B8" w:rsidP="00E068B8"/>
    <w:p w14:paraId="76A190D1" w14:textId="29AEF6AD" w:rsidR="00E068B8" w:rsidRDefault="00E068B8" w:rsidP="00E068B8">
      <w:pPr>
        <w:pStyle w:val="Overskrift2"/>
        <w:keepLines w:val="0"/>
        <w:suppressAutoHyphens w:val="0"/>
        <w:spacing w:before="0" w:line="276" w:lineRule="auto"/>
        <w:contextualSpacing w:val="0"/>
      </w:pPr>
      <w:bookmarkStart w:id="81" w:name="_Ref120809415"/>
      <w:bookmarkStart w:id="82" w:name="_Toc241056017"/>
      <w:r>
        <w:t>Benyttelse af underleverandører</w:t>
      </w:r>
      <w:bookmarkEnd w:id="81"/>
      <w:r>
        <w:t xml:space="preserve"> og støttende enheder</w:t>
      </w:r>
      <w:bookmarkEnd w:id="82"/>
    </w:p>
    <w:p w14:paraId="2BB55B6D" w14:textId="77777777" w:rsidR="00E068B8" w:rsidRPr="00AE0AEB" w:rsidRDefault="00E068B8" w:rsidP="00E068B8"/>
    <w:bookmarkEnd w:id="80"/>
    <w:p w14:paraId="7D70E67A" w14:textId="77777777" w:rsidR="00E068B8" w:rsidRPr="00AE0AEB" w:rsidRDefault="00E068B8" w:rsidP="00E068B8">
      <w:r>
        <w:t>Leverandøren kan ikke uden Kundens skriftlige samtykke overlade Kontraktens opfyldelse til underleverandører i videre udstrækning end angivet i Kontrakten. Kunden kan ikke nægte et sådant samtykke uden rimelig grund.</w:t>
      </w:r>
    </w:p>
    <w:p w14:paraId="6F46C0DE" w14:textId="77777777" w:rsidR="00E068B8" w:rsidRPr="00AE0AEB" w:rsidRDefault="00E068B8" w:rsidP="00E068B8"/>
    <w:p w14:paraId="0861E9E1" w14:textId="77777777" w:rsidR="00E068B8" w:rsidRPr="00AE0AEB" w:rsidRDefault="00E068B8" w:rsidP="00E068B8">
      <w:r>
        <w:t>Selv om Kunden har samtykket i anvendelsen af en bestemt underleverandør, kan Kunden i alle forhold rette henvendelse til Leverandøren.</w:t>
      </w:r>
    </w:p>
    <w:p w14:paraId="2F561F80" w14:textId="77777777" w:rsidR="00E068B8" w:rsidRPr="00AE0AEB" w:rsidRDefault="00E068B8" w:rsidP="00E068B8"/>
    <w:p w14:paraId="16034546" w14:textId="70D1F42F" w:rsidR="00E068B8" w:rsidRPr="00AE0AEB" w:rsidRDefault="00E068B8" w:rsidP="00E068B8">
      <w:r>
        <w:t xml:space="preserve">Ansvaret for korrekt opfyldelse af Kontrakten påhviler Leverandøren, således at Leverandøren er ansvarlig for ydelser fra underleverandører på ganske samme måde som for sine egne ydelser.</w:t>
      </w:r>
    </w:p>
    <w:p w14:paraId="168544C1" w14:textId="77777777" w:rsidR="00E068B8" w:rsidRPr="00AE0AEB" w:rsidRDefault="00E068B8" w:rsidP="00E068B8"/>
    <w:p w14:paraId="11AB6E0B" w14:textId="77777777" w:rsidR="00E068B8" w:rsidRPr="00AE0AEB" w:rsidRDefault="00E068B8" w:rsidP="00E068B8">
      <w:pPr>
        <w:tabs>
          <w:tab w:val="left" w:pos="575"/>
          <w:tab w:val="left" w:pos="1152"/>
        </w:tabs>
      </w:pPr>
      <w:r>
        <w:t>Leverandøren er forpligtet til at give Kunden oplysning om de underleverandører, der benyttes i forbindelse med Kontrakten, herunder navn, CVR-nr., kontaktoplysninger og juridisk repræsentant. Oplysningerne skal indleveres til Kunden senest, når gennemførelsen af Kontrakten påbegyndes, hvis de kendes på dette tidspunkt. Hvis underleverandørerne ikke kendes på tidspunktet for Kontraktens indgåelse, skal oplysningerne indleveres så snart de er kendt, og altid inden den pågældende underleverandør påbegynder udførelsen af ydelser under Kontrakten.</w:t>
      </w:r>
    </w:p>
    <w:p w14:paraId="78A94BDF" w14:textId="77777777" w:rsidR="00E068B8" w:rsidRPr="00AE0AEB" w:rsidRDefault="00E068B8" w:rsidP="00E068B8">
      <w:pPr>
        <w:tabs>
          <w:tab w:val="left" w:pos="575"/>
          <w:tab w:val="left" w:pos="1152"/>
        </w:tabs>
      </w:pPr>
    </w:p>
    <w:p w14:paraId="11D0ACD7" w14:textId="3E9C2D85" w:rsidR="00E068B8" w:rsidRPr="00AE0AEB" w:rsidRDefault="00E068B8" w:rsidP="00E068B8">
      <w:pPr>
        <w:tabs>
          <w:tab w:val="left" w:pos="575"/>
          <w:tab w:val="left" w:pos="1152"/>
        </w:tabs>
      </w:pPr>
      <w:r>
        <w:t xml:space="preserve">I forbindelse med indgåelse af Kontrakten har Kunden godkendt, at Leverandøren kan anvende de i bilag 10 anførte underleverandører. Bilag 10 opdateres i takt med eventuelle udskiftninger eller tilføjelser af underleverandører i Kontraktens varighed.</w:t>
      </w:r>
    </w:p>
    <w:p w14:paraId="0D836D47" w14:textId="77777777" w:rsidR="00E068B8" w:rsidRPr="00AE0AEB" w:rsidRDefault="00E068B8" w:rsidP="00E068B8">
      <w:pPr>
        <w:tabs>
          <w:tab w:val="left" w:pos="575"/>
          <w:tab w:val="left" w:pos="1152"/>
        </w:tabs>
      </w:pPr>
    </w:p>
    <w:p w14:paraId="725B2440" w14:textId="272AEA71" w:rsidR="00C61268" w:rsidRPr="00CD538D" w:rsidRDefault="00E068B8" w:rsidP="00E068B8">
      <w:r>
        <w:lastRenderedPageBreak/>
        <w:t xml:space="preserve">I det omfang Leverandøren baserer sig på andre enheders formåen (støttende enheder), herunder i tilknytning til den forud for Kontraktens indgåelse gennemførte udbudsprocedure, skal Leverandøren fremlægge støtteerklæringer eller anden dokumentation, der godtgør, at Leverandøren faktisk råder over den nødvendige tekniske og faglige formåen.  </w:t>
      </w:r>
    </w:p>
    <w:p w14:paraId="3956B01E" w14:textId="77777777" w:rsidR="00C61268" w:rsidRPr="00CD538D" w:rsidRDefault="00C61268" w:rsidP="00E068B8"/>
    <w:p w14:paraId="060406FA" w14:textId="7E4672CC" w:rsidR="00E068B8" w:rsidRPr="00CD538D" w:rsidRDefault="00F1333A" w:rsidP="00E068B8">
      <w:r>
        <w:t xml:space="preserve">Støtteerklæringen eller dokumentationen skal godtgøre, at den eller de pågældende støttende enheder er juridisk forpligtet over for Leverandøren, jf. Udbudslovens § 144, stk. 2. Støtteerklæringerne fremgår i givet fald som underbilag til bilag 10.</w:t>
      </w:r>
    </w:p>
    <w:p w14:paraId="638C518D" w14:textId="77777777" w:rsidR="00E068B8" w:rsidRPr="00CD538D" w:rsidRDefault="00E068B8" w:rsidP="00E068B8"/>
    <w:p w14:paraId="192178EC" w14:textId="4396DEB3" w:rsidR="00E068B8" w:rsidRPr="00CD538D" w:rsidRDefault="00E068B8" w:rsidP="00E068B8">
      <w:r>
        <w:t xml:space="preserve">I det omfang der anvendes støttende enheder, og Leverandøren baserer sig på disse støttende enheders uddannelsesmæssige og faglige kvalifikationer eller faglige erfaringer vedrørende udførelsen af Kontraktens ydelser, herunder har baseret sig på disse støttende enheders formåen i tilknytning til den forud for Kontraktens indgåelse gennemførte udbudsprocedure, er Leverandøren tillige forpligtet til at sikre, at de angivne ydelser udføres af den eller de pågældende støttende enheder, jf. Udbudslovens § 144, stk. 3. </w:t>
      </w:r>
    </w:p>
    <w:p w14:paraId="3428C263" w14:textId="77777777" w:rsidR="00E068B8" w:rsidRPr="00CD538D" w:rsidRDefault="00E068B8" w:rsidP="00E068B8"/>
    <w:p w14:paraId="6C6EDA08" w14:textId="13F20AC1" w:rsidR="000E5AD6" w:rsidRDefault="00E068B8" w:rsidP="00E068B8">
      <w:r>
        <w:t xml:space="preserve">Kunden er til enhver tid berettiget til at kræve fremlæggelse af dokumentation for, at en given underleverandør eller støttende enhed ikke er omfattet af de obligatoriske udelukkelsesgrunde eller den frivillige udelukkelsesgrund i udbudslovens § 137, stk. 1, nr. 2. Konstateres det, at en underleverandør eller støttende enhed er omfattet af en af de førnævnte udelukkelsesgrunde, kan Kunden kræve den pågældende underleverandør eller støttende enhed udskiftet med en rimelig frist.</w:t>
      </w:r>
    </w:p>
    <w:p w14:paraId="2748BD11" w14:textId="77777777" w:rsidR="000E5AD6" w:rsidRPr="00AE0AEB" w:rsidRDefault="000E5AD6" w:rsidP="00E068B8"/>
    <w:p w14:paraId="1675D9C5" w14:textId="501BEFE4" w:rsidR="00E068B8" w:rsidRDefault="00E068B8" w:rsidP="00E068B8"/>
    <w:p w14:paraId="3A615975" w14:textId="6F99E752" w:rsidR="0004042C" w:rsidRDefault="0004042C" w:rsidP="0004042C">
      <w:pPr>
        <w:pStyle w:val="Overskrift1"/>
        <w:keepLines w:val="0"/>
        <w:pageBreakBefore w:val="0"/>
        <w:suppressAutoHyphens w:val="0"/>
        <w:spacing w:after="240" w:line="276" w:lineRule="auto"/>
        <w:contextualSpacing w:val="0"/>
      </w:pPr>
      <w:bookmarkStart w:id="83" w:name="_Ref120807806"/>
      <w:bookmarkStart w:id="84" w:name="_Ref120809119"/>
      <w:bookmarkStart w:id="85" w:name="_Toc241056018"/>
      <w:r>
        <w:t>Ændringer</w:t>
      </w:r>
      <w:bookmarkEnd w:id="83"/>
      <w:bookmarkEnd w:id="84"/>
      <w:bookmarkEnd w:id="85"/>
    </w:p>
    <w:p w14:paraId="6D599C3D" w14:textId="7E79A38D" w:rsidR="0004042C" w:rsidRDefault="0004042C" w:rsidP="0004042C">
      <w:pPr>
        <w:pStyle w:val="Overskrift2"/>
        <w:keepLines w:val="0"/>
        <w:suppressAutoHyphens w:val="0"/>
        <w:spacing w:before="0" w:line="276" w:lineRule="auto"/>
        <w:contextualSpacing w:val="0"/>
      </w:pPr>
      <w:bookmarkStart w:id="86" w:name="_Toc241056019"/>
      <w:r>
        <w:t>Generelt</w:t>
      </w:r>
      <w:bookmarkEnd w:id="86"/>
    </w:p>
    <w:p w14:paraId="51DE9C37" w14:textId="77777777" w:rsidR="00EB597E" w:rsidRPr="00AE0AEB" w:rsidRDefault="00EB597E" w:rsidP="00EB597E"/>
    <w:p w14:paraId="6A50B09B" w14:textId="56B8E5D4" w:rsidR="009F424A" w:rsidRDefault="009F424A" w:rsidP="00EB597E">
      <w:r>
        <w:t>Ændringer kan ske enten i form af Kundens bestillingsydelser eller i form af øvrige ændringsanmodninger, jf. bilag 9.</w:t>
      </w:r>
    </w:p>
    <w:p w14:paraId="173AB11B" w14:textId="77777777" w:rsidR="009F424A" w:rsidRDefault="009F424A" w:rsidP="00EB597E"/>
    <w:p w14:paraId="10099006" w14:textId="48CE9460" w:rsidR="00085E23" w:rsidRPr="009C0B34" w:rsidRDefault="00085E23" w:rsidP="00085E23">
      <w:r>
        <w:t xml:space="preserve">Leverandøren skal stille tilstrækkelige og kvalificerede medarbejdere til rådighed for Kunden til levering af bestillingsydelser og øvrige ændringer.   </w:t>
      </w:r>
    </w:p>
    <w:p w14:paraId="1D563A5C" w14:textId="77777777" w:rsidR="00085E23" w:rsidRDefault="00085E23" w:rsidP="00EB597E"/>
    <w:p w14:paraId="641BBE7F" w14:textId="716DAAB4" w:rsidR="00EB597E" w:rsidRDefault="00EB597E" w:rsidP="00EB597E">
      <w:r>
        <w:t xml:space="preserve">Ændringer skal ske i overensstemmelse med de til enhver tid gældende udbudsretlige regler.</w:t>
      </w:r>
    </w:p>
    <w:p>
      <w:pPr>
        <w:pStyle w:val="Overskrift2"/>
        <w:rPr>
          <w:ins w:id="1382" w:author="Claude" w:date="2026-09-29T12:00:00Z"/>
        </w:rPr>
      </w:pPr>
      <w:ins w:id="1383" w:author="Claude" w:date="2026-09-29T12:00:00Z">
        <w:r>
          <w:t xml:space="preserve">Optionen</w:t>
        </w:r>
      </w:ins>
    </w:p>
    <w:p>
      <w:pPr>
        <w:rPr>
          <w:ins w:id="1384" w:author="Claude" w:date="2026-09-29T12:00:00Z"/>
        </w:rPr>
      </w:pPr>
      <w:ins w:id="1385" w:author="Claude" w:date="2026-09-29T12:00:00Z">
        <w:r>
          <w:t xml:space="preserve">Kunden er berettiget, men ikke forpligtet, til i Kontraktens løbetid at udnytte Optionen på udvikling og levering af DVR online, jf. bilag 3A, afsnit 3.5, til det i bilag 12 fastsatte vederlag, jf. punkt 15.8. Kundens udnyttelse af Optionen sker ved Meddelelse.</w:t>
        </w:r>
      </w:ins>
    </w:p>
    <w:p>
      <w:pPr>
        <w:rPr>
          <w:ins w:id="1386" w:author="Claude" w:date="2026-09-29T12:00:00Z"/>
        </w:rPr>
      </w:pPr>
      <w:ins w:id="1387" w:author="Claude" w:date="2026-09-29T12:00:00Z">
        <w:r>
          <w:t xml:space="preserve">Leverandøren er forpligtet til at levere de af Optionen omfattede ydelser. Samtlige Kontraktens krav og bestemmelser gælder også for Optionen, medmindre andet udtrykkeligt er angivet.</w:t>
        </w:r>
      </w:ins>
    </w:p>
    <w:p>
      <w:pPr>
        <w:rPr>
          <w:ins w:id="1388" w:author="Claude" w:date="2026-09-29T12:00:00Z"/>
        </w:rPr>
      </w:pPr>
      <w:ins w:id="1389" w:author="Claude" w:date="2026-09-29T12:00:00Z">
        <w:r>
          <w:t xml:space="preserve">Udnyttelse af Optionen udgør ikke en ændring, jf. punkt 6.1, og er ikke en bestillingsydelse, jf. punkt 6.3.</w:t>
        </w:r>
      </w:ins>
    </w:p>
    <w:p>
      <w:pPr>
        <w:pStyle w:val="Overskrift3"/>
        <w:rPr>
          <w:ins w:id="1390" w:author="Claude" w:date="2026-09-29T12:00:00Z"/>
        </w:rPr>
      </w:pPr>
      <w:ins w:id="1391" w:author="Claude" w:date="2026-09-29T12:00:00Z">
        <w:r>
          <w:t xml:space="preserve">Option til levering som en del af Leverancen</w:t>
        </w:r>
      </w:ins>
    </w:p>
    <w:p>
      <w:pPr>
        <w:rPr>
          <w:ins w:id="1392" w:author="Claude" w:date="2026-09-29T12:00:00Z"/>
        </w:rPr>
      </w:pPr>
      <w:ins w:id="1393" w:author="Claude" w:date="2026-09-29T12:00:00Z">
        <w:r>
          <w:t xml:space="preserve">Udnytter Kunden Optionen senest ved afklaringsfasens afslutning, jf. punkt 5.3.1, leveres Optionen som en del af Leverancen. Optionen afprøves og overtages sammen med Leverancen i overensstemmelse med tidsplanen i bilag 1 og bilag 14, og vederlaget for Optionen tillægges Leverancevederlaget, jf. punkt 15.8.</w:t>
        </w:r>
      </w:ins>
    </w:p>
    <w:p>
      <w:pPr>
        <w:pStyle w:val="Overskrift3"/>
        <w:rPr>
          <w:ins w:id="1394" w:author="Claude" w:date="2026-09-29T12:00:00Z"/>
        </w:rPr>
      </w:pPr>
      <w:ins w:id="1395" w:author="Claude" w:date="2026-09-29T12:00:00Z">
        <w:r>
          <w:t xml:space="preserve">Option til levering som en Selvstændig Opgave</w:t>
        </w:r>
      </w:ins>
    </w:p>
    <w:p>
      <w:pPr>
        <w:rPr>
          <w:ins w:id="1396" w:author="Claude" w:date="2026-09-29T12:00:00Z"/>
        </w:rPr>
      </w:pPr>
      <w:ins w:id="1397" w:author="Claude" w:date="2026-09-29T12:00:00Z">
        <w:r>
          <w:t xml:space="preserve">Udnytter Kunden Optionen efter afklaringsfasens afslutning, leveres Optionen som en Selvstændig Opgave i henhold til en tidsplan, som Parterne aftaler. For Optionen gælder i så fald samme krav til afprøvning, garantier, bod, vedligeholdelse og support, som er gældende for Leverancen, jf. punkt 6.3.2. Vederlaget for Optionen udgør det i bilag 12 fastsatte vederlag, jf. punkt 15.8, og betales i henhold til bilag 12.</w:t>
        </w:r>
      </w:ins>
    </w:p>
    <w:p w14:paraId="305AEFE2" w14:textId="77777777" w:rsidR="00B14CD1" w:rsidRDefault="00B14CD1" w:rsidP="00B14CD1">
      <w:pPr>
        <w:pStyle w:val="Overskrift2"/>
      </w:pPr>
      <w:bookmarkStart w:id="87" w:name="_Toc241056020"/>
      <w:r>
        <w:t>Bestillingsydelser</w:t>
      </w:r>
      <w:bookmarkEnd w:id="87"/>
    </w:p>
    <w:p w14:paraId="259C3B6D" w14:textId="325565D5" w:rsidR="005B6F98" w:rsidRDefault="005B6F98" w:rsidP="005B6F98">
      <w:pPr>
        <w:pStyle w:val="Overskrift3"/>
      </w:pPr>
      <w:bookmarkStart w:id="88" w:name="_Toc241056021"/>
      <w:r>
        <w:t>Generelt</w:t>
      </w:r>
      <w:bookmarkEnd w:id="88"/>
    </w:p>
    <w:p w14:paraId="46A3191A" w14:textId="77777777" w:rsidR="005B6F98" w:rsidRDefault="005B6F98" w:rsidP="00055C4A"/>
    <w:p w14:paraId="15C0EE42" w14:textId="32E642F2" w:rsidR="00055C4A" w:rsidRDefault="00055C4A" w:rsidP="00055C4A">
      <w:r>
        <w:t xml:space="preserve">Kunden er fra kontraktunderskrift berettiget til at bestille bestillingsydelser. </w:t>
      </w:r>
    </w:p>
    <w:p w14:paraId="19CCBC32" w14:textId="77777777" w:rsidR="002E7629" w:rsidRDefault="002E7629" w:rsidP="00B14CD1"/>
    <w:p w14:paraId="49740FBE" w14:textId="3393D0BE" w:rsidR="00D83614" w:rsidRPr="000365BE" w:rsidRDefault="00D83614" w:rsidP="00D83614">
      <w:r>
        <w:t xml:space="preserve">Bestillingsydelser bestilles og leveres i overensstemmelse med bilag 9.</w:t>
      </w:r>
    </w:p>
    <w:p w14:paraId="310215B2" w14:textId="77777777" w:rsidR="002929AD" w:rsidRDefault="002929AD" w:rsidP="00B14CD1"/>
    <w:p w14:paraId="214C5F06" w14:textId="1C0863D4" w:rsidR="005E17AA" w:rsidRDefault="007C3102" w:rsidP="008F405A">
      <w:r>
        <w:t xml:space="preserve">Bestillingsydelser kan omfatte simple ændringsanmodninger og ordinære ændringsanmodninger, jf. bilag 9. </w:t>
      </w:r>
    </w:p>
    <w:p w14:paraId="4F72330B" w14:textId="77777777" w:rsidR="005E17AA" w:rsidRDefault="005E17AA" w:rsidP="008F405A"/>
    <w:p w14:paraId="6310896A" w14:textId="2A77AEFA" w:rsidR="00216108" w:rsidRDefault="00216108" w:rsidP="00216108">
      <w:r>
        <w:t xml:space="preserve">Leverandøren er berettiget til vederlag for bestillingsydelser i overensstemmelse med punkt </w:t>
        <w:fldChar w:fldCharType="begin"/>
        <w:instrText xml:space="preserve"> REF _Ref237419296 \r \h </w:instrText>
        <w:instrText xml:space="preserve"> \* MERGEFORMAT </w:instrText>
        <w:fldChar w:fldCharType="separate"/>
        <w:t>15.3</w:t>
        <w:fldChar w:fldCharType="end"/>
        <w:t>.</w:t>
      </w:r>
    </w:p>
    <w:p w14:paraId="0C748240" w14:textId="77777777" w:rsidR="00216108" w:rsidRDefault="00216108" w:rsidP="00216108"/>
    <w:p w14:paraId="706C9F1A" w14:textId="77777777" w:rsidR="00216108" w:rsidRDefault="00216108" w:rsidP="008F405A"/>
    <w:p w14:paraId="515D46D6" w14:textId="331E16EA" w:rsidR="005B6F98" w:rsidRDefault="005B6F98" w:rsidP="005B6F98">
      <w:pPr>
        <w:pStyle w:val="Overskrift3"/>
      </w:pPr>
      <w:bookmarkStart w:id="89" w:name="_Ref237419952"/>
      <w:bookmarkStart w:id="90" w:name="_Ref237419966"/>
      <w:bookmarkStart w:id="91" w:name="_Ref237420037"/>
      <w:bookmarkStart w:id="92" w:name="_Ref237420357"/>
      <w:bookmarkStart w:id="93" w:name="_Toc241056022"/>
      <w:r>
        <w:lastRenderedPageBreak/>
        <w:t xml:space="preserve">Bestillingsydelser med karakter af Selvstændige Opgaver</w:t>
      </w:r>
      <w:bookmarkEnd w:id="89"/>
      <w:bookmarkEnd w:id="90"/>
      <w:bookmarkEnd w:id="91"/>
      <w:bookmarkEnd w:id="92"/>
      <w:bookmarkEnd w:id="93"/>
    </w:p>
    <w:p w14:paraId="3D9A2026" w14:textId="77777777" w:rsidR="00C43F7E" w:rsidRPr="00C43F7E" w:rsidRDefault="00C43F7E" w:rsidP="00C43F7E"/>
    <w:p w14:paraId="70DC9887" w14:textId="0B3D2592" w:rsidR="008F405A" w:rsidRDefault="008F405A" w:rsidP="008F405A">
      <w:r>
        <w:t>Bestillingsydelser kan have karakter af Selvstændige Opgaver, såfremt det vurderes hensigtsmæssigt.</w:t>
      </w:r>
    </w:p>
    <w:p w14:paraId="3FFDB352" w14:textId="77777777" w:rsidR="00232C42" w:rsidRDefault="00232C42" w:rsidP="008F405A"/>
    <w:p w14:paraId="5AFBEFD8" w14:textId="5C4D434A" w:rsidR="00232C42" w:rsidRPr="00AE0AEB" w:rsidDel="009D54B1" w:rsidRDefault="00232C42" w:rsidP="00232C42">
      <w:r>
        <w:t xml:space="preserve">For Selvstændige Opgaver gælder samme krav til afprøvning, garantier, bod, vedligeholdelse og support som er gældende for Leverancen, medmindre andet er angivet i Kontrakten. </w:t>
      </w:r>
    </w:p>
    <w:p w14:paraId="0E2D2AEE" w14:textId="77777777" w:rsidR="00232C42" w:rsidRPr="00AE0AEB" w:rsidDel="009D54B1" w:rsidRDefault="00232C42" w:rsidP="00232C42"/>
    <w:p w14:paraId="75D4B0CB" w14:textId="77777777" w:rsidR="00232C42" w:rsidRPr="00AE0AEB" w:rsidDel="009D54B1" w:rsidRDefault="00232C42" w:rsidP="00232C42">
      <w:r>
        <w:t xml:space="preserve">Ved opgørelse af bod, erstatning mv. sker dette på baggrund af det aftalte vederlag for den Selvstændige Opgave, og eventuelle garantisvigt eller anden form for misligholdelse relateret til disse opgaver behandles uafhængigt af Leverancen i øvrigt. </w:t>
      </w:r>
    </w:p>
    <w:p w14:paraId="7B8F4EC2" w14:textId="77777777" w:rsidR="00232C42" w:rsidRPr="00AE0AEB" w:rsidDel="009D54B1" w:rsidRDefault="00232C42" w:rsidP="00232C42"/>
    <w:p w14:paraId="43CD61C9" w14:textId="77777777" w:rsidR="00232C42" w:rsidDel="009D54B1" w:rsidRDefault="00232C42" w:rsidP="00232C42">
      <w:r>
        <w:t xml:space="preserve">Når den Selvstændige Opgave er leveret, betragtes den Selvstændige Opgave som en del af Leverancen, og Leverandøren er forpligtet til at levere samme Løbende Ydelser i forhold til den Selvstændige Opgave som i forhold til Leverancen.</w:t>
      </w:r>
    </w:p>
    <w:p w14:paraId="2265D436" w14:textId="73D2E334" w:rsidR="008E7A50" w:rsidRDefault="008E7A50" w:rsidP="008E7A50">
      <w:pPr>
        <w:pStyle w:val="Overskrift2"/>
        <w:rPr>
          <w:sz w:val="18"/>
        </w:rPr>
      </w:pPr>
      <w:bookmarkStart w:id="94" w:name="_Toc241056023"/>
      <w:r>
        <w:rPr>
          <w:sz w:val="18"/>
        </w:rPr>
        <w:t xml:space="preserve">Øvrige ændringer</w:t>
      </w:r>
      <w:bookmarkEnd w:id="94"/>
    </w:p>
    <w:p w14:paraId="0A00E069" w14:textId="77777777" w:rsidR="008E7A50" w:rsidRDefault="008E7A50" w:rsidP="008E7A50"/>
    <w:p w14:paraId="53F6FE7E" w14:textId="58F6C62E" w:rsidR="00E62FFA" w:rsidRDefault="00E62FFA" w:rsidP="00E62FFA">
      <w:r>
        <w:t>Anmodning om øvrige ændringer kan fremsættes at både Kunden og Leverandøren, jf. bilag 9.</w:t>
      </w:r>
    </w:p>
    <w:p w14:paraId="431F2965" w14:textId="77777777" w:rsidR="00227BF5" w:rsidRDefault="00227BF5" w:rsidP="00E62FFA"/>
    <w:p w14:paraId="5DD39E5E" w14:textId="094CFCBE" w:rsidR="00227BF5" w:rsidRPr="000365BE" w:rsidRDefault="00227BF5" w:rsidP="00227BF5">
      <w:r>
        <w:t xml:space="preserve">Øvrige ændringer bestilles og leveres i overensstemmelse med bilag 9.</w:t>
      </w:r>
    </w:p>
    <w:p w14:paraId="148217B1" w14:textId="77777777" w:rsidR="00227BF5" w:rsidRDefault="00227BF5" w:rsidP="00E62FFA"/>
    <w:p w14:paraId="6EA2F1FC" w14:textId="76315BCD" w:rsidR="00FA038C" w:rsidRDefault="00FA038C" w:rsidP="00FA038C">
      <w:r>
        <w:t xml:space="preserve">Leverandøren er berettiget til vederlag for øvrige ændringer i overensstemmelse med punkt </w:t>
        <w:fldChar w:fldCharType="begin"/>
        <w:instrText xml:space="preserve"> REF _Ref237419296 \r \h </w:instrText>
        <w:instrText xml:space="preserve"> \* MERGEFORMAT </w:instrText>
        <w:fldChar w:fldCharType="separate"/>
        <w:t>15.3</w:t>
        <w:fldChar w:fldCharType="end"/>
        <w:t>.</w:t>
      </w:r>
    </w:p>
    <w:p w14:paraId="15A46C85" w14:textId="77777777" w:rsidR="00EB597E" w:rsidRPr="00AE0AEB" w:rsidRDefault="00EB597E" w:rsidP="00EB597E">
      <w:pPr>
        <w:pStyle w:val="Overskrift2"/>
        <w:rPr>
          <w:sz w:val="18"/>
        </w:rPr>
      </w:pPr>
      <w:bookmarkStart w:id="95" w:name="_Ref157339994"/>
      <w:bookmarkStart w:id="96" w:name="_Toc183314883"/>
      <w:bookmarkStart w:id="97" w:name="_Toc473818349"/>
      <w:bookmarkStart w:id="98" w:name="_Toc241056024"/>
      <w:r>
        <w:rPr>
          <w:sz w:val="18"/>
        </w:rPr>
        <w:t>Ændringer uden Leverandørens samtykke</w:t>
      </w:r>
      <w:bookmarkEnd w:id="95"/>
      <w:bookmarkEnd w:id="96"/>
      <w:bookmarkEnd w:id="97"/>
      <w:bookmarkEnd w:id="98"/>
    </w:p>
    <w:p w14:paraId="0D5D8F60" w14:textId="77777777" w:rsidR="00470D09" w:rsidRDefault="00470D09" w:rsidP="00EB597E"/>
    <w:p w14:paraId="5FE3F28C" w14:textId="3F470CAC" w:rsidR="00EB597E" w:rsidRPr="00AE0AEB" w:rsidRDefault="00EB597E" w:rsidP="00EB597E">
      <w:r>
        <w:t xml:space="preserve">Såfremt Kunden uden Leverandørens samtykke foretager ændring i Løsningen eller it-miljøet, der ikke er beskrevet i Kontrakten, og dette øver betydende indflydelse på Løsningens rette funktioner, er Leverandøren berettiget til for fremtiden at kræve sig fritaget for enhver forpligtelse i relation til Løsningen, herunder afhjælpning af Fejl og Mangler, udførelse af vedligeholdelse og support, i den udstrækning det er rimeligt begrundet. Genskaber Kunden den oprindelige situation, genopstår Leverandørens forpligtelser. </w:t>
      </w:r>
    </w:p>
    <w:p w14:paraId="46DCC298" w14:textId="77777777" w:rsidR="00EB597E" w:rsidRPr="00AE0AEB" w:rsidRDefault="00EB597E" w:rsidP="00EB597E"/>
    <w:p w14:paraId="1E2223FA" w14:textId="77777777" w:rsidR="00EB597E" w:rsidRPr="00AE0AEB" w:rsidRDefault="00EB597E" w:rsidP="00EB597E">
      <w:r>
        <w:t xml:space="preserve">Leverandøren har ret til at kontrollere, at den oprindelige situation er genskabt, samt til rimelig betaling herfor opgjort efter medgået tid. </w:t>
      </w:r>
    </w:p>
    <w:p w14:paraId="1ECAF0BC" w14:textId="77777777" w:rsidR="00EB597E" w:rsidRPr="00AE0AEB" w:rsidRDefault="00EB597E" w:rsidP="00EB597E"/>
    <w:p w14:paraId="6A8217A3" w14:textId="03AD67A0" w:rsidR="00EB597E" w:rsidRPr="00AE0AEB" w:rsidRDefault="00EB597E" w:rsidP="00EB597E">
      <w:r>
        <w:t xml:space="preserve">Leverandøren giver på forhånd samtykke til, at Kunden og/eller dennes driftsoperatør udfører sædvanlig vedligeholdelse og support samt Drift, forudsat der ikke herved foretages indgreb i strid med bilag 5 og bilag 15. </w:t>
      </w:r>
    </w:p>
    <w:p w14:paraId="00C54775" w14:textId="3EB482B7" w:rsidR="001F136B" w:rsidRPr="00DE1DE0" w:rsidRDefault="001F136B" w:rsidP="001F136B">
      <w:pPr>
        <w:pStyle w:val="Overskrift2"/>
        <w:rPr>
          <w:sz w:val="18"/>
          <w:szCs w:val="18"/>
        </w:rPr>
      </w:pPr>
      <w:bookmarkStart w:id="99" w:name="_Toc241056025"/>
      <w:r>
        <w:rPr>
          <w:sz w:val="18"/>
          <w:szCs w:val="18"/>
        </w:rPr>
        <w:t xml:space="preserve">Ændring som følge af ny driftsleverandør</w:t>
      </w:r>
      <w:bookmarkEnd w:id="99"/>
    </w:p>
    <w:p w14:paraId="525CE100" w14:textId="1CD5FD44" w:rsidR="001F136B" w:rsidRPr="00DE1DE0" w:rsidRDefault="001F136B" w:rsidP="001F136B"/>
    <w:p w14:paraId="7A0373E4" w14:textId="77777777" w:rsidR="008B5B1F" w:rsidRDefault="008B5B1F" w:rsidP="001F136B">
      <w:r>
        <w:t xml:space="preserve">Kunden er berettiget til i kontraktperioden at skifte driftsleverandør.</w:t>
      </w:r>
    </w:p>
    <w:p w14:paraId="56A2DD70" w14:textId="77777777" w:rsidR="00A54283" w:rsidRPr="00DE1DE0" w:rsidRDefault="00A54283" w:rsidP="001F136B"/>
    <w:p w14:paraId="1A48427C" w14:textId="77777777" w:rsidR="00C76655" w:rsidRPr="00DE1DE0" w:rsidRDefault="00066AAA" w:rsidP="00AA2E14">
      <w:r>
        <w:t xml:space="preserve">Leverandøren skal sikre, at Leverancen opfylder kravene i driftsleverandørens it-miljø, idet Leverandøren som led i ændringen kan angive eventuelle krav til ændringer i Kundens it-miljø som forudsætning for at opfylde kravene i Kontrakten. </w:t>
      </w:r>
    </w:p>
    <w:p w14:paraId="53CC1E8A" w14:textId="77777777" w:rsidR="00C76655" w:rsidRPr="00DE1DE0" w:rsidRDefault="00C76655" w:rsidP="00AA2E14"/>
    <w:p w14:paraId="072C8F50" w14:textId="1848352F" w:rsidR="00AA2E14" w:rsidRDefault="00AA2E14" w:rsidP="00AA2E14">
      <w:r>
        <w:t xml:space="preserve">Såfremt Leverandørens krav er opfyldt, skal Leverancen samt udførelse af vedligeholdelse og support være tilstrækkelig til sammen med it-miljøet og Kundens medvirken, jf. punkt </w:t>
        <w:fldChar w:fldCharType="begin"/>
        <w:instrText xml:space="preserve"> REF _Ref120807012 \r \h  \* MERGEFORMAT </w:instrText>
        <w:fldChar w:fldCharType="separate"/>
        <w:t>5.6</w:t>
        <w:fldChar w:fldCharType="end"/>
        <w:t>, at opfylde kravene i denne Kontrakt.</w:t>
      </w:r>
    </w:p>
    <w:p w14:paraId="30AB707C" w14:textId="0E4B77EA" w:rsidR="008948E1" w:rsidRDefault="00855DA4" w:rsidP="008948E1">
      <w:pPr>
        <w:pStyle w:val="Overskrift1"/>
        <w:keepLines w:val="0"/>
        <w:pageBreakBefore w:val="0"/>
        <w:suppressAutoHyphens w:val="0"/>
        <w:spacing w:after="240" w:line="276" w:lineRule="auto"/>
        <w:contextualSpacing w:val="0"/>
      </w:pPr>
      <w:bookmarkStart w:id="100" w:name="_Toc241056026"/>
      <w:r>
        <w:lastRenderedPageBreak/>
        <w:t>Tidsplan</w:t>
      </w:r>
      <w:bookmarkEnd w:id="100"/>
    </w:p>
    <w:p w14:paraId="1C335C72" w14:textId="3163C8F3" w:rsidR="009F48F6" w:rsidRPr="00AE0AEB" w:rsidRDefault="009F48F6" w:rsidP="009F48F6">
      <w:r>
        <w:t xml:space="preserve">Leverandøren skal levere Leverancen i overensstemmelse med tidsplanen i bilag 1. </w:t>
      </w:r>
    </w:p>
    <w:p w14:paraId="796E3689" w14:textId="77777777" w:rsidR="009F48F6" w:rsidRPr="00AE0AEB" w:rsidRDefault="009F48F6" w:rsidP="009F48F6"/>
    <w:p w14:paraId="5F214883" w14:textId="49D33BB7" w:rsidR="009F48F6" w:rsidRPr="00AE0AEB" w:rsidRDefault="009F48F6" w:rsidP="009F48F6">
      <w:r>
        <w:t xml:space="preserve">En ændring, der senere bestilles til levering som en Selvstændig Opgave, jf. </w:t>
        <w:fldChar w:fldCharType="begin"/>
        <w:instrText xml:space="preserve"> REF _Ref237419952 \r \h </w:instrText>
        <w:fldChar w:fldCharType="separate"/>
        <w:fldChar w:fldCharType="end"/>
      </w:r>
      <w:del w:id="1398" w:author="Claude" w:date="2026-09-29T12:00:00Z">
        <w:r>
          <w:delText xml:space="preserve">punkt 6.2.2</w:delText>
          <w:fldChar w:fldCharType="begin"/>
          <w:delInstrText xml:space="preserve"> REF _Ref237419952 \r \h </w:delInstrText>
          <w:fldChar w:fldCharType="separate"/>
          <w:fldChar w:fldCharType="end"/>
        </w:r>
      </w:del>
      <w:ins w:id="1399" w:author="Claude" w:date="2026-09-29T12:00:00Z">
        <w:r>
          <w:t xml:space="preserve">punkt 6.3.2</w:t>
        </w:r>
      </w:ins>
      <w:r>
        <w:t xml:space="preserve">, skal leveres i henhold til den tidsplan, der aftales herfor. </w:t>
        <w:fldChar w:fldCharType="begin"/>
        <w:instrText xml:space="preserve"> REF _Ref237419952 \r \h </w:instrText>
        <w:fldChar w:fldCharType="separate"/>
        <w:fldChar w:fldCharType="end"/>
      </w:r>
      <w:ins w:id="1406" w:author="Claude" w:date="2026-09-29T12:00:00Z">
        <w:r>
          <w:t xml:space="preserve"> Tilsvarende gælder for Optionen, når denne leveres som en Selvstændig Opgave, jf. punkt 6.2.2.</w:t>
        </w:r>
      </w:ins>
    </w:p>
    <w:p w14:paraId="1AE7BB1C" w14:textId="77777777" w:rsidR="009F48F6" w:rsidRPr="00AE0AEB" w:rsidRDefault="009F48F6" w:rsidP="009F48F6"/>
    <w:p w14:paraId="4701DBC4" w14:textId="77777777" w:rsidR="009F48F6" w:rsidRPr="00AE0AEB" w:rsidRDefault="009F48F6" w:rsidP="009F48F6">
      <w:r>
        <w:t xml:space="preserve">Ved Meddelelse med et varsel på mindst 10 Arbejdsdage har hver af Parterne ret til tre gange efter drøftelse med den anden Part at udskyde en i tidsplanen fastsat tidsfrist. En fristudskydelse vil samtidig omfatte en eller flere efterfølgende tidsfrister med indtil samme antal Arbejdsdage. </w:t>
      </w:r>
    </w:p>
    <w:p w14:paraId="2D58C9B1" w14:textId="77777777" w:rsidR="009F48F6" w:rsidRPr="00AE0AEB" w:rsidRDefault="009F48F6" w:rsidP="009F48F6"/>
    <w:p w14:paraId="423E5CD3" w14:textId="77777777" w:rsidR="009F48F6" w:rsidRPr="00AE0AEB" w:rsidRDefault="009F48F6" w:rsidP="009F48F6">
      <w:r>
        <w:t>Såfremt en Part ønsker at udskyde en eller flere tidsfrister, kan den anden Part kræve, at en eller flere af de efterfølgende tidsfrister udskydes med indtil det højeste antal Arbejdsdage, som den anden Part har udskudt en tidsfrist. En contra-udskydelse kan dog altid udgøre indtil 20 Arbejdsdage. Meddelelse om contra-udskydelse skal ske senest fem Arbejdsdage efter modtagelse af Meddelelsen fra den anden Part om udskydelse.</w:t>
      </w:r>
    </w:p>
    <w:p w14:paraId="6D7BD61A" w14:textId="77777777" w:rsidR="009F48F6" w:rsidRPr="00AE0AEB" w:rsidRDefault="009F48F6" w:rsidP="009F48F6"/>
    <w:p w14:paraId="42D1A047" w14:textId="6081483A" w:rsidR="009F48F6" w:rsidRDefault="009F48F6" w:rsidP="009F48F6">
      <w:r>
        <w:t xml:space="preserve">Ved udskydelse af tidsfrister skal tidsplanen i bilag 1 ændres i overensstemmelse hermed, jf. punkt </w:t>
        <w:fldChar w:fldCharType="begin"/>
        <w:instrText xml:space="preserve"> REF _Ref115248117 \r \h </w:instrText>
        <w:instrText xml:space="preserve"> \* MERGEFORMAT </w:instrText>
        <w:fldChar w:fldCharType="separate"/>
        <w:t>32.3</w:t>
        <w:fldChar w:fldCharType="end"/>
        <w:t>.</w:t>
      </w:r>
    </w:p>
    <w:p w14:paraId="71971A6A" w14:textId="77777777" w:rsidR="00DB16AB" w:rsidRPr="00AE0AEB" w:rsidRDefault="00DB16AB" w:rsidP="009F48F6"/>
    <w:p w14:paraId="06BEBAE0" w14:textId="36760EB8" w:rsidR="009F48F6" w:rsidRDefault="009F48F6" w:rsidP="009F48F6">
      <w:r>
        <w:t xml:space="preserve">En Parts samlede udskydelser af tidsplanen kan højest udgøre 60 Arbejdsdage. I beregningen heraf indgår ikke en Parts contra-udskydelse af tidsfrister. Betalinger udskydes tilsvarende. Parterne har ikke krav på godtgørelse af omkostninger i anledning af en udskydelse, herunder rente af udskudte betalinger. </w:t>
      </w:r>
    </w:p>
    <w:p w14:paraId="4C4C95DB" w14:textId="77777777" w:rsidR="00C32C3C" w:rsidRDefault="00C32C3C" w:rsidP="009F48F6"/>
    <w:p w14:paraId="61989B4F" w14:textId="77777777" w:rsidR="00C32C3C" w:rsidRPr="00AE0AEB" w:rsidRDefault="00C32C3C" w:rsidP="009F48F6"/>
    <w:p w14:paraId="08748F9B" w14:textId="3220B2EE" w:rsidR="00647FCE" w:rsidRDefault="00647FCE" w:rsidP="00647FCE">
      <w:pPr>
        <w:pStyle w:val="Overskrift1"/>
        <w:keepLines w:val="0"/>
        <w:pageBreakBefore w:val="0"/>
        <w:suppressAutoHyphens w:val="0"/>
        <w:spacing w:after="240" w:line="276" w:lineRule="auto"/>
        <w:contextualSpacing w:val="0"/>
      </w:pPr>
      <w:bookmarkStart w:id="101" w:name="_Toc132624871"/>
      <w:bookmarkStart w:id="102" w:name="_Toc132625043"/>
      <w:bookmarkStart w:id="103" w:name="_Toc132698594"/>
      <w:bookmarkStart w:id="104" w:name="_Toc132624873"/>
      <w:bookmarkStart w:id="105" w:name="_Toc132625045"/>
      <w:bookmarkStart w:id="106" w:name="_Toc132698596"/>
      <w:bookmarkStart w:id="107" w:name="_Toc132624875"/>
      <w:bookmarkStart w:id="108" w:name="_Toc132625047"/>
      <w:bookmarkStart w:id="109" w:name="_Toc132698598"/>
      <w:bookmarkStart w:id="110" w:name="_Ref120808128"/>
      <w:bookmarkStart w:id="111" w:name="_Toc241056027"/>
      <w:bookmarkEnd w:id="101"/>
      <w:bookmarkEnd w:id="102"/>
      <w:bookmarkEnd w:id="103"/>
      <w:bookmarkEnd w:id="104"/>
      <w:bookmarkEnd w:id="105"/>
      <w:bookmarkEnd w:id="106"/>
      <w:bookmarkEnd w:id="107"/>
      <w:bookmarkEnd w:id="108"/>
      <w:bookmarkEnd w:id="109"/>
      <w:r>
        <w:t>Afprøvning</w:t>
      </w:r>
      <w:bookmarkEnd w:id="110"/>
      <w:bookmarkEnd w:id="111"/>
    </w:p>
    <w:p w14:paraId="000CA573" w14:textId="220CEE1B" w:rsidR="00B63444" w:rsidRDefault="0082068F" w:rsidP="008B45E5">
      <w:r>
        <w:t xml:space="preserve">Afprøvning af Løsningen og Dokumentationen sker ved en overtagelsesprøve og en driftsprøve. </w:t>
      </w:r>
      <w:ins w:id="1407" w:author="Claude" w:date="2026-09-29T12:00:00Z">
        <w:r>
          <w:t xml:space="preserve"> Afprøvning af Optionen sker i overensstemmelse med bilag 14.</w:t>
        </w:r>
      </w:ins>
    </w:p>
    <w:p w14:paraId="5F9101E8" w14:textId="77777777" w:rsidR="00B63444" w:rsidRDefault="00B63444" w:rsidP="008B45E5"/>
    <w:p w14:paraId="6715253C" w14:textId="77777777" w:rsidR="00B63444" w:rsidRDefault="008B45E5" w:rsidP="008B45E5">
      <w:r>
        <w:t xml:space="preserve">Først når overtagelsesprøven er skriftligt godkendt af Kunden, anses Leverancen for overtaget. </w:t>
      </w:r>
    </w:p>
    <w:p w14:paraId="7F020DEC" w14:textId="77777777" w:rsidR="008B45E5" w:rsidRPr="00AE0AEB" w:rsidRDefault="008B45E5" w:rsidP="008B45E5"/>
    <w:p w14:paraId="29E78EE6" w14:textId="2FBFE4D4" w:rsidR="008B45E5" w:rsidRPr="00AE0AEB" w:rsidRDefault="008B45E5" w:rsidP="008B45E5">
      <w:r>
        <w:t>Gennemgang, kommentering eller godkendelse fra Kundens side af en prøve kan ikke tages som udtryk for en ændring af de krav, der kan stilles efter Kontrakten, medmindre der samtidig sker en ændring af Leverancebeskrivelsen og øvrige bilag som anført ovenfor.</w:t>
      </w:r>
    </w:p>
    <w:p w14:paraId="2C774DC0" w14:textId="77777777" w:rsidR="00C12089" w:rsidRPr="00C12089" w:rsidRDefault="00C12089" w:rsidP="008B45E5"/>
    <w:p w14:paraId="72654897" w14:textId="77777777" w:rsidR="00A66D98" w:rsidRDefault="00A66D98"/>
    <w:p w14:paraId="329EC576" w14:textId="745BD45E" w:rsidR="00A66D98" w:rsidRDefault="0022103E" w:rsidP="00A66D98">
      <w:pPr>
        <w:pStyle w:val="Overskrift1"/>
        <w:keepLines w:val="0"/>
        <w:pageBreakBefore w:val="0"/>
        <w:suppressAutoHyphens w:val="0"/>
        <w:spacing w:after="240" w:line="276" w:lineRule="auto"/>
        <w:contextualSpacing w:val="0"/>
      </w:pPr>
      <w:bookmarkStart w:id="112" w:name="_Ref120804517"/>
      <w:bookmarkStart w:id="113" w:name="_Ref120809214"/>
      <w:bookmarkStart w:id="114" w:name="_Toc241056028"/>
      <w:r>
        <w:t>Ibrugtagning</w:t>
      </w:r>
      <w:bookmarkEnd w:id="112"/>
      <w:bookmarkEnd w:id="113"/>
      <w:bookmarkEnd w:id="114"/>
    </w:p>
    <w:p w14:paraId="0DC22959" w14:textId="4AB5DB84" w:rsidR="00C564DC" w:rsidRDefault="00C564DC" w:rsidP="00C564DC">
      <w:r>
        <w:t xml:space="preserve">Leverancen kan ibrugtages af Kunden fra Overtagelsesdagen.</w:t>
      </w:r>
    </w:p>
    <w:p w14:paraId="5468A0F6" w14:textId="77777777" w:rsidR="00193267" w:rsidRPr="00AE0AEB" w:rsidRDefault="00193267" w:rsidP="00C564DC"/>
    <w:p w14:paraId="6A86ED04" w14:textId="4542B75F" w:rsidR="00C564DC" w:rsidRPr="00AE0AEB" w:rsidRDefault="00AE578C" w:rsidP="00C564DC">
      <w:r>
        <w:t xml:space="preserve">Kunden kan herudover ekstraordinært ibrugtage hele eller dele af Leverancen, selvom Leverandøren ikke består overtagelsesprøven. Leverandørens forpligtelser til at vedligeholde og supportere Leverancen træder dog først i kraft ved Kundens godkendelse af overtagelsesprøven, uanset om Kunden har ibrugtaget på et tidligere tidspunkt i henhold til denne bestemmelse.</w:t>
      </w:r>
    </w:p>
    <w:p w14:paraId="35084CDB" w14:textId="77777777" w:rsidR="00A66D98" w:rsidRDefault="00A66D98"/>
    <w:p w14:paraId="37D4DB53" w14:textId="77777777" w:rsidR="00A66D98" w:rsidRDefault="00A66D98"/>
    <w:p w14:paraId="7BEED637" w14:textId="52399EDC" w:rsidR="00A66D98" w:rsidRDefault="00C564DC" w:rsidP="00A66D98">
      <w:pPr>
        <w:pStyle w:val="Overskrift1"/>
        <w:keepLines w:val="0"/>
        <w:pageBreakBefore w:val="0"/>
        <w:suppressAutoHyphens w:val="0"/>
        <w:spacing w:after="240" w:line="276" w:lineRule="auto"/>
        <w:contextualSpacing w:val="0"/>
      </w:pPr>
      <w:bookmarkStart w:id="115" w:name="_Ref120808163"/>
      <w:bookmarkStart w:id="116" w:name="_Toc241056029"/>
      <w:r>
        <w:lastRenderedPageBreak/>
        <w:t>Overtagelse</w:t>
      </w:r>
      <w:bookmarkEnd w:id="115"/>
      <w:bookmarkEnd w:id="116"/>
    </w:p>
    <w:p w14:paraId="56399B72" w14:textId="6FBAF955" w:rsidR="00C564DC" w:rsidRPr="00AE0AEB" w:rsidRDefault="00C564DC" w:rsidP="00C564DC">
      <w:r>
        <w:t xml:space="preserve">Leverancen er overtaget af Kunden, når overtagelsesprøven er godkendt. </w:t>
      </w:r>
    </w:p>
    <w:p w14:paraId="7B0D5A6C" w14:textId="77777777" w:rsidR="00C564DC" w:rsidRPr="00AE0AEB" w:rsidRDefault="00C564DC" w:rsidP="00C564DC"/>
    <w:p w14:paraId="4A52E4A9" w14:textId="4EABCA44" w:rsidR="00C564DC" w:rsidRPr="00AE0AEB" w:rsidRDefault="00C564DC" w:rsidP="00C564DC">
      <w:r>
        <w:t>Såfremt der sker Ibrugtagning af hele eller dele af Leverancen før Overtagelsesdagen, uden at dette er aftalt, har Leverandøren ret til ved Meddelelse at anmode Kunden om at ophøre med denne brug. Såfremt Kunden ikke efterkommer anmodningen inden 20 Arbejdsdage, anses de ibrugtagne dele af Leverancen for overtaget af Kunden.</w:t>
      </w:r>
    </w:p>
    <w:p w14:paraId="691AF1F2" w14:textId="77777777" w:rsidR="00C564DC" w:rsidRPr="00AE0AEB" w:rsidRDefault="00C564DC" w:rsidP="00C564DC"/>
    <w:p w14:paraId="49C0C6DA" w14:textId="77777777" w:rsidR="00C564DC" w:rsidRPr="00AE0AEB" w:rsidRDefault="00C564DC" w:rsidP="00C564DC">
      <w:r>
        <w:t xml:space="preserve">Leverandøren bærer risikoen for Leverancen indtil Overtagelsesdagen. Såfremt der er sket Ibrugtagning af Leverancen eller en del heraf forud for Overtagelsesdagen, overgår risikoen for de respektive dele af Leverancen til Kunden fra Ibrugtagningen. </w:t>
      </w:r>
    </w:p>
    <w:p w14:paraId="03996F4B" w14:textId="77777777" w:rsidR="00C564DC" w:rsidRPr="00AE0AEB" w:rsidRDefault="00C564DC" w:rsidP="00C564DC"/>
    <w:p w14:paraId="618ED8A3" w14:textId="188C53C1" w:rsidR="00C564DC" w:rsidRPr="00AE0AEB" w:rsidRDefault="00C564DC" w:rsidP="00C564DC">
      <w:del w:id="1408" w:author="Claude" w:date="2026-09-29T12:00:00Z">
        <w:r>
          <w:delText xml:space="preserve">For ændringer, der bestilles til levering som en Selvstændig Opgave</w:delText>
          <w:fldChar w:fldCharType="begin"/>
          <w:delInstrText xml:space="preserve"> REF _Ref237419966 \r \h </w:delInstrText>
          <w:fldChar w:fldCharType="separate"/>
          <w:fldChar w:fldCharType="end"/>
        </w:r>
      </w:del>
      <w:ins w:id="1409" w:author="Claude" w:date="2026-09-29T12:00:00Z">
        <w:r>
          <w:t xml:space="preserve">For ændringer og Optionen, der leveres som en Selvstændig Opgave</w:t>
        </w:r>
      </w:ins>
      <w:r>
        <w:t xml:space="preserve">, jf. </w:t>
        <w:fldChar w:fldCharType="begin"/>
        <w:instrText xml:space="preserve"> REF _Ref237419966 \r \h </w:instrText>
        <w:fldChar w:fldCharType="separate"/>
        <w:fldChar w:fldCharType="end"/>
      </w:r>
      <w:del w:id="1400" w:author="Claude" w:date="2026-09-29T12:00:00Z">
        <w:r>
          <w:delText xml:space="preserve">punkt 6.2.2</w:delText>
          <w:fldChar w:fldCharType="begin"/>
          <w:delInstrText xml:space="preserve"> REF _Ref237419966 \r \h </w:delInstrText>
          <w:fldChar w:fldCharType="separate"/>
          <w:fldChar w:fldCharType="end"/>
        </w:r>
      </w:del>
      <w:ins w:id="1401" w:author="Claude" w:date="2026-09-29T12:00:00Z">
        <w:r>
          <w:t xml:space="preserve">punkt 6.3.2</w:t>
        </w:r>
      </w:ins>
      <w:r>
        <w:t xml:space="preserve">, sker overtagelse, når Kunden til Leverandøren har afgivet Meddelelse, hvori prøven godkendes.</w:t>
        <w:fldChar w:fldCharType="begin"/>
        <w:instrText xml:space="preserve"> REF _Ref237419966 \r \h </w:instrText>
        <w:fldChar w:fldCharType="separate"/>
        <w:fldChar w:fldCharType="end"/>
      </w:r>
    </w:p>
    <w:p w14:paraId="40546D96" w14:textId="77777777" w:rsidR="00A66D98" w:rsidRDefault="00A66D98"/>
    <w:p w14:paraId="606E78EF" w14:textId="77777777" w:rsidR="00A66D98" w:rsidRDefault="00A66D98"/>
    <w:p w14:paraId="09226343" w14:textId="24BDF04C" w:rsidR="00A66D98" w:rsidRDefault="00C564DC" w:rsidP="00A66D98">
      <w:pPr>
        <w:pStyle w:val="Overskrift1"/>
        <w:keepLines w:val="0"/>
        <w:pageBreakBefore w:val="0"/>
        <w:suppressAutoHyphens w:val="0"/>
        <w:spacing w:after="240" w:line="276" w:lineRule="auto"/>
        <w:contextualSpacing w:val="0"/>
      </w:pPr>
      <w:bookmarkStart w:id="117" w:name="_Ref120808921"/>
      <w:bookmarkStart w:id="118" w:name="_Ref120808992"/>
      <w:bookmarkStart w:id="119" w:name="_Ref120809135"/>
      <w:bookmarkStart w:id="120" w:name="_Ref120809377"/>
      <w:bookmarkStart w:id="121" w:name="_Toc241056030"/>
      <w:r>
        <w:t>Vedligeholdelse og support</w:t>
      </w:r>
      <w:bookmarkEnd w:id="117"/>
      <w:bookmarkEnd w:id="118"/>
      <w:bookmarkEnd w:id="119"/>
      <w:bookmarkEnd w:id="120"/>
      <w:bookmarkEnd w:id="121"/>
    </w:p>
    <w:p w14:paraId="5E1DB0D0" w14:textId="1A865A6A" w:rsidR="00F67D19" w:rsidRDefault="00F67D19" w:rsidP="00F67D19">
      <w:r>
        <w:t xml:space="preserve">Leverandøren påtager sig at udføre vedligeholdelse og support af Løsningen fra Overtagelsesdagen. </w:t>
      </w:r>
    </w:p>
    <w:p w14:paraId="39399F19" w14:textId="77777777" w:rsidR="009C46B5" w:rsidRPr="00AE0AEB" w:rsidRDefault="009C46B5" w:rsidP="00F67D19"/>
    <w:p w14:paraId="6E5690F2" w14:textId="77777777" w:rsidR="00083438" w:rsidRDefault="00F67D19" w:rsidP="00083438">
      <w:r>
        <w:t xml:space="preserve">Det nærmere omfang af vedligeholdelse og support og udførelse heraf er specificeret i bilag 5. </w:t>
      </w:r>
      <w:bookmarkStart w:id="122" w:name="_Ref119988917"/>
      <w:bookmarkStart w:id="123" w:name="_Toc183314899"/>
      <w:bookmarkStart w:id="124" w:name="_Toc473818367"/>
    </w:p>
    <w:bookmarkEnd w:id="122"/>
    <w:bookmarkEnd w:id="123"/>
    <w:bookmarkEnd w:id="124"/>
    <w:p w14:paraId="16BFB6AC" w14:textId="3803FE3F" w:rsidR="00F67D19" w:rsidRPr="00AE0AEB" w:rsidRDefault="00F67D19" w:rsidP="00F67D19"/>
    <w:p w14:paraId="53CFA8AB" w14:textId="761E7FA3" w:rsidR="00F67D19" w:rsidRPr="00AE0AEB" w:rsidRDefault="00F67D19" w:rsidP="00F67D19">
      <w:r>
        <w:t xml:space="preserve">Tidsfristerne for fejlafhjælpning er anført i bilag 6.</w:t>
      </w:r>
    </w:p>
    <w:p w14:paraId="387221B7" w14:textId="77777777" w:rsidR="00F67D19" w:rsidRPr="00AE0AEB" w:rsidRDefault="00F67D19" w:rsidP="00F67D19"/>
    <w:p w14:paraId="3A0C450A" w14:textId="77777777" w:rsidR="00E77C01" w:rsidRDefault="00E77C01"/>
    <w:p w14:paraId="4FB52BF3" w14:textId="277C77B8" w:rsidR="00E77C01" w:rsidRPr="00B65315" w:rsidRDefault="00BC0BAF" w:rsidP="00E77C01">
      <w:pPr>
        <w:pStyle w:val="Overskrift1"/>
        <w:keepLines w:val="0"/>
        <w:pageBreakBefore w:val="0"/>
        <w:suppressAutoHyphens w:val="0"/>
        <w:spacing w:after="240" w:line="276" w:lineRule="auto"/>
        <w:contextualSpacing w:val="0"/>
      </w:pPr>
      <w:bookmarkStart w:id="125" w:name="_Toc241056031"/>
      <w:r>
        <w:t>Drift</w:t>
      </w:r>
      <w:bookmarkEnd w:id="125"/>
    </w:p>
    <w:p w14:paraId="06787ECA" w14:textId="13836466" w:rsidR="005E5DCD" w:rsidRPr="004914C7" w:rsidRDefault="00831C1F" w:rsidP="005E5DCD">
      <w:r>
        <w:t xml:space="preserve">En af Kunden udpeget tredjemand forestår Drift af Løsningen. </w:t>
      </w:r>
    </w:p>
    <w:p w14:paraId="57A4C095" w14:textId="77777777" w:rsidR="005E5DCD" w:rsidRDefault="005E5DCD" w:rsidP="005E5DCD"/>
    <w:p w14:paraId="3ED85E90" w14:textId="2921AD37" w:rsidR="00831C1F" w:rsidRPr="00AE0AEB" w:rsidRDefault="00831C1F" w:rsidP="00831C1F">
      <w:r>
        <w:t xml:space="preserve">Såfremt Leverandøren har særlige krav til - eller der i øvrigt gælder særlige forudsætninger for - en sådan Drift ved tredjemand, skal dette være angivet i bilag 2. Sådanne krav må ikke være urimelige og skal være begrundede. Kunden er indforstået med, at Leverandøren kan stille begrundede rimelige og saglige krav til tredjemands Drift som forudsætning for opfyldelse af de servicemål, som Leverandøren skal opfylde under Kontrakten. Disse krav skal ligeledes være angivet i bilag 2.</w:t>
      </w:r>
    </w:p>
    <w:p w14:paraId="41B1034C" w14:textId="77777777" w:rsidR="00831C1F" w:rsidRPr="004914C7" w:rsidRDefault="00831C1F" w:rsidP="005E5DCD"/>
    <w:p w14:paraId="2CB00A90" w14:textId="4E65A2B8" w:rsidR="005E5DCD" w:rsidRPr="004914C7" w:rsidRDefault="005E5DCD" w:rsidP="005E5DCD">
      <w:r>
        <w:t xml:space="preserve">Driften varetages fra Overtagelsesdagen, medmindre der er sket tidligere ibrugtagning af Leverancen. </w:t>
      </w:r>
    </w:p>
    <w:p w14:paraId="7891FDCA" w14:textId="77777777" w:rsidR="005E5DCD" w:rsidRPr="004914C7" w:rsidRDefault="005E5DCD" w:rsidP="005E5DCD"/>
    <w:p w14:paraId="533E3D95" w14:textId="15CD4E5B" w:rsidR="005E5DCD" w:rsidRDefault="005E5DCD"/>
    <w:p w14:paraId="3EA95C2B" w14:textId="7B6C2809" w:rsidR="005E5DCD" w:rsidRDefault="005E5DCD" w:rsidP="005E5DCD">
      <w:pPr>
        <w:pStyle w:val="Overskrift1"/>
        <w:keepLines w:val="0"/>
        <w:pageBreakBefore w:val="0"/>
        <w:suppressAutoHyphens w:val="0"/>
        <w:spacing w:after="240" w:line="276" w:lineRule="auto"/>
        <w:contextualSpacing w:val="0"/>
      </w:pPr>
      <w:bookmarkStart w:id="126" w:name="_Ref120809386"/>
      <w:bookmarkStart w:id="127" w:name="_Toc241056032"/>
      <w:r>
        <w:t>Servicemål</w:t>
      </w:r>
      <w:bookmarkEnd w:id="126"/>
      <w:bookmarkEnd w:id="127"/>
    </w:p>
    <w:p w14:paraId="79259466" w14:textId="7DF324C1" w:rsidR="009E04AF" w:rsidRPr="00AE0AEB" w:rsidRDefault="00847651" w:rsidP="009E04AF">
      <w:r>
        <w:t xml:space="preserve">Kravene til servicemål samt håndteringen af en manglende opfyldelse heraf er fastsat i bilag 6. </w:t>
      </w:r>
    </w:p>
    <w:p w14:paraId="0FBF26B9" w14:textId="77777777" w:rsidR="00BA176E" w:rsidRDefault="00BA176E" w:rsidP="009E04AF"/>
    <w:p w14:paraId="70266CA7" w14:textId="7A08A7E3" w:rsidR="009E04AF" w:rsidRPr="00AE0AEB" w:rsidRDefault="009E04AF" w:rsidP="009E04AF">
      <w:r>
        <w:t xml:space="preserve">Servicemålene omfatter hele Løsningen, medmindre andet udtrykkeligt er angivet i bilag 6.</w:t>
      </w:r>
    </w:p>
    <w:p w14:paraId="0D232DD2" w14:textId="77777777" w:rsidR="009E04AF" w:rsidRPr="00AE0AEB" w:rsidRDefault="009E04AF" w:rsidP="009E04AF"/>
    <w:p w14:paraId="13B0DF7C" w14:textId="733C416E" w:rsidR="009E04AF" w:rsidRPr="00AE0AEB" w:rsidRDefault="009E04AF" w:rsidP="009E04AF">
      <w:r>
        <w:lastRenderedPageBreak/>
        <w:t xml:space="preserve">Ved uenighed mellem Parterne om kategorisering af en Fejl eller Mangel, eller om kravene til servicemål er opfyldt, finder punkt </w:t>
        <w:fldChar w:fldCharType="begin"/>
        <w:instrText xml:space="preserve"> REF _Ref120808433 \r \h </w:instrText>
        <w:instrText xml:space="preserve"> \* MERGEFORMAT </w:instrText>
        <w:fldChar w:fldCharType="separate"/>
        <w:t>31.2</w:t>
        <w:fldChar w:fldCharType="end"/>
        <w:t xml:space="preserve"> anvendelse. </w:t>
      </w:r>
    </w:p>
    <w:p w14:paraId="200406A2" w14:textId="557F33DE" w:rsidR="007F44FB" w:rsidRDefault="007F44FB"/>
    <w:p w14:paraId="73DDBF24" w14:textId="77777777" w:rsidR="00550055" w:rsidRDefault="00550055"/>
    <w:p w14:paraId="4D06CCA7" w14:textId="7EE623FD" w:rsidR="00550055" w:rsidRDefault="001A70D3" w:rsidP="00550055">
      <w:pPr>
        <w:pStyle w:val="Overskrift1"/>
        <w:keepLines w:val="0"/>
        <w:pageBreakBefore w:val="0"/>
        <w:suppressAutoHyphens w:val="0"/>
        <w:spacing w:after="240" w:line="276" w:lineRule="auto"/>
        <w:contextualSpacing w:val="0"/>
      </w:pPr>
      <w:bookmarkStart w:id="128" w:name="_Toc496616602"/>
      <w:bookmarkStart w:id="129" w:name="_Toc522274485"/>
      <w:bookmarkStart w:id="130" w:name="_Toc105137430"/>
      <w:bookmarkStart w:id="131" w:name="_Toc241056033"/>
      <w:r>
        <w:t>Overholdelse af lovkrav</w:t>
      </w:r>
      <w:bookmarkEnd w:id="128"/>
      <w:bookmarkEnd w:id="129"/>
      <w:bookmarkEnd w:id="130"/>
      <w:r>
        <w:t xml:space="preserve"> mv.</w:t>
      </w:r>
      <w:bookmarkEnd w:id="131"/>
    </w:p>
    <w:p w14:paraId="4E6CAF02" w14:textId="306AA303" w:rsidR="00FC3F9E" w:rsidRPr="00D359D6" w:rsidRDefault="00FC3F9E" w:rsidP="00FC3F9E">
      <w:pPr>
        <w:pStyle w:val="Overskrift2"/>
        <w:tabs>
          <w:tab w:val="num" w:pos="709"/>
        </w:tabs>
      </w:pPr>
      <w:bookmarkStart w:id="132" w:name="_Ref148417470"/>
      <w:bookmarkStart w:id="133" w:name="_Toc241056034"/>
      <w:r>
        <w:t xml:space="preserve">Præceptiv lovgivning relevant for opfyldelse af Kontrakten</w:t>
      </w:r>
      <w:bookmarkEnd w:id="132"/>
      <w:bookmarkEnd w:id="133"/>
      <w:r>
        <w:t xml:space="preserve"> </w:t>
      </w:r>
    </w:p>
    <w:p w14:paraId="6CDE84A7" w14:textId="3F0B76B6" w:rsidR="00F126A0" w:rsidRPr="001A70D3" w:rsidRDefault="00F126A0" w:rsidP="00F126A0">
      <w:pPr>
        <w:pStyle w:val="Overskrift3"/>
        <w:rPr>
          <w:b w:val="0"/>
          <w:bCs w:val="0"/>
        </w:rPr>
      </w:pPr>
      <w:bookmarkStart w:id="134" w:name="_Toc241056035"/>
      <w:r>
        <w:rPr>
          <w:b w:val="0"/>
          <w:bCs w:val="0"/>
        </w:rPr>
        <w:t>L</w:t>
      </w:r>
      <w:r>
        <w:rPr>
          <w:b w:val="0"/>
          <w:bCs w:val="0"/>
          <w:caps w:val="0"/>
        </w:rPr>
        <w:t>ovgivning med leverandøren som pligtsubjekt</w:t>
      </w:r>
      <w:bookmarkEnd w:id="134"/>
    </w:p>
    <w:p w14:paraId="1DD5040A" w14:textId="77777777" w:rsidR="00F126A0" w:rsidRDefault="00F126A0" w:rsidP="00F126A0"/>
    <w:p w14:paraId="021C9C2E" w14:textId="77777777" w:rsidR="00F126A0" w:rsidRDefault="00F126A0" w:rsidP="00F126A0">
      <w:r>
        <w:t xml:space="preserve">Leverandøren skal i Kontraktens løbetid sikre overholdelse af den til enhver tid gældende præceptive lovgivning, som er relevant for opfyldelsen af Kontrakten, hvor Leverandøren er pligtsubjekt. </w:t>
      </w:r>
    </w:p>
    <w:p w14:paraId="308DB0A5" w14:textId="12AAA5AC" w:rsidR="0022527D" w:rsidRDefault="0022527D" w:rsidP="00F126A0"/>
    <w:p w14:paraId="2F93E1C5" w14:textId="48FEE348" w:rsidR="00F126A0" w:rsidRDefault="00F126A0" w:rsidP="00F126A0">
      <w:r>
        <w:t xml:space="preserve">Leverandøren er i den forbindelse forpligtet og berettiget til uden vederlag at gennemføre de nødvendige ændringer i overensstemmelse med proceduren for ændringshåndtering i punkt </w:t>
        <w:fldChar w:fldCharType="begin"/>
        <w:instrText xml:space="preserve"> REF _Ref120807806 \r \h </w:instrText>
        <w:fldChar w:fldCharType="separate"/>
        <w:t>6</w:t>
        <w:fldChar w:fldCharType="end"/>
        <w:t xml:space="preserve">. </w:t>
      </w:r>
    </w:p>
    <w:p w14:paraId="09FAACDD" w14:textId="4691DC70" w:rsidR="00F126A0" w:rsidRPr="001A70D3" w:rsidRDefault="00F126A0" w:rsidP="00F126A0">
      <w:pPr>
        <w:pStyle w:val="Overskrift3"/>
        <w:rPr>
          <w:b w:val="0"/>
          <w:bCs w:val="0"/>
        </w:rPr>
      </w:pPr>
      <w:bookmarkStart w:id="135" w:name="_Toc241056036"/>
      <w:r>
        <w:rPr>
          <w:b w:val="0"/>
          <w:bCs w:val="0"/>
        </w:rPr>
        <w:t>A</w:t>
      </w:r>
      <w:r>
        <w:rPr>
          <w:b w:val="0"/>
          <w:bCs w:val="0"/>
          <w:caps w:val="0"/>
        </w:rPr>
        <w:t xml:space="preserve">nden lovgivning relevant for opfyldelse af Kontrakten</w:t>
      </w:r>
      <w:bookmarkEnd w:id="135"/>
    </w:p>
    <w:p w14:paraId="37B6F0E6" w14:textId="77777777" w:rsidR="00F126A0" w:rsidRDefault="00F126A0" w:rsidP="00CF5435">
      <w:bookmarkStart w:id="136" w:name="_Ref211085973"/>
      <w:bookmarkStart w:id="137" w:name="_Hlk212354709"/>
    </w:p>
    <w:p w14:paraId="70C63E2C" w14:textId="48BFAB98" w:rsidR="00F126A0" w:rsidRDefault="00F126A0" w:rsidP="00F126A0">
      <w:r>
        <w:t>Kunden er ansvarlig for anden lovgivning, herunder for at identificere og specificere relevante krav til Kontrakten, der følger af anden lovgivning.</w:t>
      </w:r>
      <w:bookmarkEnd w:id="136"/>
      <w:r>
        <w:t xml:space="preserve"> </w:t>
      </w:r>
    </w:p>
    <w:bookmarkEnd w:id="137"/>
    <w:p w14:paraId="53906E00" w14:textId="77777777" w:rsidR="00FC3F9E" w:rsidRDefault="00FC3F9E" w:rsidP="00550055">
      <w:pPr>
        <w:spacing w:line="276" w:lineRule="auto"/>
      </w:pPr>
    </w:p>
    <w:p w14:paraId="66922ADA" w14:textId="4D9EB23C" w:rsidR="00B61971" w:rsidRDefault="00B61971" w:rsidP="00B61971">
      <w:r>
        <w:t xml:space="preserve">Ændringer som følge af dette punkt håndteres som en ændring efter punkt </w:t>
        <w:fldChar w:fldCharType="begin"/>
        <w:instrText xml:space="preserve"> REF _Ref120807806 \r \h </w:instrText>
        <w:fldChar w:fldCharType="separate"/>
        <w:t>6</w:t>
        <w:fldChar w:fldCharType="end"/>
        <w:t xml:space="preserve">. </w:t>
      </w:r>
    </w:p>
    <w:p w14:paraId="23A85642" w14:textId="77777777" w:rsidR="00B61971" w:rsidRDefault="00B61971" w:rsidP="00B61971"/>
    <w:p w14:paraId="1082EBFA" w14:textId="06B51E2D" w:rsidR="00B61971" w:rsidRDefault="00B61971" w:rsidP="00B61971">
      <w:r>
        <w:t>Leverandøren kan efter nærmere aftale have påtaget sig at medvirke til Kundens opfyldelse heraf.</w:t>
      </w:r>
    </w:p>
    <w:p w14:paraId="5FB3C194" w14:textId="77777777" w:rsidR="00485214" w:rsidRDefault="00485214" w:rsidP="00B61971"/>
    <w:p w14:paraId="06EDED4A" w14:textId="77777777" w:rsidR="00485214" w:rsidRDefault="00485214" w:rsidP="00B61971"/>
    <w:p w14:paraId="6A84E3C4" w14:textId="3DCB68B8" w:rsidR="009A69B2" w:rsidRDefault="009A69B2" w:rsidP="009A69B2">
      <w:pPr>
        <w:pStyle w:val="Overskrift1"/>
        <w:keepLines w:val="0"/>
        <w:pageBreakBefore w:val="0"/>
        <w:suppressAutoHyphens w:val="0"/>
        <w:spacing w:after="240" w:line="276" w:lineRule="auto"/>
        <w:contextualSpacing w:val="0"/>
      </w:pPr>
      <w:bookmarkStart w:id="138" w:name="_Toc241056037"/>
      <w:r>
        <w:t>Priser</w:t>
      </w:r>
      <w:bookmarkEnd w:id="138"/>
    </w:p>
    <w:p w14:paraId="5DCE63AC" w14:textId="77777777" w:rsidR="009A69B2" w:rsidRPr="00AE0AEB" w:rsidRDefault="009A69B2" w:rsidP="009A69B2">
      <w:pPr>
        <w:pStyle w:val="Overskrift2"/>
        <w:rPr>
          <w:sz w:val="18"/>
          <w:szCs w:val="18"/>
        </w:rPr>
      </w:pPr>
      <w:bookmarkStart w:id="139" w:name="_Toc183314906"/>
      <w:bookmarkStart w:id="140" w:name="_Toc473818374"/>
      <w:bookmarkStart w:id="141" w:name="_Toc241056038"/>
      <w:r>
        <w:rPr>
          <w:sz w:val="18"/>
          <w:szCs w:val="18"/>
        </w:rPr>
        <w:t>Generelt</w:t>
      </w:r>
      <w:bookmarkEnd w:id="139"/>
      <w:bookmarkEnd w:id="140"/>
      <w:bookmarkEnd w:id="141"/>
    </w:p>
    <w:p w14:paraId="702480A5" w14:textId="77777777" w:rsidR="004E26E7" w:rsidRDefault="004E26E7" w:rsidP="009A69B2"/>
    <w:p w14:paraId="51D2A51C" w14:textId="1A880B41" w:rsidR="009A69B2" w:rsidRPr="00AE0AEB" w:rsidRDefault="009A69B2" w:rsidP="009A69B2">
      <w:r>
        <w:t>Alle priser er angivet i danske kroner. I priserne er inkluderet told og øvrige afgifter bortset fra moms. Ved ændring af danske afgifter skal priserne reguleres med den økonomiske nettokonsekvens heraf, således at Leverandøren stilles uændret.</w:t>
      </w:r>
    </w:p>
    <w:p w14:paraId="19150508" w14:textId="77777777" w:rsidR="009A69B2" w:rsidRPr="00AE0AEB" w:rsidRDefault="009A69B2" w:rsidP="009A69B2"/>
    <w:p w14:paraId="566EBFEC" w14:textId="7311A2BF" w:rsidR="009A69B2" w:rsidRPr="00AE0AEB" w:rsidRDefault="009A69B2" w:rsidP="009A69B2">
      <w:r>
        <w:t xml:space="preserve">Priserne er faste, medmindre andet er angivet i bilag 12. </w:t>
      </w:r>
    </w:p>
    <w:p w14:paraId="421672B4" w14:textId="15097766" w:rsidR="009A69B2" w:rsidRPr="00AE0AEB" w:rsidRDefault="00E21DBD" w:rsidP="009A69B2">
      <w:pPr>
        <w:pStyle w:val="Overskrift2"/>
        <w:rPr>
          <w:sz w:val="18"/>
          <w:szCs w:val="18"/>
        </w:rPr>
      </w:pPr>
      <w:bookmarkStart w:id="142" w:name="_Ref121028556"/>
      <w:bookmarkStart w:id="143" w:name="_Toc183314907"/>
      <w:bookmarkStart w:id="144" w:name="_Toc473818375"/>
      <w:bookmarkStart w:id="145" w:name="_Toc241056039"/>
      <w:r>
        <w:rPr>
          <w:sz w:val="18"/>
          <w:szCs w:val="18"/>
        </w:rPr>
        <w:t>Leverancevederlag</w:t>
      </w:r>
      <w:bookmarkEnd w:id="142"/>
      <w:bookmarkEnd w:id="143"/>
      <w:bookmarkEnd w:id="144"/>
      <w:bookmarkEnd w:id="145"/>
    </w:p>
    <w:p w14:paraId="34AD68EA" w14:textId="77777777" w:rsidR="004E26E7" w:rsidRDefault="004E26E7" w:rsidP="009A69B2"/>
    <w:p w14:paraId="7826C919" w14:textId="347B6551" w:rsidR="00EA5A9D" w:rsidRDefault="009A69B2" w:rsidP="009A69B2">
      <w:r>
        <w:t xml:space="preserve">Leverancevederlaget omfatter vederlag for samtlige ydelser, der indgår i Leverancen, bortset fra følgende vederlag: </w:t>
      </w:r>
    </w:p>
    <w:p w14:paraId="7CEA9589" w14:textId="77777777" w:rsidR="00EA5A9D" w:rsidRDefault="00EA5A9D" w:rsidP="009A69B2"/>
    <w:p w14:paraId="1934AA84" w14:textId="1838E4F1" w:rsidR="0098565D" w:rsidRPr="002B15EC" w:rsidRDefault="000D0A48" w:rsidP="00830236">
      <w:pPr>
        <w:pStyle w:val="Listeafsnit"/>
        <w:numPr>
          <w:ilvl w:val="0"/>
          <w:numId w:val="19"/>
        </w:numPr>
      </w:pPr>
      <w:r>
        <w:t xml:space="preserve">Vederlag for bestillingsydelser og øvrige ændringer, jf. punkt </w:t>
        <w:fldChar w:fldCharType="begin"/>
        <w:instrText xml:space="preserve"> REF _Ref120982451 \r \h  \* MERGEFORMAT </w:instrText>
        <w:fldChar w:fldCharType="separate"/>
        <w:t>15.3</w:t>
        <w:fldChar w:fldCharType="end"/>
      </w:r>
    </w:p>
    <w:p w14:paraId="094AF457" w14:textId="5EBA2D97" w:rsidR="00E629E1" w:rsidRPr="000D0A48" w:rsidRDefault="0098565D" w:rsidP="00830236">
      <w:pPr>
        <w:pStyle w:val="Listeafsnit"/>
        <w:numPr>
          <w:ilvl w:val="0"/>
          <w:numId w:val="19"/>
        </w:numPr>
      </w:pPr>
      <w:r>
        <w:t xml:space="preserve">Øvrige timebaserede ydelser, jf. punkt </w:t>
        <w:fldChar w:fldCharType="begin"/>
        <w:instrText xml:space="preserve"> REF _Ref236987887 \r \h </w:instrText>
        <w:instrText xml:space="preserve"> \* MERGEFORMAT </w:instrText>
        <w:fldChar w:fldCharType="separate"/>
        <w:t>15.4</w:t>
        <w:fldChar w:fldCharType="end"/>
        <w:t xml:space="preserve"> </w:t>
      </w:r>
    </w:p>
    <w:p>
      <w:pPr>
        <w:pStyle w:val="Listeafsnit"/>
        <w:numPr>
          <w:ilvl w:val="0"/>
          <w:numId w:val="19"/>
        </w:numPr>
        <w:rPr>
          <w:ins w:id="1410" w:author="Claude" w:date="2026-09-29T12:00:00Z"/>
        </w:rPr>
      </w:pPr>
      <w:ins w:id="1411" w:author="Claude" w:date="2026-09-29T12:00:00Z">
        <w:r>
          <w:t xml:space="preserve">Vederlag for Optionen, jf. punkt 15.8</w:t>
        </w:r>
      </w:ins>
    </w:p>
    <w:p w14:paraId="6F14B3DF" w14:textId="21E36175" w:rsidR="00EA5A9D" w:rsidRPr="00CF10AC" w:rsidRDefault="005A7E16" w:rsidP="00830236">
      <w:pPr>
        <w:pStyle w:val="Listeafsnit"/>
        <w:numPr>
          <w:ilvl w:val="0"/>
          <w:numId w:val="19"/>
        </w:numPr>
      </w:pPr>
      <w:r>
        <w:t xml:space="preserve">Det faste månedlige vederlag for vedligeholdelse og support, jf. punkt </w:t>
        <w:fldChar w:fldCharType="begin"/>
        <w:instrText xml:space="preserve"> REF _Ref120808674 \r \h  \* MERGEFORMAT </w:instrText>
        <w:fldChar w:fldCharType="separate"/>
        <w:t>15.5</w:t>
        <w:fldChar w:fldCharType="end"/>
        <w:t xml:space="preserve"> og </w:t>
      </w:r>
    </w:p>
    <w:p w14:paraId="0E1FF1F8" w14:textId="4F7AD429" w:rsidR="00CF10AC" w:rsidRPr="00CF10AC" w:rsidRDefault="00CF10AC" w:rsidP="00CF10AC">
      <w:pPr>
        <w:pStyle w:val="Listeafsnit"/>
        <w:numPr>
          <w:ilvl w:val="0"/>
          <w:numId w:val="32"/>
        </w:numPr>
      </w:pPr>
      <w:r>
        <w:t xml:space="preserve">Fast årligt licensvederlag for Standardprogrammel, jf. punkt </w:t>
        <w:fldChar w:fldCharType="begin"/>
        <w:instrText xml:space="preserve"> REF _Ref181603495 \r \h  \* MERGEFORMAT </w:instrText>
        <w:fldChar w:fldCharType="separate"/>
        <w:t>15.6</w:t>
        <w:fldChar w:fldCharType="end"/>
        <w:t>.</w:t>
      </w:r>
    </w:p>
    <w:p w14:paraId="5AA885C1" w14:textId="77777777" w:rsidR="00CF10AC" w:rsidRDefault="00CF10AC" w:rsidP="009A69B2"/>
    <w:p w14:paraId="32BC27F3" w14:textId="04057FFE" w:rsidR="006D23F7" w:rsidRDefault="006D23F7" w:rsidP="009A69B2">
      <w:r>
        <w:t xml:space="preserve">Leverancevederlaget omfatter også brugsretten, herunder løbende licensomkostninger. til eventuelt Leverandørspecifikt Programmel, jf. Kontraktens punkt </w:t>
        <w:fldChar w:fldCharType="begin"/>
        <w:instrText xml:space="preserve"> REF _Ref238711122 \r \h </w:instrText>
        <w:fldChar w:fldCharType="separate"/>
        <w:t>23.2</w:t>
        <w:fldChar w:fldCharType="end"/>
        <w:t xml:space="preserve">. </w:t>
      </w:r>
    </w:p>
    <w:p w14:paraId="0179C348" w14:textId="7B9ABCB2" w:rsidR="009A69B2" w:rsidRDefault="009A69B2" w:rsidP="009A69B2">
      <w:r>
        <w:lastRenderedPageBreak/>
        <w:t xml:space="preserve">Ved ændringer, der leveres som en Selvstændig Opgave, jf. </w:t>
        <w:fldChar w:fldCharType="begin"/>
        <w:instrText xml:space="preserve"> REF _Ref237420037 \r \h </w:instrText>
        <w:fldChar w:fldCharType="separate"/>
        <w:fldChar w:fldCharType="end"/>
      </w:r>
      <w:del w:id="1402" w:author="Claude" w:date="2026-09-29T12:00:00Z">
        <w:r>
          <w:lastRenderedPageBreak/>
          <w:delText xml:space="preserve">punkt 6.2.2</w:delText>
          <w:fldChar w:fldCharType="begin"/>
          <w:delInstrText xml:space="preserve"> REF _Ref237420037 \r \h </w:delInstrText>
          <w:fldChar w:fldCharType="separate"/>
          <w:fldChar w:fldCharType="end"/>
        </w:r>
      </w:del>
      <w:ins w:id="1403" w:author="Claude" w:date="2026-09-29T12:00:00Z">
        <w:r>
          <w:t xml:space="preserve">punkt 6.3.2</w:t>
        </w:r>
      </w:ins>
      <w:r>
        <w:lastRenderedPageBreak/>
        <w:t xml:space="preserve">, fastsættes et selvstændigt leverancevederlag.</w:t>
        <w:fldChar w:fldCharType="begin"/>
        <w:instrText xml:space="preserve"> REF _Ref237420037 \r \h </w:instrText>
        <w:fldChar w:fldCharType="separate"/>
        <w:fldChar w:fldCharType="end"/>
      </w:r>
    </w:p>
    <w:p w14:paraId="4FB96480" w14:textId="01657E04" w:rsidR="00712505" w:rsidRPr="00AE0AEB" w:rsidRDefault="00712505" w:rsidP="009A69B2"/>
    <w:p w14:paraId="7B286CDF" w14:textId="624D5675" w:rsidR="009A69B2" w:rsidRPr="00414B4F" w:rsidRDefault="009A69B2" w:rsidP="009A69B2">
      <w:r>
        <w:t xml:space="preserve">Ved opgørelse af leverancevederlaget efter punkt </w:t>
        <w:fldChar w:fldCharType="begin"/>
        <w:instrText xml:space="preserve"> REF _Ref124165698 \r \h  \* MERGEFORMAT </w:instrText>
        <w:fldChar w:fldCharType="separate"/>
        <w:t>17.2</w:t>
        <w:fldChar w:fldCharType="end"/>
        <w:t xml:space="preserve"> (bod ved forsinkelse), punkt </w:t>
        <w:fldChar w:fldCharType="begin"/>
        <w:instrText xml:space="preserve"> REF _Ref120809333 \r \h  \* MERGEFORMAT </w:instrText>
        <w:fldChar w:fldCharType="separate"/>
        <w:t>21</w:t>
        <w:fldChar w:fldCharType="end"/>
        <w:t xml:space="preserve"> (erstatning) og punkt </w:t>
        <w:fldChar w:fldCharType="begin"/>
        <w:instrText xml:space="preserve"> REF _Ref120807164 \r \h  \* MERGEFORMAT </w:instrText>
        <w:fldChar w:fldCharType="separate"/>
        <w:t>31.3</w:t>
        <w:fldChar w:fldCharType="end"/>
        <w:t xml:space="preserve"> (leverancevederlag ved tvister) medregnes eventuelle løbende betalinger for anvendelse af Standardprogrammel for fire år regnet fra Overtagelsesdagen, herunder dog ikke vedligeholdelse og support. </w:t>
      </w:r>
    </w:p>
    <w:p w14:paraId="7EF62795" w14:textId="3F152028" w:rsidR="009A69B2" w:rsidRPr="00414B4F" w:rsidRDefault="00182094" w:rsidP="009A69B2">
      <w:pPr>
        <w:pStyle w:val="Overskrift2"/>
        <w:rPr>
          <w:sz w:val="18"/>
          <w:szCs w:val="18"/>
        </w:rPr>
      </w:pPr>
      <w:bookmarkStart w:id="146" w:name="_Ref237419296"/>
      <w:bookmarkStart w:id="147" w:name="_Ref120982451"/>
      <w:bookmarkStart w:id="148" w:name="_Ref132529615"/>
      <w:bookmarkStart w:id="149" w:name="_Toc183314908"/>
      <w:bookmarkStart w:id="150" w:name="_Toc473818376"/>
      <w:bookmarkStart w:id="151" w:name="_Ref93470980"/>
      <w:bookmarkStart w:id="152" w:name="_Ref93471033"/>
      <w:bookmarkStart w:id="153" w:name="_Ref93471044"/>
      <w:bookmarkStart w:id="154" w:name="_Ref93471130"/>
      <w:bookmarkStart w:id="155" w:name="_Ref93471224"/>
      <w:bookmarkStart w:id="156" w:name="_Toc93722652"/>
      <w:bookmarkStart w:id="157" w:name="_Toc93724965"/>
      <w:bookmarkStart w:id="158" w:name="_Toc241056040"/>
      <w:r>
        <w:rPr>
          <w:sz w:val="18"/>
          <w:szCs w:val="18"/>
        </w:rPr>
        <w:t>Vederlag for bestillingsydelser</w:t>
      </w:r>
      <w:bookmarkEnd w:id="146"/>
      <w:r>
        <w:rPr>
          <w:sz w:val="18"/>
          <w:szCs w:val="18"/>
        </w:rPr>
        <w:t xml:space="preserve"> </w:t>
      </w:r>
      <w:bookmarkEnd w:id="147"/>
      <w:bookmarkEnd w:id="148"/>
      <w:bookmarkEnd w:id="149"/>
      <w:bookmarkEnd w:id="150"/>
      <w:r>
        <w:rPr>
          <w:sz w:val="18"/>
          <w:szCs w:val="18"/>
        </w:rPr>
        <w:t>og øvrige ændringer</w:t>
      </w:r>
      <w:bookmarkEnd w:id="158"/>
    </w:p>
    <w:p w14:paraId="77D1AC3B" w14:textId="525CDA5E" w:rsidR="004E26E7" w:rsidRDefault="004E26E7" w:rsidP="009A69B2"/>
    <w:p w14:paraId="1D10C785" w14:textId="0E20BAB7" w:rsidR="00D80D28" w:rsidRDefault="00EB110F" w:rsidP="00000264">
      <w:pPr>
        <w:pStyle w:val="Brdtekst"/>
        <w:spacing w:after="0"/>
      </w:pPr>
      <w:r>
        <w:t xml:space="preserve">Vederlag for bestillingsydelser og øvrige ændringer afregnes efter Kundens valg på baggrund af en af følgende prismodeller:</w:t>
      </w:r>
    </w:p>
    <w:p w14:paraId="248F0D40" w14:textId="77777777" w:rsidR="00000264" w:rsidRDefault="00000264" w:rsidP="00000264">
      <w:pPr>
        <w:pStyle w:val="Brdtekst"/>
        <w:spacing w:after="0"/>
      </w:pPr>
    </w:p>
    <w:p w14:paraId="27C2EE5E" w14:textId="77777777" w:rsidR="00D80D28" w:rsidRDefault="00D80D28" w:rsidP="00000264">
      <w:pPr>
        <w:pStyle w:val="Listeafsnit"/>
        <w:numPr>
          <w:ilvl w:val="0"/>
          <w:numId w:val="31"/>
        </w:numPr>
        <w:spacing w:line="259" w:lineRule="auto"/>
      </w:pPr>
      <w:bookmarkStart w:id="159" w:name="_Toc228800771"/>
      <w:bookmarkStart w:id="160" w:name="_Ref149672888"/>
      <w:bookmarkStart w:id="161" w:name="_Toc229140745"/>
      <w:bookmarkEnd w:id="159"/>
      <w:r>
        <w:t>Efter medgået tid</w:t>
      </w:r>
      <w:bookmarkEnd w:id="160"/>
      <w:bookmarkEnd w:id="161"/>
    </w:p>
    <w:p w14:paraId="7C3F56B3" w14:textId="77777777" w:rsidR="00D80D28" w:rsidRDefault="00D80D28" w:rsidP="00000264">
      <w:pPr>
        <w:pStyle w:val="Listeafsnit"/>
        <w:numPr>
          <w:ilvl w:val="0"/>
          <w:numId w:val="31"/>
        </w:numPr>
        <w:spacing w:line="259" w:lineRule="auto"/>
      </w:pPr>
      <w:r>
        <w:t>Til fast pris</w:t>
      </w:r>
    </w:p>
    <w:p w14:paraId="4478A45D" w14:textId="24EE06F7" w:rsidR="007D1DBE" w:rsidRDefault="007D1DBE" w:rsidP="00413631"/>
    <w:p w14:paraId="08C5796A" w14:textId="29C91490" w:rsidR="00696D57" w:rsidRDefault="00696D57" w:rsidP="00413631">
      <w:r>
        <w:t xml:space="preserve">For bestillingsydelser og øvrige ændringer efter medgået tid estimerer Leverandøren vederlaget for opgaven ud fra det estimerede tidsforbrug og på basis af de i bilag 12 angivne timepriser.</w:t>
      </w:r>
    </w:p>
    <w:p w14:paraId="4CAB592F" w14:textId="77777777" w:rsidR="009F5455" w:rsidRDefault="009F5455" w:rsidP="00413631"/>
    <w:p w14:paraId="1FB37F1A" w14:textId="77777777" w:rsidR="007E146D" w:rsidRDefault="007E146D" w:rsidP="007E146D">
      <w:r>
        <w:t xml:space="preserve">Leverandøren kan ikke kræve større vederlag end estimeret, medmindre der er tale om omstændigheder, som Leverandøren ikke burde have forudset ved afgivelsen af estimatet. </w:t>
      </w:r>
    </w:p>
    <w:p w14:paraId="441FC584" w14:textId="77777777" w:rsidR="007E146D" w:rsidRDefault="007E146D" w:rsidP="007E146D">
      <w:r>
        <w:t xml:space="preserve">Leverandøren har pligt til at give Kunden underretning i god tid, hvis det må forudses, at et vederlagsestimat ikke kan forventes overholdt. </w:t>
      </w:r>
    </w:p>
    <w:p w14:paraId="170DD3C0" w14:textId="77777777" w:rsidR="007E146D" w:rsidRDefault="007E146D" w:rsidP="007E146D"/>
    <w:p w14:paraId="11E924DC" w14:textId="77777777" w:rsidR="007E146D" w:rsidRDefault="007E146D" w:rsidP="007E146D">
      <w:r>
        <w:t xml:space="preserve">Underretningen skal indeholde en nærmere redegørelse for årsagen til den forventede overskridelse og et specificeret vederlagsestimat for den resterende del af arbejdet. </w:t>
      </w:r>
    </w:p>
    <w:p w14:paraId="59E772A0" w14:textId="77777777" w:rsidR="007E146D" w:rsidRDefault="007E146D" w:rsidP="007E146D"/>
    <w:p w14:paraId="3837BF79" w14:textId="77777777" w:rsidR="007E146D" w:rsidRDefault="007E146D" w:rsidP="007E146D">
      <w:r>
        <w:t xml:space="preserve">Leverandøren kan kun få betaling for de timer, der faktisk er brugt på opgaven, og Leverandøren kan kun få betaling for de timer, der overskrider estimatet, hvis Kunden på forhånd har godkendt overskridelsen og den estimerede størrelse af overskridelsen. </w:t>
      </w:r>
    </w:p>
    <w:p w14:paraId="2E265DF8" w14:textId="77777777" w:rsidR="009F5455" w:rsidRDefault="009F5455" w:rsidP="00B86684"/>
    <w:p w14:paraId="32A26390" w14:textId="22268EF0" w:rsidR="00B86684" w:rsidRDefault="00B86684" w:rsidP="00B86684">
      <w:r>
        <w:t xml:space="preserve">Ved bestillingsydelser og øvrige ændringer til fast pris aftaler Parterne en fast pris for opgaven, som ikke ændres, uanset om opgaven viser sig at være større eller mindre end forudsat. </w:t>
      </w:r>
    </w:p>
    <w:p w14:paraId="7B941848" w14:textId="77777777" w:rsidR="00B86684" w:rsidRDefault="00B86684" w:rsidP="00B86684"/>
    <w:p w14:paraId="1AD25AAA" w14:textId="7F78BEAE" w:rsidR="00B86684" w:rsidRDefault="00B86684" w:rsidP="00B86684">
      <w:r>
        <w:t xml:space="preserve">Den faste pris skal være baseret på Leverandørens timeestimat for opgavens løsning samt de i bilag 12 angivne timepriser.</w:t>
      </w:r>
    </w:p>
    <w:p w14:paraId="61B26E5F" w14:textId="3F8B78AA" w:rsidR="00B86684" w:rsidRPr="00481ADF" w:rsidRDefault="00BC2520" w:rsidP="00131004">
      <w:pPr>
        <w:pStyle w:val="Overskrift2"/>
      </w:pPr>
      <w:bookmarkStart w:id="162" w:name="_Ref236987887"/>
      <w:bookmarkStart w:id="163" w:name="_Toc241056041"/>
      <w:r>
        <w:t>Vederlag for øvrige timebaserede ydelser</w:t>
      </w:r>
      <w:bookmarkEnd w:id="162"/>
      <w:bookmarkEnd w:id="163"/>
    </w:p>
    <w:p w14:paraId="579827E1" w14:textId="77777777" w:rsidR="002B1B88" w:rsidRDefault="002B1B88" w:rsidP="00413631"/>
    <w:p w14:paraId="71CE176C" w14:textId="4F1B00C4" w:rsidR="00413631" w:rsidRDefault="007D1DBE" w:rsidP="00413631">
      <w:r>
        <w:t xml:space="preserve">Øvrige timebaserede ydelser, der leveres på rammeaftalelignende vilkår, betales på grundlag af medgået tid og de i bilag 12 angivne timepriser for de nævnte medarbejderkategorier.</w:t>
      </w:r>
    </w:p>
    <w:p w14:paraId="0A65734A" w14:textId="77777777" w:rsidR="00413631" w:rsidRDefault="00413631" w:rsidP="00413631"/>
    <w:p w14:paraId="1A107511" w14:textId="512E33B5" w:rsidR="00413631" w:rsidRDefault="00413631" w:rsidP="00413631">
      <w:r>
        <w:t xml:space="preserve">Ved levering af timebaserede ydelser fremkommer Leverandørens vederlag ved at multiplicere det faktiske antal forbrugte timer for de medarbejdere, der direkte medvirker, med de timepriser, der er angivet i bilag 12 for den pågældende medarbejderkategori. </w:t>
      </w:r>
    </w:p>
    <w:p w14:paraId="67A79478" w14:textId="77777777" w:rsidR="0048130F" w:rsidRDefault="0048130F" w:rsidP="00413631"/>
    <w:p w14:paraId="60292C4E" w14:textId="77777777" w:rsidR="002C194E" w:rsidRDefault="00413631" w:rsidP="00413631">
      <w:r>
        <w:t xml:space="preserve">På Kundens anmodning skal Leverandøren levere et estimat over forventet timeforbrug ved opgaver, der løses efter forbrugt tid. Leverandøren kan ikke kræve større vederlag end estimeret, hvis dette skyldes omstændigheder, som Leverandøren burde have forudset ved afgivelsen af estimatet. </w:t>
      </w:r>
    </w:p>
    <w:p w14:paraId="51323F0E" w14:textId="77777777" w:rsidR="002C194E" w:rsidRDefault="002C194E" w:rsidP="00413631"/>
    <w:p w14:paraId="1B7C8E67" w14:textId="26958594" w:rsidR="00413631" w:rsidRDefault="00413631" w:rsidP="00413631">
      <w:r>
        <w:lastRenderedPageBreak/>
        <w:t>Leverandøren har pligt til at give Kunden underretning, såfremt det må forudses, at et sådant vederlagsestimat ikke kan forventes overholdt. Underretningen skal indeholde en nærmere redegørelse for årsagen til den forventede overskridelse og et specificeret vederlagsestimat for den resterende del af arbejdet.</w:t>
      </w:r>
    </w:p>
    <w:p w14:paraId="47472081" w14:textId="53D3BDBF" w:rsidR="009A69B2" w:rsidRDefault="00CF0C9C" w:rsidP="009A69B2">
      <w:pPr>
        <w:pStyle w:val="Overskrift2"/>
        <w:rPr>
          <w:sz w:val="18"/>
          <w:szCs w:val="18"/>
        </w:rPr>
      </w:pPr>
      <w:bookmarkStart w:id="164" w:name="_Ref132586158"/>
      <w:bookmarkStart w:id="165" w:name="_Toc183314909"/>
      <w:bookmarkStart w:id="166" w:name="_Toc473818377"/>
      <w:bookmarkStart w:id="167" w:name="_Ref120808674"/>
      <w:bookmarkStart w:id="168" w:name="_Ref120816654"/>
      <w:bookmarkStart w:id="169" w:name="_Toc241056042"/>
      <w:r>
        <w:rPr>
          <w:sz w:val="18"/>
          <w:szCs w:val="18"/>
        </w:rPr>
        <w:t>Fast månedligt vederlag for vedligeholdelse</w:t>
      </w:r>
      <w:bookmarkEnd w:id="151"/>
      <w:bookmarkEnd w:id="152"/>
      <w:bookmarkEnd w:id="153"/>
      <w:bookmarkEnd w:id="154"/>
      <w:bookmarkEnd w:id="155"/>
      <w:bookmarkEnd w:id="156"/>
      <w:bookmarkEnd w:id="157"/>
      <w:bookmarkEnd w:id="164"/>
      <w:r>
        <w:rPr>
          <w:sz w:val="18"/>
          <w:szCs w:val="18"/>
        </w:rPr>
        <w:t xml:space="preserve"> og support</w:t>
      </w:r>
      <w:bookmarkEnd w:id="165"/>
      <w:bookmarkEnd w:id="166"/>
      <w:bookmarkEnd w:id="167"/>
      <w:bookmarkEnd w:id="168"/>
      <w:bookmarkEnd w:id="169"/>
    </w:p>
    <w:p w14:paraId="659340A9" w14:textId="77777777" w:rsidR="00893C43" w:rsidRDefault="00893C43" w:rsidP="009A69B2"/>
    <w:p w14:paraId="16BFDA15" w14:textId="1B312CA1" w:rsidR="009A69B2" w:rsidRPr="00AE0AEB" w:rsidRDefault="00CF0C9C" w:rsidP="009A69B2">
      <w:r>
        <w:t xml:space="preserve">Det faste månedlige vederlag for vedligeholdelse og support betales med de i bilag 12 anførte beløb. Vederlag betales fra Overtagelsesdagen, medmindre der er sket ibrugtagning tidligere, og reguleres i henhold til retningslinjerne i bilag 12.</w:t>
      </w:r>
    </w:p>
    <w:p w14:paraId="11921090" w14:textId="377BEBCD" w:rsidR="009A69B2" w:rsidRPr="00AE0AEB" w:rsidRDefault="00565C16" w:rsidP="009A69B2">
      <w:pPr>
        <w:pStyle w:val="Overskrift2"/>
        <w:rPr>
          <w:sz w:val="18"/>
          <w:szCs w:val="18"/>
        </w:rPr>
      </w:pPr>
      <w:bookmarkStart w:id="170" w:name="_Toc132624896"/>
      <w:bookmarkStart w:id="171" w:name="_Toc132625068"/>
      <w:bookmarkStart w:id="172" w:name="_Toc132698629"/>
      <w:bookmarkStart w:id="173" w:name="_Toc132624897"/>
      <w:bookmarkStart w:id="174" w:name="_Toc132625069"/>
      <w:bookmarkStart w:id="175" w:name="_Toc132698630"/>
      <w:bookmarkStart w:id="176" w:name="_Toc132624898"/>
      <w:bookmarkStart w:id="177" w:name="_Toc132625070"/>
      <w:bookmarkStart w:id="178" w:name="_Toc132698631"/>
      <w:bookmarkStart w:id="179" w:name="_Toc132624899"/>
      <w:bookmarkStart w:id="180" w:name="_Toc132625071"/>
      <w:bookmarkStart w:id="181" w:name="_Toc132698632"/>
      <w:bookmarkStart w:id="182" w:name="_Ref181603495"/>
      <w:bookmarkStart w:id="183" w:name="_Toc183314914"/>
      <w:bookmarkStart w:id="184" w:name="_Toc473818381"/>
      <w:bookmarkStart w:id="185" w:name="_Toc241056043"/>
      <w:bookmarkEnd w:id="170"/>
      <w:bookmarkEnd w:id="171"/>
      <w:bookmarkEnd w:id="172"/>
      <w:bookmarkEnd w:id="173"/>
      <w:bookmarkEnd w:id="174"/>
      <w:bookmarkEnd w:id="175"/>
      <w:bookmarkEnd w:id="176"/>
      <w:bookmarkEnd w:id="177"/>
      <w:bookmarkEnd w:id="178"/>
      <w:bookmarkEnd w:id="179"/>
      <w:bookmarkEnd w:id="180"/>
      <w:bookmarkEnd w:id="181"/>
      <w:r>
        <w:rPr>
          <w:sz w:val="18"/>
          <w:szCs w:val="18"/>
        </w:rPr>
        <w:t xml:space="preserve">Fast årligt licensvederlag for Standardprogrammel</w:t>
      </w:r>
      <w:bookmarkEnd w:id="185"/>
      <w:r>
        <w:rPr>
          <w:sz w:val="18"/>
          <w:szCs w:val="18"/>
        </w:rPr>
        <w:t xml:space="preserve"> </w:t>
      </w:r>
      <w:bookmarkEnd w:id="182"/>
      <w:bookmarkEnd w:id="183"/>
      <w:bookmarkEnd w:id="184"/>
    </w:p>
    <w:p w14:paraId="00C5C3A9" w14:textId="77777777" w:rsidR="00F110D2" w:rsidRDefault="00F110D2" w:rsidP="009A69B2"/>
    <w:p w14:paraId="63A34678" w14:textId="061DB099" w:rsidR="00AA1036" w:rsidRDefault="004D1670" w:rsidP="00AA1036">
      <w:r>
        <w:t xml:space="preserve">Det faste årlige licensvederlag for Standardprogrammel betales med det i bilag 12 anførte beløb.</w:t>
      </w:r>
    </w:p>
    <w:p w14:paraId="09D342B0" w14:textId="77777777" w:rsidR="00AA1036" w:rsidRDefault="00AA1036" w:rsidP="00AA1036"/>
    <w:p w14:paraId="08B20C4B" w14:textId="3C0CA12B" w:rsidR="00AA1036" w:rsidRDefault="00AA1036" w:rsidP="00AA1036">
      <w:r>
        <w:t xml:space="preserve">Vederlaget dækker de løbende licensomkostninger for brugsretten til Standardprogrammel inkluderet i Systemet, inklusive brugsretten til fremtidige versioner af Programmellet. </w:t>
      </w:r>
      <w:bookmarkStart w:id="186" w:name="_Toc228800767"/>
      <w:bookmarkEnd w:id="186"/>
    </w:p>
    <w:p w14:paraId="52D90AED" w14:textId="0B423832" w:rsidR="00E629E1" w:rsidRDefault="004D1670" w:rsidP="00E629E1">
      <w:pPr>
        <w:pStyle w:val="Overskrift2"/>
      </w:pPr>
      <w:bookmarkStart w:id="187" w:name="_Toc241056044"/>
      <w:r>
        <w:t>Licenser til Leverandørens arbejdscomputere</w:t>
      </w:r>
      <w:bookmarkEnd w:id="187"/>
    </w:p>
    <w:p w14:paraId="6B850674" w14:textId="77777777" w:rsidR="00E629E1" w:rsidRPr="00233385" w:rsidRDefault="00E629E1" w:rsidP="00E629E1">
      <w:pPr>
        <w:pStyle w:val="Overskrift3"/>
      </w:pPr>
      <w:bookmarkStart w:id="188" w:name="_Toc241056045"/>
      <w:r>
        <w:t>Licenser til applikationsplatforme</w:t>
      </w:r>
      <w:bookmarkEnd w:id="188"/>
    </w:p>
    <w:p w14:paraId="6955809B" w14:textId="77777777" w:rsidR="00E629E1" w:rsidRPr="00233385" w:rsidRDefault="00E629E1" w:rsidP="00E629E1"/>
    <w:p w14:paraId="1033ACE1" w14:textId="77777777" w:rsidR="00E629E1" w:rsidRPr="00233385" w:rsidRDefault="00E629E1" w:rsidP="00E629E1">
      <w:pPr>
        <w:autoSpaceDE w:val="0"/>
        <w:autoSpaceDN w:val="0"/>
      </w:pPr>
      <w:r>
        <w:t xml:space="preserve">Kunden anskaffer og ejer de nødvendige Applikationsplatforme. </w:t>
      </w:r>
    </w:p>
    <w:p w14:paraId="297BDCCD" w14:textId="77777777" w:rsidR="00E629E1" w:rsidRPr="00233385" w:rsidRDefault="00E629E1" w:rsidP="00E629E1">
      <w:pPr>
        <w:autoSpaceDE w:val="0"/>
        <w:autoSpaceDN w:val="0"/>
      </w:pPr>
    </w:p>
    <w:p w14:paraId="0FD26CA2" w14:textId="77777777" w:rsidR="00E629E1" w:rsidRPr="00233385" w:rsidRDefault="00E629E1" w:rsidP="00E629E1">
      <w:pPr>
        <w:autoSpaceDE w:val="0"/>
        <w:autoSpaceDN w:val="0"/>
      </w:pPr>
      <w:r>
        <w:t xml:space="preserve">Dette gælder dog ikke, når det er nødvendigt at installere en licensbelagt Applikationsplatform på Leverandørens arbejdscomputere. I så fald står Leverandøren for at anskaffe det nødvendige programmel og afholder udgifterne hertil. Ved Kontraktens ophør beholder Leverandøren disse licenser.</w:t>
      </w:r>
    </w:p>
    <w:p w14:paraId="169E3342" w14:textId="77777777" w:rsidR="00E629E1" w:rsidRPr="00233385" w:rsidRDefault="00E629E1" w:rsidP="00E629E1">
      <w:pPr>
        <w:pStyle w:val="Overskrift3"/>
      </w:pPr>
      <w:bookmarkStart w:id="189" w:name="_Toc241056046"/>
      <w:r>
        <w:t>Licenser til Basisprogrammel</w:t>
      </w:r>
      <w:bookmarkEnd w:id="189"/>
    </w:p>
    <w:p w14:paraId="4E212B7D" w14:textId="77777777" w:rsidR="00E629E1" w:rsidRPr="00233385" w:rsidRDefault="00E629E1" w:rsidP="00E629E1"/>
    <w:p w14:paraId="698E434F" w14:textId="77777777" w:rsidR="00E629E1" w:rsidRPr="00233385" w:rsidRDefault="00E629E1" w:rsidP="00E629E1">
      <w:r>
        <w:t>Kunden anskaffer og ejer det nødvendige Basisprogrammel.</w:t>
      </w:r>
    </w:p>
    <w:p w14:paraId="11B912EE" w14:textId="77777777" w:rsidR="00E629E1" w:rsidRPr="00233385" w:rsidRDefault="00E629E1" w:rsidP="00E629E1">
      <w:pPr>
        <w:autoSpaceDE w:val="0"/>
        <w:autoSpaceDN w:val="0"/>
      </w:pPr>
    </w:p>
    <w:p w14:paraId="0417F727" w14:textId="77777777" w:rsidR="00E629E1" w:rsidRPr="00FF13B5" w:rsidRDefault="00E629E1" w:rsidP="00E629E1">
      <w:pPr>
        <w:autoSpaceDE w:val="0"/>
        <w:autoSpaceDN w:val="0"/>
      </w:pPr>
      <w:r>
        <w:t>Dette gælder dog ikke, når det er nødvendigt at installere licensbelagt Basisprogrammel på Leverandørens arbejdscomputere. I så fald står Leverandøren for at anskaffe det nødvendige programmel og afholder udgifterne hertil.</w:t>
      </w:r>
    </w:p>
    <w:p>
      <w:pPr>
        <w:pStyle w:val="Overskrift2"/>
        <w:rPr>
          <w:ins w:id="1412" w:author="Claude" w:date="2026-09-29T12:00:00Z"/>
        </w:rPr>
      </w:pPr>
      <w:ins w:id="1413" w:author="Claude" w:date="2026-09-29T12:00:00Z">
        <w:r>
          <w:t xml:space="preserve">Vederlag for Optionen</w:t>
        </w:r>
      </w:ins>
    </w:p>
    <w:p>
      <w:pPr>
        <w:rPr>
          <w:ins w:id="1414" w:author="Claude" w:date="2026-09-29T12:00:00Z"/>
        </w:rPr>
      </w:pPr>
      <w:ins w:id="1415" w:author="Claude" w:date="2026-09-29T12:00:00Z">
        <w:r>
          <w:t xml:space="preserve">Vederlaget for Optionen er fastsat i bilag 12 og omfatter samtlige ydelser, der er omfattet af Optionen, jf. bilag 3A, afsnit 2.1, 2.3 og 3.5, herunder udvikling, levering, afprøvning og Dokumentation af DVR online.</w:t>
        </w:r>
      </w:ins>
    </w:p>
    <w:p>
      <w:pPr>
        <w:rPr>
          <w:ins w:id="1416" w:author="Claude" w:date="2026-09-29T12:00:00Z"/>
        </w:rPr>
      </w:pPr>
      <w:ins w:id="1417" w:author="Claude" w:date="2026-09-29T12:00:00Z">
        <w:r>
          <w:t xml:space="preserve">Leveres Optionen som en del af Leverancen, jf. punkt 6.2.1, tillægges vederlaget for Optionen Leverancevederlaget og betales i henhold til betalingsplanen i bilag 12. Leveres Optionen som en Selvstændig Opgave, jf. punkt 6.2.2, betales vederlaget for Optionen i henhold til bilag 12.</w:t>
        </w:r>
      </w:ins>
    </w:p>
    <w:p>
      <w:pPr>
        <w:rPr>
          <w:ins w:id="1418" w:author="Claude" w:date="2026-09-29T12:00:00Z"/>
        </w:rPr>
      </w:pPr>
      <w:ins w:id="1419" w:author="Claude" w:date="2026-09-29T12:00:00Z">
        <w:r>
          <w:t xml:space="preserve">Ved Kundens udnyttelse af Optionen forhøjes det faste månedlige vederlag for vedligeholdelse og support med det i bilag 12 angivne tillæg fra det tidspunkt, hvor Optionen er overtaget, jf. punkt 15.5.</w:t>
        </w:r>
      </w:ins>
    </w:p>
    <w:p>
      <w:pPr>
        <w:rPr>
          <w:ins w:id="1420" w:author="Claude" w:date="2026-09-29T12:00:00Z"/>
        </w:rPr>
      </w:pPr>
      <w:ins w:id="1421" w:author="Claude" w:date="2026-09-29T12:00:00Z">
        <w:r>
          <w:t xml:space="preserve">Leverandøren har ikke krav på vederlag for Optionen, medmindre Kunden udnytter denne.</w:t>
        </w:r>
      </w:ins>
    </w:p>
    <w:p w14:paraId="16B73A34" w14:textId="7B2096CF" w:rsidR="00687967" w:rsidRPr="00AE0AEB" w:rsidRDefault="00687967" w:rsidP="00687967">
      <w:pPr>
        <w:pStyle w:val="Overskrift2"/>
      </w:pPr>
      <w:bookmarkStart w:id="190" w:name="_Toc241056047"/>
      <w:r>
        <w:t>Betalingsbetingelser</w:t>
      </w:r>
      <w:bookmarkEnd w:id="190"/>
    </w:p>
    <w:p w14:paraId="3F7D361B" w14:textId="539BA781" w:rsidR="009A69B2" w:rsidRDefault="009A69B2" w:rsidP="00D576B1"/>
    <w:p w14:paraId="00E039CA" w14:textId="1A4C2B6C" w:rsidR="00687967" w:rsidRDefault="00687967" w:rsidP="00D576B1">
      <w:r>
        <w:t>Betalingsbetingelser fremgår af bilag 12.</w:t>
      </w:r>
    </w:p>
    <w:p w14:paraId="34B09570" w14:textId="77777777" w:rsidR="00687967" w:rsidRDefault="00687967" w:rsidP="00D576B1"/>
    <w:p w14:paraId="1575E0E6" w14:textId="77777777" w:rsidR="00D576B1" w:rsidRPr="009A69B2" w:rsidRDefault="00D576B1" w:rsidP="00F110D2"/>
    <w:p w14:paraId="769BBDE8" w14:textId="7E857D46" w:rsidR="00E54B1D" w:rsidRDefault="00E54B1D" w:rsidP="00E54B1D">
      <w:pPr>
        <w:pStyle w:val="Overskrift1"/>
        <w:keepLines w:val="0"/>
        <w:pageBreakBefore w:val="0"/>
        <w:suppressAutoHyphens w:val="0"/>
        <w:spacing w:after="240" w:line="276" w:lineRule="auto"/>
        <w:contextualSpacing w:val="0"/>
      </w:pPr>
      <w:bookmarkStart w:id="191" w:name="_Toc241056048"/>
      <w:r>
        <w:t>Garantier</w:t>
      </w:r>
      <w:bookmarkEnd w:id="191"/>
    </w:p>
    <w:p w14:paraId="77896D72" w14:textId="77777777" w:rsidR="00023000" w:rsidRPr="00AE0AEB" w:rsidRDefault="00023000" w:rsidP="00023000">
      <w:pPr>
        <w:pStyle w:val="Overskrift2"/>
        <w:rPr>
          <w:sz w:val="18"/>
          <w:szCs w:val="18"/>
        </w:rPr>
      </w:pPr>
      <w:bookmarkStart w:id="192" w:name="_Toc473818385"/>
      <w:bookmarkStart w:id="193" w:name="_Toc93722668"/>
      <w:bookmarkStart w:id="194" w:name="_Ref122493345"/>
      <w:bookmarkStart w:id="195" w:name="_Toc183314918"/>
      <w:bookmarkStart w:id="196" w:name="_Toc241056049"/>
      <w:r>
        <w:rPr>
          <w:sz w:val="18"/>
          <w:szCs w:val="18"/>
        </w:rPr>
        <w:t>Generelt</w:t>
      </w:r>
      <w:bookmarkEnd w:id="192"/>
      <w:bookmarkEnd w:id="196"/>
    </w:p>
    <w:p w14:paraId="5CD398E5" w14:textId="77777777" w:rsidR="00023000" w:rsidRDefault="00023000" w:rsidP="00023000"/>
    <w:p w14:paraId="6E389D61" w14:textId="6A731AAF" w:rsidR="00023000" w:rsidRDefault="00023000" w:rsidP="00023000">
      <w:r>
        <w:t xml:space="preserve">Såfremt en Part ”garanterer” eller ”indestår” for et forhold under denne Kontrakt, indebærer det, at Parten påtager sig et objektivt erstatningsansvar, hvis garantien eller indeståelsen ikke overholdes, medmindre andet yderligere fremgår af den enkelte garanti. Dette gælder dog ikke, hvis den manglende overholdelse skyldes forhold, som den garanterende Part ikke har ansvaret for. </w:t>
      </w:r>
    </w:p>
    <w:p w14:paraId="022E98AC" w14:textId="77777777" w:rsidR="0073310A" w:rsidRPr="00AE0AEB" w:rsidRDefault="0073310A" w:rsidP="00023000"/>
    <w:p w14:paraId="03E20A07" w14:textId="77777777" w:rsidR="00023000" w:rsidRDefault="00023000" w:rsidP="00023000">
      <w:r>
        <w:t>Herudover gælder Kontraktens bestemmelser i øvrigt i forhold til manglende overholdelse af de fastsatte garantier eller indeståelser, herunder regulering af misligholdelse.</w:t>
      </w:r>
    </w:p>
    <w:p w14:paraId="5AADAAEA" w14:textId="77777777" w:rsidR="00023000" w:rsidRPr="00AE0AEB" w:rsidRDefault="00023000" w:rsidP="00023000">
      <w:pPr>
        <w:pStyle w:val="Overskrift2"/>
        <w:rPr>
          <w:sz w:val="18"/>
          <w:szCs w:val="18"/>
        </w:rPr>
      </w:pPr>
      <w:bookmarkStart w:id="197" w:name="_Toc473818386"/>
      <w:bookmarkStart w:id="198" w:name="_Toc241056050"/>
      <w:r>
        <w:rPr>
          <w:sz w:val="18"/>
          <w:szCs w:val="18"/>
        </w:rPr>
        <w:t>Generel garanti</w:t>
      </w:r>
      <w:bookmarkEnd w:id="193"/>
      <w:bookmarkEnd w:id="194"/>
      <w:bookmarkEnd w:id="195"/>
      <w:r>
        <w:rPr>
          <w:sz w:val="18"/>
          <w:szCs w:val="18"/>
        </w:rPr>
        <w:t xml:space="preserve"> for Leverancen og de Løbende Ydelser</w:t>
      </w:r>
      <w:bookmarkEnd w:id="197"/>
      <w:bookmarkEnd w:id="198"/>
    </w:p>
    <w:p w14:paraId="7D011AAB" w14:textId="77777777" w:rsidR="00023000" w:rsidRDefault="00023000" w:rsidP="00023000"/>
    <w:p w14:paraId="5382B05E" w14:textId="531E92DE" w:rsidR="00023000" w:rsidRPr="00AE0AEB" w:rsidRDefault="00023000" w:rsidP="00023000">
      <w:r>
        <w:t xml:space="preserve">Under forudsætning af, at eventuelle krav til Kundens it-miljø er opfyldt, jf. punkt </w:t>
        <w:fldChar w:fldCharType="begin"/>
        <w:instrText xml:space="preserve"> REF _Ref120808795 \r \h </w:instrText>
        <w:instrText xml:space="preserve"> \* MERGEFORMAT </w:instrText>
        <w:fldChar w:fldCharType="separate"/>
        <w:t>4</w:t>
        <w:fldChar w:fldCharType="end"/>
        <w:t xml:space="preserve">, samt at Kunden yder den aftalte medvirken, jf. punkt </w:t>
        <w:fldChar w:fldCharType="begin"/>
        <w:instrText xml:space="preserve"> REF _Ref120808811 \r \h </w:instrText>
        <w:instrText xml:space="preserve"> \* MERGEFORMAT </w:instrText>
        <w:fldChar w:fldCharType="separate"/>
        <w:t>5.6</w:t>
        <w:fldChar w:fldCharType="end"/>
        <w:t xml:space="preserve">, garanterer Leverandøren, at Leverancen og de Løbende Ydelser opfylder alle de i Kontrakten stillede krav og God it-skik. </w:t>
      </w:r>
    </w:p>
    <w:p w14:paraId="57B4EC6D" w14:textId="77777777" w:rsidR="00023000" w:rsidRPr="00AE0AEB" w:rsidRDefault="00023000" w:rsidP="00023000"/>
    <w:p w14:paraId="52DEE91D" w14:textId="77777777" w:rsidR="00023000" w:rsidRPr="00AE0AEB" w:rsidRDefault="00023000" w:rsidP="00023000">
      <w:r>
        <w:t>Leverandøren garanterer ved udførelse af ydelser i henhold til Kontrakten at anvende tilstrækkelige og kvalificerede ressourcer. I modsat fald er Leverandøren forpligtet til straks at udskifte og/eller tilføje nødvendige tilstrækkelige og kvalificerede ressourcer uden yderligere vederlag.</w:t>
      </w:r>
    </w:p>
    <w:p w14:paraId="4CA1DD5E" w14:textId="77777777" w:rsidR="00023000" w:rsidRPr="00AE0AEB" w:rsidRDefault="00023000" w:rsidP="00023000">
      <w:r>
        <w:t xml:space="preserve"> </w:t>
      </w:r>
    </w:p>
    <w:p w14:paraId="78B64533" w14:textId="6EC6A181" w:rsidR="00023000" w:rsidRPr="00AE0AEB" w:rsidRDefault="00023000" w:rsidP="00023000">
      <w:r>
        <w:t xml:space="preserve">Leverandøren garanterer, at Løsningen opfylder de krav til funktion, kapacitet, arkitektur, sikkerhed, grænseflader og integration, som fremgår af Leverancebeskrivelsen samt Kontrakten i øvrigt. </w:t>
      </w:r>
    </w:p>
    <w:p w14:paraId="519280C5" w14:textId="77777777" w:rsidR="00023000" w:rsidRPr="00AE0AEB" w:rsidRDefault="00023000" w:rsidP="00023000">
      <w:r>
        <w:t>Leverandøren garanterer, at der for Kundespecifikt Programmel anvendes designmetoder, kvalitetsstandarder, programmeringssprog og programudviklingsværktøjer i overensstemmelse med God it-skik, samt at der anvendes åbne grænseflader. Konstateres det ikke at være tilfældet, skal Leverandøren afhjælpe forholdet uden yderligere vederlag.</w:t>
      </w:r>
    </w:p>
    <w:p w14:paraId="7C62F176" w14:textId="77777777" w:rsidR="00023000" w:rsidRPr="00AE0AEB" w:rsidRDefault="00023000" w:rsidP="00023000"/>
    <w:p w14:paraId="20373972" w14:textId="3548663C" w:rsidR="00023000" w:rsidRPr="00AE0AEB" w:rsidRDefault="00023000" w:rsidP="00023000">
      <w:r>
        <w:t xml:space="preserve">Leverandøren indestår for at stille nødvendig Dokumentation til rådighed for tredjemand, jf. bilag 4. </w:t>
      </w:r>
    </w:p>
    <w:p w14:paraId="7B7CDED4" w14:textId="77777777" w:rsidR="00023000" w:rsidRPr="00AE0AEB" w:rsidRDefault="00023000" w:rsidP="00023000">
      <w:pPr>
        <w:pStyle w:val="Overskrift2"/>
        <w:rPr>
          <w:sz w:val="18"/>
          <w:szCs w:val="18"/>
        </w:rPr>
      </w:pPr>
      <w:bookmarkStart w:id="199" w:name="_Toc132624907"/>
      <w:bookmarkStart w:id="200" w:name="_Toc132625079"/>
      <w:bookmarkStart w:id="201" w:name="_Toc132698640"/>
      <w:bookmarkStart w:id="202" w:name="_Toc183314919"/>
      <w:bookmarkStart w:id="203" w:name="_Toc473818387"/>
      <w:bookmarkStart w:id="204" w:name="_Toc241056051"/>
      <w:bookmarkEnd w:id="199"/>
      <w:bookmarkEnd w:id="200"/>
      <w:bookmarkEnd w:id="201"/>
      <w:r>
        <w:rPr>
          <w:sz w:val="18"/>
          <w:szCs w:val="18"/>
        </w:rPr>
        <w:t>Kundens medvirken</w:t>
      </w:r>
      <w:bookmarkEnd w:id="202"/>
      <w:bookmarkEnd w:id="203"/>
      <w:bookmarkEnd w:id="204"/>
    </w:p>
    <w:p w14:paraId="620657C1" w14:textId="77777777" w:rsidR="00023000" w:rsidRDefault="00023000" w:rsidP="00023000"/>
    <w:p w14:paraId="007D6634" w14:textId="16F6AB63" w:rsidR="00023000" w:rsidRDefault="00023000" w:rsidP="00023000">
      <w:r>
        <w:t xml:space="preserve">Kunden garanterer at yde den aftalte medvirken, jf. punkt </w:t>
        <w:fldChar w:fldCharType="begin"/>
        <w:instrText xml:space="preserve"> REF _Ref120808828 \r \h </w:instrText>
        <w:instrText xml:space="preserve"> \* MERGEFORMAT </w:instrText>
        <w:fldChar w:fldCharType="separate"/>
        <w:t>5.6</w:t>
        <w:fldChar w:fldCharType="end"/>
        <w:t>.</w:t>
      </w:r>
    </w:p>
    <w:p w14:paraId="1C894CB2" w14:textId="77777777" w:rsidR="00DD7A1A" w:rsidRPr="00AE0AEB" w:rsidRDefault="00DD7A1A" w:rsidP="00023000"/>
    <w:p w14:paraId="0C8B0942" w14:textId="42FB2D40" w:rsidR="00023000" w:rsidRPr="00AE0AEB" w:rsidRDefault="00023000" w:rsidP="00023000">
      <w:r>
        <w:t xml:space="preserve">Leverandøren garanterer, at de krav til Kundens medvirken, der fremgår af bilag 11, er egnede og tilstrækkelige til, at Leverancen opfylder kravene efter Kontrakten, jf. dog punkt </w:t>
        <w:fldChar w:fldCharType="begin"/>
        <w:instrText xml:space="preserve"> REF _Ref120808844 \r \h </w:instrText>
        <w:instrText xml:space="preserve"> \* MERGEFORMAT </w:instrText>
        <w:fldChar w:fldCharType="separate"/>
        <w:t>5.6</w:t>
        <w:fldChar w:fldCharType="end"/>
        <w:t>, 3. afsnit.</w:t>
      </w:r>
    </w:p>
    <w:p w14:paraId="4CEED4BC" w14:textId="77777777" w:rsidR="00023000" w:rsidRPr="00AE0AEB" w:rsidRDefault="00023000" w:rsidP="00023000"/>
    <w:p w14:paraId="01640D23" w14:textId="156AECFA" w:rsidR="00023000" w:rsidRPr="00AE0AEB" w:rsidRDefault="00023000" w:rsidP="00023000">
      <w:r>
        <w:t xml:space="preserve">Såfremt det er en forudsætning for Kundens anvendelse af Leverancen, at Kundens brugere har deltaget i et af Leverandøren anbefalet og gennemført uddannelsesforløb, er dette angivet i bilag 11.</w:t>
      </w:r>
    </w:p>
    <w:p w14:paraId="36A83A98" w14:textId="77777777" w:rsidR="00023000" w:rsidRPr="00AE0AEB" w:rsidRDefault="00023000" w:rsidP="00023000">
      <w:pPr>
        <w:pStyle w:val="Overskrift2"/>
        <w:rPr>
          <w:sz w:val="18"/>
          <w:szCs w:val="18"/>
        </w:rPr>
      </w:pPr>
      <w:bookmarkStart w:id="205" w:name="_Toc93722670"/>
      <w:bookmarkStart w:id="206" w:name="_Toc183314921"/>
      <w:bookmarkStart w:id="207" w:name="_Toc473818389"/>
      <w:bookmarkStart w:id="208" w:name="_Toc241056052"/>
      <w:r>
        <w:rPr>
          <w:sz w:val="18"/>
          <w:szCs w:val="18"/>
        </w:rPr>
        <w:t>Tredjemands udførelse af vedligeholdelse og ændringer</w:t>
      </w:r>
      <w:bookmarkEnd w:id="205"/>
      <w:bookmarkEnd w:id="206"/>
      <w:bookmarkEnd w:id="207"/>
      <w:bookmarkEnd w:id="208"/>
    </w:p>
    <w:p w14:paraId="300234BB" w14:textId="77777777" w:rsidR="00023000" w:rsidRDefault="00023000" w:rsidP="00023000"/>
    <w:p w14:paraId="6EDCB168" w14:textId="070CD635" w:rsidR="00023000" w:rsidRPr="00BC6926" w:rsidRDefault="00023000" w:rsidP="00023000">
      <w:r>
        <w:t xml:space="preserve">Leverandøren garanterer at integrere ændringer leveret af Kunden eller tredjemand med Løsningen, såfremt ændringens tekniske løsning opfylder krav til grænseflader mv. fastsat i bilag 3 samt God it-skik i øvrigt. Leverandøren vederlægges særskilt herfor.</w:t>
      </w:r>
    </w:p>
    <w:p w14:paraId="23AA4A23" w14:textId="77777777" w:rsidR="00BC6926" w:rsidRPr="00BC6926" w:rsidRDefault="00BC6926" w:rsidP="00023000"/>
    <w:p w14:paraId="3A731D0F" w14:textId="5FF9D6B5" w:rsidR="00023000" w:rsidRPr="00BC6926" w:rsidRDefault="00023000" w:rsidP="00390DEE">
      <w:r>
        <w:t xml:space="preserve">Kunden har ret til selv eller ved tredjemand at udføre vedligeholdelse eller ændringer af Programmel, medmindre andet er anført i bilag 15, jf. punkt </w:t>
        <w:fldChar w:fldCharType="begin"/>
        <w:instrText xml:space="preserve"> REF _Ref120808884 \r \h  \* MERGEFORMAT </w:instrText>
        <w:fldChar w:fldCharType="separate"/>
        <w:t>23</w:t>
        <w:fldChar w:fldCharType="end"/>
        <w:t>.</w:t>
      </w:r>
    </w:p>
    <w:p w14:paraId="6D2E8E6E" w14:textId="77777777" w:rsidR="00023000" w:rsidRPr="00BC6926" w:rsidRDefault="00023000" w:rsidP="00023000"/>
    <w:p w14:paraId="2E1B04D4" w14:textId="77777777" w:rsidR="00023000" w:rsidRPr="00BC6926" w:rsidRDefault="00023000" w:rsidP="00023000">
      <w:r>
        <w:t>Såfremt Kunden har ret til selv eller ved tredjemand at udføre vedligeholdelse eller ændring af Programmel, garanterer Leverandøren:</w:t>
      </w:r>
    </w:p>
    <w:p w14:paraId="5D94FE06" w14:textId="77777777" w:rsidR="00023000" w:rsidRPr="00BC6926" w:rsidRDefault="00023000" w:rsidP="00023000"/>
    <w:p w14:paraId="37E2112F" w14:textId="685D442D" w:rsidR="00023000" w:rsidRPr="00BC6926" w:rsidRDefault="00023000" w:rsidP="00830236">
      <w:pPr>
        <w:numPr>
          <w:ilvl w:val="0"/>
          <w:numId w:val="16"/>
        </w:numPr>
        <w:tabs>
          <w:tab w:val="clear" w:pos="720"/>
          <w:tab w:val="left" w:pos="709"/>
          <w:tab w:val="left" w:pos="1134"/>
          <w:tab w:val="left" w:pos="1701"/>
        </w:tabs>
        <w:overflowPunct w:val="0"/>
        <w:autoSpaceDE w:val="0"/>
        <w:autoSpaceDN w:val="0"/>
        <w:adjustRightInd w:val="0"/>
        <w:spacing w:line="276" w:lineRule="auto"/>
        <w:textAlignment w:val="baseline"/>
      </w:pPr>
      <w:r>
        <w:t xml:space="preserve">At Programmellet er udført på en hensigtsmæssig måde, således at Kunden eller tredjemand kan udføre vedligeholdelse og ændringer uden uforholdsmæssigt stort forbrug </w:t>
        <w:lastRenderedPageBreak/>
        <w:t xml:space="preserve">af ressourcer under forudsætning af, at Kunden eller tredjemand har de kvalifikationer, som sædvanligvis må forventes ved en opgave af den pågældende art.</w:t>
      </w:r>
    </w:p>
    <w:p w14:paraId="76BA0C37" w14:textId="77777777" w:rsidR="00023000" w:rsidRPr="00BC6926" w:rsidRDefault="00023000" w:rsidP="00D01BF6">
      <w:pPr>
        <w:spacing w:line="276" w:lineRule="auto"/>
      </w:pPr>
    </w:p>
    <w:p w14:paraId="5A739982" w14:textId="1ACEE0C4" w:rsidR="00023000" w:rsidRPr="00BC6926" w:rsidRDefault="00023000" w:rsidP="00830236">
      <w:pPr>
        <w:numPr>
          <w:ilvl w:val="0"/>
          <w:numId w:val="16"/>
        </w:numPr>
        <w:tabs>
          <w:tab w:val="clear" w:pos="720"/>
          <w:tab w:val="left" w:pos="709"/>
          <w:tab w:val="left" w:pos="1134"/>
          <w:tab w:val="left" w:pos="1701"/>
        </w:tabs>
        <w:overflowPunct w:val="0"/>
        <w:autoSpaceDE w:val="0"/>
        <w:autoSpaceDN w:val="0"/>
        <w:adjustRightInd w:val="0"/>
        <w:spacing w:line="276" w:lineRule="auto"/>
        <w:textAlignment w:val="baseline"/>
      </w:pPr>
      <w:r>
        <w:t xml:space="preserve">At Programmellet er udformet således, at vedligeholdelse og ændringer vil kunne udføres af Kunden eller tredjemand ved anvendelse af Standardvedligeholdelses- og Standardudviklingsværktøjer, medmindre andet er angivet i bilag 15.</w:t>
      </w:r>
    </w:p>
    <w:p w14:paraId="1FD4F010" w14:textId="77777777" w:rsidR="00023000" w:rsidRPr="00BC6926" w:rsidRDefault="00023000" w:rsidP="00D01BF6">
      <w:pPr>
        <w:spacing w:line="276" w:lineRule="auto"/>
      </w:pPr>
      <w:r>
        <w:t xml:space="preserve"> </w:t>
      </w:r>
    </w:p>
    <w:p w14:paraId="470A5580" w14:textId="2561395E" w:rsidR="00023000" w:rsidRPr="00BC6926" w:rsidRDefault="00023000" w:rsidP="00830236">
      <w:pPr>
        <w:numPr>
          <w:ilvl w:val="0"/>
          <w:numId w:val="16"/>
        </w:numPr>
        <w:tabs>
          <w:tab w:val="clear" w:pos="720"/>
          <w:tab w:val="left" w:pos="709"/>
          <w:tab w:val="left" w:pos="1134"/>
          <w:tab w:val="left" w:pos="1701"/>
        </w:tabs>
        <w:overflowPunct w:val="0"/>
        <w:autoSpaceDE w:val="0"/>
        <w:autoSpaceDN w:val="0"/>
        <w:adjustRightInd w:val="0"/>
        <w:spacing w:line="276" w:lineRule="auto"/>
        <w:textAlignment w:val="baseline"/>
      </w:pPr>
      <w:r>
        <w:t xml:space="preserve">At Leverandøren - såfremt det i bilag 15 er fastsat, at vedligeholdelse og ændringer ikke kan ske ved anvendelse af Standardvedligeholdelses- og Standardudviklingsværktøjer - i overensstemmelse med punkt </w:t>
        <w:fldChar w:fldCharType="begin"/>
        <w:instrText xml:space="preserve"> REF _Ref120808884 \r \h </w:instrText>
        <w:instrText xml:space="preserve"> \* MERGEFORMAT </w:instrText>
        <w:fldChar w:fldCharType="separate"/>
        <w:t>23</w:t>
        <w:fldChar w:fldCharType="end"/>
        <w:t xml:space="preserve"> vil stille de fornødne vedligeholdelses- og udviklingsværktøjer mv., som Leverandøren har rettighederne til, til rådighed for Kunden eller en af Kunden valgt tredjemand til brug for opgaven. Såfremt Leverandøren har rettigheder til disse vedligeholdelses- og udviklingsværktøjer mv. via licenser, finder punkt </w:t>
        <w:fldChar w:fldCharType="begin"/>
        <w:instrText xml:space="preserve"> REF _Ref120808884 \r \h </w:instrText>
        <w:instrText xml:space="preserve"> \* MERGEFORMAT </w:instrText>
        <w:fldChar w:fldCharType="separate"/>
        <w:t>23</w:t>
        <w:fldChar w:fldCharType="end"/>
        <w:t xml:space="preserve"> anvendelse herpå.</w:t>
      </w:r>
    </w:p>
    <w:p w14:paraId="0C0F2628" w14:textId="2254B005" w:rsidR="00023000" w:rsidRPr="00065528" w:rsidRDefault="00023000" w:rsidP="00023000">
      <w:pPr>
        <w:pStyle w:val="Overskrift2"/>
        <w:rPr>
          <w:sz w:val="18"/>
          <w:szCs w:val="18"/>
        </w:rPr>
      </w:pPr>
      <w:bookmarkStart w:id="209" w:name="_Toc93722671"/>
      <w:bookmarkStart w:id="210" w:name="_Ref114984513"/>
      <w:bookmarkStart w:id="211" w:name="_Ref166565600"/>
      <w:bookmarkStart w:id="212" w:name="_Toc183314922"/>
      <w:bookmarkStart w:id="213" w:name="_Toc473818390"/>
      <w:bookmarkStart w:id="214" w:name="_Ref120816532"/>
      <w:bookmarkStart w:id="215" w:name="_Toc241056053"/>
      <w:r>
        <w:rPr>
          <w:sz w:val="18"/>
          <w:szCs w:val="18"/>
        </w:rPr>
        <w:t>Hæftelse for underleverandører</w:t>
      </w:r>
      <w:bookmarkEnd w:id="209"/>
      <w:bookmarkEnd w:id="210"/>
      <w:bookmarkEnd w:id="211"/>
      <w:bookmarkEnd w:id="212"/>
      <w:bookmarkEnd w:id="213"/>
      <w:bookmarkEnd w:id="214"/>
      <w:r>
        <w:rPr>
          <w:sz w:val="18"/>
          <w:szCs w:val="18"/>
        </w:rPr>
        <w:t xml:space="preserve"> og støttende enheder</w:t>
      </w:r>
      <w:bookmarkEnd w:id="215"/>
    </w:p>
    <w:p w14:paraId="6EF030FB" w14:textId="77777777" w:rsidR="00023000" w:rsidRDefault="00023000" w:rsidP="00023000"/>
    <w:p w14:paraId="3C378B19" w14:textId="4D0207C4" w:rsidR="00023000" w:rsidRPr="00AE0AEB" w:rsidRDefault="00023000" w:rsidP="00023000">
      <w:r>
        <w:t xml:space="preserve">Leverandøren hæfter for underleverandørers og støttende enheders produkter og tjenesteydelser efter Kontrakten på ganske samme måde som for sine egne forhold.</w:t>
      </w:r>
    </w:p>
    <w:p w14:paraId="246120F2" w14:textId="77777777" w:rsidR="00023000" w:rsidRPr="00AE0AEB" w:rsidRDefault="00023000" w:rsidP="00023000">
      <w:pPr>
        <w:pStyle w:val="Overskrift2"/>
        <w:rPr>
          <w:sz w:val="18"/>
          <w:szCs w:val="18"/>
        </w:rPr>
      </w:pPr>
      <w:bookmarkStart w:id="216" w:name="_Toc183314923"/>
      <w:bookmarkStart w:id="217" w:name="_Toc473818391"/>
      <w:bookmarkStart w:id="218" w:name="_Toc93722672"/>
      <w:bookmarkStart w:id="219" w:name="_Toc241056054"/>
      <w:r>
        <w:rPr>
          <w:sz w:val="18"/>
          <w:szCs w:val="18"/>
        </w:rPr>
        <w:t>Garanterede servicemål</w:t>
      </w:r>
      <w:bookmarkEnd w:id="216"/>
      <w:bookmarkEnd w:id="217"/>
      <w:bookmarkEnd w:id="219"/>
      <w:r>
        <w:rPr>
          <w:sz w:val="18"/>
          <w:szCs w:val="18"/>
        </w:rPr>
        <w:t xml:space="preserve"> </w:t>
      </w:r>
      <w:bookmarkEnd w:id="218"/>
    </w:p>
    <w:p w14:paraId="44A9CEF3" w14:textId="77777777" w:rsidR="00023000" w:rsidRDefault="00023000" w:rsidP="00023000"/>
    <w:p w14:paraId="3D399D03" w14:textId="2A820563" w:rsidR="00023000" w:rsidRPr="00AE0AEB" w:rsidRDefault="00023000" w:rsidP="00023000">
      <w:r>
        <w:t xml:space="preserve">Leverandøren garanterer, at de i bilag 6 anførte servicemål opretholdes fra Overtagelsesdagen. </w:t>
      </w:r>
    </w:p>
    <w:p w14:paraId="66493F4C" w14:textId="77777777" w:rsidR="00023000" w:rsidRPr="00AE0AEB" w:rsidRDefault="00023000" w:rsidP="00023000"/>
    <w:p w14:paraId="230E4431" w14:textId="1A36B737" w:rsidR="00023000" w:rsidRPr="00AE0AEB" w:rsidRDefault="00023000" w:rsidP="00023000">
      <w:r>
        <w:t xml:space="preserve">Til opretholdelse af de garanterede servicemål skal Leverandøren udføre vedligehol</w:t>
        <w:softHyphen/>
        <w:t xml:space="preserve">delse som angivet i punkt </w:t>
        <w:fldChar w:fldCharType="begin"/>
        <w:instrText xml:space="preserve"> REF _Ref120808921 \r \h </w:instrText>
        <w:instrText xml:space="preserve"> \* MERGEFORMAT </w:instrText>
        <w:fldChar w:fldCharType="separate"/>
        <w:t>11</w:t>
        <w:fldChar w:fldCharType="end"/>
        <w:t xml:space="preserve"> og bilag 5. </w:t>
      </w:r>
    </w:p>
    <w:p w14:paraId="37E13C04" w14:textId="77777777" w:rsidR="00023000" w:rsidRPr="00AE0AEB" w:rsidRDefault="00023000" w:rsidP="00023000">
      <w:pPr>
        <w:pStyle w:val="Overskrift2"/>
        <w:rPr>
          <w:sz w:val="18"/>
          <w:szCs w:val="18"/>
        </w:rPr>
      </w:pPr>
      <w:bookmarkStart w:id="220" w:name="_Toc93722697"/>
      <w:bookmarkStart w:id="221" w:name="_Ref106606958"/>
      <w:bookmarkStart w:id="222" w:name="_Toc183314924"/>
      <w:bookmarkStart w:id="223" w:name="_Toc473818392"/>
      <w:bookmarkStart w:id="224" w:name="_Ref120808951"/>
      <w:bookmarkStart w:id="225" w:name="_Toc241056055"/>
      <w:r>
        <w:rPr>
          <w:sz w:val="18"/>
          <w:szCs w:val="18"/>
        </w:rPr>
        <w:t>Tredjemands rettigheder</w:t>
      </w:r>
      <w:bookmarkEnd w:id="220"/>
      <w:bookmarkEnd w:id="221"/>
      <w:bookmarkEnd w:id="222"/>
      <w:bookmarkEnd w:id="223"/>
      <w:bookmarkEnd w:id="224"/>
      <w:bookmarkEnd w:id="225"/>
    </w:p>
    <w:p w14:paraId="18158FAD" w14:textId="77777777" w:rsidR="00D01BF6" w:rsidRDefault="00D01BF6" w:rsidP="00023000"/>
    <w:p w14:paraId="56C826B7" w14:textId="3A598A25" w:rsidR="00023000" w:rsidRPr="00AE0AEB" w:rsidRDefault="00023000" w:rsidP="00023000">
      <w:r>
        <w:t>Leverandøren garanterer, at det leverede ikke krænker andres rettigheder, herunder patenter eller ophavsrettigheder.</w:t>
      </w:r>
    </w:p>
    <w:p w14:paraId="57821C56" w14:textId="77777777" w:rsidR="00023000" w:rsidRPr="00AE0AEB" w:rsidRDefault="00023000" w:rsidP="00023000"/>
    <w:p w14:paraId="3585F1A0" w14:textId="77777777" w:rsidR="00023000" w:rsidRPr="00AE0AEB" w:rsidRDefault="00023000" w:rsidP="00023000">
      <w:r>
        <w:t>Det er en forudsætning for garantien, at Kunden ved Meddelelse straks giver Leverandøren underretning herom, når Kunden bliver opmærksom på eventuelle rettighedskrænkelser, og at Kunden bistår Leverandøren under sagen i fornødent omfang.</w:t>
      </w:r>
    </w:p>
    <w:p w14:paraId="241336E6" w14:textId="185011F1" w:rsidR="00023000" w:rsidRPr="00176E93" w:rsidRDefault="00023000" w:rsidP="00023000">
      <w:pPr>
        <w:pStyle w:val="Overskrift2"/>
        <w:rPr>
          <w:sz w:val="18"/>
          <w:szCs w:val="18"/>
        </w:rPr>
      </w:pPr>
      <w:bookmarkStart w:id="226" w:name="_Toc93722673"/>
      <w:bookmarkStart w:id="227" w:name="_Ref106606997"/>
      <w:bookmarkStart w:id="228" w:name="_Ref132599233"/>
      <w:bookmarkStart w:id="229" w:name="_Toc183314925"/>
      <w:bookmarkStart w:id="230" w:name="_Toc473818393"/>
      <w:bookmarkStart w:id="231" w:name="_Ref120808961"/>
      <w:bookmarkStart w:id="232" w:name="_Toc241056056"/>
      <w:r>
        <w:rPr>
          <w:sz w:val="18"/>
          <w:szCs w:val="18"/>
        </w:rPr>
        <w:t xml:space="preserve">Overholdelse af lovkrav mv.</w:t>
      </w:r>
      <w:bookmarkEnd w:id="232"/>
      <w:r>
        <w:rPr>
          <w:sz w:val="18"/>
          <w:szCs w:val="18"/>
        </w:rPr>
        <w:t xml:space="preserve"> </w:t>
      </w:r>
      <w:bookmarkEnd w:id="226"/>
      <w:bookmarkEnd w:id="227"/>
      <w:bookmarkEnd w:id="228"/>
      <w:bookmarkEnd w:id="229"/>
      <w:bookmarkEnd w:id="230"/>
      <w:bookmarkEnd w:id="231"/>
    </w:p>
    <w:p w14:paraId="6B16F003" w14:textId="77777777" w:rsidR="009C73F2" w:rsidRPr="00176E93" w:rsidRDefault="009C73F2" w:rsidP="00023000"/>
    <w:p w14:paraId="0BDDD0A4" w14:textId="58B050FA" w:rsidR="009C576F" w:rsidRDefault="00023000" w:rsidP="009C576F">
      <w:r>
        <w:t xml:space="preserve">Leverandøren garanterer i Kontraktens løbetid at sikre overholdelse af den til enhver tid gældende præceptive lovgivning, som er relevant for opfyldelsen af Kontrakten, hvor Leverandøren er pligtsubjekt samt overholdelse af anden lovgivning relevant for opfyldelse af kontrakten, som Leverandøren om efter nærmere aftale med Kunden har påtaget sig at medvirke til Kundens opfyldelse heraf.</w:t>
      </w:r>
    </w:p>
    <w:p w14:paraId="6BF59FBB" w14:textId="2B7177EA" w:rsidR="00023000" w:rsidRPr="00176E93" w:rsidRDefault="009C576F" w:rsidP="00023000">
      <w:pPr>
        <w:pStyle w:val="Overskrift2"/>
        <w:rPr>
          <w:sz w:val="18"/>
          <w:szCs w:val="18"/>
        </w:rPr>
      </w:pPr>
      <w:bookmarkStart w:id="233" w:name="_Toc93722674"/>
      <w:bookmarkStart w:id="234" w:name="_Ref115514402"/>
      <w:bookmarkStart w:id="235" w:name="_Toc183314926"/>
      <w:bookmarkStart w:id="236" w:name="_Toc473818394"/>
      <w:bookmarkStart w:id="237" w:name="_Toc241056057"/>
      <w:r>
        <w:rPr>
          <w:sz w:val="18"/>
          <w:szCs w:val="18"/>
        </w:rPr>
        <w:t>Garantiperiode</w:t>
      </w:r>
      <w:bookmarkEnd w:id="233"/>
      <w:bookmarkEnd w:id="234"/>
      <w:bookmarkEnd w:id="235"/>
      <w:bookmarkEnd w:id="236"/>
      <w:bookmarkEnd w:id="237"/>
    </w:p>
    <w:p w14:paraId="61060D1F" w14:textId="77777777" w:rsidR="009C73F2" w:rsidRDefault="009C73F2" w:rsidP="00023000"/>
    <w:p w14:paraId="48FDAA7D" w14:textId="212228C9" w:rsidR="00023000" w:rsidRPr="00AE0AEB" w:rsidRDefault="00023000" w:rsidP="00023000">
      <w:r>
        <w:t xml:space="preserve">Garantiperioden for Leverancen og en Selvstændig Opgave er på et år, der løber fra Overtagelsesdagen. </w:t>
      </w:r>
    </w:p>
    <w:p w14:paraId="46826A6E" w14:textId="77777777" w:rsidR="00023000" w:rsidRPr="00AE0AEB" w:rsidRDefault="00023000" w:rsidP="00023000"/>
    <w:p w14:paraId="40F323C2" w14:textId="2ABD13C0" w:rsidR="00023000" w:rsidRPr="00AE0AEB" w:rsidRDefault="00023000" w:rsidP="00023000">
      <w:r>
        <w:t xml:space="preserve">Garantierne vedrørende tredjemands rettigheder, jf. punkt </w:t>
        <w:fldChar w:fldCharType="begin"/>
        <w:instrText xml:space="preserve"> REF _Ref120808951 \r \h </w:instrText>
        <w:instrText xml:space="preserve"> \* MERGEFORMAT </w:instrText>
        <w:fldChar w:fldCharType="separate"/>
        <w:t>16.7</w:t>
        <w:fldChar w:fldCharType="end"/>
        <w:t xml:space="preserve">, og overholdelse af lovkrav mv., jf. punkt </w:t>
        <w:fldChar w:fldCharType="begin"/>
        <w:instrText xml:space="preserve"> REF _Ref120808961 \r \h </w:instrText>
        <w:instrText xml:space="preserve"> \* MERGEFORMAT </w:instrText>
        <w:fldChar w:fldCharType="separate"/>
        <w:t>16.8</w:t>
        <w:fldChar w:fldCharType="end"/>
        <w:t xml:space="preserve">, gælder uden tidsbegrænsning.</w:t>
      </w:r>
    </w:p>
    <w:p w14:paraId="4AAFA869" w14:textId="77777777" w:rsidR="00023000" w:rsidRPr="00AE0AEB" w:rsidRDefault="00023000" w:rsidP="00023000"/>
    <w:p w14:paraId="65684AE4" w14:textId="46DD92A5" w:rsidR="004D4AF4" w:rsidRDefault="007C10E4" w:rsidP="004D4AF4">
      <w:pPr>
        <w:pStyle w:val="Overskrift1"/>
        <w:keepLines w:val="0"/>
        <w:pageBreakBefore w:val="0"/>
        <w:suppressAutoHyphens w:val="0"/>
        <w:spacing w:after="240" w:line="276" w:lineRule="auto"/>
        <w:contextualSpacing w:val="0"/>
      </w:pPr>
      <w:bookmarkStart w:id="238" w:name="_Toc241056058"/>
      <w:r>
        <w:lastRenderedPageBreak/>
        <w:t>Forsinkelse</w:t>
      </w:r>
      <w:bookmarkEnd w:id="238"/>
    </w:p>
    <w:p w14:paraId="6DF04F01" w14:textId="23E8F834" w:rsidR="00907B3F" w:rsidRPr="007C10E4" w:rsidRDefault="00907B3F" w:rsidP="007C10E4">
      <w:pPr>
        <w:pStyle w:val="Overskrift2"/>
        <w:rPr>
          <w:sz w:val="18"/>
          <w:szCs w:val="18"/>
        </w:rPr>
      </w:pPr>
      <w:bookmarkStart w:id="239" w:name="_Toc241056059"/>
      <w:r>
        <w:rPr>
          <w:sz w:val="18"/>
          <w:szCs w:val="18"/>
        </w:rPr>
        <w:t>Underretningspligt</w:t>
      </w:r>
      <w:bookmarkEnd w:id="239"/>
    </w:p>
    <w:p w14:paraId="560CC98B" w14:textId="77777777" w:rsidR="004838C3" w:rsidRDefault="004838C3" w:rsidP="004838C3"/>
    <w:p w14:paraId="275D79C0" w14:textId="52CB230F" w:rsidR="004838C3" w:rsidRDefault="004838C3" w:rsidP="004838C3">
      <w:r>
        <w:t xml:space="preserve">Det påhviler Leverandøren at give en begrundet Meddelelse til Kunden straks, når Leverandøren må forudse, at der vil indtræde risiko for forsinkelse eller for, at Kontrakten ikke i øvrigt bliver rigtigt opfyldt. </w:t>
      </w:r>
    </w:p>
    <w:p w14:paraId="15FA338D" w14:textId="69529FFE" w:rsidR="00907B3F" w:rsidRPr="00DC1917" w:rsidRDefault="00907B3F" w:rsidP="00DC1917">
      <w:pPr>
        <w:pStyle w:val="Overskrift2"/>
        <w:rPr>
          <w:sz w:val="18"/>
          <w:szCs w:val="18"/>
        </w:rPr>
      </w:pPr>
      <w:bookmarkStart w:id="240" w:name="_Ref124165698"/>
      <w:bookmarkStart w:id="241" w:name="_Toc241056060"/>
      <w:r>
        <w:rPr>
          <w:sz w:val="18"/>
          <w:szCs w:val="18"/>
        </w:rPr>
        <w:t>Bod</w:t>
      </w:r>
      <w:bookmarkEnd w:id="240"/>
      <w:bookmarkEnd w:id="241"/>
    </w:p>
    <w:p w14:paraId="3D919C56" w14:textId="77777777" w:rsidR="007F2DE6" w:rsidRDefault="007F2DE6" w:rsidP="004838C3"/>
    <w:p w14:paraId="4670143C" w14:textId="38AD1915" w:rsidR="004838C3" w:rsidRPr="00AE0AEB" w:rsidRDefault="004838C3" w:rsidP="004838C3">
      <w:r>
        <w:t xml:space="preserve">Såfremt en af de i bilag 1 anførte frister for en prøve (overtagelsesprøve og driftsprøve) eller en aftalt tidsplan for gennemførelse af en ændring, betaler Leverandøren en bod for hver påbegyndt Arbejdsdag, som den aftalte frist overskrides. </w:t>
      </w:r>
    </w:p>
    <w:p w14:paraId="54C52AB2" w14:textId="77777777" w:rsidR="004838C3" w:rsidRPr="00AE0AEB" w:rsidRDefault="004838C3" w:rsidP="004838C3"/>
    <w:p w14:paraId="06081192" w14:textId="454B3127" w:rsidR="00FC651F" w:rsidRPr="00CF502D" w:rsidRDefault="004838C3" w:rsidP="00CF502D">
      <w:r>
        <w:t xml:space="preserve">Boden for forsinkelse af de anførte frister for en prøve udgør 2.000 DKK pr. Arbejdsdag. Den samlede bod for forsinkelse af en prøve kan dog ikke overstige 100.000 DKK.</w:t>
      </w:r>
    </w:p>
    <w:p w14:paraId="4CE4BAE1" w14:textId="77777777" w:rsidR="004838C3" w:rsidRPr="00E230B2" w:rsidRDefault="004838C3" w:rsidP="004838C3"/>
    <w:p w14:paraId="50E68CB4" w14:textId="73E4D340" w:rsidR="000C0570" w:rsidRPr="00E230B2" w:rsidRDefault="000C0570" w:rsidP="000C0570">
      <w:pPr>
        <w:spacing w:line="276" w:lineRule="auto"/>
      </w:pPr>
      <w:r>
        <w:t xml:space="preserve">Bod for forsinkelse af en aftalt tidsplan for en ændring beregnes pr. Arbejdsdag af den samlede pris for ændringen, herunder et eventuelt tillæg til det faste månedlige vederlag for vedligeholdelse og support. Boden udgør 1 % pr. Arbejdsdag. Boden kan dog ikke overstige 30 % af den samlede pris for ændringen. </w:t>
      </w:r>
    </w:p>
    <w:p w14:paraId="7C810A35" w14:textId="77777777" w:rsidR="004838C3" w:rsidRDefault="004838C3" w:rsidP="004838C3"/>
    <w:p w14:paraId="1A3FA330" w14:textId="0167CDCF" w:rsidR="00E230B2" w:rsidRPr="00E230B2" w:rsidRDefault="00E230B2" w:rsidP="00E230B2">
      <w:r>
        <w:t xml:space="preserve">Såfremt en aftalt frist overskrides, vil alle øvrige frister fastholdes uændret, medmindre andet konkret aftales og indarbejdes i en ny version af den i bilag 1 angivne tidsplan. </w:t>
      </w:r>
    </w:p>
    <w:p w14:paraId="52080F4B" w14:textId="77777777" w:rsidR="00E230B2" w:rsidRPr="00AE0AEB" w:rsidRDefault="00E230B2" w:rsidP="004838C3"/>
    <w:p w14:paraId="7D718451" w14:textId="448D0C6E" w:rsidR="004838C3" w:rsidRPr="00AE0AEB" w:rsidRDefault="004838C3" w:rsidP="004838C3">
      <w:r>
        <w:t xml:space="preserve">Påløbet bod betales efter påkrav fremsat i Meddelelse fra Kunden eller modregnes i Leverandørens faktura. Har Leverandøren ikke senest 12 måneder efter den aftalte Overtagelsesdag modtaget Meddelelse herom fra Kunden, bortfalder Kundens ret til bod.</w:t>
      </w:r>
    </w:p>
    <w:p w14:paraId="06EE1B61" w14:textId="77777777" w:rsidR="004838C3" w:rsidRPr="00AE0AEB" w:rsidRDefault="004838C3" w:rsidP="004838C3"/>
    <w:p w14:paraId="779D06C4" w14:textId="6793CDBA" w:rsidR="004838C3" w:rsidRDefault="004838C3" w:rsidP="004838C3">
      <w:r>
        <w:t xml:space="preserve">Såfremt Leverandøren overholder den oprindelige frist for overtagelsesprøve med tillæg af udskydelser, der skyldes Kundens forhold, bortfalder Kundens krav på bod vedrørende forudgående bodsfrister. Eventuelt betalt bod tilbagebetales sammen med den rate af leverancevederlaget, der betales ved godkendt overtagelsesprøve. </w:t>
      </w:r>
    </w:p>
    <w:p w14:paraId="1A7B1BAE" w14:textId="73C51132" w:rsidR="00031CD0" w:rsidRPr="00220911" w:rsidRDefault="00031CD0" w:rsidP="00220911">
      <w:pPr>
        <w:pStyle w:val="Overskrift2"/>
        <w:rPr>
          <w:sz w:val="18"/>
          <w:szCs w:val="18"/>
        </w:rPr>
      </w:pPr>
      <w:bookmarkStart w:id="242" w:name="_Toc241056061"/>
      <w:r>
        <w:rPr>
          <w:sz w:val="18"/>
          <w:szCs w:val="18"/>
        </w:rPr>
        <w:t>Kundens beføjelser i øvrigt</w:t>
      </w:r>
      <w:bookmarkEnd w:id="242"/>
    </w:p>
    <w:p w14:paraId="69FD10E9" w14:textId="77777777" w:rsidR="004838C3" w:rsidRDefault="004838C3" w:rsidP="004838C3"/>
    <w:p w14:paraId="315EF199" w14:textId="4F5E6663" w:rsidR="004838C3" w:rsidRDefault="004838C3" w:rsidP="007841A6">
      <w:r>
        <w:t>Herudover gælder dansk rets almindelige regler om beføjelser i anledning af forsinket eller udeblevet levering.</w:t>
      </w:r>
    </w:p>
    <w:p w14:paraId="7D3B63F8" w14:textId="77777777" w:rsidR="00FC2DF0" w:rsidRDefault="00FC2DF0" w:rsidP="007841A6"/>
    <w:p w14:paraId="2C3BBE09" w14:textId="77777777" w:rsidR="00373672" w:rsidRDefault="00373672" w:rsidP="007841A6"/>
    <w:p w14:paraId="7227BE9C" w14:textId="7CA0ED57" w:rsidR="00110EC1" w:rsidRDefault="00110EC1" w:rsidP="00373672">
      <w:pPr>
        <w:pStyle w:val="Overskrift1"/>
        <w:pageBreakBefore w:val="0"/>
      </w:pPr>
      <w:bookmarkStart w:id="243" w:name="_Ref124925507"/>
      <w:bookmarkStart w:id="244" w:name="_Toc241056062"/>
      <w:r>
        <w:t>Mangler</w:t>
      </w:r>
      <w:bookmarkEnd w:id="243"/>
      <w:bookmarkEnd w:id="244"/>
    </w:p>
    <w:p w14:paraId="6D3EE91C" w14:textId="2544E22A" w:rsidR="008B4863" w:rsidRPr="00373672" w:rsidRDefault="008B4863" w:rsidP="00373672">
      <w:pPr>
        <w:pStyle w:val="Overskrift2"/>
        <w:rPr>
          <w:sz w:val="18"/>
          <w:szCs w:val="18"/>
        </w:rPr>
      </w:pPr>
      <w:bookmarkStart w:id="245" w:name="_Toc241056063"/>
      <w:r>
        <w:rPr>
          <w:sz w:val="18"/>
          <w:szCs w:val="18"/>
        </w:rPr>
        <w:t>Afhjælpning</w:t>
      </w:r>
      <w:bookmarkEnd w:id="245"/>
    </w:p>
    <w:p w14:paraId="47B9281E" w14:textId="77777777" w:rsidR="008B4863" w:rsidRDefault="008B4863" w:rsidP="004838C3"/>
    <w:p w14:paraId="70E5077D" w14:textId="2D424F1A" w:rsidR="004838C3" w:rsidRPr="00AE0AEB" w:rsidRDefault="004838C3" w:rsidP="004838C3">
      <w:r>
        <w:t xml:space="preserve">Såfremt Leverancen eller de Løbende Ydelser ikke opfylder Kontraktens krav, påhviler det Leverandøren uden yderligere vederlag og inden for de i Kontrakten fastsatte tidsfrister, jf. bilag 1, at levere det, der er nødvendigt for at opfylde Kontrakten.</w:t>
      </w:r>
    </w:p>
    <w:p w14:paraId="1D5D4BDC" w14:textId="77777777" w:rsidR="004838C3" w:rsidRPr="00AE0AEB" w:rsidRDefault="004838C3" w:rsidP="004838C3"/>
    <w:p w14:paraId="1F33FDBB" w14:textId="77777777" w:rsidR="004838C3" w:rsidRDefault="004838C3" w:rsidP="004838C3">
      <w:r>
        <w:t>Konstateres der Mangler ved Leverancen eller de Løbende Ydelser, påhviler det Leverandøren at afhjælpe Manglerne.</w:t>
      </w:r>
    </w:p>
    <w:p w14:paraId="2CB59CC1" w14:textId="3DB5FC2A" w:rsidR="004838C3" w:rsidRPr="00AE0AEB" w:rsidRDefault="004838C3" w:rsidP="004838C3">
      <w:r>
        <w:lastRenderedPageBreak/>
        <w:t xml:space="preserve">For de dele af Leverancen, der er omfattet af vedligeholdelsesordningen, påhviler det Leverandøren at afhjælpe Fejl eller Mangler i Leverancen som led i denne ordning i overensstemmelse med punkt </w:t>
        <w:fldChar w:fldCharType="begin"/>
        <w:instrText xml:space="preserve"> REF _Ref120808992 \r \h  \* MERGEFORMAT </w:instrText>
        <w:fldChar w:fldCharType="separate"/>
        <w:t>11</w:t>
        <w:fldChar w:fldCharType="end"/>
        <w:t xml:space="preserve"> og </w:t>
        <w:fldChar w:fldCharType="begin"/>
        <w:instrText xml:space="preserve"> REF _Ref120809386 \r \h </w:instrText>
        <w:instrText xml:space="preserve"> \* MERGEFORMAT </w:instrText>
        <w:fldChar w:fldCharType="separate"/>
        <w:t>13</w:t>
        <w:fldChar w:fldCharType="end"/>
        <w:t xml:space="preserve"> samt bilag 5.</w:t>
      </w:r>
    </w:p>
    <w:p w14:paraId="4E4B53E8" w14:textId="77777777" w:rsidR="004838C3" w:rsidRPr="00AE0AEB" w:rsidRDefault="004838C3" w:rsidP="004838C3"/>
    <w:p w14:paraId="3ADEC32C" w14:textId="09C17A52" w:rsidR="004838C3" w:rsidRPr="00AE0AEB" w:rsidRDefault="004838C3" w:rsidP="004838C3">
      <w:r>
        <w:t xml:space="preserve">For de øvrige ydelser gælder, at Leverandøren skal sørge for afhjælpning af Fejl eller Mangler, såfremt det er nødvendigt for, at driftsprøven kan bestås, eller såfremt der reklameres over en Mangel inden for garantiperioden. </w:t>
      </w:r>
    </w:p>
    <w:p w14:paraId="0EF24B4D" w14:textId="77777777" w:rsidR="004838C3" w:rsidRPr="00AE0AEB" w:rsidRDefault="004838C3" w:rsidP="004838C3"/>
    <w:p w14:paraId="003F7410" w14:textId="77777777" w:rsidR="004838C3" w:rsidRPr="00AE0AEB" w:rsidRDefault="004838C3" w:rsidP="004838C3">
      <w:r>
        <w:t>Når Leverandøren har foretaget afhjælpning, skal Leverandøren give underretning herom til Kunden.</w:t>
      </w:r>
    </w:p>
    <w:p w14:paraId="1D5427F0" w14:textId="77777777" w:rsidR="004838C3" w:rsidRPr="00AE0AEB" w:rsidRDefault="004838C3" w:rsidP="004838C3"/>
    <w:p w14:paraId="408CD66A" w14:textId="18052533" w:rsidR="004838C3" w:rsidRPr="00AE0AEB" w:rsidRDefault="004838C3" w:rsidP="004838C3">
      <w:r>
        <w:t xml:space="preserve">Såfremt der er uenighed om, hvorvidt Leverandørens afhjælpning er fyldestgørende, afgøres spørgsmålet i overensstemmelse med punkt </w:t>
        <w:fldChar w:fldCharType="begin"/>
        <w:instrText xml:space="preserve"> REF _Ref120809031 \r \h </w:instrText>
        <w:instrText xml:space="preserve"> \* MERGEFORMAT </w:instrText>
        <w:fldChar w:fldCharType="separate"/>
        <w:t>31.2</w:t>
        <w:fldChar w:fldCharType="end"/>
        <w:t xml:space="preserve">. </w:t>
      </w:r>
    </w:p>
    <w:p w14:paraId="0C0431F0" w14:textId="567195D9" w:rsidR="00DE5E72" w:rsidRPr="00DB2B89" w:rsidRDefault="00DE5E72" w:rsidP="00DB2B89">
      <w:pPr>
        <w:pStyle w:val="Overskrift2"/>
        <w:rPr>
          <w:sz w:val="18"/>
          <w:szCs w:val="18"/>
        </w:rPr>
      </w:pPr>
      <w:bookmarkStart w:id="246" w:name="_Toc241056064"/>
      <w:r>
        <w:rPr>
          <w:sz w:val="18"/>
          <w:szCs w:val="18"/>
        </w:rPr>
        <w:t>Bod for overskridelse af servicemål</w:t>
      </w:r>
      <w:bookmarkEnd w:id="246"/>
    </w:p>
    <w:p w14:paraId="427A23A1" w14:textId="77777777" w:rsidR="00F65316" w:rsidRDefault="00F65316" w:rsidP="004838C3"/>
    <w:p w14:paraId="0F194EB2" w14:textId="32F45BEA" w:rsidR="004838C3" w:rsidRDefault="004838C3" w:rsidP="004838C3">
      <w:r>
        <w:t xml:space="preserve">Såfremt servicemålene i bilag 6 overskrides, betaler Leverandøren en bod, jf. bilag 6. </w:t>
      </w:r>
    </w:p>
    <w:p w14:paraId="08B6AB71" w14:textId="06699E9B" w:rsidR="00DE5E72" w:rsidRPr="0041315B" w:rsidRDefault="00DE5E72" w:rsidP="0041315B">
      <w:pPr>
        <w:pStyle w:val="Overskrift2"/>
        <w:rPr>
          <w:sz w:val="18"/>
          <w:szCs w:val="18"/>
        </w:rPr>
      </w:pPr>
      <w:bookmarkStart w:id="247" w:name="_Toc241056065"/>
      <w:r>
        <w:rPr>
          <w:sz w:val="18"/>
          <w:szCs w:val="18"/>
        </w:rPr>
        <w:t>Forholdsmæssigt afslag</w:t>
      </w:r>
      <w:bookmarkEnd w:id="247"/>
    </w:p>
    <w:p w14:paraId="522CC771" w14:textId="77777777" w:rsidR="00F65316" w:rsidRDefault="00F65316" w:rsidP="004838C3"/>
    <w:p w14:paraId="1A1F3F57" w14:textId="70C50A65" w:rsidR="004838C3" w:rsidRPr="00AE0AEB" w:rsidRDefault="004838C3" w:rsidP="004838C3">
      <w:r>
        <w:t xml:space="preserve">Dansk rets almindelige regler om forholdsmæssigt afslag finder anvendelse. </w:t>
      </w:r>
    </w:p>
    <w:p w14:paraId="3BCD9A03" w14:textId="77777777" w:rsidR="004838C3" w:rsidRPr="00AE0AEB" w:rsidRDefault="004838C3" w:rsidP="004838C3"/>
    <w:p w14:paraId="599A41C6" w14:textId="77777777" w:rsidR="004838C3" w:rsidRPr="00AE0AEB" w:rsidRDefault="004838C3" w:rsidP="004838C3">
      <w:r>
        <w:t xml:space="preserve">Ved beregning af den relevante værdiforringelse, der udgør afslaget, skal der tages hensyn til den nytteværdi, som Kunden ikke kan udnytte som følge af Manglen. </w:t>
      </w:r>
    </w:p>
    <w:p w14:paraId="0DDA3D39" w14:textId="77777777" w:rsidR="004838C3" w:rsidRPr="00AE0AEB" w:rsidRDefault="004838C3" w:rsidP="004838C3"/>
    <w:p w14:paraId="086B6397" w14:textId="54F1C2D6" w:rsidR="004838C3" w:rsidRDefault="004838C3" w:rsidP="004838C3">
      <w:r>
        <w:t>For forhold, der udløser betaling af bod, kan et forholdsmæssigt afslag kun kræves i det omfang, Kunden dokumenterer en værdiforringelse ud over den betalte bod.</w:t>
      </w:r>
    </w:p>
    <w:p w14:paraId="3614B673" w14:textId="276C5D56" w:rsidR="00A55CAE" w:rsidRPr="00FE60DB" w:rsidRDefault="00A55CAE" w:rsidP="00FE60DB">
      <w:pPr>
        <w:pStyle w:val="Overskrift2"/>
        <w:rPr>
          <w:sz w:val="18"/>
          <w:szCs w:val="18"/>
        </w:rPr>
      </w:pPr>
      <w:bookmarkStart w:id="248" w:name="_Toc241056066"/>
      <w:r>
        <w:rPr>
          <w:sz w:val="18"/>
          <w:szCs w:val="18"/>
        </w:rPr>
        <w:t>Kundens beføjelser i øvrigt</w:t>
      </w:r>
      <w:bookmarkEnd w:id="248"/>
    </w:p>
    <w:p w14:paraId="0FBE6A39" w14:textId="77777777" w:rsidR="00EE743F" w:rsidRDefault="00EE743F" w:rsidP="004838C3"/>
    <w:p w14:paraId="0A50EDCA" w14:textId="64FB176C" w:rsidR="004838C3" w:rsidRPr="00AE0AEB" w:rsidRDefault="004838C3" w:rsidP="004838C3">
      <w:r>
        <w:t xml:space="preserve">Mangelskrav skal fremsættes af Kunden senest et år efter levering af den eller de pågældende ydelser, som Manglen er relateret til. </w:t>
      </w:r>
    </w:p>
    <w:p w14:paraId="06567403" w14:textId="77777777" w:rsidR="004838C3" w:rsidRPr="00AE0AEB" w:rsidRDefault="004838C3" w:rsidP="004838C3"/>
    <w:p w14:paraId="17A79557" w14:textId="77777777" w:rsidR="006A64E2" w:rsidRDefault="004838C3" w:rsidP="004838C3">
      <w:r>
        <w:t xml:space="preserve">Om andre beføjelser i anledning af Mangler gælder dansk rets almindelige regler. </w:t>
      </w:r>
    </w:p>
    <w:p w14:paraId="4636B1FB" w14:textId="6190DC71" w:rsidR="004838C3" w:rsidRPr="007209EA" w:rsidRDefault="004838C3" w:rsidP="004D4AF4"/>
    <w:p w14:paraId="0D65BC03" w14:textId="12EA7438" w:rsidR="00AE23E5" w:rsidRPr="007209EA" w:rsidRDefault="00AE23E5" w:rsidP="004D4AF4"/>
    <w:p w14:paraId="55718126" w14:textId="7924302F" w:rsidR="00642C4F" w:rsidRDefault="00642C4F" w:rsidP="00642C4F">
      <w:pPr>
        <w:pStyle w:val="Overskrift1"/>
        <w:keepLines w:val="0"/>
        <w:pageBreakBefore w:val="0"/>
        <w:suppressAutoHyphens w:val="0"/>
        <w:spacing w:after="240" w:line="276" w:lineRule="auto"/>
        <w:contextualSpacing w:val="0"/>
      </w:pPr>
      <w:bookmarkStart w:id="249" w:name="_Toc241056067"/>
      <w:r>
        <w:t>Kundens misligholdelse</w:t>
      </w:r>
      <w:bookmarkEnd w:id="249"/>
    </w:p>
    <w:p w14:paraId="6C0DA664" w14:textId="77777777" w:rsidR="00EE376C" w:rsidRPr="00AE0AEB" w:rsidRDefault="00EE376C" w:rsidP="00EE376C">
      <w:r>
        <w:t>Såfremt Kunden misligholder sine betalingsforpligtelser i henhold til Kontrakten, er Leverandøren berettiget til rente i overensstemmelse med rentelovens regler.</w:t>
      </w:r>
    </w:p>
    <w:p w14:paraId="5B478B36" w14:textId="77777777" w:rsidR="00EE376C" w:rsidRPr="00AE0AEB" w:rsidRDefault="00EE376C" w:rsidP="00EE376C">
      <w:r>
        <w:t>Leverandøren er endvidere berettiget til at ophæve Kontrakten for så vidt angår bestemte ydelser, såfremt Leverandøren over for Kunden har afgivet påkrav ved Meddelelse om, dels at Kunden på nærmere specificeret måde har misligholdt sine betalingsforpligtelser vedrørende de pågældende ydelser, dels at manglende betaling inden 40 Arbejdsdage vil medføre, at Kontrakten ophæves for så vidt angår disse ydelser, og såfremt Kunden ikke har opfyldt sine betalingsforpligtelser inden fristens udløb.</w:t>
      </w:r>
    </w:p>
    <w:p w14:paraId="62B4733A" w14:textId="77777777" w:rsidR="00EE376C" w:rsidRPr="00AE0AEB" w:rsidRDefault="00EE376C" w:rsidP="00EE376C"/>
    <w:p w14:paraId="3FB56564" w14:textId="3E2EAB3F" w:rsidR="00EE376C" w:rsidRPr="00AE0AEB" w:rsidRDefault="00EE376C" w:rsidP="00EE376C">
      <w:r>
        <w:t xml:space="preserve">Kunden er erstatningsansvarlig for Leverandørens dokumenterede tab forårsaget af Kundens manglende opfyldelse af sine forpligtelser til at medvirke ved Leverancens udførelse, jf. punkt </w:t>
        <w:fldChar w:fldCharType="begin"/>
        <w:instrText xml:space="preserve"> REF _Ref120809052 \r \h </w:instrText>
        <w:instrText xml:space="preserve"> \* MERGEFORMAT </w:instrText>
        <w:fldChar w:fldCharType="separate"/>
        <w:t>5.6</w:t>
        <w:fldChar w:fldCharType="end"/>
        <w:t xml:space="preserve">, såfremt Leverandøren over for Kunden har afgivet påkrav ved Meddelelse om, dels at Kunden på nærmere specificeret måde har misligholdt sine forpligtelser til at medvirke, dels at Kundens </w:t>
        <w:lastRenderedPageBreak/>
        <w:t>manglende deltagelse inden 15 Arbejdsdage vil medføre, at Kunden bliver erstatningsansvarlig for Leverandørens dokumenterede tab.</w:t>
      </w:r>
    </w:p>
    <w:p w14:paraId="2CFF87B1" w14:textId="77777777" w:rsidR="00EE376C" w:rsidRPr="00AE0AEB" w:rsidRDefault="00EE376C" w:rsidP="00EE376C"/>
    <w:p w14:paraId="0929B437" w14:textId="77777777" w:rsidR="007E08D8" w:rsidRDefault="00EE376C" w:rsidP="00EE376C">
      <w:r>
        <w:t>Om øvrige beføjelser gælder dansk rets almindelige regler.</w:t>
      </w:r>
    </w:p>
    <w:p w14:paraId="47793381" w14:textId="09826C88" w:rsidR="00AE23E5" w:rsidRDefault="00AE23E5" w:rsidP="004D4AF4"/>
    <w:p w14:paraId="6B8A4364" w14:textId="77777777" w:rsidR="00EE376C" w:rsidRPr="004D4AF4" w:rsidRDefault="00EE376C" w:rsidP="004D4AF4"/>
    <w:p w14:paraId="72358028" w14:textId="4DF9F021" w:rsidR="00EE376C" w:rsidRDefault="00EE376C" w:rsidP="00EE376C">
      <w:pPr>
        <w:pStyle w:val="Overskrift1"/>
        <w:keepLines w:val="0"/>
        <w:pageBreakBefore w:val="0"/>
        <w:suppressAutoHyphens w:val="0"/>
        <w:spacing w:after="240" w:line="276" w:lineRule="auto"/>
        <w:contextualSpacing w:val="0"/>
      </w:pPr>
      <w:bookmarkStart w:id="250" w:name="_Toc241056068"/>
      <w:r>
        <w:t>Kundens ophævelse</w:t>
      </w:r>
      <w:bookmarkEnd w:id="250"/>
    </w:p>
    <w:p w14:paraId="1A799302" w14:textId="77777777" w:rsidR="00EE376C" w:rsidRPr="00AE0AEB" w:rsidRDefault="00EE376C" w:rsidP="00EE376C">
      <w:pPr>
        <w:pStyle w:val="Overskrift2"/>
        <w:rPr>
          <w:sz w:val="18"/>
          <w:szCs w:val="18"/>
        </w:rPr>
      </w:pPr>
      <w:bookmarkStart w:id="251" w:name="_Toc183314939"/>
      <w:bookmarkStart w:id="252" w:name="_Toc473818408"/>
      <w:bookmarkStart w:id="253" w:name="_Toc241056069"/>
      <w:r>
        <w:rPr>
          <w:sz w:val="18"/>
          <w:szCs w:val="18"/>
        </w:rPr>
        <w:t>Betingelser for ophævelse</w:t>
      </w:r>
      <w:bookmarkEnd w:id="251"/>
      <w:bookmarkEnd w:id="252"/>
      <w:bookmarkEnd w:id="253"/>
    </w:p>
    <w:p w14:paraId="7156E563" w14:textId="77777777" w:rsidR="00EE376C" w:rsidRDefault="00EE376C" w:rsidP="00EE376C"/>
    <w:p w14:paraId="4509693A" w14:textId="3A745E0F" w:rsidR="00EE376C" w:rsidRPr="00AE0AEB" w:rsidRDefault="00EE376C" w:rsidP="00EE376C">
      <w:r>
        <w:t xml:space="preserve">Kunden kan ophæve Kontrakten, såfremt der foreligger væsentlig misligholdelse. For ophævelse på grund af Mangler er det en betingelse, at Manglerne ikke inden for rimelig tid er afhjulpet, jf. bilag 6. </w:t>
      </w:r>
    </w:p>
    <w:p w14:paraId="1516A413" w14:textId="77777777" w:rsidR="00EE376C" w:rsidRPr="00AE0AEB" w:rsidRDefault="00EE376C" w:rsidP="00EE376C"/>
    <w:p w14:paraId="20A123C1" w14:textId="6611813E" w:rsidR="00EE376C" w:rsidRDefault="00EE376C" w:rsidP="00EE376C">
      <w:r>
        <w:t>Kunden er berettiget til at begrænse ophævelsen til en del af Kontrakten.</w:t>
      </w:r>
    </w:p>
    <w:p w14:paraId="48982361" w14:textId="77777777" w:rsidR="00752BBB" w:rsidRPr="00AE0AEB" w:rsidRDefault="00752BBB" w:rsidP="00EE376C"/>
    <w:p w14:paraId="60E55517" w14:textId="62ED8749" w:rsidR="00EE376C" w:rsidRPr="00AE0AEB" w:rsidRDefault="00EE376C" w:rsidP="00EE376C">
      <w:r>
        <w:t xml:space="preserve">Såfremt Leverandøren væsentligt misligholder vedligeholdelses- og supportforpligtelserne i garantiperioden, er Kunden berettiget til at ophæve Kontrakten helt eller delvist. Efter garantiperiodens udløb kan Leverandørens misligholdelse af sine vedligeholdelses- og supportforpligtelser kun medføre en ophævelse for Kontraktens øvrige ydelser, såfremt vedligeholdelse og support er af afgørende betydning for Kundens fortsatte nytte af Løsningen, og Kunden ikke kan få udført vedligeholdelse og support af tredjemand.</w:t>
      </w:r>
    </w:p>
    <w:p w14:paraId="58FE331D" w14:textId="77777777" w:rsidR="00EE376C" w:rsidRPr="00AE0AEB" w:rsidRDefault="00EE376C" w:rsidP="00EE376C"/>
    <w:p w14:paraId="2AFBBE9F" w14:textId="77777777" w:rsidR="00EE376C" w:rsidRPr="00AE0AEB" w:rsidRDefault="00EE376C" w:rsidP="00EE376C">
      <w:r>
        <w:t>Der anses bl.a. at foreligge væsentlig misligholdelse i følgende tilfælde:</w:t>
      </w:r>
    </w:p>
    <w:p w14:paraId="16CCA07F" w14:textId="77777777" w:rsidR="00EE376C" w:rsidRPr="00AE0AEB" w:rsidRDefault="00EE376C" w:rsidP="0035408E">
      <w:pPr>
        <w:spacing w:line="276" w:lineRule="auto"/>
      </w:pPr>
    </w:p>
    <w:p w14:paraId="4335ED98" w14:textId="1FBFB6FD" w:rsidR="00EE376C" w:rsidRPr="00880DD4" w:rsidRDefault="00880DD4" w:rsidP="00830236">
      <w:pPr>
        <w:numPr>
          <w:ilvl w:val="0"/>
          <w:numId w:val="17"/>
        </w:numPr>
        <w:tabs>
          <w:tab w:val="left" w:pos="567"/>
          <w:tab w:val="left" w:pos="1134"/>
          <w:tab w:val="left" w:pos="1701"/>
        </w:tabs>
        <w:overflowPunct w:val="0"/>
        <w:autoSpaceDE w:val="0"/>
        <w:autoSpaceDN w:val="0"/>
        <w:adjustRightInd w:val="0"/>
        <w:spacing w:line="276" w:lineRule="auto"/>
        <w:textAlignment w:val="baseline"/>
      </w:pPr>
      <w:r>
        <w:t xml:space="preserve">En samlet overskridelse af fristerne for en godkendt prøve med mere end 50 Arbejdsdage.</w:t>
      </w:r>
    </w:p>
    <w:p w14:paraId="06E8C8AC" w14:textId="77777777" w:rsidR="00EE376C" w:rsidRPr="00BF39F9" w:rsidRDefault="00EE376C" w:rsidP="0035408E">
      <w:pPr>
        <w:spacing w:line="276" w:lineRule="auto"/>
      </w:pPr>
    </w:p>
    <w:p w14:paraId="2B6729E7" w14:textId="1B018EB0" w:rsidR="00EE376C" w:rsidRPr="00BF39F9" w:rsidRDefault="00EE376C" w:rsidP="00830236">
      <w:pPr>
        <w:numPr>
          <w:ilvl w:val="0"/>
          <w:numId w:val="17"/>
        </w:numPr>
        <w:tabs>
          <w:tab w:val="left" w:pos="567"/>
          <w:tab w:val="left" w:pos="1134"/>
          <w:tab w:val="left" w:pos="1701"/>
        </w:tabs>
        <w:overflowPunct w:val="0"/>
        <w:autoSpaceDE w:val="0"/>
        <w:autoSpaceDN w:val="0"/>
        <w:adjustRightInd w:val="0"/>
        <w:spacing w:line="276" w:lineRule="auto"/>
        <w:textAlignment w:val="baseline"/>
      </w:pPr>
      <w:r>
        <w:t xml:space="preserve">Overskridelse af aftalt overtagelsesdag for en ændring, der leveres som en Selvstændig Opgave, jf. </w:t>
        <w:fldChar w:fldCharType="begin"/>
        <w:instrText xml:space="preserve"> REF _Ref237420357 \r \h </w:instrText>
        <w:fldChar w:fldCharType="separate"/>
        <w:fldChar w:fldCharType="end"/>
      </w:r>
      <w:del w:id="1404" w:author="Claude" w:date="2026-09-29T12:00:00Z">
        <w:r>
          <w:delText xml:space="preserve">punkt 6.2.2</w:delText>
          <w:fldChar w:fldCharType="begin"/>
          <w:delInstrText xml:space="preserve"> REF _Ref237420357 \r \h </w:delInstrText>
          <w:fldChar w:fldCharType="separate"/>
          <w:fldChar w:fldCharType="end"/>
        </w:r>
      </w:del>
      <w:ins w:id="1405" w:author="Claude" w:date="2026-09-29T12:00:00Z">
        <w:r>
          <w:t xml:space="preserve">punkt 6.3.2</w:t>
        </w:r>
      </w:ins>
      <w:r>
        <w:t xml:space="preserve">, med mere end 30 Arbejdsdage.</w:t>
        <w:fldChar w:fldCharType="begin"/>
        <w:instrText xml:space="preserve"> REF _Ref237420357 \r \h </w:instrText>
        <w:fldChar w:fldCharType="separate"/>
        <w:fldChar w:fldCharType="end"/>
      </w:r>
    </w:p>
    <w:p w14:paraId="2FBF5E55" w14:textId="77777777" w:rsidR="00EE376C" w:rsidRPr="00AE0AEB" w:rsidRDefault="00EE376C" w:rsidP="0035408E">
      <w:pPr>
        <w:pStyle w:val="Listeafsnit"/>
        <w:spacing w:line="276" w:lineRule="auto"/>
      </w:pPr>
    </w:p>
    <w:p w14:paraId="5B92AD6E" w14:textId="12DB65EA" w:rsidR="00EE376C" w:rsidRPr="00752BBB" w:rsidRDefault="00EE376C" w:rsidP="00830236">
      <w:pPr>
        <w:numPr>
          <w:ilvl w:val="0"/>
          <w:numId w:val="17"/>
        </w:numPr>
        <w:tabs>
          <w:tab w:val="left" w:pos="567"/>
          <w:tab w:val="left" w:pos="1134"/>
          <w:tab w:val="left" w:pos="1701"/>
        </w:tabs>
        <w:overflowPunct w:val="0"/>
        <w:autoSpaceDE w:val="0"/>
        <w:autoSpaceDN w:val="0"/>
        <w:adjustRightInd w:val="0"/>
        <w:spacing w:line="276" w:lineRule="auto"/>
        <w:textAlignment w:val="baseline"/>
      </w:pPr>
      <w:r>
        <w:t xml:space="preserve">Leverandørens manglende overholdelse af krav til behandling af persondata, jf. punkt </w:t>
        <w:fldChar w:fldCharType="begin"/>
        <w:instrText xml:space="preserve"> REF _Ref120807884 \r \h </w:instrText>
        <w:fldChar w:fldCharType="separate"/>
        <w:t>24</w:t>
        <w:fldChar w:fldCharType="end"/>
        <w:t>, der ikke er af bagatelagtig karakter.</w:t>
      </w:r>
    </w:p>
    <w:p w14:paraId="25144AE6" w14:textId="77777777" w:rsidR="00EE376C" w:rsidRPr="00AE0AEB" w:rsidRDefault="00EE376C" w:rsidP="0035408E">
      <w:pPr>
        <w:spacing w:line="276" w:lineRule="auto"/>
        <w:ind w:left="927"/>
      </w:pPr>
    </w:p>
    <w:p w14:paraId="168A2FA6" w14:textId="6D867F82" w:rsidR="00EE376C" w:rsidRPr="00AE0AEB" w:rsidRDefault="00ED623B" w:rsidP="00830236">
      <w:pPr>
        <w:numPr>
          <w:ilvl w:val="0"/>
          <w:numId w:val="17"/>
        </w:numPr>
        <w:tabs>
          <w:tab w:val="left" w:pos="567"/>
          <w:tab w:val="left" w:pos="1134"/>
          <w:tab w:val="left" w:pos="1701"/>
        </w:tabs>
        <w:overflowPunct w:val="0"/>
        <w:autoSpaceDE w:val="0"/>
        <w:autoSpaceDN w:val="0"/>
        <w:adjustRightInd w:val="0"/>
        <w:spacing w:line="276" w:lineRule="auto"/>
        <w:textAlignment w:val="baseline"/>
      </w:pPr>
      <w:r>
        <w:t>Leverandøren pådrager sig bod i 4 på hinanden følgende måneder for samme forhold.</w:t>
      </w:r>
    </w:p>
    <w:p w14:paraId="4E52C1D4" w14:textId="77777777" w:rsidR="00EE376C" w:rsidRPr="00AE0AEB" w:rsidRDefault="00EE376C" w:rsidP="0035408E">
      <w:pPr>
        <w:spacing w:line="276" w:lineRule="auto"/>
        <w:ind w:left="927"/>
      </w:pPr>
    </w:p>
    <w:p w14:paraId="57D234E2" w14:textId="1C430EB0" w:rsidR="00405F66" w:rsidRPr="00D456D1" w:rsidRDefault="00405F66" w:rsidP="00405F66">
      <w:pPr>
        <w:pStyle w:val="Listeafsnit"/>
        <w:numPr>
          <w:ilvl w:val="0"/>
          <w:numId w:val="17"/>
        </w:numPr>
      </w:pPr>
      <w:r>
        <w:t xml:space="preserve">Leverandøren modtager i kontraktperioden endelig dom eller vedtaget bødeforlæg for de forhold, der er angivet i Udbudslovens § 135, § 136, nr. 4. Tilsvarende gælder, hvis en person, der er omfattet af personkredsen i Udbudslovens § 135, stk. 2, modtager en endelig dom eller vedtaget bødeforlæg for disse forhold. Ovenstående gælder dog ikke, i det omfang Leverandøren har fremlagt eller fremlægger tilstrækkelig dokumentation for sin pålidelighed (jf. Udbudslovens § 138) indenfor en passende kort frist fastsat af Kunden. </w:t>
      </w:r>
    </w:p>
    <w:p w14:paraId="325E7A70" w14:textId="77777777" w:rsidR="00EE376C" w:rsidRPr="00AE0AEB" w:rsidRDefault="00EE376C" w:rsidP="0035408E">
      <w:pPr>
        <w:spacing w:line="276" w:lineRule="auto"/>
        <w:ind w:left="927"/>
      </w:pPr>
    </w:p>
    <w:p w14:paraId="6D8BD6B4" w14:textId="2C89F7F0" w:rsidR="00EE376C" w:rsidRPr="00AE0AEB" w:rsidRDefault="00EE376C" w:rsidP="00830236">
      <w:pPr>
        <w:numPr>
          <w:ilvl w:val="0"/>
          <w:numId w:val="17"/>
        </w:numPr>
        <w:tabs>
          <w:tab w:val="left" w:pos="575"/>
          <w:tab w:val="left" w:pos="1134"/>
          <w:tab w:val="left" w:pos="1701"/>
        </w:tabs>
        <w:overflowPunct w:val="0"/>
        <w:autoSpaceDE w:val="0"/>
        <w:autoSpaceDN w:val="0"/>
        <w:adjustRightInd w:val="0"/>
        <w:spacing w:line="276" w:lineRule="auto"/>
        <w:textAlignment w:val="baseline"/>
      </w:pPr>
      <w:r>
        <w:t xml:space="preserve">Det konstateres, at Leverandøren ikke råder over støttende enheders tekniske og faglige formåen, i det omfang Leverandøren har baseret sig på disse støttende enheders formåen, herunder i tilknytning til den forud for Kontraktens indgåelse gennemførte udbudsprocedure.</w:t>
      </w:r>
    </w:p>
    <w:p w14:paraId="187E9277" w14:textId="77777777" w:rsidR="00467B59" w:rsidRDefault="00467B59" w:rsidP="00467B59">
      <w:pPr>
        <w:tabs>
          <w:tab w:val="left" w:pos="575"/>
          <w:tab w:val="left" w:pos="1134"/>
          <w:tab w:val="left" w:pos="1701"/>
        </w:tabs>
        <w:overflowPunct w:val="0"/>
        <w:autoSpaceDE w:val="0"/>
        <w:autoSpaceDN w:val="0"/>
        <w:adjustRightInd w:val="0"/>
        <w:spacing w:line="276" w:lineRule="auto"/>
        <w:ind w:left="927"/>
        <w:textAlignment w:val="baseline"/>
      </w:pPr>
    </w:p>
    <w:p w14:paraId="4E7F9563" w14:textId="0764FC48" w:rsidR="00EE376C" w:rsidRPr="0095196C" w:rsidRDefault="00EE376C" w:rsidP="00830236">
      <w:pPr>
        <w:numPr>
          <w:ilvl w:val="0"/>
          <w:numId w:val="17"/>
        </w:numPr>
        <w:tabs>
          <w:tab w:val="left" w:pos="575"/>
          <w:tab w:val="left" w:pos="1134"/>
          <w:tab w:val="left" w:pos="1701"/>
        </w:tabs>
        <w:overflowPunct w:val="0"/>
        <w:autoSpaceDE w:val="0"/>
        <w:autoSpaceDN w:val="0"/>
        <w:adjustRightInd w:val="0"/>
        <w:spacing w:line="276" w:lineRule="auto"/>
        <w:textAlignment w:val="baseline"/>
      </w:pPr>
      <w:r>
        <w:t xml:space="preserve">Det konstateres, at de støttende enheders uddannelsesmæssige og faglige kvalifikationer eller faglige erfaringer vedrørende udførelsen af Kontraktens ydelser, </w:t>
        <w:lastRenderedPageBreak/>
        <w:t xml:space="preserve">som Leverandøren har baseret sig på, herunder i tilknytning til den forud for Kontraktens indgåelse gennemførte udbudsprocedure, ikke anvendes til at udføre de relevante angivne ydelser, jf. Udbudslovens § 144, stk. 3. </w:t>
      </w:r>
    </w:p>
    <w:p w14:paraId="0F92C98A" w14:textId="77777777" w:rsidR="00EE376C" w:rsidRPr="00AE0AEB" w:rsidRDefault="00EE376C" w:rsidP="0035408E">
      <w:pPr>
        <w:spacing w:line="276" w:lineRule="auto"/>
        <w:ind w:left="927"/>
      </w:pPr>
    </w:p>
    <w:p w14:paraId="0D4A6D0E" w14:textId="354B08E2" w:rsidR="00EE376C" w:rsidRPr="0095196C" w:rsidRDefault="00EE376C" w:rsidP="00830236">
      <w:pPr>
        <w:numPr>
          <w:ilvl w:val="0"/>
          <w:numId w:val="17"/>
        </w:numPr>
        <w:tabs>
          <w:tab w:val="left" w:pos="567"/>
          <w:tab w:val="left" w:pos="1134"/>
          <w:tab w:val="left" w:pos="1701"/>
        </w:tabs>
        <w:overflowPunct w:val="0"/>
        <w:autoSpaceDE w:val="0"/>
        <w:autoSpaceDN w:val="0"/>
        <w:adjustRightInd w:val="0"/>
        <w:spacing w:line="276" w:lineRule="auto"/>
        <w:textAlignment w:val="baseline"/>
      </w:pPr>
      <w:r>
        <w:t xml:space="preserve">Leverandørens manglende overholdelse af krav til samfundsansvar, jf. punkt </w:t>
        <w:fldChar w:fldCharType="begin"/>
        <w:instrText xml:space="preserve"> REF _Ref213058715 \r \h </w:instrText>
        <w:fldChar w:fldCharType="separate"/>
        <w:t>25</w:t>
        <w:fldChar w:fldCharType="end"/>
        <w:t>, der ikke er afhjulpet inden en af Kunden fastsat rimelig frist.</w:t>
      </w:r>
    </w:p>
    <w:p w14:paraId="7B467538" w14:textId="77777777" w:rsidR="00EE376C" w:rsidRPr="00AE0AEB" w:rsidRDefault="00EE376C" w:rsidP="0035408E">
      <w:pPr>
        <w:spacing w:line="276" w:lineRule="auto"/>
        <w:ind w:left="927"/>
      </w:pPr>
    </w:p>
    <w:p w14:paraId="590BDBF4" w14:textId="77777777" w:rsidR="00EE376C" w:rsidRPr="00AE0AEB" w:rsidRDefault="00EE376C" w:rsidP="00830236">
      <w:pPr>
        <w:numPr>
          <w:ilvl w:val="0"/>
          <w:numId w:val="17"/>
        </w:numPr>
        <w:tabs>
          <w:tab w:val="left" w:pos="567"/>
          <w:tab w:val="left" w:pos="1134"/>
          <w:tab w:val="left" w:pos="1701"/>
        </w:tabs>
        <w:overflowPunct w:val="0"/>
        <w:autoSpaceDE w:val="0"/>
        <w:autoSpaceDN w:val="0"/>
        <w:adjustRightInd w:val="0"/>
        <w:spacing w:line="276" w:lineRule="auto"/>
        <w:textAlignment w:val="baseline"/>
      </w:pPr>
      <w:r>
        <w:t>Leverandørens konkurs, såfremt konkursboet ikke på baggrund af skriftlig henvendelse fra Kunden uden ugrundet ophold tilkendegiver, at boet indtræder i Kontrakten.</w:t>
      </w:r>
    </w:p>
    <w:p w14:paraId="37020E29" w14:textId="77777777" w:rsidR="00EE376C" w:rsidRPr="00AE0AEB" w:rsidRDefault="00EE376C" w:rsidP="0035408E">
      <w:pPr>
        <w:spacing w:line="276" w:lineRule="auto"/>
      </w:pPr>
    </w:p>
    <w:p w14:paraId="64E611A9" w14:textId="77777777" w:rsidR="00EE376C" w:rsidRPr="00AE0AEB" w:rsidRDefault="00EE376C" w:rsidP="00830236">
      <w:pPr>
        <w:numPr>
          <w:ilvl w:val="0"/>
          <w:numId w:val="17"/>
        </w:numPr>
        <w:tabs>
          <w:tab w:val="left" w:pos="567"/>
          <w:tab w:val="left" w:pos="1134"/>
          <w:tab w:val="left" w:pos="1701"/>
        </w:tabs>
        <w:overflowPunct w:val="0"/>
        <w:autoSpaceDE w:val="0"/>
        <w:autoSpaceDN w:val="0"/>
        <w:adjustRightInd w:val="0"/>
        <w:spacing w:line="276" w:lineRule="auto"/>
        <w:textAlignment w:val="baseline"/>
      </w:pPr>
      <w:r>
        <w:t>Såfremt Leverandøren tages under rekonstruktion, eller der foretages åbning af forhandlinger om akkord eller væsentligt forringede økonomiske forhold i øvrigt for Leverandøren, der bringer Kontraktens rette opfyldelse i fare.</w:t>
      </w:r>
    </w:p>
    <w:p w14:paraId="69406745" w14:textId="77777777" w:rsidR="00EE376C" w:rsidRPr="00AE0AEB" w:rsidRDefault="00EE376C" w:rsidP="0035408E">
      <w:pPr>
        <w:spacing w:line="276" w:lineRule="auto"/>
      </w:pPr>
    </w:p>
    <w:p w14:paraId="66C6AAF7" w14:textId="77777777" w:rsidR="00EE376C" w:rsidRPr="00AE0AEB" w:rsidRDefault="00EE376C" w:rsidP="00830236">
      <w:pPr>
        <w:numPr>
          <w:ilvl w:val="0"/>
          <w:numId w:val="17"/>
        </w:numPr>
        <w:tabs>
          <w:tab w:val="left" w:pos="567"/>
          <w:tab w:val="left" w:pos="1134"/>
          <w:tab w:val="left" w:pos="1701"/>
        </w:tabs>
        <w:overflowPunct w:val="0"/>
        <w:autoSpaceDE w:val="0"/>
        <w:autoSpaceDN w:val="0"/>
        <w:adjustRightInd w:val="0"/>
        <w:spacing w:line="276" w:lineRule="auto"/>
        <w:textAlignment w:val="baseline"/>
      </w:pPr>
      <w:r>
        <w:t>Leverandørens ophør med den virksomhed, som Kontrakten vedrører, eller indtræden af andre omstændigheder, der bringer Kontraktens rette opfyldelse i alvorlig fare.</w:t>
      </w:r>
    </w:p>
    <w:p w14:paraId="6E99AAF5" w14:textId="77777777" w:rsidR="00EE376C" w:rsidRPr="00AE0AEB" w:rsidRDefault="00EE376C" w:rsidP="00EE376C">
      <w:pPr>
        <w:pStyle w:val="Overskrift2"/>
        <w:rPr>
          <w:sz w:val="18"/>
          <w:szCs w:val="18"/>
        </w:rPr>
      </w:pPr>
      <w:bookmarkStart w:id="254" w:name="_Toc132624932"/>
      <w:bookmarkStart w:id="255" w:name="_Toc132625104"/>
      <w:bookmarkStart w:id="256" w:name="_Toc132698665"/>
      <w:bookmarkStart w:id="257" w:name="_Ref163275992"/>
      <w:bookmarkStart w:id="258" w:name="_Toc183314940"/>
      <w:bookmarkStart w:id="259" w:name="_Toc473818409"/>
      <w:bookmarkStart w:id="260" w:name="_Toc241056070"/>
      <w:bookmarkEnd w:id="254"/>
      <w:bookmarkEnd w:id="255"/>
      <w:bookmarkEnd w:id="256"/>
      <w:r>
        <w:rPr>
          <w:sz w:val="18"/>
          <w:szCs w:val="18"/>
        </w:rPr>
        <w:t>Opgørelse ved ophævelse</w:t>
      </w:r>
      <w:bookmarkEnd w:id="257"/>
      <w:bookmarkEnd w:id="258"/>
      <w:bookmarkEnd w:id="259"/>
      <w:bookmarkEnd w:id="260"/>
    </w:p>
    <w:p w14:paraId="17B72575" w14:textId="77777777" w:rsidR="0035408E" w:rsidRDefault="0035408E" w:rsidP="00EE376C"/>
    <w:p w14:paraId="1840620E" w14:textId="6B301532" w:rsidR="00EE376C" w:rsidRPr="00AE0AEB" w:rsidRDefault="00EE376C" w:rsidP="00EE376C">
      <w:r>
        <w:t xml:space="preserve">Ved ophævelse skal Leverandøren straks tilbagebetale de af Kunden indbetalte beløb uden fradrag for værdinedgang eller almindelig brug. Kunden skal tilbagelevere de dele af Leverandørens ydelser, der omfattes af ophævelsen, i den stand hvori det findes hos Kunden. Kunden er erstatningsansvarlig efter dansk rets almindelige regler for tab, der skyldes en brug af Leverancen, der ikke kunne være forventet. Leverandøren skal varetage eventuel demontering.</w:t>
      </w:r>
    </w:p>
    <w:p w14:paraId="5682C803" w14:textId="77777777" w:rsidR="00EE376C" w:rsidRPr="00AE0AEB" w:rsidRDefault="00EE376C" w:rsidP="00EE376C">
      <w:r>
        <w:t xml:space="preserve">Kunden er dog berettiget til at benytte dele af Leverandørens ydelser, indtil alternative løsninger kan anskaffes. I så fald tilbagebetales de af Kunden indbetalte beløb, for det som omfattes af ophævelsen, først, når tilbagelevering finder sted. </w:t>
      </w:r>
    </w:p>
    <w:p w14:paraId="724006E9" w14:textId="77777777" w:rsidR="00EE376C" w:rsidRPr="00AE0AEB" w:rsidRDefault="00EE376C" w:rsidP="00EE376C"/>
    <w:p w14:paraId="1D560119" w14:textId="75E441C4" w:rsidR="00EE376C" w:rsidRPr="00AE0AEB" w:rsidRDefault="00EE376C" w:rsidP="00EE376C">
      <w:r>
        <w:t xml:space="preserve">Indtil tilbagelevering betaler Kunden et rimeligt vederlag for den nytte, Kunden har haft af ydelserne, herunder for eventuel Ibrugtagning forud for Overtagelsesdagen. Ved tilbagelevering af dele af Leverancen fastsættes nytteværdien som udgangspunkt som summen af vederlag for vedligeholdelse og support samt løbende betalinger for anvendelse af Standardprogrammel (eller en eventuel forholdsmæssig andel af en fast engangsbetaling). Disse vederlag og afgifter betales forholdsmæssigt i forhold til den berigelse, Kunden har ved brugen.</w:t>
      </w:r>
    </w:p>
    <w:p w14:paraId="0774D7A7" w14:textId="77777777" w:rsidR="00EE376C" w:rsidRPr="00AE0AEB" w:rsidRDefault="00EE376C" w:rsidP="00EE376C"/>
    <w:p w14:paraId="2881E4A8" w14:textId="551CE6FB" w:rsidR="00EE376C" w:rsidRPr="00AE0AEB" w:rsidRDefault="00EE376C" w:rsidP="00EE376C">
      <w:r>
        <w:t xml:space="preserve">For den del af Leverancen, der omfattes af ophævelsen, bortfalder aftale om vedligeholdelse og support ved tilbagelevering, hvorimod Leverandøren fortsat er forpligtet til at vedligeholde og supportere de dele af Leverancen, som ikke er omfattet af ophævelsen, på hidtidige vilkår, dog således at Leverandørens vederlag reduceres forholdsmæssigt. Leverandøren kan dog kræve det faste månedlige vederlag for vedligeholdelse og support for den resterende del af Leverancen reguleret i det omfang, dette er rimeligt begrundet.</w:t>
      </w:r>
    </w:p>
    <w:p w14:paraId="68ABD74A" w14:textId="1EE29533" w:rsidR="00EE376C" w:rsidRPr="00AE0AEB" w:rsidRDefault="00EE376C" w:rsidP="00EE376C">
      <w:r>
        <w:t xml:space="preserve">Herudover gælder det i punkt </w:t>
        <w:fldChar w:fldCharType="begin"/>
        <w:instrText xml:space="preserve"> REF _Ref355203639 \r \h </w:instrText>
        <w:instrText xml:space="preserve"> \* MERGEFORMAT </w:instrText>
        <w:fldChar w:fldCharType="separate"/>
        <w:t>29</w:t>
        <w:fldChar w:fldCharType="end"/>
        <w:t xml:space="preserve"> anførte om forpligtelser ved ophør.</w:t>
      </w:r>
    </w:p>
    <w:p w14:paraId="087DFF81" w14:textId="77777777" w:rsidR="00EE376C" w:rsidRPr="00EE376C" w:rsidRDefault="00EE376C" w:rsidP="00DD30D7"/>
    <w:p w14:paraId="7A3EC575" w14:textId="77777777" w:rsidR="005B71A8" w:rsidRDefault="005B71A8"/>
    <w:p w14:paraId="4A9C2CEA" w14:textId="7EF4E051" w:rsidR="005B71A8" w:rsidRDefault="005B71A8" w:rsidP="005B71A8">
      <w:pPr>
        <w:pStyle w:val="Overskrift1"/>
        <w:keepLines w:val="0"/>
        <w:pageBreakBefore w:val="0"/>
        <w:suppressAutoHyphens w:val="0"/>
        <w:spacing w:after="240" w:line="276" w:lineRule="auto"/>
        <w:contextualSpacing w:val="0"/>
      </w:pPr>
      <w:bookmarkStart w:id="261" w:name="_Ref120809333"/>
      <w:bookmarkStart w:id="262" w:name="_Ref120809348"/>
      <w:bookmarkStart w:id="263" w:name="_Ref120809356"/>
      <w:bookmarkStart w:id="264" w:name="_Toc241056071"/>
      <w:r>
        <w:t>Erstatning og forsikring</w:t>
      </w:r>
      <w:bookmarkEnd w:id="261"/>
      <w:bookmarkEnd w:id="262"/>
      <w:bookmarkEnd w:id="263"/>
      <w:bookmarkEnd w:id="264"/>
    </w:p>
    <w:p w14:paraId="08CC01CC" w14:textId="77777777" w:rsidR="00544A1B" w:rsidRDefault="006B10AE" w:rsidP="006B10AE">
      <w:r>
        <w:t xml:space="preserve">Parterne er erstatningspligtige efter dansk rets almindelige regler. </w:t>
      </w:r>
    </w:p>
    <w:p w14:paraId="2B64B642" w14:textId="77777777" w:rsidR="00544A1B" w:rsidRDefault="00544A1B" w:rsidP="006B10AE"/>
    <w:p w14:paraId="07A32179" w14:textId="77777777" w:rsidR="00544A1B" w:rsidRDefault="006B10AE" w:rsidP="006B10AE">
      <w:r>
        <w:t xml:space="preserve">For forhold, der udløser betaling af bod, kan erstatning kun kræves, i det omfang Kunden dokumenterer et tab ud over bodsbeløbet. </w:t>
      </w:r>
    </w:p>
    <w:p w14:paraId="1857C75E" w14:textId="77777777" w:rsidR="00544A1B" w:rsidRDefault="00544A1B" w:rsidP="006B10AE"/>
    <w:p w14:paraId="249AD9A8" w14:textId="1847DF8C" w:rsidR="006B10AE" w:rsidRPr="00AE0AEB" w:rsidRDefault="006B10AE" w:rsidP="006B10AE">
      <w:r>
        <w:lastRenderedPageBreak/>
        <w:t xml:space="preserve">Erstatning og eventuelt bodsbeløb tilsammen er dog under alle omstændigheder begrænset til leverancevederlaget. </w:t>
      </w:r>
    </w:p>
    <w:p w14:paraId="639CC730" w14:textId="77777777" w:rsidR="006B10AE" w:rsidRPr="00AE0AEB" w:rsidRDefault="006B10AE" w:rsidP="006B10AE"/>
    <w:p w14:paraId="10926F61" w14:textId="5E652F55" w:rsidR="006B10AE" w:rsidRDefault="006B10AE" w:rsidP="006B10AE">
      <w:r>
        <w:t xml:space="preserve">Parterne er ikke i noget tilfælde ansvarlig for driftstab, følgeskader eller andet indirekte tab. Tab af data anses for indirekte tab, bortset fra tilfælde, hvor dette skyldes Leverandørens eventuelle datahåndtering.</w:t>
      </w:r>
    </w:p>
    <w:p w14:paraId="2D4CD910" w14:textId="77777777" w:rsidR="00D11156" w:rsidRPr="00AE0AEB" w:rsidRDefault="00D11156" w:rsidP="006B10AE"/>
    <w:p w14:paraId="6F9B19D0" w14:textId="77777777" w:rsidR="00B46B7F" w:rsidRDefault="006B10AE" w:rsidP="006B10AE">
      <w:r>
        <w:t xml:space="preserve">Foranstående begrænsninger gælder ikke i forhold til Leverandørens ansvar for krænkelse af tredjemands rettigheder. </w:t>
      </w:r>
    </w:p>
    <w:p w14:paraId="5171B559" w14:textId="77777777" w:rsidR="00B46B7F" w:rsidRDefault="00B46B7F" w:rsidP="006B10AE"/>
    <w:p w14:paraId="381535A6" w14:textId="2C3A3E38" w:rsidR="00EF15DD" w:rsidRDefault="006B10AE" w:rsidP="006B10AE">
      <w:r>
        <w:t xml:space="preserve">Ligeledes gælder begrænsningerne ikke i forhold til Leverandørens manglende overholdelse af krav til behandling af persondata, der ikke er af bagatelagtig karakter. </w:t>
      </w:r>
    </w:p>
    <w:p w14:paraId="56E0AEF2" w14:textId="77777777" w:rsidR="000C2013" w:rsidRDefault="000C2013" w:rsidP="006B10AE"/>
    <w:p w14:paraId="728A46FD" w14:textId="20B7FFA4" w:rsidR="006B10AE" w:rsidRPr="00AE0AEB" w:rsidRDefault="006B10AE" w:rsidP="006B10AE">
      <w:r>
        <w:t>Foranstående begrænsninger gælder ligeledes kun, såfremt tabet ikke kan henføres til grov uagtsomhed eller forsætlige forhold hos den skadevoldende Part.</w:t>
      </w:r>
    </w:p>
    <w:p w14:paraId="5F1285B6" w14:textId="77777777" w:rsidR="00E37813" w:rsidRPr="00AE0AEB" w:rsidRDefault="00E37813" w:rsidP="006B10AE"/>
    <w:p w14:paraId="134E70E6" w14:textId="573DD77D" w:rsidR="005B71A8" w:rsidRDefault="005B71A8" w:rsidP="005B71A8"/>
    <w:p w14:paraId="19EA9409" w14:textId="009CA1EB" w:rsidR="006B10AE" w:rsidRDefault="006B10AE" w:rsidP="006B10AE">
      <w:pPr>
        <w:pStyle w:val="Overskrift1"/>
        <w:keepLines w:val="0"/>
        <w:pageBreakBefore w:val="0"/>
        <w:suppressAutoHyphens w:val="0"/>
        <w:spacing w:after="240" w:line="276" w:lineRule="auto"/>
        <w:contextualSpacing w:val="0"/>
      </w:pPr>
      <w:bookmarkStart w:id="265" w:name="_Toc241056072"/>
      <w:r>
        <w:t>Force Majeure</w:t>
      </w:r>
      <w:bookmarkEnd w:id="265"/>
    </w:p>
    <w:p w14:paraId="3E0E5554" w14:textId="77777777" w:rsidR="00B51533" w:rsidRPr="00AE0AEB" w:rsidRDefault="00B51533" w:rsidP="00B51533">
      <w:r>
        <w:t>Hverken Leverandøren eller Kunden skal anses for ansvarlig over for den anden Part for så vidt angår forhold, der ligger uden for Partens kontrol, og som Parten ikke ved Kontraktens underskrift, henholdsvis en aftale om ændringer, burde have taget i betragtning (herunder strejker) og ej heller burde have undgået eller overvundet. Forhold hos en underleverandør anses kun for force majeure, såfremt der for underleverandøren foreligger en hindring, der omfattes af 1. punktum, og som Leverandøren ikke burde have undgået eller overvundet.</w:t>
      </w:r>
    </w:p>
    <w:p w14:paraId="46EC5B05" w14:textId="77777777" w:rsidR="00B51533" w:rsidRPr="00AE0AEB" w:rsidRDefault="00B51533" w:rsidP="00B51533"/>
    <w:p w14:paraId="746CB10B" w14:textId="77777777" w:rsidR="00B51533" w:rsidRPr="00AE0AEB" w:rsidRDefault="00B51533" w:rsidP="00B51533">
      <w:r>
        <w:t xml:space="preserve">Force majeure ved forsinkelse kan højst gøres gældende med det antal Arbejdsdage, som force majeure-situationen varer. Såfremt en tidsfrist for Leverandøren udskydes på grund af force majeure, udskydes de betalinger, der knytter sig dertil, tilsvarende. </w:t>
      </w:r>
    </w:p>
    <w:p w14:paraId="08D0F839" w14:textId="77777777" w:rsidR="00B51533" w:rsidRPr="00AE0AEB" w:rsidRDefault="00B51533" w:rsidP="00B51533"/>
    <w:p w14:paraId="53CF54AF" w14:textId="77777777" w:rsidR="00B51533" w:rsidRPr="00AE0AEB" w:rsidRDefault="00B51533" w:rsidP="00B51533">
      <w:r>
        <w:t xml:space="preserve">Force majeure kan kun påberåbes, såfremt den pågældende Part har givet Meddelelse herom til den anden Part senest fem Arbejdsdage efter, at force majeure er indtrådt. </w:t>
      </w:r>
    </w:p>
    <w:p w14:paraId="53F09D55" w14:textId="77777777" w:rsidR="00B51533" w:rsidRPr="00AE0AEB" w:rsidRDefault="00B51533" w:rsidP="00B51533"/>
    <w:p w14:paraId="346BC58E" w14:textId="77777777" w:rsidR="009C0783" w:rsidRDefault="00B51533" w:rsidP="00B51533">
      <w:r>
        <w:t xml:space="preserve">Den Part, der ikke er ramt af force majeure, er berettiget til at annullere Kontrakten helt eller delvis, henholdsvis en aftale om ændringer, såfremt den aftalte Overtagelsesdag overskrides med 60 Arbejdsdage som følge af force majeure. I tilfælde af sådan annullation tilbageleverer begge Parter snarest muligt, hvad de har modtaget fra den anden Part, og der består derefter ingen yderligere krav mellem Parterne. </w:t>
      </w:r>
    </w:p>
    <w:p w14:paraId="37981DE3" w14:textId="77777777" w:rsidR="009C0783" w:rsidRDefault="009C0783" w:rsidP="00B51533"/>
    <w:p w14:paraId="50D0A4F6" w14:textId="0D61CDC4" w:rsidR="00B51533" w:rsidRDefault="00B51533" w:rsidP="00B51533">
      <w:r>
        <w:t xml:space="preserve">Herudover kan Kunden annullere en aftale om vedligeholdelse og support med virkning for fremtidige ydelser, såfremt Leverandøren er forhindret i at levere disse ydelser som følge af force majeure i en periode på 20 Arbejdsdage inden for en periode på tre måneder. </w:t>
      </w:r>
    </w:p>
    <w:p w14:paraId="0A3E8A48" w14:textId="77777777" w:rsidR="002B35D0" w:rsidRDefault="002B35D0" w:rsidP="00B51533"/>
    <w:p w14:paraId="01F90C70" w14:textId="77777777" w:rsidR="002150A4" w:rsidRDefault="002150A4" w:rsidP="00B51533"/>
    <w:p w14:paraId="312AB0DE" w14:textId="77777777" w:rsidR="002150A4" w:rsidRDefault="002150A4" w:rsidP="00B51533"/>
    <w:p w14:paraId="409510EC" w14:textId="77777777" w:rsidR="002150A4" w:rsidRDefault="002150A4" w:rsidP="00B51533"/>
    <w:p w14:paraId="0DA8C42C" w14:textId="77777777" w:rsidR="00955D7F" w:rsidRDefault="00955D7F" w:rsidP="00B51533"/>
    <w:p w14:paraId="3D440F5B" w14:textId="14BFA25D" w:rsidR="00B51533" w:rsidRPr="002A66AC" w:rsidRDefault="00B51533" w:rsidP="00B51533">
      <w:pPr>
        <w:pStyle w:val="Overskrift1"/>
        <w:keepLines w:val="0"/>
        <w:pageBreakBefore w:val="0"/>
        <w:suppressAutoHyphens w:val="0"/>
        <w:spacing w:after="240" w:line="276" w:lineRule="auto"/>
        <w:contextualSpacing w:val="0"/>
      </w:pPr>
      <w:bookmarkStart w:id="266" w:name="_Ref120808884"/>
      <w:bookmarkStart w:id="267" w:name="_Ref120809172"/>
      <w:bookmarkStart w:id="268" w:name="_Ref120809185"/>
      <w:bookmarkStart w:id="269" w:name="_Ref120809285"/>
      <w:bookmarkStart w:id="270" w:name="_Toc241056073"/>
      <w:r>
        <w:lastRenderedPageBreak/>
        <w:t xml:space="preserve">Rettigheder til Programmel og dokumentation</w:t>
      </w:r>
      <w:bookmarkEnd w:id="266"/>
      <w:bookmarkEnd w:id="267"/>
      <w:bookmarkEnd w:id="268"/>
      <w:bookmarkEnd w:id="269"/>
      <w:bookmarkEnd w:id="270"/>
    </w:p>
    <w:p w14:paraId="3498B72D" w14:textId="77777777" w:rsidR="00875B2E" w:rsidRDefault="00875B2E" w:rsidP="00875B2E">
      <w:pPr>
        <w:pStyle w:val="Overskrift2"/>
      </w:pPr>
      <w:bookmarkStart w:id="271" w:name="_Ref119827414"/>
      <w:bookmarkStart w:id="272" w:name="_Toc183314946"/>
      <w:bookmarkStart w:id="273" w:name="_Ref466807306"/>
      <w:bookmarkStart w:id="274" w:name="_Toc473818415"/>
      <w:bookmarkStart w:id="275" w:name="_Ref119827413"/>
      <w:bookmarkStart w:id="276" w:name="_Toc183314945"/>
      <w:bookmarkStart w:id="277" w:name="_Ref466807263"/>
      <w:bookmarkStart w:id="278" w:name="_Toc473818414"/>
      <w:bookmarkStart w:id="279" w:name="_Toc241056074"/>
      <w:r>
        <w:t xml:space="preserve">Rettigheder til Kundespecifikt Programmel</w:t>
      </w:r>
      <w:bookmarkEnd w:id="271"/>
      <w:bookmarkEnd w:id="272"/>
      <w:r>
        <w:t xml:space="preserve"> med tilhørende Dokumentation</w:t>
      </w:r>
      <w:bookmarkEnd w:id="273"/>
      <w:bookmarkEnd w:id="274"/>
      <w:bookmarkEnd w:id="279"/>
    </w:p>
    <w:p w14:paraId="660C6428" w14:textId="77777777" w:rsidR="00DF5ACC" w:rsidRPr="00DF5ACC" w:rsidRDefault="00DF5ACC" w:rsidP="00DF5ACC"/>
    <w:p w14:paraId="466A4217" w14:textId="3B3CAC54" w:rsidR="00F57CA0" w:rsidRDefault="00F57CA0" w:rsidP="00FA67FD">
      <w:r>
        <w:t xml:space="preserve">Kunden erhverver ophavsretten til Kundespecifikt Programmel med tilhørende Dokumentation, som indgår i Leverandørens Ydelser. Betalingen for ophavsretten er indeholdt i leverancevederlaget, jf. bilag 12. </w:t>
      </w:r>
    </w:p>
    <w:p w14:paraId="1BA7BEA9" w14:textId="77777777" w:rsidR="00F57CA0" w:rsidRDefault="00F57CA0" w:rsidP="00FA67FD"/>
    <w:p w14:paraId="0B93761F" w14:textId="4D4E8715" w:rsidR="00430CCF" w:rsidRPr="00AE0AEB" w:rsidRDefault="00430CCF" w:rsidP="00430CCF">
      <w:pPr>
        <w:rPr>
          <w:rFonts w:cs="Tahoma"/>
        </w:rPr>
      </w:pPr>
      <w:r>
        <w:rPr>
          <w:rFonts w:cs="Tahoma"/>
        </w:rPr>
        <w:t xml:space="preserve">Kunden erhverver desuden ophavsret til alle ændringer i det Kundespecifikke Programmel med tilhørende Dokumentation. Leverandøren opnår ingen rettigheder til de ændringer, der er foretaget af Kunden selv eller ved tredjemand. </w:t>
      </w:r>
    </w:p>
    <w:p w14:paraId="20E0EF75" w14:textId="77777777" w:rsidR="00430CCF" w:rsidRDefault="00430CCF" w:rsidP="00FA67FD"/>
    <w:p w14:paraId="23FD60B2" w14:textId="77777777" w:rsidR="00F57CA0" w:rsidRDefault="00F57CA0" w:rsidP="00FA67FD">
      <w:r>
        <w:t xml:space="preserve">Kunden kan frit overdrage hele eller dele af ophavsretten og ændre, herunder vedligeholde, det Kundespecifikke Programmel med tilhørende Dokumentation. </w:t>
      </w:r>
    </w:p>
    <w:p w14:paraId="0FC79B48" w14:textId="77777777" w:rsidR="00F57CA0" w:rsidRDefault="00F57CA0" w:rsidP="00FA67FD"/>
    <w:p w14:paraId="4CF7309E" w14:textId="11C121F3" w:rsidR="00D374AA" w:rsidRDefault="00D374AA" w:rsidP="00FA67FD">
      <w:r>
        <w:t xml:space="preserve">Kunden har desuden ret til at få tredjemand til at vedligeholde og videreudvikle Kundespecifikt Programmel og Dokumentation.</w:t>
      </w:r>
    </w:p>
    <w:p w14:paraId="72290048" w14:textId="77777777" w:rsidR="008022F4" w:rsidRDefault="008022F4" w:rsidP="00FA67FD"/>
    <w:p w14:paraId="611746BD" w14:textId="2F646892" w:rsidR="008022F4" w:rsidRDefault="008022F4" w:rsidP="00FA67FD">
      <w:r>
        <w:rPr>
          <w:szCs w:val="23"/>
        </w:rPr>
        <w:t xml:space="preserve">I relation til Kundespecifikt Programmel og Leverandørspecifikt Programmel skal Leverandøren på Kundens anmodning stille versioneret kildekode til rådighed for Kunden i overensstemmelse med bilag 15.</w:t>
      </w:r>
    </w:p>
    <w:p w14:paraId="0C42EF18" w14:textId="77777777" w:rsidR="00D008F6" w:rsidRDefault="00D008F6" w:rsidP="00FA67FD"/>
    <w:p w14:paraId="648B1CB3" w14:textId="01543C3C" w:rsidR="009E7C9A" w:rsidRPr="009E7C9A" w:rsidRDefault="009E7C9A" w:rsidP="009E7C9A">
      <w:r>
        <w:t>Leverandøren anskaffer og ejer alle licenser til de Standardvedligeholdelses- og udviklingsværktøjer, som er nødvendige for at udvikle og vedligeholde Løsningen, og afholder alle udgifter hertil, herunder til eventuelle opgraderinger.</w:t>
      </w:r>
    </w:p>
    <w:p w14:paraId="4EB7F0C4" w14:textId="77777777" w:rsidR="009E7C9A" w:rsidRDefault="009E7C9A" w:rsidP="00FA67FD"/>
    <w:p w14:paraId="2CC7AAE1" w14:textId="3674C43A" w:rsidR="004E03E2" w:rsidRPr="00B74296" w:rsidRDefault="00F57CA0" w:rsidP="00FA67FD">
      <w:r>
        <w:t xml:space="preserve">Leverandøren skal efter anmodning desuden stille </w:t>
      </w:r>
      <w:r>
        <w:rPr>
          <w:rFonts w:cs="Tahoma"/>
        </w:rPr>
        <w:t xml:space="preserve">de nødvendige </w:t>
      </w:r>
      <w:r>
        <w:t xml:space="preserve">Standardvedligeholdelses- og udviklingsværktøjer - herunder ikke-Standardvedligeholdelses- og udviklingsværktøjer - der er nødvendige for at Kunden kan ændre, herunder vedligeholde, det Kundespecifikke Programmel, til rådighed for Kunden. De nærmere betingelser for Kundens benyttelse af disse værktøjer er fastsat i bilag 15. </w:t>
      </w:r>
      <w:r>
        <w:rPr>
          <w:rFonts w:cs="Tahoma"/>
        </w:rPr>
        <w:t xml:space="preserve">Tilrådighedsstillelsen skal ske vederlagsfrit, i det omfang Leverandøren har ophavsretten, eller på samme licensvilkår som dem, der gælder for Leverandøren. Disse licensvilkår skal være angivet i bilag 15.</w:t>
      </w:r>
    </w:p>
    <w:p w14:paraId="44937BF8" w14:textId="77777777" w:rsidR="00162434" w:rsidRPr="00B74296" w:rsidRDefault="00162434" w:rsidP="00FA67FD"/>
    <w:p w14:paraId="7060A8A1" w14:textId="77777777" w:rsidR="00E123D7" w:rsidRPr="00B74296" w:rsidRDefault="00E123D7" w:rsidP="00E123D7">
      <w:pPr>
        <w:rPr>
          <w:rFonts w:cs="Tahoma"/>
        </w:rPr>
      </w:pPr>
      <w:r>
        <w:rPr>
          <w:rFonts w:cs="Tahoma"/>
        </w:rPr>
        <w:t xml:space="preserve">Kunden må kun benytte Udviklingsværktøjerne til at vedligeholde, drifte eller videreudvikle det Kundespecifikke Programmel. </w:t>
      </w:r>
    </w:p>
    <w:p w14:paraId="47322731" w14:textId="77777777" w:rsidR="00E123D7" w:rsidRPr="00B74296" w:rsidRDefault="00E123D7" w:rsidP="00E123D7"/>
    <w:p w14:paraId="6A1662A2" w14:textId="7AE85D46" w:rsidR="00E123D7" w:rsidRPr="000F5801" w:rsidRDefault="00E123D7" w:rsidP="00E123D7">
      <w:r>
        <w:t xml:space="preserve">Ved Kontraktens ophør beholder Leverandøren licenserne til Standardvedligeholdelses- og udviklingsværktøjer.</w:t>
      </w:r>
    </w:p>
    <w:p w14:paraId="77D2C6E7" w14:textId="77777777" w:rsidR="00E123D7" w:rsidRPr="000F5801" w:rsidRDefault="00E123D7" w:rsidP="00E123D7">
      <w:pPr>
        <w:rPr>
          <w:highlight w:val="green"/>
        </w:rPr>
      </w:pPr>
    </w:p>
    <w:p w14:paraId="64F1895E" w14:textId="5DEA6944" w:rsidR="009C5686" w:rsidRDefault="00F57CA0" w:rsidP="00FA67FD">
      <w:r>
        <w:t>Hvis tredjemand har rettigheder til (en del af) det Kundespecifikke Programmel eller den tilhørende Dokumentation, garanterer Leverandøren, at disse rettigheder er fuldt klareret, således at Kunden erhverver ophavsretten til det Kundespecifikke Programmel med tilhørende Dokumentation som anført i nærværende punkt. Leverandøren skal skadesløsholde Kunden for ethvert krav, der måtte opstå som følge af, at tredjemands rettigheder ikke er fuldt klareret.</w:t>
      </w:r>
    </w:p>
    <w:p w14:paraId="1E2EFC75" w14:textId="26702216" w:rsidR="00025730" w:rsidRDefault="00025730" w:rsidP="00025730">
      <w:pPr>
        <w:pStyle w:val="Overskrift2"/>
      </w:pPr>
      <w:bookmarkStart w:id="280" w:name="_Ref238711122"/>
      <w:bookmarkStart w:id="281" w:name="_Toc241056075"/>
      <w:r>
        <w:t xml:space="preserve">Rettigheder til Leverandørspecifikt Programmel med tilhørende Dokumentation</w:t>
      </w:r>
      <w:bookmarkEnd w:id="280"/>
      <w:bookmarkEnd w:id="281"/>
    </w:p>
    <w:p w14:paraId="513580C5" w14:textId="77777777" w:rsidR="00B70067" w:rsidRDefault="00B70067" w:rsidP="00B70067"/>
    <w:p w14:paraId="6E2F2B2E" w14:textId="77777777" w:rsidR="00EE7532" w:rsidRDefault="00EE7532" w:rsidP="00B70067">
      <w:r>
        <w:t xml:space="preserve">Leverandøren og/eller eventuelle underleverandører har ophavsret til Leverandørspecifikt Programmel med tilhørende Dokumentation i overensstemmelse med ophavsretslovens bestemmelser herom. </w:t>
      </w:r>
    </w:p>
    <w:p w14:paraId="18D2EB5A" w14:textId="66EAA514" w:rsidR="002A51C5" w:rsidRDefault="00EE7532" w:rsidP="00B70067">
      <w:r>
        <w:lastRenderedPageBreak/>
        <w:t xml:space="preserve">Kunden erhverver en tidsubegrænset, ikke-eksklusiv brugsret til Leverandørspecifikt Programmel med tilhørende Dokumentation, der indgår som en del af Leverandørens ydelser under Kontrakten. Betalingen for brugsretten, herunder løbende licensomkostninger, er indeholdt i leverancevederlaget, jf. bilag 12. </w:t>
      </w:r>
    </w:p>
    <w:p w14:paraId="2A1E970F" w14:textId="77777777" w:rsidR="002A51C5" w:rsidRDefault="002A51C5" w:rsidP="00B70067"/>
    <w:p w14:paraId="5CFFB8F7" w14:textId="56E0EF67" w:rsidR="003D4ADF" w:rsidRDefault="003D4ADF" w:rsidP="00B70067">
      <w:r>
        <w:t>Brugsretten til Leverandørspecifikt Programmel efter Kontraktens ophør kan ikke være betinget af nogen form for betaling efter Kontraktens ophør.</w:t>
      </w:r>
    </w:p>
    <w:p w14:paraId="37A9F387" w14:textId="77777777" w:rsidR="003D4ADF" w:rsidRDefault="003D4ADF" w:rsidP="00B70067"/>
    <w:p w14:paraId="06A84728" w14:textId="4696E8B1" w:rsidR="005D0C3D" w:rsidRDefault="00EE7532" w:rsidP="00B70067">
      <w:r>
        <w:t xml:space="preserve">Brugsretten omfatter rettigheder til at foretage den for brugen af det Leverandørspecifikke Programmel nødvendige kopiering og ændring, herunder sikkerhedskopiering, fejlrettelse og dekompilering med henblik på at opnå interoperabilitet, i overensstemmelse med ophavsretslovens § 36 og § 37. </w:t>
      </w:r>
    </w:p>
    <w:p w14:paraId="6A34B18E" w14:textId="77777777" w:rsidR="00FE5910" w:rsidRDefault="00FE5910" w:rsidP="00B70067"/>
    <w:p w14:paraId="2125655E" w14:textId="77777777" w:rsidR="00C00C4A" w:rsidRDefault="00EE7532" w:rsidP="00B70067">
      <w:r>
        <w:t xml:space="preserve">Kundens brugsret til Leverandørspecifikt Programmel og tilhørende Dokumentation omfatter enhver brug internt og eksternt i forbindelse med Kundens virksomhed. </w:t>
      </w:r>
    </w:p>
    <w:p w14:paraId="4F12EFC9" w14:textId="77777777" w:rsidR="00C00C4A" w:rsidRDefault="00C00C4A" w:rsidP="00B70067"/>
    <w:p w14:paraId="711B67FC" w14:textId="77777777" w:rsidR="006C485B" w:rsidRDefault="00EE7532" w:rsidP="00B70067">
      <w:r>
        <w:t>Kunden kan således uden indhentelse af Leverandørens eller underleverandørers samtykke frit udnytte Leverandørspecifikt Programmel og tilhørende Dokumentation:</w:t>
      </w:r>
    </w:p>
    <w:p w14:paraId="5538A33A" w14:textId="77777777" w:rsidR="006C485B" w:rsidRDefault="006C485B" w:rsidP="00B70067"/>
    <w:p w14:paraId="52FF6CAE" w14:textId="77777777" w:rsidR="006C485B" w:rsidRDefault="00EE7532" w:rsidP="006C485B">
      <w:pPr>
        <w:pStyle w:val="Listeafsnit"/>
        <w:numPr>
          <w:ilvl w:val="0"/>
          <w:numId w:val="28"/>
        </w:numPr>
      </w:pPr>
      <w:r>
        <w:t xml:space="preserve">kvalitativt (både ved eksemplarfremstilling og ved tilgængeliggørelse for almenheden i en hvilken som helst form, herunder i fremtidige former, der ikke er kendte på tidspunktet for indgåelsen af Rammekontrakten), </w:t>
      </w:r>
    </w:p>
    <w:p w14:paraId="22A77A6E" w14:textId="77777777" w:rsidR="006C485B" w:rsidRDefault="00EE7532" w:rsidP="006C485B">
      <w:pPr>
        <w:pStyle w:val="Listeafsnit"/>
        <w:numPr>
          <w:ilvl w:val="0"/>
          <w:numId w:val="28"/>
        </w:numPr>
      </w:pPr>
      <w:r>
        <w:t>kvantitativt (uden begrænsning i antallet af eksemplarfremstillinger eller omfanget af tilgængeliggørelsen for almenheden), tidsmæssigt (i hele ophavsrettens gyldighedstid) og</w:t>
      </w:r>
    </w:p>
    <w:p w14:paraId="7B355EA2" w14:textId="4F0E545B" w:rsidR="00AE0D53" w:rsidRDefault="00EE7532" w:rsidP="006C485B">
      <w:pPr>
        <w:pStyle w:val="Listeafsnit"/>
        <w:numPr>
          <w:ilvl w:val="0"/>
          <w:numId w:val="28"/>
        </w:numPr>
      </w:pPr>
      <w:r>
        <w:t xml:space="preserve">geografisk (i hele verden). </w:t>
      </w:r>
    </w:p>
    <w:p w14:paraId="3E73E003" w14:textId="77777777" w:rsidR="00AE0D53" w:rsidRDefault="00AE0D53" w:rsidP="00B70067"/>
    <w:p w14:paraId="29CF6FB9" w14:textId="2503939D" w:rsidR="00B939F9" w:rsidRDefault="00EE7532" w:rsidP="00B70067">
      <w:r>
        <w:t xml:space="preserve">Kunden har i den forbindelse også ret til at bearbejde, herunder vedligeholde og videreudvikle, og sammenstille Leverandørspecifikt Programmel og tilhørende Dokumentation samt til frit at udnytte resultatet heraf på samme måde som det oprindelige Leverandørspecifikke Programmel og den oprindelige tilhørende Dokumentation. </w:t>
      </w:r>
    </w:p>
    <w:p w14:paraId="3995CA61" w14:textId="77777777" w:rsidR="00B939F9" w:rsidRDefault="00B939F9" w:rsidP="00B70067"/>
    <w:p w14:paraId="35ACA46E" w14:textId="5DE1CE98" w:rsidR="00AE0D53" w:rsidRDefault="00EE7532" w:rsidP="00B70067">
      <w:r>
        <w:t xml:space="preserve">Leverandøren opnår ingen rettigheder til de ændringer, der er foretaget af Kunden selv eller ved tredjemand. Det samme gælder ændringer, som er gennemført for Kundens regning i Kontraktens løbetid i henhold til bilag 9. </w:t>
      </w:r>
    </w:p>
    <w:p w14:paraId="31FABFA4" w14:textId="77777777" w:rsidR="00AE0D53" w:rsidRDefault="00AE0D53" w:rsidP="00B70067"/>
    <w:p w14:paraId="69AA7D5A" w14:textId="798D04B6" w:rsidR="00AE0D53" w:rsidRDefault="00EE7532" w:rsidP="00B70067">
      <w:r>
        <w:t xml:space="preserve">Kunden kan dog ikke fremstille eksemplarer af det Leverandørspecifikke Programmel og tilhørende Dokumentation med henblik på videresalg. </w:t>
      </w:r>
    </w:p>
    <w:p w14:paraId="4513C89A" w14:textId="77777777" w:rsidR="00576200" w:rsidRDefault="00576200" w:rsidP="00B70067"/>
    <w:p w14:paraId="45726142" w14:textId="121DEFB2" w:rsidR="00915951" w:rsidRPr="00915951" w:rsidRDefault="00EE7532" w:rsidP="00B70067">
      <w:r>
        <w:t xml:space="preserve">Leverandøren skal stille de nødvendige værktøjer, herunder kildekode til det Leverandørspecifikke Programmel, til rådighed for Kunden eller tredjemand, jf. bilag 15. Kunden må kun benytte de værktøjer, der stilles til rådighed, til at vedligeholde, drifte og/eller videreudvikle det Leverandørspecifikke Programmel. </w:t>
      </w:r>
    </w:p>
    <w:p w14:paraId="51003F33" w14:textId="77777777" w:rsidR="00915951" w:rsidRDefault="00915951" w:rsidP="00B70067">
      <w:pPr>
        <w:rPr>
          <w:highlight w:val="yellow"/>
        </w:rPr>
      </w:pPr>
    </w:p>
    <w:p w14:paraId="414D104B" w14:textId="2C0C6EA5" w:rsidR="00923A08" w:rsidRPr="00354A7C" w:rsidRDefault="00EE7532" w:rsidP="00B70067">
      <w:r>
        <w:t xml:space="preserve">Kunden kan overdrage sin brugsret i overensstemmelse med punkt </w:t>
        <w:fldChar w:fldCharType="begin"/>
        <w:instrText xml:space="preserve"> REF _Ref120809154 \r \h </w:instrText>
        <w:instrText xml:space="preserve"> \* MERGEFORMAT </w:instrText>
        <w:fldChar w:fldCharType="separate"/>
        <w:t>27</w:t>
        <w:fldChar w:fldCharType="end"/>
        <w:t xml:space="preserve">. Herudover kan Kunden overdrage sin brugsret til tredjemand i det omfang tredjemand bistår Kunden med Drift, vedligeholdelse og support og/eller videreudvikling. Kunden forpligtes til at få tredjemand til at garantere, at tredjemand alene udnytter brugsretten i relation til Kunden. Kunden er dog ikke ansvarlig for tredjemands eventuelle overtrædelse af garantien. </w:t>
      </w:r>
    </w:p>
    <w:p w14:paraId="5A012923" w14:textId="77777777" w:rsidR="00923A08" w:rsidRDefault="00923A08" w:rsidP="00B70067">
      <w:pPr>
        <w:rPr>
          <w:highlight w:val="yellow"/>
        </w:rPr>
      </w:pPr>
    </w:p>
    <w:p w14:paraId="0185D0AC" w14:textId="77777777" w:rsidR="006B51D1" w:rsidRPr="00BC227C" w:rsidRDefault="00EE7532" w:rsidP="00B70067">
      <w:r>
        <w:lastRenderedPageBreak/>
        <w:t xml:space="preserve">Hvis tredjemand har rettigheder til (en del af) det Leverandørspecifikke Programmel og/eller den tilhørende Dokumentation, garanterer Leverandøren, at disse rettigheder er fuldt klareret, således Kunden frit kan udnytte det Leverandørspecifikke Programmel med tilhørende Dokumentation. </w:t>
      </w:r>
    </w:p>
    <w:p w14:paraId="3E430968" w14:textId="07F66FF9" w:rsidR="00B70067" w:rsidRPr="00B70067" w:rsidRDefault="00EE7532" w:rsidP="00B70067">
      <w:r>
        <w:t>Leverandøren garanterer desuden, at Kunden kan overdrage sin brugsret til udnyttelse af tredjemands rettigheder i overensstemmelse med afsnittet ovenfor. Leverandøren skal skadesløsholde Kunden for ethvert krav, der måtte opstå som følge af, at tredjemands rettigheder ikke er fuldt klareret.</w:t>
      </w:r>
    </w:p>
    <w:p w14:paraId="1FD449AB" w14:textId="458F9B04" w:rsidR="009448E9" w:rsidRDefault="006B51D1" w:rsidP="00025730">
      <w:pPr>
        <w:pStyle w:val="Overskrift2"/>
      </w:pPr>
      <w:bookmarkStart w:id="282" w:name="_Toc241056076"/>
      <w:r>
        <w:t xml:space="preserve">Rettigheder til Standardprogrammel</w:t>
      </w:r>
      <w:bookmarkEnd w:id="275"/>
      <w:bookmarkEnd w:id="276"/>
      <w:r>
        <w:t xml:space="preserve"> med tilhørende Dokumentation</w:t>
      </w:r>
      <w:bookmarkEnd w:id="277"/>
      <w:bookmarkEnd w:id="278"/>
      <w:bookmarkEnd w:id="282"/>
    </w:p>
    <w:p w14:paraId="0A164638" w14:textId="77777777" w:rsidR="00FF482D" w:rsidRDefault="00FF482D" w:rsidP="00FF482D"/>
    <w:p w14:paraId="6673EF83" w14:textId="4B6EF6C8" w:rsidR="00EC0759" w:rsidRPr="00EC0759" w:rsidRDefault="00C74E5E" w:rsidP="00EC0759">
      <w:pPr>
        <w:rPr>
          <w:rFonts w:cs="Tahoma"/>
        </w:rPr>
      </w:pPr>
      <w:r>
        <w:rPr>
          <w:rFonts w:cs="Tahoma"/>
        </w:rPr>
        <w:t xml:space="preserve">I det omfang der indgår Standardprogrammel i Løsningen, opnår Kunden en brugsret til Standardprogrammel </w:t>
      </w:r>
      <w:r>
        <w:t xml:space="preserve">med tilhørende Dokumentation </w:t>
      </w:r>
      <w:r>
        <w:rPr>
          <w:rFonts w:cs="Tahoma"/>
        </w:rPr>
        <w:t xml:space="preserve">i overensstemmelse med rettighedsindehaverens standardbestemmelser, der angives i bilag 15. </w:t>
      </w:r>
    </w:p>
    <w:p w14:paraId="08B85939" w14:textId="77777777" w:rsidR="00EC0759" w:rsidRPr="00EC0759" w:rsidRDefault="00EC0759" w:rsidP="00EC0759">
      <w:pPr>
        <w:rPr>
          <w:rFonts w:cs="Tahoma"/>
        </w:rPr>
      </w:pPr>
    </w:p>
    <w:p w14:paraId="465506E1" w14:textId="5F25E024" w:rsidR="00EC0759" w:rsidRPr="00EC0759" w:rsidRDefault="00EC0759" w:rsidP="00EC0759">
      <w:pPr>
        <w:rPr>
          <w:rFonts w:cs="Tahoma"/>
          <w:color w:val="000000"/>
        </w:rPr>
      </w:pPr>
      <w:r>
        <w:rPr>
          <w:rFonts w:cs="Tahoma"/>
        </w:rPr>
        <w:t xml:space="preserve">Brugsretten overgår på </w:t>
      </w:r>
      <w:r>
        <w:rPr>
          <w:rFonts w:cs="Tahoma"/>
          <w:color w:val="000000"/>
        </w:rPr>
        <w:t xml:space="preserve">Overtagelsesdagen, alternativt ved Ibrugtagning, jf. punkt </w:t>
        <w:fldChar w:fldCharType="begin"/>
        <w:instrText xml:space="preserve"> REF _Ref120809214 \r \h  \* MERGEFORMAT </w:instrText>
        <w:fldChar w:fldCharType="separate"/>
        <w:t>9</w:t>
        <w:fldChar w:fldCharType="end"/>
        <w:t xml:space="preserve">. </w:t>
      </w:r>
    </w:p>
    <w:p w14:paraId="33D571C9" w14:textId="25BE52E1" w:rsidR="009448E9" w:rsidRPr="005449CD" w:rsidRDefault="00324AE4" w:rsidP="009448E9">
      <w:pPr>
        <w:pStyle w:val="Overskrift2"/>
        <w:rPr>
          <w:sz w:val="18"/>
          <w:szCs w:val="18"/>
        </w:rPr>
      </w:pPr>
      <w:bookmarkStart w:id="283" w:name="_Ref170014854"/>
      <w:bookmarkStart w:id="284" w:name="_Ref174954480"/>
      <w:bookmarkStart w:id="285" w:name="_Toc183314949"/>
      <w:bookmarkStart w:id="286" w:name="_Toc473818420"/>
      <w:bookmarkStart w:id="287" w:name="_Toc241056077"/>
      <w:r>
        <w:rPr>
          <w:sz w:val="18"/>
          <w:szCs w:val="18"/>
        </w:rPr>
        <w:t>Andet materiale beskyttet af immaterielle rettigheder</w:t>
      </w:r>
      <w:bookmarkEnd w:id="283"/>
      <w:bookmarkEnd w:id="284"/>
      <w:bookmarkEnd w:id="285"/>
      <w:bookmarkEnd w:id="286"/>
      <w:bookmarkEnd w:id="287"/>
    </w:p>
    <w:p w14:paraId="414F9C3C" w14:textId="77777777" w:rsidR="00CE76CC" w:rsidRPr="005449CD" w:rsidRDefault="00CE76CC" w:rsidP="009448E9">
      <w:pPr>
        <w:rPr>
          <w:rFonts w:cs="Tahoma"/>
        </w:rPr>
      </w:pPr>
    </w:p>
    <w:p w14:paraId="1E7AED0F" w14:textId="6114A23B" w:rsidR="009448E9" w:rsidRDefault="009448E9" w:rsidP="009448E9">
      <w:pPr>
        <w:rPr>
          <w:rFonts w:cs="Tahoma"/>
        </w:rPr>
      </w:pPr>
      <w:r>
        <w:rPr>
          <w:rFonts w:cs="Tahoma"/>
        </w:rPr>
        <w:t xml:space="preserve">Kunden har ret til at gøre brug af andet materiale beskyttet af immaterielle rettigheder, der ikke udgør Programmel eller Dokumentation, i det omfang det er nødvendigt dels i forbindelse med Kundens almindelige brug af Løsningen, dels ved genudbud af Kontrakten eller udbud af drift, videreudvikling og vedligeholdelse og support af den af Kontrakten omfattede Leverance.</w:t>
      </w:r>
    </w:p>
    <w:p w14:paraId="2DD8A8CD" w14:textId="77777777" w:rsidR="009448E9" w:rsidRPr="005449CD" w:rsidRDefault="009448E9" w:rsidP="009448E9">
      <w:pPr>
        <w:pStyle w:val="Overskrift2"/>
        <w:rPr>
          <w:sz w:val="18"/>
          <w:szCs w:val="18"/>
        </w:rPr>
      </w:pPr>
      <w:bookmarkStart w:id="288" w:name="_Toc473818421"/>
      <w:bookmarkStart w:id="289" w:name="_Toc241056078"/>
      <w:r>
        <w:rPr>
          <w:sz w:val="18"/>
          <w:szCs w:val="18"/>
        </w:rPr>
        <w:t>Kundens data</w:t>
      </w:r>
      <w:bookmarkEnd w:id="288"/>
      <w:bookmarkEnd w:id="289"/>
    </w:p>
    <w:p w14:paraId="4FCD0AA1" w14:textId="77777777" w:rsidR="00CE76CC" w:rsidRPr="005056E9" w:rsidRDefault="00CE76CC" w:rsidP="009448E9">
      <w:pPr>
        <w:rPr>
          <w:rFonts w:cs="Tahoma"/>
        </w:rPr>
      </w:pPr>
    </w:p>
    <w:p w14:paraId="6BD085EE" w14:textId="02F6B86E" w:rsidR="009448E9" w:rsidRPr="005056E9" w:rsidRDefault="009448E9" w:rsidP="009448E9">
      <w:pPr>
        <w:rPr>
          <w:rFonts w:cs="Tahoma"/>
        </w:rPr>
      </w:pPr>
      <w:r>
        <w:rPr>
          <w:rFonts w:cs="Tahoma"/>
        </w:rPr>
        <w:t xml:space="preserve">Alle Kundens data, der er i Løsningen eller benyttes i tilknytning til Løsningen eller de Løbende Ydelser, er og forbliver Kundens. Leverandøren opnår på intet tidspunkt ejendomsret til Kundens data.</w:t>
      </w:r>
    </w:p>
    <w:p w14:paraId="39AEE3E9" w14:textId="77777777" w:rsidR="009448E9" w:rsidRPr="005056E9" w:rsidRDefault="009448E9" w:rsidP="009448E9">
      <w:pPr>
        <w:rPr>
          <w:rFonts w:cs="Tahoma"/>
        </w:rPr>
      </w:pPr>
    </w:p>
    <w:p w14:paraId="056A4394" w14:textId="77777777" w:rsidR="009448E9" w:rsidRPr="005056E9" w:rsidRDefault="009448E9" w:rsidP="009448E9">
      <w:pPr>
        <w:rPr>
          <w:rFonts w:cs="Tahoma"/>
        </w:rPr>
      </w:pPr>
      <w:r>
        <w:rPr>
          <w:rFonts w:cs="Tahoma"/>
        </w:rPr>
        <w:t>Leverandøren har en brugsret til Kundens data, men brugsretten er begrænset til, at Leverandøren alene må tilgå og benytte Kundens data med henblik på opfyldelse af sine forpligtelser i henhold til Kontrakten.</w:t>
      </w:r>
    </w:p>
    <w:p w14:paraId="58AF47C0" w14:textId="77777777" w:rsidR="009448E9" w:rsidRPr="005056E9" w:rsidRDefault="009448E9" w:rsidP="009448E9">
      <w:pPr>
        <w:rPr>
          <w:rFonts w:cs="Tahoma"/>
        </w:rPr>
      </w:pPr>
    </w:p>
    <w:p w14:paraId="5760796C" w14:textId="1CC0F3E2" w:rsidR="009448E9" w:rsidRDefault="009448E9" w:rsidP="009448E9">
      <w:pPr>
        <w:rPr>
          <w:rFonts w:cs="Tahoma"/>
        </w:rPr>
      </w:pPr>
      <w:r>
        <w:rPr>
          <w:rFonts w:cs="Tahoma"/>
        </w:rPr>
        <w:t>Leverandøren har på intet tidspunkt, og uanset baggrunden herfor, tilbageholdelsesret i Kundens data. Kundens data skal til enhver tid og uden ugrundet ophold udleveres til Kunden på dennes anmodning i et sædvanligt og læsbart digitalt format.</w:t>
      </w:r>
    </w:p>
    <w:p w14:paraId="49B38553" w14:textId="77777777" w:rsidR="000B2896" w:rsidRPr="00F4400E" w:rsidRDefault="000B2896" w:rsidP="000B2896">
      <w:pPr>
        <w:pStyle w:val="Overskrift2"/>
      </w:pPr>
      <w:bookmarkStart w:id="290" w:name="_Toc157590570"/>
      <w:bookmarkStart w:id="291" w:name="_Toc241056079"/>
      <w:r>
        <w:t>Generel viden</w:t>
      </w:r>
      <w:bookmarkEnd w:id="290"/>
      <w:bookmarkEnd w:id="291"/>
    </w:p>
    <w:p w14:paraId="6FFBF07B" w14:textId="77777777" w:rsidR="000B2896" w:rsidRDefault="000B2896" w:rsidP="000B2896"/>
    <w:p w14:paraId="070EB020" w14:textId="2F459E70" w:rsidR="000B2896" w:rsidRDefault="000B2896" w:rsidP="000B2896">
      <w:r>
        <w:t xml:space="preserve">Leverandøren er berettiget til at anvende den generelle viden og knowhow, der erhverves ved opfyldelsen af denne Kontrakt, til brug for leverancer til tredjemand. </w:t>
      </w:r>
    </w:p>
    <w:p w14:paraId="19EC6E17" w14:textId="77777777" w:rsidR="0061690D" w:rsidRDefault="0061690D" w:rsidP="000B2896"/>
    <w:p w14:paraId="52B365C5" w14:textId="77777777" w:rsidR="0061690D" w:rsidRPr="00F4400E" w:rsidRDefault="0061690D" w:rsidP="000B2896"/>
    <w:p w14:paraId="0ABA9EF0" w14:textId="3A0BB17C" w:rsidR="008F68F7" w:rsidRPr="008E2B37" w:rsidRDefault="008F68F7" w:rsidP="008F68F7">
      <w:pPr>
        <w:pStyle w:val="Overskrift1"/>
        <w:keepLines w:val="0"/>
        <w:pageBreakBefore w:val="0"/>
        <w:suppressAutoHyphens w:val="0"/>
        <w:spacing w:after="240" w:line="276" w:lineRule="auto"/>
        <w:contextualSpacing w:val="0"/>
      </w:pPr>
      <w:bookmarkStart w:id="292" w:name="_Ref120807884"/>
      <w:bookmarkStart w:id="293" w:name="_Toc241056080"/>
      <w:r>
        <w:t>Persondata</w:t>
      </w:r>
      <w:bookmarkEnd w:id="292"/>
      <w:bookmarkEnd w:id="293"/>
    </w:p>
    <w:p w14:paraId="70DE8A39" w14:textId="77777777" w:rsidR="006C1DE5" w:rsidRDefault="006C1DE5" w:rsidP="006C1DE5">
      <w:pPr>
        <w:spacing w:line="276" w:lineRule="auto"/>
      </w:pPr>
      <w:bookmarkStart w:id="294" w:name="_Hlk528597545"/>
      <w:r>
        <w:t xml:space="preserve">Leverandøren og denne underleverandører er forpligtet til at overholde de enhver tid gældende regler om behandling af persondata.</w:t>
      </w:r>
    </w:p>
    <w:bookmarkEnd w:id="294"/>
    <w:p w14:paraId="4FB4039A" w14:textId="4E6216F3" w:rsidR="00DF2790" w:rsidRPr="00E05BEC" w:rsidRDefault="00DF2790" w:rsidP="00DF2790">
      <w:pPr>
        <w:rPr>
          <w:rFonts w:cs="Tahoma"/>
        </w:rPr>
      </w:pPr>
      <w:r>
        <w:rPr>
          <w:rFonts w:cs="Tahoma"/>
        </w:rPr>
        <w:t xml:space="preserve">Som bilag 8 fremgår den mellem Parterne indgåede Databehandleraftale, i henhold til hvilken Leverandørens forpligtelser som databehandler er nærmere reguleret. Leverandøren må ikke foretage behandling af personoplysninger, før Databehandleraftalen er indgået.</w:t>
      </w:r>
    </w:p>
    <w:p w14:paraId="7C75B651" w14:textId="77777777" w:rsidR="00CE3FA0" w:rsidRPr="00E05BEC" w:rsidRDefault="00CE3FA0" w:rsidP="00DF2790">
      <w:pPr>
        <w:rPr>
          <w:rFonts w:cs="Tahoma"/>
        </w:rPr>
      </w:pPr>
    </w:p>
    <w:p w14:paraId="040D4388" w14:textId="77777777" w:rsidR="00DF2790" w:rsidRDefault="00DF2790" w:rsidP="00DF2790">
      <w:pPr>
        <w:rPr>
          <w:rFonts w:cs="Tahoma"/>
        </w:rPr>
      </w:pPr>
      <w:r>
        <w:rPr>
          <w:rFonts w:cs="Tahoma"/>
        </w:rPr>
        <w:lastRenderedPageBreak/>
        <w:t>Leverandøren er under ingen omstændigheder berettiget til at betinge den fulde og ubegrænsede efterlevelse af Databehandleraftale og databehandlerinstruks af Kundens betaling af udestående fakturaer mv., og Leverandøren har ingen tilbageholdsret i forhold til personoplysninger.</w:t>
      </w:r>
    </w:p>
    <w:p w14:paraId="5DEEF44F" w14:textId="77777777" w:rsidR="002B35D0" w:rsidRPr="006C1DE5" w:rsidRDefault="002B35D0" w:rsidP="00DF2790">
      <w:pPr>
        <w:rPr>
          <w:rFonts w:cs="Tahoma"/>
        </w:rPr>
      </w:pPr>
    </w:p>
    <w:p w14:paraId="0BE46CB6" w14:textId="77777777" w:rsidR="00DF2790" w:rsidRPr="00E70D18" w:rsidRDefault="00DF2790" w:rsidP="00DF2790">
      <w:pPr>
        <w:rPr>
          <w:rFonts w:cs="Tahoma"/>
          <w:highlight w:val="yellow"/>
        </w:rPr>
      </w:pPr>
    </w:p>
    <w:p w14:paraId="04020D9A" w14:textId="5FBA8383" w:rsidR="00BC59EF" w:rsidRPr="00CA74E2" w:rsidRDefault="0012244E" w:rsidP="00BC59EF">
      <w:pPr>
        <w:pStyle w:val="Overskrift1"/>
        <w:keepLines w:val="0"/>
        <w:pageBreakBefore w:val="0"/>
        <w:suppressAutoHyphens w:val="0"/>
        <w:spacing w:after="240" w:line="276" w:lineRule="auto"/>
        <w:contextualSpacing w:val="0"/>
      </w:pPr>
      <w:bookmarkStart w:id="295" w:name="_Ref213058715"/>
      <w:bookmarkStart w:id="296" w:name="_Toc241056081"/>
      <w:r>
        <w:t>Samfundsansvar</w:t>
      </w:r>
      <w:bookmarkEnd w:id="295"/>
      <w:bookmarkEnd w:id="296"/>
    </w:p>
    <w:p w14:paraId="4764C422" w14:textId="4AF4326C" w:rsidR="00C24C9B" w:rsidRDefault="00C24C9B" w:rsidP="00C24C9B">
      <w:r>
        <w:t xml:space="preserve">Leverandøren skal overholde Kundens krav vedrørende samfundsansvar og arbejdsklausul i henhold til </w:t>
      </w:r>
      <w:r>
        <w:rPr>
          <w:rFonts w:cs="Tahoma"/>
        </w:rPr>
        <w:t xml:space="preserve">bilag 13</w:t>
      </w:r>
      <w:r>
        <w:t xml:space="preserve"> (Samfundsansvar). Manglende overholdelse kan udløse betaling af bod.</w:t>
      </w:r>
    </w:p>
    <w:p w14:paraId="3250233E" w14:textId="77777777" w:rsidR="00C24C9B" w:rsidRDefault="00C24C9B" w:rsidP="00BC59EF"/>
    <w:p w14:paraId="63EA7332" w14:textId="77777777" w:rsidR="00171823" w:rsidRPr="00BC59EF" w:rsidRDefault="00171823" w:rsidP="00792DD8"/>
    <w:p w14:paraId="795B3D7B" w14:textId="3949D0A9" w:rsidR="00313C3F" w:rsidRDefault="00313C3F" w:rsidP="00313C3F">
      <w:pPr>
        <w:pStyle w:val="Overskrift1"/>
        <w:keepLines w:val="0"/>
        <w:pageBreakBefore w:val="0"/>
        <w:suppressAutoHyphens w:val="0"/>
        <w:spacing w:after="240" w:line="276" w:lineRule="auto"/>
        <w:contextualSpacing w:val="0"/>
      </w:pPr>
      <w:bookmarkStart w:id="297" w:name="_Toc241056082"/>
      <w:r>
        <w:t>Tavshedspligt</w:t>
      </w:r>
      <w:bookmarkEnd w:id="297"/>
    </w:p>
    <w:p w14:paraId="156E6320" w14:textId="77777777" w:rsidR="00DF158D" w:rsidRPr="00117D93" w:rsidRDefault="00DF158D" w:rsidP="00DF158D">
      <w:pPr>
        <w:spacing w:line="276" w:lineRule="auto"/>
      </w:pPr>
      <w:r>
        <w:t>Medmindre oplysningens karakter eller omstændighederne i øvrigt medfører andet, er parterne underlagt tavshedspligt med hensyn til alle oplysninger om modpartens forhold, der måtte komme til partens kundskab som led i opfyldelsen af Kontrakten.</w:t>
      </w:r>
    </w:p>
    <w:p w14:paraId="46DD7833" w14:textId="77777777" w:rsidR="00DF158D" w:rsidRPr="00117D93" w:rsidRDefault="00DF158D" w:rsidP="00DF158D">
      <w:pPr>
        <w:spacing w:line="276" w:lineRule="auto"/>
      </w:pPr>
    </w:p>
    <w:p w14:paraId="3959117F" w14:textId="6A7A7994" w:rsidR="00DF158D" w:rsidRPr="00117D93" w:rsidRDefault="00DF158D" w:rsidP="00DF158D">
      <w:pPr>
        <w:spacing w:line="276" w:lineRule="auto"/>
      </w:pPr>
      <w:r>
        <w:t xml:space="preserve">Leverandøren er særligt i relation til personoplysninger, som denne behandler på vegne af Kunden, pålagt en skærpet tavshedsforpligtelse som også strækker sig til dennes personale og underleverandører, jf. bilag 8. </w:t>
      </w:r>
    </w:p>
    <w:p w14:paraId="29010E3A" w14:textId="77777777" w:rsidR="00DF158D" w:rsidRPr="00117D93" w:rsidRDefault="00DF158D" w:rsidP="00DF158D">
      <w:pPr>
        <w:spacing w:line="276" w:lineRule="auto"/>
      </w:pPr>
    </w:p>
    <w:p w14:paraId="288B9FCA" w14:textId="77777777" w:rsidR="00DF158D" w:rsidRPr="00117D93" w:rsidRDefault="00DF158D" w:rsidP="00DF158D">
      <w:pPr>
        <w:spacing w:line="276" w:lineRule="auto"/>
      </w:pPr>
      <w:r>
        <w:t>For Kunden og Kundens medarbejdere gælder reglerne for ansatte i den offentlige forvaltning.</w:t>
      </w:r>
    </w:p>
    <w:p w14:paraId="0F7DBE42" w14:textId="77777777" w:rsidR="00DF158D" w:rsidRPr="00117D93" w:rsidRDefault="00DF158D" w:rsidP="00DF158D">
      <w:pPr>
        <w:spacing w:line="276" w:lineRule="auto"/>
      </w:pPr>
    </w:p>
    <w:p w14:paraId="65F8B474" w14:textId="77777777" w:rsidR="00DF158D" w:rsidRPr="00117D93" w:rsidRDefault="00DF158D" w:rsidP="00DF158D">
      <w:pPr>
        <w:spacing w:line="276" w:lineRule="auto"/>
      </w:pPr>
      <w:r>
        <w:t>Leverandøren er forpligtet til at pålægge sine ansatte og underleverandører en tilsvarende pligt til hemmeligholdelse.</w:t>
      </w:r>
    </w:p>
    <w:p w14:paraId="112FB51D" w14:textId="77777777" w:rsidR="00DF158D" w:rsidRPr="00117D93" w:rsidRDefault="00DF158D" w:rsidP="00DF158D">
      <w:pPr>
        <w:spacing w:line="276" w:lineRule="auto"/>
      </w:pPr>
    </w:p>
    <w:p w14:paraId="6E43CD62" w14:textId="77777777" w:rsidR="00DF158D" w:rsidRPr="00117D93" w:rsidRDefault="00DF158D" w:rsidP="00DF158D">
      <w:pPr>
        <w:spacing w:line="276" w:lineRule="auto"/>
      </w:pPr>
      <w:r>
        <w:t>Konsulenter og andre, der bistår Kunden, pålægges tilsvarende forpligtelse med hensyn til oplysninger om Leverandørens forhold, som gælder for Leverandøren med hensyn til Kundens forhold.</w:t>
      </w:r>
    </w:p>
    <w:p w14:paraId="3A2B1D1E" w14:textId="77777777" w:rsidR="00DF158D" w:rsidRPr="00117D93" w:rsidRDefault="00DF158D" w:rsidP="00DF158D">
      <w:pPr>
        <w:spacing w:line="276" w:lineRule="auto"/>
      </w:pPr>
    </w:p>
    <w:p w14:paraId="2308CCC2" w14:textId="77777777" w:rsidR="00DF158D" w:rsidRPr="00117D93" w:rsidRDefault="00DF158D" w:rsidP="00DF158D">
      <w:pPr>
        <w:spacing w:line="276" w:lineRule="auto"/>
      </w:pPr>
      <w:r>
        <w:t>Denne tavshedspligt er også gældende efter Kontraktens ophør, uanset ophørsgrunden.</w:t>
      </w:r>
    </w:p>
    <w:p w14:paraId="23A4058C" w14:textId="77777777" w:rsidR="00DF158D" w:rsidRPr="00117D93" w:rsidRDefault="00DF158D" w:rsidP="00DF158D">
      <w:pPr>
        <w:spacing w:line="276" w:lineRule="auto"/>
      </w:pPr>
    </w:p>
    <w:p w14:paraId="667581E1" w14:textId="77777777" w:rsidR="00DF158D" w:rsidRPr="00117D93" w:rsidRDefault="00DF158D" w:rsidP="00DF158D">
      <w:pPr>
        <w:spacing w:line="276" w:lineRule="auto"/>
      </w:pPr>
      <w:r>
        <w:t>Leverandøren kan medtage Kunden på referenceliste, men må ikke derudover uden Kundens forudgående skriftlige samtykke bruge Kundens navn i markedsføringsøjemed.</w:t>
      </w:r>
    </w:p>
    <w:p w14:paraId="5FD6A94D" w14:textId="677A5996" w:rsidR="00313C3F" w:rsidRDefault="00313C3F" w:rsidP="00313C3F"/>
    <w:p w14:paraId="5BCBC9B3" w14:textId="77777777" w:rsidR="00313C3F" w:rsidRPr="00313C3F" w:rsidRDefault="00313C3F" w:rsidP="00313C3F"/>
    <w:p w14:paraId="2F944DD3" w14:textId="1DA0532C" w:rsidR="00313C3F" w:rsidRDefault="00313C3F" w:rsidP="00313C3F">
      <w:pPr>
        <w:pStyle w:val="Overskrift1"/>
        <w:keepLines w:val="0"/>
        <w:pageBreakBefore w:val="0"/>
        <w:suppressAutoHyphens w:val="0"/>
        <w:spacing w:after="240" w:line="276" w:lineRule="auto"/>
        <w:contextualSpacing w:val="0"/>
      </w:pPr>
      <w:bookmarkStart w:id="298" w:name="_Ref120809154"/>
      <w:bookmarkStart w:id="299" w:name="_Ref120809305"/>
      <w:bookmarkStart w:id="300" w:name="_Toc241056083"/>
      <w:r>
        <w:t>Overdragelse</w:t>
      </w:r>
      <w:bookmarkEnd w:id="298"/>
      <w:bookmarkEnd w:id="299"/>
      <w:bookmarkEnd w:id="300"/>
    </w:p>
    <w:p w14:paraId="54DB0A6F" w14:textId="1E5E4C02" w:rsidR="0055559F" w:rsidRPr="00AE0AEB" w:rsidRDefault="0055559F" w:rsidP="0055559F">
      <w:r>
        <w:t xml:space="preserve">Kunden har ret til helt eller delvist at overdrage sine rettigheder og forpligtelser efter Kontrakten til en anden Offentlig Institution, når de opgaver, som Kunden hidtil har varetaget, overgår til en anden Offentlig Institution. Dette gælder uanset, hvad der måtte fremgå af bilag 15.</w:t>
      </w:r>
    </w:p>
    <w:p w14:paraId="722C1E4F" w14:textId="77777777" w:rsidR="0055559F" w:rsidRPr="00AE0AEB" w:rsidRDefault="0055559F" w:rsidP="0055559F">
      <w:r>
        <w:t xml:space="preserve"> </w:t>
      </w:r>
    </w:p>
    <w:p w14:paraId="7B44BAD8" w14:textId="0259D864" w:rsidR="00F05B19" w:rsidRDefault="0055559F" w:rsidP="00F05B19">
      <w:pPr>
        <w:spacing w:line="276" w:lineRule="auto"/>
      </w:pPr>
      <w:r>
        <w:t>Leverandøren kan ikke uden Kundens skriftlige samtykke overdrage sine rettigheder og forpligtelser ifølge Kontrakten til tredjemand. Kunden kan ikke nægte sådant samtykke uden saglig grund. Der anses at foreligge en saglig grund, såfremt overdragelsen er i strid med de til enhver tid gældende udbudsretlige regler, eller såfremt</w:t>
      </w:r>
      <w:bookmarkStart w:id="301" w:name="_Hlk511908229"/>
      <w:r>
        <w:t xml:space="preserve"> Kunden har vurderet, at den pågældende tredjemand ikke kan stille fornødne garantier for, at denne vil gennemføre passende tekniske og organisatoriske foranstaltninger til sikring af persondatasikkerheden og beskyttelse af de registreredes rettigheder i overensstemmelse med kravene hertil i denne kontrakt og gældende relevant lovgivning.</w:t>
      </w:r>
    </w:p>
    <w:bookmarkEnd w:id="301"/>
    <w:p w14:paraId="16C0F997" w14:textId="77777777" w:rsidR="00F05B19" w:rsidRDefault="00F05B19" w:rsidP="00F05B19">
      <w:pPr>
        <w:spacing w:line="276" w:lineRule="auto"/>
        <w:rPr>
          <w:highlight w:val="yellow"/>
        </w:rPr>
      </w:pPr>
    </w:p>
    <w:p w14:paraId="0433D8EC" w14:textId="70DC7225" w:rsidR="00F05B19" w:rsidRDefault="00F05B19" w:rsidP="00F05B19">
      <w:pPr>
        <w:spacing w:line="276" w:lineRule="auto"/>
      </w:pPr>
      <w:r>
        <w:lastRenderedPageBreak/>
        <w:t xml:space="preserve">En formel overdragelse af Kundens eller Leverandørens rettigheder og forpligtelser i henhold til Kontrakten skal ske skriftligt i form af udarbejdelse af en overdragelsesaftale mellem Kunden, Leverandøren og den part, overdragelsen sker til. I forholdet mellem Kunden og Leverandøren skal overdragelsen i øvrigt ske i overensstemmelse med bestemmelserne om kontraktstyring ved ændringer i punkt </w:t>
        <w:fldChar w:fldCharType="begin"/>
        <w:instrText xml:space="preserve"> REF _Ref115248117 \r \h </w:instrText>
        <w:fldChar w:fldCharType="separate"/>
        <w:t>32.3</w:t>
        <w:fldChar w:fldCharType="end"/>
        <w:t>.</w:t>
      </w:r>
    </w:p>
    <w:p w14:paraId="28434916" w14:textId="77777777" w:rsidR="00F46BAC" w:rsidRDefault="00F46BAC" w:rsidP="00F05B19">
      <w:pPr>
        <w:spacing w:line="276" w:lineRule="auto"/>
      </w:pPr>
    </w:p>
    <w:p w14:paraId="11595792" w14:textId="77777777" w:rsidR="00F46BAC" w:rsidRDefault="00F46BAC" w:rsidP="00F05B19">
      <w:pPr>
        <w:spacing w:line="276" w:lineRule="auto"/>
      </w:pPr>
    </w:p>
    <w:p w14:paraId="449F9AA8" w14:textId="6AFB3811" w:rsidR="0055559F" w:rsidRDefault="0055559F" w:rsidP="0055559F">
      <w:pPr>
        <w:pStyle w:val="Overskrift1"/>
        <w:keepLines w:val="0"/>
        <w:pageBreakBefore w:val="0"/>
        <w:suppressAutoHyphens w:val="0"/>
        <w:spacing w:after="240" w:line="276" w:lineRule="auto"/>
        <w:contextualSpacing w:val="0"/>
      </w:pPr>
      <w:bookmarkStart w:id="302" w:name="_Toc241056084"/>
      <w:r>
        <w:t>Varighed</w:t>
      </w:r>
      <w:bookmarkEnd w:id="302"/>
    </w:p>
    <w:p w14:paraId="2D14421E" w14:textId="77777777" w:rsidR="0027135D" w:rsidRPr="00117D93" w:rsidRDefault="0027135D" w:rsidP="0027135D">
      <w:pPr>
        <w:pStyle w:val="Overskrift2"/>
        <w:keepLines w:val="0"/>
        <w:suppressAutoHyphens w:val="0"/>
        <w:spacing w:before="0" w:line="276" w:lineRule="auto"/>
        <w:contextualSpacing w:val="0"/>
      </w:pPr>
      <w:bookmarkStart w:id="303" w:name="_Toc496616684"/>
      <w:bookmarkStart w:id="304" w:name="_Toc522274567"/>
      <w:bookmarkStart w:id="305" w:name="_Toc105137511"/>
      <w:bookmarkStart w:id="306" w:name="_Toc241056085"/>
      <w:r>
        <w:t>Varighed</w:t>
      </w:r>
      <w:bookmarkEnd w:id="303"/>
      <w:bookmarkEnd w:id="304"/>
      <w:bookmarkEnd w:id="305"/>
      <w:bookmarkEnd w:id="306"/>
    </w:p>
    <w:p w14:paraId="7D39386F" w14:textId="77777777" w:rsidR="0027135D" w:rsidRPr="00117D93" w:rsidRDefault="0027135D" w:rsidP="0027135D">
      <w:pPr>
        <w:spacing w:line="276" w:lineRule="auto"/>
      </w:pPr>
    </w:p>
    <w:p w14:paraId="1736FBBA" w14:textId="77777777" w:rsidR="0027135D" w:rsidRPr="00117D93" w:rsidRDefault="0027135D" w:rsidP="0027135D">
      <w:pPr>
        <w:spacing w:line="276" w:lineRule="auto"/>
      </w:pPr>
      <w:r>
        <w:t>Kontraktens bestemmelser træder i kraft, når Kontrakten er underskrevet af både Kunden og Leverandøren.</w:t>
      </w:r>
    </w:p>
    <w:p w14:paraId="3363DCB9" w14:textId="77777777" w:rsidR="0027135D" w:rsidRPr="00117D93" w:rsidRDefault="0027135D" w:rsidP="0027135D">
      <w:pPr>
        <w:spacing w:line="276" w:lineRule="auto"/>
      </w:pPr>
    </w:p>
    <w:p w14:paraId="5CBCEE05" w14:textId="77777777" w:rsidR="0027135D" w:rsidRPr="00117D93" w:rsidRDefault="0027135D" w:rsidP="0027135D">
      <w:pPr>
        <w:spacing w:line="276" w:lineRule="auto"/>
      </w:pPr>
      <w:r>
        <w:t xml:space="preserve">Parternes rettigheder og forpligtelser i henhold til Kontrakten består i hele Kontraktens løbetid, eller indtil disse efter deres indhold er opfyldt eller bortfaldet. </w:t>
      </w:r>
    </w:p>
    <w:p w14:paraId="57040DDB" w14:textId="77777777" w:rsidR="0027135D" w:rsidRPr="00117D93" w:rsidRDefault="0027135D" w:rsidP="0027135D">
      <w:pPr>
        <w:spacing w:line="276" w:lineRule="auto"/>
      </w:pPr>
    </w:p>
    <w:p w14:paraId="519474CE" w14:textId="3EF63313" w:rsidR="0027135D" w:rsidRPr="0085777C" w:rsidRDefault="0027135D" w:rsidP="0027135D">
      <w:pPr>
        <w:spacing w:line="276" w:lineRule="auto"/>
        <w:rPr>
          <w:highlight w:val="yellow"/>
        </w:rPr>
      </w:pPr>
      <w:r>
        <w:t xml:space="preserve">Kontrakten løber i 6 år fra Overtagelsesdagen.</w:t>
      </w:r>
    </w:p>
    <w:p w14:paraId="4751F267" w14:textId="77777777" w:rsidR="0027135D" w:rsidRPr="0085777C" w:rsidRDefault="0027135D" w:rsidP="0027135D">
      <w:pPr>
        <w:spacing w:line="276" w:lineRule="auto"/>
        <w:rPr>
          <w:highlight w:val="yellow"/>
        </w:rPr>
      </w:pPr>
    </w:p>
    <w:p w14:paraId="2DCD4504" w14:textId="77777777" w:rsidR="0027135D" w:rsidRDefault="0027135D" w:rsidP="0027135D">
      <w:pPr>
        <w:spacing w:line="276" w:lineRule="auto"/>
      </w:pPr>
      <w:r>
        <w:t>Med et skriftligt varsel på 3 måneder til udgangen af kontraktperioden kan Kunden kræve Kontrakten forlænget på uændrede vilkår med 2 x 1 år for et år ad gangen.</w:t>
      </w:r>
    </w:p>
    <w:p w14:paraId="29D9A2C7" w14:textId="77777777" w:rsidR="000E5EEA" w:rsidRPr="00117D93" w:rsidRDefault="000E5EEA" w:rsidP="0027135D">
      <w:pPr>
        <w:spacing w:line="276" w:lineRule="auto"/>
      </w:pPr>
    </w:p>
    <w:p w14:paraId="6A378DC7" w14:textId="560003EB" w:rsidR="0027135D" w:rsidRPr="00117D93" w:rsidRDefault="0027135D" w:rsidP="0027135D">
      <w:pPr>
        <w:pStyle w:val="Overskrift2"/>
        <w:keepLines w:val="0"/>
        <w:suppressAutoHyphens w:val="0"/>
        <w:spacing w:before="0" w:line="276" w:lineRule="auto"/>
        <w:contextualSpacing w:val="0"/>
      </w:pPr>
      <w:bookmarkStart w:id="307" w:name="_Toc496616685"/>
      <w:bookmarkStart w:id="308" w:name="_Toc522274568"/>
      <w:bookmarkStart w:id="309" w:name="_Toc105137512"/>
      <w:bookmarkStart w:id="310" w:name="_Toc241056086"/>
      <w:r>
        <w:t>Opsigelse</w:t>
      </w:r>
      <w:bookmarkEnd w:id="307"/>
      <w:bookmarkEnd w:id="308"/>
      <w:bookmarkEnd w:id="309"/>
      <w:r>
        <w:t xml:space="preserve"> af Kontrakten</w:t>
      </w:r>
      <w:bookmarkEnd w:id="310"/>
    </w:p>
    <w:p w14:paraId="70470BF1" w14:textId="77777777" w:rsidR="0027135D" w:rsidRPr="00117D93" w:rsidRDefault="0027135D" w:rsidP="0027135D">
      <w:pPr>
        <w:spacing w:line="276" w:lineRule="auto"/>
      </w:pPr>
    </w:p>
    <w:p w14:paraId="0A028E60" w14:textId="3BE53DCE" w:rsidR="0027135D" w:rsidRPr="004F785F" w:rsidRDefault="0027135D" w:rsidP="0027135D">
      <w:pPr>
        <w:spacing w:line="276" w:lineRule="auto"/>
      </w:pPr>
      <w:r>
        <w:t xml:space="preserve">Kunden kan opsige Kontrakten helt eller delvist med 6 måneders skriftligt varsel til udgangen af en måned, dog tidligst med virkning 24 måneder efter Overtagelsesdagen.</w:t>
      </w:r>
    </w:p>
    <w:p w14:paraId="1F1CB678" w14:textId="77777777" w:rsidR="0027135D" w:rsidRPr="004F785F" w:rsidRDefault="0027135D" w:rsidP="0027135D">
      <w:pPr>
        <w:spacing w:line="276" w:lineRule="auto"/>
      </w:pPr>
    </w:p>
    <w:p w14:paraId="2B90D8E9" w14:textId="2CE80C15" w:rsidR="0027135D" w:rsidRDefault="00465F10" w:rsidP="0027135D">
      <w:pPr>
        <w:spacing w:line="276" w:lineRule="auto"/>
      </w:pPr>
      <w:r>
        <w:t xml:space="preserve">Kontrakten er uopsigelig for Leverandøren i de første 5 år efter Overtagelsesdagen. Herefter kan Leverandøren opsige Kontrakten med 24 måneders skriftligt varsel til udgangen af en måned.</w:t>
      </w:r>
    </w:p>
    <w:p w14:paraId="6558799F" w14:textId="1B5CDF06" w:rsidR="00C94A6B" w:rsidRDefault="00C94A6B" w:rsidP="000721A0">
      <w:pPr>
        <w:pStyle w:val="Overskrift2"/>
        <w:rPr>
          <w:sz w:val="18"/>
          <w:szCs w:val="18"/>
        </w:rPr>
      </w:pPr>
      <w:bookmarkStart w:id="311" w:name="_Toc473818429"/>
      <w:bookmarkStart w:id="312" w:name="_Toc241056087"/>
      <w:r>
        <w:rPr>
          <w:sz w:val="18"/>
          <w:szCs w:val="18"/>
        </w:rPr>
        <w:t xml:space="preserve">Opsigelse af vedligeholdelse og support af Standardprogrammel</w:t>
      </w:r>
      <w:bookmarkEnd w:id="312"/>
    </w:p>
    <w:p w14:paraId="37F68EC6" w14:textId="77777777" w:rsidR="00C94A6B" w:rsidRDefault="00C94A6B" w:rsidP="00C94A6B"/>
    <w:p w14:paraId="00516940" w14:textId="070D90EF" w:rsidR="0047617A" w:rsidRPr="0051660E" w:rsidRDefault="0047617A" w:rsidP="0047617A">
      <w:r>
        <w:t xml:space="preserve">Leverandøren kan ved Meddelelse opsige vedligeholdelse og support af Standardprogrammel, såfremt producenten heraf ophører med at udbyde vedligeholdelse og support i Danmark. Sådan opsigelse skal ske med mindst tre måneders varsel og har tidligst virkning fra det tidspunkt, hvor producenten ophører med vedligeholdelse og support.</w:t>
      </w:r>
    </w:p>
    <w:p w14:paraId="4E3F6BC1" w14:textId="77777777" w:rsidR="0047617A" w:rsidRPr="0051660E" w:rsidRDefault="0047617A" w:rsidP="0047617A"/>
    <w:p w14:paraId="42121EC7" w14:textId="536624A8" w:rsidR="0047617A" w:rsidRDefault="0047617A" w:rsidP="0047617A">
      <w:r>
        <w:t xml:space="preserve">I tilfælde af delvis opsigelse af vedligeholdelse og support nedsættes det faste månedlige vederlag for vedligeholdelse og support proportionalt for de dele af Løsningen, der omfattes af opsigelsen.</w:t>
      </w:r>
    </w:p>
    <w:p w14:paraId="016ACA51" w14:textId="59A335EC" w:rsidR="000721A0" w:rsidRPr="00AE0AEB" w:rsidRDefault="000721A0" w:rsidP="000721A0">
      <w:pPr>
        <w:pStyle w:val="Overskrift2"/>
        <w:rPr>
          <w:sz w:val="18"/>
          <w:szCs w:val="18"/>
        </w:rPr>
      </w:pPr>
      <w:bookmarkStart w:id="313" w:name="_Toc241056088"/>
      <w:r>
        <w:rPr>
          <w:sz w:val="18"/>
          <w:szCs w:val="18"/>
        </w:rPr>
        <w:t>Uden virkning</w:t>
      </w:r>
      <w:bookmarkEnd w:id="311"/>
      <w:bookmarkEnd w:id="313"/>
    </w:p>
    <w:p w14:paraId="3CA13DAF" w14:textId="77777777" w:rsidR="000721A0" w:rsidRDefault="000721A0" w:rsidP="000721A0">
      <w:pPr>
        <w:widowControl w:val="0"/>
        <w:tabs>
          <w:tab w:val="left" w:pos="426"/>
          <w:tab w:val="left" w:pos="3600"/>
          <w:tab w:val="left" w:pos="5760"/>
          <w:tab w:val="left" w:pos="7920"/>
          <w:tab w:val="left" w:pos="8640"/>
          <w:tab w:val="left" w:pos="9360"/>
          <w:tab w:val="left" w:pos="10080"/>
        </w:tabs>
      </w:pPr>
    </w:p>
    <w:p w14:paraId="78E0438A" w14:textId="53A59CC4" w:rsidR="000721A0" w:rsidRPr="00AE0AEB" w:rsidRDefault="000721A0" w:rsidP="000721A0">
      <w:pPr>
        <w:widowControl w:val="0"/>
        <w:tabs>
          <w:tab w:val="left" w:pos="426"/>
          <w:tab w:val="left" w:pos="3600"/>
          <w:tab w:val="left" w:pos="5760"/>
          <w:tab w:val="left" w:pos="7920"/>
          <w:tab w:val="left" w:pos="8640"/>
          <w:tab w:val="left" w:pos="9360"/>
          <w:tab w:val="left" w:pos="10080"/>
        </w:tabs>
        <w:rPr>
          <w:color w:val="000000"/>
        </w:rPr>
      </w:pPr>
      <w:r>
        <w:t xml:space="preserve">I </w:t>
      </w:r>
      <w:r>
        <w:rPr>
          <w:color w:val="000000"/>
        </w:rPr>
        <w:t xml:space="preserve">henhold til </w:t>
      </w:r>
      <w:r>
        <w:t xml:space="preserve">lov om Klagenævnet for Udbud </w:t>
      </w:r>
      <w:r>
        <w:rPr>
          <w:color w:val="000000"/>
        </w:rPr>
        <w:t>kan Klagenævnet for Udbud i særlige tilfælde af overtrædelse af udbudsreglerne erklære en indgået Kontrakt for uden virkning, og påbyde den kontraherende myndighed at bringe Kontrakten til ophør inden for en af klagenævnet fastsat frist.</w:t>
      </w:r>
    </w:p>
    <w:p w14:paraId="4E8BF53A" w14:textId="77777777" w:rsidR="000721A0" w:rsidRPr="00AE0AEB" w:rsidRDefault="000721A0" w:rsidP="000721A0">
      <w:pPr>
        <w:widowControl w:val="0"/>
        <w:tabs>
          <w:tab w:val="left" w:pos="426"/>
          <w:tab w:val="left" w:pos="3600"/>
          <w:tab w:val="left" w:pos="5760"/>
          <w:tab w:val="left" w:pos="7920"/>
          <w:tab w:val="left" w:pos="8640"/>
          <w:tab w:val="left" w:pos="9360"/>
          <w:tab w:val="left" w:pos="10080"/>
        </w:tabs>
        <w:rPr>
          <w:color w:val="000000"/>
        </w:rPr>
      </w:pPr>
    </w:p>
    <w:p w14:paraId="6A4B8D41" w14:textId="77777777" w:rsidR="000721A0" w:rsidRPr="00AE0AEB" w:rsidRDefault="000721A0" w:rsidP="000721A0">
      <w:pPr>
        <w:widowControl w:val="0"/>
        <w:tabs>
          <w:tab w:val="left" w:pos="426"/>
          <w:tab w:val="left" w:pos="3600"/>
          <w:tab w:val="left" w:pos="5760"/>
          <w:tab w:val="left" w:pos="7920"/>
          <w:tab w:val="left" w:pos="8640"/>
          <w:tab w:val="left" w:pos="9360"/>
          <w:tab w:val="left" w:pos="10080"/>
        </w:tabs>
        <w:rPr>
          <w:color w:val="000000"/>
        </w:rPr>
      </w:pPr>
      <w:r>
        <w:rPr>
          <w:color w:val="000000"/>
        </w:rPr>
        <w:t>På den baggrund fastsættes nedenstående bestemmelser om Kundens adgang til i sådanne tilfælde at opsige Kontrakten.</w:t>
      </w:r>
    </w:p>
    <w:p w14:paraId="423ADDD9" w14:textId="473DF95F" w:rsidR="000721A0" w:rsidRPr="00AE0AEB" w:rsidRDefault="000721A0" w:rsidP="000721A0">
      <w:pPr>
        <w:widowControl w:val="0"/>
        <w:tabs>
          <w:tab w:val="left" w:pos="426"/>
          <w:tab w:val="left" w:pos="3600"/>
          <w:tab w:val="left" w:pos="5760"/>
          <w:tab w:val="left" w:pos="7920"/>
          <w:tab w:val="left" w:pos="8640"/>
          <w:tab w:val="left" w:pos="9360"/>
          <w:tab w:val="left" w:pos="10080"/>
        </w:tabs>
        <w:rPr>
          <w:color w:val="000000"/>
        </w:rPr>
      </w:pPr>
      <w:r>
        <w:rPr>
          <w:color w:val="000000"/>
        </w:rPr>
        <w:t xml:space="preserve">Kunden er berettiget til at opsige Kontrakten helt eller delvist med et varsel i overensstemmelse med Klagenævnet for Udbuds eller domstolenes påbud. Kontrakten ophører ved opsigelse således helt/delvist, som fastsat i påbuddet, med virkning fra påbuddets virkningstidspunkt.</w:t>
      </w:r>
    </w:p>
    <w:p w14:paraId="675DA2E0" w14:textId="77777777" w:rsidR="000721A0" w:rsidRPr="00AE0AEB" w:rsidRDefault="000721A0" w:rsidP="000721A0">
      <w:pPr>
        <w:widowControl w:val="0"/>
        <w:tabs>
          <w:tab w:val="left" w:pos="426"/>
          <w:tab w:val="left" w:pos="3600"/>
          <w:tab w:val="left" w:pos="5760"/>
          <w:tab w:val="left" w:pos="7920"/>
          <w:tab w:val="left" w:pos="8640"/>
          <w:tab w:val="left" w:pos="9360"/>
          <w:tab w:val="left" w:pos="10080"/>
        </w:tabs>
        <w:rPr>
          <w:color w:val="000000"/>
        </w:rPr>
      </w:pPr>
    </w:p>
    <w:p w14:paraId="0E3E4B70" w14:textId="77777777" w:rsidR="000721A0" w:rsidRPr="00AE0AEB" w:rsidRDefault="000721A0" w:rsidP="000721A0">
      <w:pPr>
        <w:widowControl w:val="0"/>
        <w:tabs>
          <w:tab w:val="left" w:pos="426"/>
          <w:tab w:val="left" w:pos="3600"/>
          <w:tab w:val="left" w:pos="5760"/>
          <w:tab w:val="left" w:pos="7920"/>
          <w:tab w:val="left" w:pos="8640"/>
          <w:tab w:val="left" w:pos="9360"/>
          <w:tab w:val="left" w:pos="10080"/>
        </w:tabs>
        <w:rPr>
          <w:color w:val="000000"/>
        </w:rPr>
      </w:pPr>
      <w:r>
        <w:rPr>
          <w:color w:val="000000"/>
        </w:rPr>
        <w:t xml:space="preserve">Såfremt der i det påbud, som udstedes, er indeholdt yderligere betingelser eller krav, er Kunden berettiget til at videreføre disse betingelser eller krav i opsigelsen over for Leverandøren under forudsætning af, at dette er sagligt begrundet, og Leverandøren skal i så fald efterleve disse. </w:t>
      </w:r>
    </w:p>
    <w:p w14:paraId="06E0B5EC" w14:textId="77777777" w:rsidR="000721A0" w:rsidRPr="00AE0AEB" w:rsidRDefault="000721A0" w:rsidP="000721A0">
      <w:pPr>
        <w:widowControl w:val="0"/>
        <w:tabs>
          <w:tab w:val="left" w:pos="426"/>
          <w:tab w:val="left" w:pos="3600"/>
          <w:tab w:val="left" w:pos="5760"/>
          <w:tab w:val="left" w:pos="7920"/>
          <w:tab w:val="left" w:pos="8640"/>
          <w:tab w:val="left" w:pos="9360"/>
          <w:tab w:val="left" w:pos="10080"/>
        </w:tabs>
        <w:rPr>
          <w:color w:val="000000"/>
        </w:rPr>
      </w:pPr>
    </w:p>
    <w:p w14:paraId="75AFD4FB" w14:textId="5791CCB3" w:rsidR="000721A0" w:rsidRDefault="000721A0" w:rsidP="000721A0">
      <w:pPr>
        <w:widowControl w:val="0"/>
        <w:tabs>
          <w:tab w:val="left" w:pos="426"/>
          <w:tab w:val="left" w:pos="3600"/>
          <w:tab w:val="left" w:pos="5760"/>
          <w:tab w:val="left" w:pos="7920"/>
          <w:tab w:val="left" w:pos="8640"/>
          <w:tab w:val="left" w:pos="9360"/>
          <w:tab w:val="left" w:pos="10080"/>
        </w:tabs>
        <w:rPr>
          <w:color w:val="000000"/>
        </w:rPr>
      </w:pPr>
      <w:r>
        <w:rPr>
          <w:color w:val="000000"/>
        </w:rPr>
        <w:t xml:space="preserve">Leverandørens eventuelle krav om erstatning eller anden form for godtgørelse som følge af, at Kontrakten erklæres for uden virkning, og påbud om ophør udstedes, herunder f.eks. for omkostninger ved at efterkomme yderligere betingelser eller krav, som Kunden har videreført i opsigelsen, skal som udgangspunkt afgøres efter dansk rets almindelige regler. Dog har Parterne aftalt, at indirekte tab ikke erstattes, jf. punkt </w:t>
        <w:fldChar w:fldCharType="begin"/>
        <w:instrText xml:space="preserve"> REF _Ref120809348 \r \h </w:instrText>
        <w:instrText xml:space="preserve"> \* MERGEFORMAT </w:instrText>
        <w:fldChar w:fldCharType="separate"/>
        <w:t>21</w:t>
        <w:fldChar w:fldCharType="end"/>
        <w:t>. Endelig er erstatningen begrænset i overensstemmelse med maksimeringen i punkt</w:t>
      </w:r>
      <w:r>
        <w:t xml:space="preserve"> </w:t>
        <w:fldChar w:fldCharType="begin"/>
        <w:instrText xml:space="preserve"> REF _Ref120809356 \r \h </w:instrText>
        <w:instrText xml:space="preserve"> \* MERGEFORMAT </w:instrText>
        <w:fldChar w:fldCharType="separate"/>
        <w:t>21</w:t>
        <w:fldChar w:fldCharType="end"/>
      </w:r>
      <w:r>
        <w:rPr>
          <w:color w:val="000000"/>
        </w:rPr>
        <w:t>.</w:t>
      </w:r>
    </w:p>
    <w:p w14:paraId="48764E48" w14:textId="77777777" w:rsidR="00C96DA4" w:rsidRPr="00AE0AEB" w:rsidRDefault="00C96DA4" w:rsidP="000721A0">
      <w:pPr>
        <w:widowControl w:val="0"/>
        <w:tabs>
          <w:tab w:val="left" w:pos="426"/>
          <w:tab w:val="left" w:pos="3600"/>
          <w:tab w:val="left" w:pos="5760"/>
          <w:tab w:val="left" w:pos="7920"/>
          <w:tab w:val="left" w:pos="8640"/>
          <w:tab w:val="left" w:pos="9360"/>
          <w:tab w:val="left" w:pos="10080"/>
        </w:tabs>
        <w:rPr>
          <w:color w:val="000000"/>
        </w:rPr>
      </w:pPr>
    </w:p>
    <w:p w14:paraId="5F89C54D" w14:textId="77777777" w:rsidR="000721A0" w:rsidRDefault="000721A0" w:rsidP="000721A0">
      <w:pPr>
        <w:widowControl w:val="0"/>
        <w:tabs>
          <w:tab w:val="left" w:pos="426"/>
          <w:tab w:val="left" w:pos="3600"/>
          <w:tab w:val="left" w:pos="5760"/>
          <w:tab w:val="left" w:pos="7920"/>
          <w:tab w:val="left" w:pos="8640"/>
          <w:tab w:val="left" w:pos="9360"/>
          <w:tab w:val="left" w:pos="10080"/>
        </w:tabs>
        <w:rPr>
          <w:color w:val="000000"/>
        </w:rPr>
      </w:pPr>
      <w:r>
        <w:rPr>
          <w:color w:val="000000"/>
        </w:rPr>
        <w:t>Såfremt Leverandøren på tidspunktet for kontraktindgåelse havde eller burde have haft kendskab til de faktiske og/eller retlige omstændigheder, som bevirker, at Kontrakten erklæres for uden virkning, kan Leverandøren ikke overfor Kunden rejse krav om erstatning eller krav om anden form for godtgørelse som følge af, at Kontrakten erklæres for uden virkning, og påbud om ophør udstedes, herunder f.eks. for omkostninger ved at efterkomme yderligere betingelser eller krav, som Kunden har videreført i opsigelsen.</w:t>
      </w:r>
    </w:p>
    <w:p w14:paraId="156FF9BD" w14:textId="77777777" w:rsidR="00CA7780" w:rsidRDefault="00CA7780" w:rsidP="000721A0">
      <w:pPr>
        <w:widowControl w:val="0"/>
        <w:tabs>
          <w:tab w:val="left" w:pos="426"/>
          <w:tab w:val="left" w:pos="3600"/>
          <w:tab w:val="left" w:pos="5760"/>
          <w:tab w:val="left" w:pos="7920"/>
          <w:tab w:val="left" w:pos="8640"/>
          <w:tab w:val="left" w:pos="9360"/>
          <w:tab w:val="left" w:pos="10080"/>
        </w:tabs>
        <w:rPr>
          <w:color w:val="000000"/>
        </w:rPr>
      </w:pPr>
    </w:p>
    <w:p w14:paraId="3A09E210" w14:textId="16BFB20D" w:rsidR="00CA7780" w:rsidRPr="00117D93" w:rsidRDefault="00CA7780" w:rsidP="00CA7780">
      <w:pPr>
        <w:pStyle w:val="Overskrift2"/>
        <w:keepLines w:val="0"/>
        <w:suppressAutoHyphens w:val="0"/>
        <w:spacing w:before="0" w:line="276" w:lineRule="auto"/>
        <w:contextualSpacing w:val="0"/>
      </w:pPr>
      <w:bookmarkStart w:id="314" w:name="_Toc496616687"/>
      <w:bookmarkStart w:id="315" w:name="_Toc522274570"/>
      <w:bookmarkStart w:id="316" w:name="_Toc105137514"/>
      <w:bookmarkStart w:id="317" w:name="_Toc444246802"/>
      <w:bookmarkStart w:id="318" w:name="_Toc241056089"/>
      <w:r>
        <w:t xml:space="preserve">Pligt til at bringe Kontrakten til ophør</w:t>
      </w:r>
      <w:bookmarkEnd w:id="314"/>
      <w:bookmarkEnd w:id="315"/>
      <w:bookmarkEnd w:id="316"/>
      <w:bookmarkEnd w:id="318"/>
    </w:p>
    <w:p w14:paraId="28324127" w14:textId="77777777" w:rsidR="00CA7780" w:rsidRPr="00117D93" w:rsidRDefault="00CA7780" w:rsidP="00CA7780">
      <w:pPr>
        <w:spacing w:line="276" w:lineRule="auto"/>
      </w:pPr>
    </w:p>
    <w:p w14:paraId="2AFA37A2" w14:textId="77777777" w:rsidR="00CA7780" w:rsidRPr="00117D93" w:rsidRDefault="00CA7780" w:rsidP="00CA7780">
      <w:pPr>
        <w:spacing w:line="276" w:lineRule="auto"/>
      </w:pPr>
      <w:r>
        <w:t xml:space="preserve">Kontrakten kan i hele kontraktperioden – helt eller delvist – opsiges skriftligt af Kunden med et passende varsel i de tilfælde, der er angivet i Udbudslovens § 185, stk. 1:</w:t>
      </w:r>
    </w:p>
    <w:p w14:paraId="5C34F9BF" w14:textId="77777777" w:rsidR="00CA7780" w:rsidRPr="00117D93" w:rsidRDefault="00CA7780" w:rsidP="00CA7780">
      <w:pPr>
        <w:spacing w:line="276" w:lineRule="auto"/>
        <w:rPr>
          <w:rFonts w:asciiTheme="minorHAnsi" w:hAnsiTheme="minorHAnsi"/>
        </w:rPr>
      </w:pPr>
    </w:p>
    <w:p w14:paraId="775E018E" w14:textId="77777777" w:rsidR="00CA7780" w:rsidRPr="00117D93" w:rsidRDefault="00CA7780" w:rsidP="00830236">
      <w:pPr>
        <w:pStyle w:val="Listeafsnit"/>
        <w:numPr>
          <w:ilvl w:val="0"/>
          <w:numId w:val="20"/>
        </w:numPr>
        <w:spacing w:after="200" w:line="276" w:lineRule="auto"/>
      </w:pPr>
      <w:r>
        <w:t>Kontrakten har været genstand for en ændring af grundlæggende elementer, der ville have krævet en ny udbudsprocedure</w:t>
      </w:r>
    </w:p>
    <w:p w14:paraId="6C6E9760" w14:textId="77777777" w:rsidR="00CA7780" w:rsidRPr="00117D93" w:rsidRDefault="00CA7780" w:rsidP="00830236">
      <w:pPr>
        <w:pStyle w:val="Listeafsnit"/>
        <w:numPr>
          <w:ilvl w:val="0"/>
          <w:numId w:val="20"/>
        </w:numPr>
        <w:spacing w:after="200" w:line="276" w:lineRule="auto"/>
      </w:pPr>
      <w:r>
        <w:t>Leverandøren var omfattet af en af udelukkelsesgrundene i §§ 135-137 på tidspunktet for tildelingen af Kontrakten, hvorefter Leverandøren skulle have været udelukket fra udbudsproceduren</w:t>
      </w:r>
    </w:p>
    <w:p w14:paraId="69B22234" w14:textId="77777777" w:rsidR="00CA7780" w:rsidRDefault="00CA7780" w:rsidP="00830236">
      <w:pPr>
        <w:pStyle w:val="Listeafsnit"/>
        <w:numPr>
          <w:ilvl w:val="0"/>
          <w:numId w:val="20"/>
        </w:numPr>
        <w:spacing w:after="200" w:line="276" w:lineRule="auto"/>
      </w:pPr>
      <w:r>
        <w:t>Leverandøren i løbet af Kontraktens løbetid bliver omfattet af en af udelukkelsesgrundene i §§ 135-137 og ikke kan dokumentere sin pålidelighed i medfør af § 138 eller</w:t>
      </w:r>
    </w:p>
    <w:p w14:paraId="71D7071E" w14:textId="77777777" w:rsidR="00CA7780" w:rsidRPr="00117D93" w:rsidRDefault="00CA7780" w:rsidP="00830236">
      <w:pPr>
        <w:pStyle w:val="Listeafsnit"/>
        <w:numPr>
          <w:ilvl w:val="0"/>
          <w:numId w:val="20"/>
        </w:numPr>
        <w:spacing w:after="200" w:line="276" w:lineRule="auto"/>
      </w:pPr>
      <w:r>
        <w:t>Kontrakten ikke skulle have været tildelt Leverandøren på grund af en alvorlig overtrædelse af forpligtelserne i henhold til traktaterne og direktivet, der er fastslået af EU-Domstolen i forbindelse med en procedure efter artikel 258 i traktaten om Den Europæiske Unions funktionsmåde.</w:t>
      </w:r>
    </w:p>
    <w:p w14:paraId="61390F1F" w14:textId="77777777" w:rsidR="00CA7780" w:rsidRPr="00117D93" w:rsidRDefault="00CA7780" w:rsidP="00CA7780">
      <w:pPr>
        <w:spacing w:line="276" w:lineRule="auto"/>
      </w:pPr>
      <w:r>
        <w:t xml:space="preserve">Opsigelse i henhold til dette punkt giver alene Leverandøren ret til erstatning i form af negativ kontraktinteresse. </w:t>
      </w:r>
    </w:p>
    <w:p w14:paraId="6505F09A" w14:textId="77777777" w:rsidR="00CA7780" w:rsidRPr="00117D93" w:rsidRDefault="00CA7780" w:rsidP="00CA7780">
      <w:pPr>
        <w:spacing w:line="276" w:lineRule="auto"/>
      </w:pPr>
    </w:p>
    <w:p w14:paraId="2FEC23B4" w14:textId="77777777" w:rsidR="00CA7780" w:rsidRDefault="00CA7780" w:rsidP="00CA7780">
      <w:pPr>
        <w:spacing w:line="276" w:lineRule="auto"/>
      </w:pPr>
      <w:r>
        <w:t>Såfremt opsigelsen skyldes forhold som Leverandøren bærer ansvaret for, herunder hvis Leverandøren har givet ukorrekte eller ufuldstændige oplysninger i forbindelse med udbudsproceduren, har Leverandøren dog ikke ret til erstatning.</w:t>
      </w:r>
    </w:p>
    <w:p w14:paraId="11228F7A" w14:textId="77777777" w:rsidR="00CA7780" w:rsidRPr="00117D93" w:rsidRDefault="00CA7780" w:rsidP="00CA7780">
      <w:pPr>
        <w:spacing w:line="276" w:lineRule="auto"/>
      </w:pPr>
    </w:p>
    <w:p w14:paraId="75E7020D" w14:textId="77777777" w:rsidR="00CA7780" w:rsidRPr="00117D93" w:rsidRDefault="00CA7780" w:rsidP="00CA7780">
      <w:pPr>
        <w:pStyle w:val="Overskrift2"/>
        <w:keepLines w:val="0"/>
        <w:suppressAutoHyphens w:val="0"/>
        <w:spacing w:before="0" w:line="276" w:lineRule="auto"/>
        <w:contextualSpacing w:val="0"/>
      </w:pPr>
      <w:bookmarkStart w:id="319" w:name="_Toc496616688"/>
      <w:bookmarkStart w:id="320" w:name="_Toc522274571"/>
      <w:bookmarkStart w:id="321" w:name="_Toc105137515"/>
      <w:bookmarkStart w:id="322" w:name="_Toc241056090"/>
      <w:r>
        <w:t>Annullation af tildelingsbeslutning</w:t>
      </w:r>
      <w:bookmarkEnd w:id="317"/>
      <w:bookmarkEnd w:id="319"/>
      <w:bookmarkEnd w:id="320"/>
      <w:bookmarkEnd w:id="321"/>
      <w:bookmarkEnd w:id="322"/>
    </w:p>
    <w:p w14:paraId="3A46988C" w14:textId="77777777" w:rsidR="00CA7780" w:rsidRPr="00117D93" w:rsidRDefault="00CA7780" w:rsidP="00CA7780">
      <w:pPr>
        <w:spacing w:line="276" w:lineRule="auto"/>
      </w:pPr>
    </w:p>
    <w:p w14:paraId="4156F505" w14:textId="77777777" w:rsidR="00CA7780" w:rsidRPr="00117D93" w:rsidRDefault="00CA7780" w:rsidP="00CA7780">
      <w:pPr>
        <w:spacing w:line="276" w:lineRule="auto"/>
      </w:pPr>
      <w:r>
        <w:t xml:space="preserve">Kunden kan opsige Kontrakten med et varsel på mindst en måned til udgangen af en måned, såfremt Kundens beslutning om at tildele Kontrakten til Leverandøren annulleres af Klagenævnet for Udbud eller af domstolene, jf. Udbudslovens § 185, stk. 2. </w:t>
      </w:r>
    </w:p>
    <w:p w14:paraId="412FF6F8" w14:textId="75573CC4" w:rsidR="00CA7780" w:rsidRPr="00117D93" w:rsidRDefault="00CA7780" w:rsidP="00CA7780">
      <w:pPr>
        <w:spacing w:line="276" w:lineRule="auto"/>
      </w:pPr>
      <w:r>
        <w:t xml:space="preserve">Leverandørens eventuelle krav om erstatning eller anden form for godtgørelse som følge af opsigelse efter nærværende bestemmelse, skal som udgangspunkt afgøres i overensstemmelse med punkt </w:t>
        <w:fldChar w:fldCharType="begin"/>
        <w:instrText xml:space="preserve"> REF _Ref120809333 \r \h </w:instrText>
        <w:fldChar w:fldCharType="separate"/>
        <w:t>21</w:t>
        <w:fldChar w:fldCharType="end"/>
        <w:t xml:space="preserve"> (Erstatning og forsikring). Endvidere skal opsigelsesadgangen i Kontrakten tages i betragtning ved opgørelsen af Leverandørens eventuelle tab. </w:t>
      </w:r>
    </w:p>
    <w:p w14:paraId="68225305" w14:textId="77777777" w:rsidR="00CA7780" w:rsidRPr="00117D93" w:rsidRDefault="00CA7780" w:rsidP="00CA7780">
      <w:pPr>
        <w:spacing w:line="276" w:lineRule="auto"/>
      </w:pPr>
    </w:p>
    <w:p w14:paraId="07D7D93C" w14:textId="77777777" w:rsidR="00CA7780" w:rsidRDefault="00CA7780" w:rsidP="00CA7780">
      <w:pPr>
        <w:spacing w:line="276" w:lineRule="auto"/>
      </w:pPr>
      <w:r>
        <w:t>Såfremt Leverandøren på tidspunktet for Kontraktens indgåelse havde eller burde have haft kendskab til de faktiske og/eller retlige omstændigheder, som bevirker, at tildelingsbeslutningen annulleres, kan Leverandøren ikke overfor Kunden rejse krav om erstatning eller krav om anden form for godtgørelse som følge af Kundens opsigelse.</w:t>
      </w:r>
    </w:p>
    <w:p w14:paraId="7EB59448" w14:textId="77777777" w:rsidR="00CA7780" w:rsidRPr="003F139B" w:rsidRDefault="00CA7780" w:rsidP="00CA7780">
      <w:pPr>
        <w:pStyle w:val="Overskrift2"/>
      </w:pPr>
      <w:bookmarkStart w:id="323" w:name="_Toc105137202"/>
      <w:bookmarkStart w:id="324" w:name="_Toc105137516"/>
      <w:bookmarkStart w:id="325" w:name="_Toc241056091"/>
      <w:r>
        <w:t>Ophør som følge af sanktioner mod Rusland og russiske interesser</w:t>
      </w:r>
      <w:bookmarkEnd w:id="323"/>
      <w:bookmarkEnd w:id="324"/>
      <w:bookmarkEnd w:id="325"/>
    </w:p>
    <w:p w14:paraId="170684EC" w14:textId="77777777" w:rsidR="00CA7780" w:rsidRPr="003F139B" w:rsidRDefault="00CA7780" w:rsidP="00CA7780"/>
    <w:p w14:paraId="70260176" w14:textId="77777777" w:rsidR="00CA7780" w:rsidRDefault="00CA7780" w:rsidP="00CA7780">
      <w:pPr>
        <w:spacing w:line="276" w:lineRule="auto"/>
        <w:rPr>
          <w:rStyle w:val="normaltextrun"/>
          <w:color w:val="333333" w:themeColor="text1"/>
        </w:rPr>
      </w:pPr>
      <w:r>
        <w:rPr>
          <w:rStyle w:val="normaltextrun"/>
          <w:color w:val="333333" w:themeColor="text1"/>
        </w:rPr>
        <w:t>Leverandøren forpligter sig til at overholde alle gældende love, regler, påbud og forbud vedrørende sanktioner og eksportkontrol, herunder sanktioner fra de Forenede Nationer, den Europæiske Union og dennes medlemslande, det Forenede Kongerige, USA og enhver anden jurisdiktion, der er relevant for gennemførelsen af nærværende Kontrakt (”internationale sanktioner”). Leverandøren vil tage rimelige skridt til at sikre, at Leverandørens underleverandører, agenter og andre samarbejdspartnere vil overholde ovenstående i forbindelse med gennemførelsen af nærværende Kontrakt.</w:t>
      </w:r>
    </w:p>
    <w:p w14:paraId="463D864B" w14:textId="77777777" w:rsidR="00DC72CD" w:rsidRPr="003F139B" w:rsidRDefault="00DC72CD" w:rsidP="00CA7780">
      <w:pPr>
        <w:spacing w:line="276" w:lineRule="auto"/>
        <w:rPr>
          <w:rStyle w:val="normaltextrun"/>
          <w:color w:val="333333" w:themeColor="text1"/>
        </w:rPr>
      </w:pPr>
    </w:p>
    <w:p w14:paraId="5D10D3BD" w14:textId="4C4485B9" w:rsidR="00CA7780" w:rsidRPr="003F139B" w:rsidRDefault="00CA7780" w:rsidP="00CA7780">
      <w:pPr>
        <w:spacing w:line="276" w:lineRule="auto"/>
        <w:rPr>
          <w:rStyle w:val="normaltextrun"/>
          <w:color w:val="333333" w:themeColor="text1"/>
        </w:rPr>
      </w:pPr>
      <w:r>
        <w:rPr>
          <w:rStyle w:val="normaltextrun"/>
          <w:color w:val="333333" w:themeColor="text1"/>
        </w:rPr>
        <w:t xml:space="preserve">Leverandøren erklærer og indestår for, jf. også tro- og love erklæringen, at Leverandøren og dennes ledelsesmedlemmer, ejere og agenter, samt øvrige fysiske og juridiske personer, der kan udøve kontrollerende indflydelse over Leverandøren:</w:t>
        <w:br/>
      </w:r>
    </w:p>
    <w:p w14:paraId="6997DB97" w14:textId="77777777" w:rsidR="00CA7780" w:rsidRPr="003F139B" w:rsidRDefault="00CA7780" w:rsidP="00830236">
      <w:pPr>
        <w:pStyle w:val="Listeafsnit"/>
        <w:numPr>
          <w:ilvl w:val="0"/>
          <w:numId w:val="21"/>
        </w:numPr>
        <w:spacing w:line="276" w:lineRule="auto"/>
        <w:rPr>
          <w:rStyle w:val="normaltextrun"/>
          <w:color w:val="333333" w:themeColor="text1"/>
        </w:rPr>
      </w:pPr>
      <w:r>
        <w:rPr>
          <w:rStyle w:val="normaltextrun"/>
          <w:color w:val="333333" w:themeColor="text1"/>
        </w:rPr>
        <w:t>Ikke er omfattet af internationale sanktioner, og</w:t>
      </w:r>
    </w:p>
    <w:p w14:paraId="01D01935" w14:textId="77777777" w:rsidR="00CA7780" w:rsidRPr="003F139B" w:rsidRDefault="00CA7780" w:rsidP="00830236">
      <w:pPr>
        <w:pStyle w:val="Listeafsnit"/>
        <w:numPr>
          <w:ilvl w:val="0"/>
          <w:numId w:val="21"/>
        </w:numPr>
        <w:spacing w:line="276" w:lineRule="auto"/>
        <w:rPr>
          <w:rStyle w:val="normaltextrun"/>
          <w:color w:val="333333" w:themeColor="text1"/>
        </w:rPr>
      </w:pPr>
      <w:r>
        <w:rPr>
          <w:rStyle w:val="normaltextrun"/>
          <w:color w:val="333333" w:themeColor="text1"/>
        </w:rPr>
        <w:t>Ikke er ejet eller kontrolleret af fysiske eller juridiske personer, der er omfattet af internationale sanktioner</w:t>
      </w:r>
    </w:p>
    <w:p w14:paraId="2763C891" w14:textId="77777777" w:rsidR="00CA7780" w:rsidRPr="003F139B" w:rsidRDefault="00CA7780" w:rsidP="00CA7780">
      <w:pPr>
        <w:pStyle w:val="paragraph"/>
        <w:spacing w:before="0" w:beforeAutospacing="0" w:after="0" w:afterAutospacing="0" w:line="276" w:lineRule="auto"/>
        <w:textAlignment w:val="baseline"/>
        <w:rPr>
          <w:rStyle w:val="normaltextrun"/>
          <w:color w:val="333333" w:themeColor="text1"/>
          <w:sz w:val="18"/>
          <w:szCs w:val="18"/>
        </w:rPr>
      </w:pPr>
    </w:p>
    <w:p w14:paraId="3A123300" w14:textId="77777777" w:rsidR="00CA7780" w:rsidRPr="003F139B" w:rsidRDefault="00CA7780" w:rsidP="00CA7780">
      <w:pPr>
        <w:spacing w:line="276" w:lineRule="auto"/>
        <w:rPr>
          <w:rStyle w:val="normaltextrun"/>
          <w:color w:val="333333" w:themeColor="text1"/>
        </w:rPr>
      </w:pPr>
      <w:r>
        <w:rPr>
          <w:rStyle w:val="normaltextrun"/>
          <w:color w:val="333333" w:themeColor="text1"/>
        </w:rPr>
        <w:t>Leverandøren erklærer og indestår for, at Leverandøren ved gennemførelsen af nærværende Kontrakt ikke vil anvende underentreprenører, (under-)leverandører, produkter, materialer eller ydelser, der er omfattet af internationale sanktioner.</w:t>
      </w:r>
    </w:p>
    <w:p w14:paraId="673B6D0D" w14:textId="77777777" w:rsidR="00CA7780" w:rsidRPr="003F139B" w:rsidRDefault="00CA7780" w:rsidP="00CA7780">
      <w:pPr>
        <w:spacing w:line="276" w:lineRule="auto"/>
        <w:rPr>
          <w:rStyle w:val="normaltextrun"/>
          <w:color w:val="333333" w:themeColor="text1"/>
        </w:rPr>
      </w:pPr>
    </w:p>
    <w:p w14:paraId="6DD374B2" w14:textId="77777777" w:rsidR="00CA7780" w:rsidRPr="003F139B" w:rsidRDefault="00CA7780" w:rsidP="00CA7780">
      <w:pPr>
        <w:spacing w:line="276" w:lineRule="auto"/>
        <w:rPr>
          <w:rStyle w:val="normaltextrun"/>
          <w:color w:val="333333" w:themeColor="text1"/>
        </w:rPr>
      </w:pPr>
      <w:r>
        <w:rPr>
          <w:rStyle w:val="normaltextrun"/>
          <w:color w:val="333333" w:themeColor="text1"/>
        </w:rPr>
        <w:t>I forhold til artikel 5k i Rådets Forordning (EU) no. 833/2014 af 31. juli 2014 om restriktive foranstaltninger på baggrund af Ruslands handlinger, der destabiliserer situationen i Ukraine, som ændret ved Rådets Forordning (EU) nr. 2022/578 af 8. april 2022, erklærer og indestår Leverandøren endvidere særligt for, at:</w:t>
      </w:r>
    </w:p>
    <w:p w14:paraId="6430BCDC" w14:textId="77777777" w:rsidR="00CA7780" w:rsidRPr="003F139B" w:rsidRDefault="00CA7780" w:rsidP="00CA7780">
      <w:pPr>
        <w:pStyle w:val="paragraph"/>
        <w:spacing w:before="0" w:beforeAutospacing="0" w:after="0" w:afterAutospacing="0" w:line="276" w:lineRule="auto"/>
        <w:textAlignment w:val="baseline"/>
        <w:rPr>
          <w:rStyle w:val="normaltextrun"/>
          <w:i/>
          <w:iCs/>
          <w:color w:val="333333" w:themeColor="text1"/>
          <w:sz w:val="18"/>
          <w:szCs w:val="18"/>
        </w:rPr>
      </w:pPr>
    </w:p>
    <w:p w14:paraId="3CCA28DA" w14:textId="77777777" w:rsidR="00CA7780" w:rsidRPr="003F139B" w:rsidRDefault="00CA7780" w:rsidP="00830236">
      <w:pPr>
        <w:pStyle w:val="Listeafsnit"/>
        <w:numPr>
          <w:ilvl w:val="0"/>
          <w:numId w:val="22"/>
        </w:numPr>
        <w:spacing w:line="276" w:lineRule="auto"/>
      </w:pPr>
      <w:r>
        <w:rPr>
          <w:rStyle w:val="normaltextrun"/>
          <w:color w:val="333333" w:themeColor="text1"/>
        </w:rPr>
        <w:t>Leverandøren ikke er en russisk statsborger, fysisk eller juridisk person, enhed eller organ, der er etableret i Rusland,</w:t>
      </w:r>
      <w:r>
        <w:rPr>
          <w:rStyle w:val="eop"/>
          <w:color w:val="333333" w:themeColor="text1"/>
        </w:rPr>
        <w:t> </w:t>
      </w:r>
    </w:p>
    <w:p w14:paraId="328E005F" w14:textId="77777777" w:rsidR="00CA7780" w:rsidRPr="003F139B" w:rsidRDefault="00CA7780" w:rsidP="00830236">
      <w:pPr>
        <w:pStyle w:val="Listeafsnit"/>
        <w:numPr>
          <w:ilvl w:val="0"/>
          <w:numId w:val="22"/>
        </w:numPr>
        <w:spacing w:line="276" w:lineRule="auto"/>
      </w:pPr>
      <w:r>
        <w:rPr>
          <w:rStyle w:val="normaltextrun"/>
          <w:color w:val="333333" w:themeColor="text1"/>
        </w:rPr>
        <w:t>Leverandøren ikke er direkte eller indirekte ejet med over 50% af russiske statsborgere, fysiske eller juridiske personer, enheder eller organer, der er etableret i Rusland,</w:t>
      </w:r>
      <w:r>
        <w:rPr>
          <w:rStyle w:val="eop"/>
          <w:color w:val="333333" w:themeColor="text1"/>
        </w:rPr>
        <w:t> </w:t>
      </w:r>
    </w:p>
    <w:p w14:paraId="0CB119CD" w14:textId="77777777" w:rsidR="00CA7780" w:rsidRPr="003F139B" w:rsidRDefault="00CA7780" w:rsidP="00830236">
      <w:pPr>
        <w:pStyle w:val="Listeafsnit"/>
        <w:numPr>
          <w:ilvl w:val="0"/>
          <w:numId w:val="22"/>
        </w:numPr>
        <w:spacing w:line="276" w:lineRule="auto"/>
      </w:pPr>
      <w:r>
        <w:rPr>
          <w:rStyle w:val="normaltextrun"/>
          <w:color w:val="333333" w:themeColor="text1"/>
        </w:rPr>
        <w:t>Leverandøren ikke handler på vegne af eller efter anvisning fra fysiske eller juridiske personer, enheder eller organer, som er omfattet af pkt. a) eller b), og</w:t>
      </w:r>
      <w:r>
        <w:rPr>
          <w:rStyle w:val="eop"/>
          <w:color w:val="333333" w:themeColor="text1"/>
        </w:rPr>
        <w:t> </w:t>
      </w:r>
    </w:p>
    <w:p w14:paraId="0137866C" w14:textId="77777777" w:rsidR="00CA7780" w:rsidRPr="003F139B" w:rsidRDefault="00CA7780" w:rsidP="00830236">
      <w:pPr>
        <w:pStyle w:val="Listeafsnit"/>
        <w:numPr>
          <w:ilvl w:val="0"/>
          <w:numId w:val="22"/>
        </w:numPr>
        <w:spacing w:line="276" w:lineRule="auto"/>
        <w:rPr>
          <w:rStyle w:val="normaltextrun"/>
          <w:color w:val="333333" w:themeColor="text1"/>
        </w:rPr>
      </w:pPr>
      <w:r>
        <w:rPr>
          <w:rStyle w:val="normaltextrun"/>
          <w:color w:val="333333" w:themeColor="text1"/>
        </w:rPr>
        <w:t>Leverandørens deltagelse i Kontrakten ikke er, og ikke vil være, baseret på anvendelse af underentreprenører, (under-)leverandører, eller udnyttelse af andre enheders kapacitet, som tegner sig for mere end 10% af kontraktværdien, og som er omfattet af pkt. a), b) eller c).</w:t>
      </w:r>
      <w:r>
        <w:rPr>
          <w:rStyle w:val="eop"/>
          <w:color w:val="333333" w:themeColor="text1"/>
        </w:rPr>
        <w:t> </w:t>
        <w:br/>
      </w:r>
    </w:p>
    <w:p w14:paraId="4A2C9282" w14:textId="77777777" w:rsidR="00CA7780" w:rsidRPr="003F139B" w:rsidRDefault="00CA7780" w:rsidP="00CA7780">
      <w:pPr>
        <w:spacing w:line="276" w:lineRule="auto"/>
        <w:rPr>
          <w:rStyle w:val="normaltextrun"/>
          <w:color w:val="333333" w:themeColor="text1"/>
        </w:rPr>
      </w:pPr>
      <w:r>
        <w:rPr>
          <w:rStyle w:val="normaltextrun"/>
          <w:color w:val="333333" w:themeColor="text1"/>
        </w:rPr>
        <w:t>Overtrædelse af ovenstående indeståelser udgør væsentlig misligholdelse af Kontrakten, og Kunden er berettiget til at ophæve Kontrakten uden varsel. Kunden er ikke erstatningspligtig overfor Leverandøren som følge af ophævelsen. Leverandøren er erstatningspligtig overfor Kunden for alle omkostninger eller tab, som Kunden påføres som følge af Leverandørens overtrædelse af indeståelserne. Eventuelle erstatningsbegrænsninger i Kontrakten gælder ikke for sådanne omkostninger og tab.</w:t>
      </w:r>
    </w:p>
    <w:p w14:paraId="2AFD64B0" w14:textId="77777777" w:rsidR="00CA7780" w:rsidRPr="003F139B" w:rsidRDefault="00CA7780" w:rsidP="00CA7780">
      <w:pPr>
        <w:spacing w:line="276" w:lineRule="auto"/>
        <w:rPr>
          <w:rStyle w:val="normaltextrun"/>
          <w:color w:val="333333" w:themeColor="text1"/>
        </w:rPr>
      </w:pPr>
    </w:p>
    <w:p w14:paraId="560C829C" w14:textId="77777777" w:rsidR="00CA7780" w:rsidRPr="003F139B" w:rsidRDefault="00CA7780" w:rsidP="00CA7780">
      <w:pPr>
        <w:spacing w:line="276" w:lineRule="auto"/>
        <w:rPr>
          <w:rStyle w:val="normaltextrun"/>
          <w:color w:val="333333" w:themeColor="text1"/>
        </w:rPr>
      </w:pPr>
      <w:r>
        <w:rPr>
          <w:rStyle w:val="normaltextrun"/>
          <w:color w:val="333333" w:themeColor="text1"/>
        </w:rPr>
        <w:t xml:space="preserve">Leverandøren forpligter sig til skriftligt at underrette Kunden straks efter, at Leverandøren bliver bekendt med, at ovenstående erklæringer ikke længere er fuldt dækkende, f.eks. pga. ændrede </w:t>
        <w:lastRenderedPageBreak/>
        <w:t>ejerforhold i Leverandørens virksomhed eller indførelse af nye internationale sanktioner. I sådanne tilfælde er Kunden berettiget til uden varsel at bringe Kontrakten til ophør, eller suspendere Kontraktens gennemførelse. Kunden er ikke erstatningspligtig overfor Leverandøren som følge af ophør eller suspension.</w:t>
      </w:r>
    </w:p>
    <w:p w14:paraId="38FB903C" w14:textId="77777777" w:rsidR="00CA7780" w:rsidRPr="003F139B" w:rsidRDefault="00CA7780" w:rsidP="00CA7780">
      <w:pPr>
        <w:spacing w:line="276" w:lineRule="auto"/>
        <w:rPr>
          <w:rStyle w:val="normaltextrun"/>
          <w:color w:val="333333" w:themeColor="text1"/>
        </w:rPr>
      </w:pPr>
    </w:p>
    <w:p w14:paraId="25D9276A" w14:textId="77777777" w:rsidR="00CA7780" w:rsidRPr="003F139B" w:rsidRDefault="00CA7780" w:rsidP="00CA7780">
      <w:r>
        <w:rPr>
          <w:rStyle w:val="normaltextrun"/>
          <w:color w:val="333333" w:themeColor="text1"/>
        </w:rPr>
        <w:t>Ved indførelse af nye internationale sanktioner er ingen af parterne erstatningsansvarlige for manglende overholdelse af deres forpligtelser, når dette er en følge af sanktionerne, som parten ikke burde have undgået eller overvundet.</w:t>
      </w:r>
    </w:p>
    <w:p w14:paraId="16C9CA47" w14:textId="77777777" w:rsidR="00CA7780" w:rsidRPr="00F82433" w:rsidRDefault="00CA7780" w:rsidP="00CA7780">
      <w:pPr>
        <w:spacing w:line="276" w:lineRule="auto"/>
        <w:rPr>
          <w:rStyle w:val="normaltextrun"/>
          <w:color w:val="333333" w:themeColor="text1"/>
        </w:rPr>
      </w:pPr>
    </w:p>
    <w:p w14:paraId="5661C52E" w14:textId="77777777" w:rsidR="00CA7780" w:rsidRPr="00F82433" w:rsidRDefault="00CA7780" w:rsidP="00CA7780">
      <w:pPr>
        <w:spacing w:line="276" w:lineRule="auto"/>
        <w:rPr>
          <w:rStyle w:val="normaltextrun"/>
          <w:color w:val="333333" w:themeColor="text1"/>
        </w:rPr>
      </w:pPr>
      <w:r>
        <w:rPr>
          <w:rStyle w:val="normaltextrun"/>
          <w:color w:val="333333" w:themeColor="text1"/>
        </w:rPr>
        <w:t>Hvis internationale sanktioner kun omfatter dele af Kontrakten, kan Kunden, efter sit eget frie skøn vælge, at ophør/suspension kun skal gælde for de påvirkede dele heraf.</w:t>
      </w:r>
    </w:p>
    <w:p w14:paraId="7FD6692C" w14:textId="77777777" w:rsidR="00CA7780" w:rsidRPr="00F82433" w:rsidRDefault="00CA7780" w:rsidP="00CA7780">
      <w:pPr>
        <w:spacing w:line="276" w:lineRule="auto"/>
        <w:rPr>
          <w:rStyle w:val="normaltextrun"/>
          <w:color w:val="333333" w:themeColor="text1"/>
        </w:rPr>
      </w:pPr>
    </w:p>
    <w:p w14:paraId="5F8DB9AA" w14:textId="77777777" w:rsidR="00CA7780" w:rsidRDefault="00CA7780" w:rsidP="00CA7780">
      <w:pPr>
        <w:spacing w:line="276" w:lineRule="auto"/>
        <w:rPr>
          <w:rStyle w:val="eop"/>
          <w:color w:val="333333" w:themeColor="text1"/>
        </w:rPr>
      </w:pPr>
      <w:r>
        <w:rPr>
          <w:rStyle w:val="normaltextrun"/>
          <w:color w:val="333333" w:themeColor="text1"/>
        </w:rPr>
        <w:t>Hvis internationale sanktioner omfatter underentreprenører, (under-)leverandører, eller andre enheders kapacitet, hvis kapacitet Leverandøren baserer sig på i forbindelse med Kontraktens gennemførelse, kan Kunden indenfor rammerne af gældende udbudsregler give mulighed for at erstatte den pågældende enhed indenfor en kortere frist.</w:t>
      </w:r>
      <w:r>
        <w:rPr>
          <w:rStyle w:val="eop"/>
          <w:color w:val="333333" w:themeColor="text1"/>
        </w:rPr>
        <w:t> </w:t>
      </w:r>
    </w:p>
    <w:p w14:paraId="0ACC4068" w14:textId="77777777" w:rsidR="00DB1557" w:rsidRDefault="00DB1557" w:rsidP="00CA7780">
      <w:pPr>
        <w:spacing w:line="276" w:lineRule="auto"/>
        <w:rPr>
          <w:rStyle w:val="eop"/>
          <w:color w:val="333333" w:themeColor="text1"/>
        </w:rPr>
      </w:pPr>
    </w:p>
    <w:p w14:paraId="59039CFA" w14:textId="77777777" w:rsidR="00DB1557" w:rsidRDefault="00DB1557" w:rsidP="00CA7780">
      <w:pPr>
        <w:spacing w:line="276" w:lineRule="auto"/>
        <w:rPr>
          <w:rStyle w:val="eop"/>
          <w:color w:val="333333" w:themeColor="text1"/>
        </w:rPr>
      </w:pPr>
    </w:p>
    <w:p w14:paraId="47BB1133" w14:textId="77777777" w:rsidR="000721A0" w:rsidRPr="00AE0AEB" w:rsidRDefault="000721A0" w:rsidP="00715022">
      <w:pPr>
        <w:pStyle w:val="Overskrift1"/>
        <w:pageBreakBefore w:val="0"/>
      </w:pPr>
      <w:bookmarkStart w:id="326" w:name="_Ref355203639"/>
      <w:bookmarkStart w:id="327" w:name="_Toc473818430"/>
      <w:bookmarkStart w:id="328" w:name="_Toc241056092"/>
      <w:r>
        <w:t>Forpligtelser ved ophør</w:t>
      </w:r>
      <w:bookmarkEnd w:id="326"/>
      <w:bookmarkEnd w:id="327"/>
      <w:bookmarkEnd w:id="328"/>
    </w:p>
    <w:p w14:paraId="475C8804" w14:textId="11B0C6A5" w:rsidR="00DE206D" w:rsidRPr="00365927" w:rsidRDefault="00DE206D" w:rsidP="00DE206D">
      <w:pPr>
        <w:pStyle w:val="Overskrift2"/>
        <w:keepLines w:val="0"/>
        <w:suppressAutoHyphens w:val="0"/>
        <w:spacing w:before="0" w:line="276" w:lineRule="auto"/>
        <w:contextualSpacing w:val="0"/>
      </w:pPr>
      <w:bookmarkStart w:id="329" w:name="_Toc241056093"/>
      <w:r>
        <w:t>Ophørsbistand</w:t>
      </w:r>
      <w:bookmarkEnd w:id="329"/>
    </w:p>
    <w:p w14:paraId="340F046F" w14:textId="77777777" w:rsidR="00DE206D" w:rsidRDefault="00DE206D" w:rsidP="000721A0">
      <w:pPr>
        <w:rPr>
          <w:rFonts w:cs="Tahoma"/>
          <w:color w:val="000000"/>
        </w:rPr>
      </w:pPr>
    </w:p>
    <w:p w14:paraId="19B5C22A" w14:textId="1886B6AF" w:rsidR="004C3B41" w:rsidRPr="003E1B9E" w:rsidRDefault="004C3B41" w:rsidP="000721A0">
      <w:pPr>
        <w:rPr>
          <w:rFonts w:cs="Tahoma"/>
          <w:color w:val="000000"/>
        </w:rPr>
      </w:pPr>
      <w:r>
        <w:rPr>
          <w:rFonts w:cs="Tahoma"/>
          <w:color w:val="000000"/>
        </w:rPr>
        <w:t>Leverandørens ophørsforpligtelser fremgår af bilag 16.</w:t>
      </w:r>
    </w:p>
    <w:p w14:paraId="085932C8" w14:textId="77777777" w:rsidR="004C3B41" w:rsidRDefault="004C3B41" w:rsidP="000721A0">
      <w:pPr>
        <w:rPr>
          <w:rFonts w:cs="Tahoma"/>
          <w:color w:val="000000"/>
          <w:highlight w:val="yellow"/>
        </w:rPr>
      </w:pPr>
    </w:p>
    <w:p w14:paraId="65D25591" w14:textId="77777777" w:rsidR="005763D8" w:rsidRDefault="000721A0" w:rsidP="000721A0">
      <w:pPr>
        <w:rPr>
          <w:rFonts w:cs="Tahoma"/>
          <w:color w:val="000000"/>
        </w:rPr>
      </w:pPr>
      <w:r>
        <w:rPr>
          <w:rFonts w:cs="Tahoma"/>
          <w:color w:val="000000"/>
        </w:rPr>
        <w:t xml:space="preserve">Leverandøren skal yde bistand, således at Kundens behov efter ophør kan opfyldes uden afbrydelse. Leverandøren er forpligtet til at stille de nødvendige ressourcer til rådighed i forbindelse med et eventuelt genudbud. Endvidere er Leverandøren forpligtet til at samarbejde i fornødent omfang med en eventuel ny leverandør med hensyn til overgangen til den nye leverandør. </w:t>
      </w:r>
    </w:p>
    <w:p w14:paraId="78338B37" w14:textId="77777777" w:rsidR="005763D8" w:rsidRDefault="005763D8" w:rsidP="000721A0">
      <w:pPr>
        <w:rPr>
          <w:rFonts w:cs="Tahoma"/>
          <w:color w:val="000000"/>
        </w:rPr>
      </w:pPr>
    </w:p>
    <w:p w14:paraId="358303B6" w14:textId="77777777" w:rsidR="000721A0" w:rsidRPr="00AE0AEB" w:rsidRDefault="000721A0" w:rsidP="000721A0">
      <w:pPr>
        <w:rPr>
          <w:rFonts w:cs="Tahoma"/>
          <w:bCs/>
          <w:color w:val="000000"/>
        </w:rPr>
      </w:pPr>
      <w:r>
        <w:rPr>
          <w:rFonts w:cs="Tahoma"/>
          <w:color w:val="000000"/>
        </w:rPr>
        <w:t>Leverandørens bistand skal gives hurtigst muligt og så vidt muligt inden ophørstidspunktet.</w:t>
      </w:r>
    </w:p>
    <w:p w14:paraId="7E3234EE" w14:textId="77777777" w:rsidR="000721A0" w:rsidRPr="00AE0AEB" w:rsidRDefault="000721A0" w:rsidP="000721A0">
      <w:pPr>
        <w:rPr>
          <w:rFonts w:cs="Tahoma"/>
          <w:bCs/>
          <w:color w:val="000000"/>
        </w:rPr>
      </w:pPr>
    </w:p>
    <w:p w14:paraId="67258A2A" w14:textId="77777777" w:rsidR="000721A0" w:rsidRPr="00AE0AEB" w:rsidRDefault="000721A0" w:rsidP="000721A0">
      <w:pPr>
        <w:rPr>
          <w:rFonts w:cs="Tahoma"/>
          <w:bCs/>
          <w:color w:val="000000"/>
        </w:rPr>
      </w:pPr>
      <w:r>
        <w:rPr>
          <w:rFonts w:cs="Tahoma"/>
          <w:color w:val="000000"/>
        </w:rPr>
        <w:t>Leverandøren skal levere ydelserne uanset årsagen til Kontraktens ophør.</w:t>
      </w:r>
    </w:p>
    <w:p w14:paraId="26326944" w14:textId="77777777" w:rsidR="000721A0" w:rsidRPr="00AE0AEB" w:rsidRDefault="000721A0" w:rsidP="000721A0">
      <w:pPr>
        <w:rPr>
          <w:rFonts w:cs="Tahoma"/>
          <w:bCs/>
          <w:color w:val="000000"/>
        </w:rPr>
      </w:pPr>
    </w:p>
    <w:p w14:paraId="390A71F5" w14:textId="77777777" w:rsidR="003E1B9E" w:rsidRDefault="003E1B9E" w:rsidP="003E1B9E">
      <w:pPr>
        <w:rPr>
          <w:rFonts w:cs="Tahoma"/>
          <w:color w:val="000000"/>
        </w:rPr>
      </w:pPr>
      <w:r>
        <w:rPr>
          <w:rFonts w:cs="Tahoma"/>
          <w:color w:val="000000"/>
        </w:rPr>
        <w:t xml:space="preserve">Det fremgår af bilag 16 i hvilket omfang en ydelse er særskilt betalbar eller ej. Kunden betaler for de i bilag 16 særskilt betalbare ydelser. Disse ydelser afregnes efter forbrugt tid og baseret på timepriserne i bilag 12. </w:t>
      </w:r>
    </w:p>
    <w:p w14:paraId="67DF72A5" w14:textId="77777777" w:rsidR="000721A0" w:rsidRPr="00AE0AEB" w:rsidRDefault="000721A0" w:rsidP="000721A0">
      <w:pPr>
        <w:rPr>
          <w:rFonts w:cs="Tahoma"/>
          <w:bCs/>
          <w:color w:val="000000"/>
        </w:rPr>
      </w:pPr>
    </w:p>
    <w:p w14:paraId="2E502162" w14:textId="7B1CCD70" w:rsidR="00031617" w:rsidRPr="00365927" w:rsidRDefault="00031617" w:rsidP="00031617">
      <w:pPr>
        <w:pStyle w:val="Overskrift2"/>
        <w:keepLines w:val="0"/>
        <w:suppressAutoHyphens w:val="0"/>
        <w:spacing w:before="0" w:line="276" w:lineRule="auto"/>
        <w:contextualSpacing w:val="0"/>
      </w:pPr>
      <w:bookmarkStart w:id="330" w:name="_Toc496616693"/>
      <w:bookmarkStart w:id="331" w:name="_Toc522274576"/>
      <w:bookmarkStart w:id="332" w:name="_Toc105137521"/>
      <w:bookmarkStart w:id="333" w:name="_Toc241056094"/>
      <w:r>
        <w:t xml:space="preserve">Fortsat varetagelse af de af Kontrakten omfattede </w:t>
      </w:r>
      <w:bookmarkEnd w:id="330"/>
      <w:bookmarkEnd w:id="331"/>
      <w:bookmarkEnd w:id="332"/>
      <w:r>
        <w:t xml:space="preserve">ydelser i en interimperiode</w:t>
      </w:r>
      <w:bookmarkEnd w:id="333"/>
    </w:p>
    <w:p w14:paraId="531D7176" w14:textId="77777777" w:rsidR="00031617" w:rsidRPr="00365927" w:rsidRDefault="00031617" w:rsidP="00031617">
      <w:pPr>
        <w:spacing w:line="276" w:lineRule="auto"/>
      </w:pPr>
    </w:p>
    <w:p w14:paraId="2B9692EF" w14:textId="1E07B44A" w:rsidR="00031617" w:rsidRPr="00365927" w:rsidRDefault="00031617" w:rsidP="00031617">
      <w:pPr>
        <w:spacing w:line="276" w:lineRule="auto"/>
      </w:pPr>
      <w:r>
        <w:t xml:space="preserve">Ved Kundens hele eller delvise ophævelse af Kontrakten er Leverandøren - uanset om Leverandøren anerkender eller bestrider ophævelsen - indtil Kundens etablering af en alternativ løsning i en periode på op til 6 måneder efter ophørstidspunktet af nærværende Kontrakt forpligtet til at fortsætte varetagelsen af de af nærværende Kontrakt omfattede ydelser for Kunden mod Kundens fortsatte betaling af de aftalte vederlag.</w:t>
      </w:r>
    </w:p>
    <w:p w14:paraId="4A8FB736" w14:textId="77777777" w:rsidR="00031617" w:rsidRPr="00365927" w:rsidRDefault="00031617" w:rsidP="00031617">
      <w:pPr>
        <w:spacing w:line="276" w:lineRule="auto"/>
      </w:pPr>
    </w:p>
    <w:p w14:paraId="06746B09" w14:textId="261C4C9D" w:rsidR="00031617" w:rsidRPr="00365927" w:rsidRDefault="00031617" w:rsidP="00031617">
      <w:pPr>
        <w:spacing w:line="276" w:lineRule="auto"/>
      </w:pPr>
      <w:r>
        <w:t xml:space="preserve">I forbindelse med Kundens ophævelse skal Kunden senest samtidig med ophævelsen meddele Leverandøren, om nærværende Kontrakt skal fortsætte udover ophævelsestidspunktet, samt - så vidt dette er muligt - i hvor lang en periode.</w:t>
      </w:r>
    </w:p>
    <w:p w14:paraId="3B3AF8A2" w14:textId="77777777" w:rsidR="00031617" w:rsidRPr="00365927" w:rsidRDefault="00031617" w:rsidP="00031617">
      <w:pPr>
        <w:spacing w:line="276" w:lineRule="auto"/>
      </w:pPr>
    </w:p>
    <w:p w14:paraId="606139D0" w14:textId="77777777" w:rsidR="00031617" w:rsidRPr="00365927" w:rsidRDefault="00031617" w:rsidP="00031617">
      <w:pPr>
        <w:spacing w:line="276" w:lineRule="auto"/>
      </w:pPr>
      <w:r>
        <w:t>De ovenanførte bestemmelser skal tillige finde anvendelse ved Leverandørens ophævelse uanset årsagen hertil, dog forudsat at Kunden fortsat erlægger det aftalte vederlag.</w:t>
      </w:r>
    </w:p>
    <w:p w14:paraId="0CF3CE09" w14:textId="77777777" w:rsidR="00031617" w:rsidRPr="00365927" w:rsidRDefault="00031617" w:rsidP="00031617">
      <w:pPr>
        <w:spacing w:line="276" w:lineRule="auto"/>
      </w:pPr>
    </w:p>
    <w:p w14:paraId="0033F136" w14:textId="77777777" w:rsidR="00031617" w:rsidRDefault="00031617" w:rsidP="00031617">
      <w:pPr>
        <w:spacing w:line="276" w:lineRule="auto"/>
      </w:pPr>
      <w:r>
        <w:t>Medfører en forlængelse af Kontrakten i forhold til det oprindelige ophørstidspunkt et dokumenteret ekstra ressourceforbrug for Leverandøren, afholder Kunden de dokumenterede omkostninger hertil.</w:t>
      </w:r>
    </w:p>
    <w:p w14:paraId="35415946" w14:textId="77777777" w:rsidR="00FE5910" w:rsidRDefault="00FE5910" w:rsidP="00031617">
      <w:pPr>
        <w:spacing w:line="276" w:lineRule="auto"/>
      </w:pPr>
    </w:p>
    <w:p w14:paraId="188AF600" w14:textId="77777777" w:rsidR="00046FCF" w:rsidRDefault="00046FCF" w:rsidP="00031617">
      <w:pPr>
        <w:spacing w:line="276" w:lineRule="auto"/>
      </w:pPr>
    </w:p>
    <w:p w14:paraId="3CC616FB" w14:textId="13FF5902" w:rsidR="0030376E" w:rsidRPr="00117D93" w:rsidRDefault="0030376E" w:rsidP="0030376E">
      <w:pPr>
        <w:pStyle w:val="Overskrift1"/>
        <w:keepLines w:val="0"/>
        <w:pageBreakBefore w:val="0"/>
        <w:suppressAutoHyphens w:val="0"/>
        <w:spacing w:after="240" w:line="276" w:lineRule="auto"/>
        <w:contextualSpacing w:val="0"/>
      </w:pPr>
      <w:bookmarkStart w:id="334" w:name="_Toc496616676"/>
      <w:bookmarkStart w:id="335" w:name="_Toc522274559"/>
      <w:bookmarkStart w:id="336" w:name="_Toc105137503"/>
      <w:bookmarkStart w:id="337" w:name="_Toc241056095"/>
      <w:r>
        <w:t>Princippet ”udbedr først – afklar senere”</w:t>
      </w:r>
      <w:bookmarkEnd w:id="334"/>
      <w:bookmarkEnd w:id="335"/>
      <w:bookmarkEnd w:id="336"/>
      <w:bookmarkEnd w:id="337"/>
    </w:p>
    <w:p w14:paraId="166C8150" w14:textId="386D6BB5" w:rsidR="0030376E" w:rsidRPr="00117D93" w:rsidRDefault="0030376E" w:rsidP="0030376E">
      <w:pPr>
        <w:spacing w:line="276" w:lineRule="auto"/>
      </w:pPr>
      <w:r>
        <w:t xml:space="preserve">Parterne anerkender, at de af Kontrakten omfattede ydelser er komplekse og fordrer en betydelig grad af samarbejde. Parterne forpligter sig til loyalt at løse problemer eller uenigheder, som måtte opstå i relation til de omfattede ydelser eller samarbejdet generelt efter princippet om ”udbedr først – afklar senere”. </w:t>
      </w:r>
    </w:p>
    <w:p w14:paraId="5BA9A3A4" w14:textId="77777777" w:rsidR="0030376E" w:rsidRPr="00117D93" w:rsidRDefault="0030376E" w:rsidP="0030376E">
      <w:pPr>
        <w:spacing w:line="276" w:lineRule="auto"/>
      </w:pPr>
    </w:p>
    <w:p w14:paraId="15F7B2A8" w14:textId="426AAA3C" w:rsidR="0030376E" w:rsidRPr="00117D93" w:rsidRDefault="0030376E" w:rsidP="0030376E">
      <w:pPr>
        <w:spacing w:line="276" w:lineRule="auto"/>
      </w:pPr>
      <w:r>
        <w:t xml:space="preserve">Princippet ”udbedr først – afklar senere” indebærer, at de konkrete omtvistede ydelser skal leveres af Leverandøren på Kundens anfordring. Er det dertil knyttede vederlag omtvistet, skal Kunden betale de ikke-omtvistede dele af vederlaget efter Kontraktens almindelige bestemmelser om betaling og forfald. Den omtvistede del af vederlaget skal først betales, når der foreligger aftale eller bindende retsafgørelse, der fastlægger pligten til betaling. </w:t>
      </w:r>
    </w:p>
    <w:p w14:paraId="5A8D95F8" w14:textId="77777777" w:rsidR="0030376E" w:rsidRPr="00117D93" w:rsidRDefault="0030376E" w:rsidP="0030376E">
      <w:pPr>
        <w:spacing w:line="276" w:lineRule="auto"/>
      </w:pPr>
    </w:p>
    <w:p w14:paraId="04BF3B1E" w14:textId="77777777" w:rsidR="0030376E" w:rsidRPr="00117D93" w:rsidRDefault="0030376E" w:rsidP="0030376E">
      <w:pPr>
        <w:spacing w:line="276" w:lineRule="auto"/>
      </w:pPr>
      <w:r>
        <w:t xml:space="preserve">For eventuelle beløb til efterbetaling skal Kunden fra det oprindelige forfaldstidspunkt betale morarente med den i renteloven fastsatte morarentesats. Viser endelig aftale eller retsafgørelse tilsvarende, at Kunden har betalt for meget, skal Leverandøren fra det oprindelige betalingstidspunkt betale tilsvarende morarente af de for meget betalte beløb. </w:t>
      </w:r>
    </w:p>
    <w:p w14:paraId="1C1E7606" w14:textId="77777777" w:rsidR="0030376E" w:rsidRDefault="0030376E" w:rsidP="00BA7332"/>
    <w:p w14:paraId="794532F1" w14:textId="77777777" w:rsidR="00BA7332" w:rsidRPr="0055559F" w:rsidRDefault="00BA7332" w:rsidP="006C1C64"/>
    <w:p w14:paraId="149C80DB" w14:textId="379E8ED2" w:rsidR="00BA7332" w:rsidRDefault="00BA7332" w:rsidP="00BA7332">
      <w:pPr>
        <w:pStyle w:val="Overskrift1"/>
        <w:keepLines w:val="0"/>
        <w:pageBreakBefore w:val="0"/>
        <w:suppressAutoHyphens w:val="0"/>
        <w:spacing w:after="240" w:line="276" w:lineRule="auto"/>
        <w:contextualSpacing w:val="0"/>
      </w:pPr>
      <w:bookmarkStart w:id="338" w:name="_Toc241056096"/>
      <w:r>
        <w:t>Tvistigheder</w:t>
      </w:r>
      <w:bookmarkEnd w:id="338"/>
    </w:p>
    <w:p w14:paraId="37862FDF" w14:textId="1AF0054E" w:rsidR="00BA7332" w:rsidRPr="00AE0AEB" w:rsidRDefault="00BA7332" w:rsidP="00BA7332">
      <w:pPr>
        <w:pStyle w:val="Overskrift2"/>
        <w:rPr>
          <w:sz w:val="18"/>
          <w:szCs w:val="18"/>
        </w:rPr>
      </w:pPr>
      <w:bookmarkStart w:id="339" w:name="_Toc241056097"/>
      <w:r>
        <w:rPr>
          <w:sz w:val="18"/>
          <w:szCs w:val="18"/>
        </w:rPr>
        <w:t>Lovvalg</w:t>
      </w:r>
      <w:bookmarkEnd w:id="339"/>
    </w:p>
    <w:p w14:paraId="291C6447" w14:textId="77777777" w:rsidR="00BA7332" w:rsidRDefault="00BA7332" w:rsidP="00BA7332"/>
    <w:p w14:paraId="15130E3F" w14:textId="54C51DFD" w:rsidR="00BA7332" w:rsidRPr="00AE0AEB" w:rsidRDefault="00BA7332" w:rsidP="00BA7332">
      <w:r>
        <w:t>Kontrakten er undergivet dansk ret.</w:t>
      </w:r>
    </w:p>
    <w:p w14:paraId="4754714B" w14:textId="5B04B4AF" w:rsidR="00BA7332" w:rsidRDefault="00BA7332" w:rsidP="00BA7332">
      <w:pPr>
        <w:pStyle w:val="Overskrift2"/>
        <w:rPr>
          <w:sz w:val="18"/>
          <w:szCs w:val="18"/>
        </w:rPr>
      </w:pPr>
      <w:bookmarkStart w:id="340" w:name="_Ref120807724"/>
      <w:bookmarkStart w:id="341" w:name="_Ref120808413"/>
      <w:bookmarkStart w:id="342" w:name="_Ref120808433"/>
      <w:bookmarkStart w:id="343" w:name="_Ref120809031"/>
      <w:bookmarkStart w:id="344" w:name="_Toc241056098"/>
      <w:r>
        <w:rPr>
          <w:sz w:val="18"/>
          <w:szCs w:val="18"/>
        </w:rPr>
        <w:t xml:space="preserve">Uenighed om kategorisering af en Fejl eller opfyldelse af servicemål</w:t>
      </w:r>
      <w:bookmarkEnd w:id="340"/>
      <w:bookmarkEnd w:id="341"/>
      <w:bookmarkEnd w:id="342"/>
      <w:bookmarkEnd w:id="343"/>
      <w:bookmarkEnd w:id="344"/>
    </w:p>
    <w:p w14:paraId="2D1382CA" w14:textId="77777777" w:rsidR="00BA7332" w:rsidRPr="00BA7332" w:rsidRDefault="00BA7332" w:rsidP="00BA7332"/>
    <w:p w14:paraId="2E147521" w14:textId="52FC7F4C" w:rsidR="00BA7332" w:rsidRPr="00AE0AEB" w:rsidRDefault="00BA7332" w:rsidP="00BA7332">
      <w:r>
        <w:t xml:space="preserve">Såfremt der er uenighed om kategorisering af en Fejl, eller hvorvidt kravene til servicemål er opfyldt i en bestemt periode, jf. punkt </w:t>
        <w:fldChar w:fldCharType="begin"/>
        <w:instrText xml:space="preserve"> REF _Ref120809377 \r \h </w:instrText>
        <w:instrText xml:space="preserve"> \* MERGEFORMAT </w:instrText>
        <w:fldChar w:fldCharType="separate"/>
        <w:t>11</w:t>
        <w:fldChar w:fldCharType="end"/>
        <w:t xml:space="preserve"> og </w:t>
        <w:fldChar w:fldCharType="begin"/>
        <w:instrText xml:space="preserve"> REF _Ref120809386 \r \h </w:instrText>
        <w:instrText xml:space="preserve"> \* MERGEFORMAT </w:instrText>
        <w:fldChar w:fldCharType="separate"/>
        <w:t>13</w:t>
        <w:fldChar w:fldCharType="end"/>
        <w:t xml:space="preserve">, kan hver af Parterne henvise spørgsmålet til Kundens og Leverandørens projektleder, der da sammen afgør det. Kan der ikke opnås enighed mellem Parternes projektledere, skal forhandlingerne søges løftet op på højt plan i Parternes organisationer. </w:t>
      </w:r>
    </w:p>
    <w:p w14:paraId="61DE2BDB" w14:textId="77777777" w:rsidR="00BA7332" w:rsidRPr="00AE0AEB" w:rsidRDefault="00BA7332" w:rsidP="00BA7332"/>
    <w:p w14:paraId="23456B98" w14:textId="696E98AC" w:rsidR="00BA7332" w:rsidRPr="00AE0AEB" w:rsidRDefault="00BA7332" w:rsidP="00BA7332">
      <w:r>
        <w:t xml:space="preserve">Såfremt der mellem Parterne opstår uenighed om et juridisk eller teknisk spørgsmål, kan hver af Parterne anmode om, at der indhentes en vejledende udtalelse, jf. nedenfor.</w:t>
      </w:r>
    </w:p>
    <w:p w14:paraId="2D2618BB" w14:textId="34B2776C" w:rsidR="00BA7332" w:rsidRDefault="00BA7332" w:rsidP="00BA7332">
      <w:pPr>
        <w:pStyle w:val="Overskrift2"/>
        <w:rPr>
          <w:sz w:val="18"/>
          <w:szCs w:val="18"/>
        </w:rPr>
      </w:pPr>
      <w:bookmarkStart w:id="345" w:name="_Ref120807164"/>
      <w:bookmarkStart w:id="346" w:name="_Toc241056099"/>
      <w:r>
        <w:rPr>
          <w:sz w:val="18"/>
          <w:szCs w:val="18"/>
        </w:rPr>
        <w:t>Øvrige tvister</w:t>
      </w:r>
      <w:bookmarkEnd w:id="345"/>
      <w:bookmarkEnd w:id="346"/>
    </w:p>
    <w:p w14:paraId="4F4A2E6F" w14:textId="786F1765" w:rsidR="00D404F1" w:rsidRPr="00D404F1" w:rsidRDefault="00D404F1" w:rsidP="007F2DE6">
      <w:pPr>
        <w:pStyle w:val="Overskrift3"/>
      </w:pPr>
      <w:bookmarkStart w:id="347" w:name="_Toc241056100"/>
      <w:r>
        <w:t>Forhandling</w:t>
      </w:r>
      <w:bookmarkEnd w:id="347"/>
    </w:p>
    <w:p w14:paraId="4A6CE046" w14:textId="77777777" w:rsidR="00BA7332" w:rsidRDefault="00BA7332" w:rsidP="00BA7332"/>
    <w:p w14:paraId="54E9C670" w14:textId="388BC3E5" w:rsidR="00BA7332" w:rsidRDefault="00BA7332" w:rsidP="00BA7332">
      <w:r>
        <w:t>Såfremt der opstår en uoverensstemmelse mellem Parterne i forbindelse med Kontrakten, skal Parterne med en positiv, samarbejdende og ansvarlig holdning søge at indlede forhandlinger med henblik på at løse tvisten. Om nødvendigt skal forhandlingerne søges løftet op på højt plan i Parternes organisationer.</w:t>
      </w:r>
    </w:p>
    <w:p w14:paraId="615F8AD7" w14:textId="43C81A0F" w:rsidR="00D404F1" w:rsidRPr="00D404F1" w:rsidRDefault="00D404F1" w:rsidP="007F2DE6">
      <w:pPr>
        <w:pStyle w:val="Overskrift3"/>
      </w:pPr>
      <w:bookmarkStart w:id="348" w:name="_Toc241056101"/>
      <w:r>
        <w:lastRenderedPageBreak/>
        <w:t>Vejledende udtalelse</w:t>
      </w:r>
      <w:bookmarkEnd w:id="348"/>
    </w:p>
    <w:p w14:paraId="384355F1" w14:textId="77777777" w:rsidR="00BA7332" w:rsidRDefault="00BA7332" w:rsidP="00BA7332"/>
    <w:p w14:paraId="3A6C6508" w14:textId="0A6D3423" w:rsidR="00BA7332" w:rsidRDefault="00BA7332" w:rsidP="00BA7332">
      <w:r>
        <w:t xml:space="preserve">Såfremt der mellem Parterne opstår uenighed om et juridisk eller teknisk spørgsmål, kan hver af Parterne anmode om, at der indhentes en vejledende udtalelse fra en uafhængig sagkyndig på grundlag af Voldgiftsinstituttets til enhver tid gældende regler for juridisk/teknisk udtalelse i IT-sager.</w:t>
      </w:r>
    </w:p>
    <w:p w14:paraId="2D7F9FE4" w14:textId="3D0FD343" w:rsidR="00D404F1" w:rsidRPr="00D404F1" w:rsidRDefault="00D404F1" w:rsidP="007F2DE6">
      <w:pPr>
        <w:pStyle w:val="Overskrift3"/>
      </w:pPr>
      <w:bookmarkStart w:id="349" w:name="_Toc241056102"/>
      <w:r>
        <w:t xml:space="preserve">Mægling eller mediation</w:t>
      </w:r>
      <w:bookmarkEnd w:id="349"/>
    </w:p>
    <w:p w14:paraId="3CFB1CC3" w14:textId="77777777" w:rsidR="00BA7332" w:rsidRDefault="00BA7332" w:rsidP="00BA7332"/>
    <w:p w14:paraId="212125A7" w14:textId="3D6577FB" w:rsidR="00BA7332" w:rsidRDefault="00BA7332" w:rsidP="00BA7332">
      <w:r>
        <w:t xml:space="preserve">Parterne kan, såfremt de er enige herom, søge tvisten søges løst ved mægling eller mediation af en af Parterne i fællesskab udpeget mægler/mediator. </w:t>
      </w:r>
    </w:p>
    <w:p w14:paraId="3FF03F79" w14:textId="2F19CF65" w:rsidR="00D404F1" w:rsidRPr="00D404F1" w:rsidRDefault="00D404F1" w:rsidP="007F2DE6">
      <w:pPr>
        <w:pStyle w:val="Overskrift3"/>
      </w:pPr>
      <w:bookmarkStart w:id="350" w:name="_Toc241056103"/>
      <w:r>
        <w:t>Tvister - voldgift</w:t>
      </w:r>
      <w:bookmarkEnd w:id="350"/>
    </w:p>
    <w:p w14:paraId="76309D2A" w14:textId="77777777" w:rsidR="00BA7332" w:rsidRDefault="00BA7332" w:rsidP="00BA7332"/>
    <w:p w14:paraId="57D1E72D" w14:textId="333C5128" w:rsidR="00BA7332" w:rsidRPr="00AE0AEB" w:rsidRDefault="00BA7332" w:rsidP="00BA7332">
      <w:r>
        <w:t>Enhver tvist, som måtte opstå i forbindelse med denne Kontrakt, herunder tvister vedrørende Kontraktens eksistens eller gyldighed, og som ikke af Parterne er bilagt via en af de øvrige fremgangsmåder, skal afgøres ved vold</w:t>
        <w:softHyphen/>
        <w:t>gift ved Voldgiftsinstituttet efter de af Voldgiftsinstituttet vedtagne regler herom, som er gældende ved indledningen af voldgiftssagen.</w:t>
      </w:r>
    </w:p>
    <w:p w14:paraId="2A9E8510" w14:textId="77777777" w:rsidR="00BA7332" w:rsidRPr="00AE0AEB" w:rsidRDefault="00BA7332" w:rsidP="00BA7332"/>
    <w:p w14:paraId="1E6376E1" w14:textId="5DB81C10" w:rsidR="00BA7332" w:rsidRPr="00AE0AEB" w:rsidRDefault="00BA7332" w:rsidP="00BA7332">
      <w:r>
        <w:t xml:space="preserve">Såfremt der er tale om en tvist, hvor værdien for hver af Parterne ikke overstiger 5 % af leverancevederlaget (beregnet som angivet i punkt </w:t>
        <w:fldChar w:fldCharType="begin"/>
        <w:instrText xml:space="preserve"> REF _Ref121028556 \r \h </w:instrText>
        <w:fldChar w:fldCharType="separate"/>
        <w:t>15.2</w:t>
        <w:fldChar w:fldCharType="end"/>
        <w:t>), afgøres tvisten ved forenklet voldgift ved Voldgiftsinstituttet efter de af Voldgifts</w:t>
        <w:softHyphen/>
        <w:t>insti</w:t>
        <w:softHyphen/>
        <w:t xml:space="preserve">tuttet vedtagne regler herom. </w:t>
      </w:r>
    </w:p>
    <w:p w14:paraId="29DD9F50" w14:textId="77777777" w:rsidR="00BA7332" w:rsidRDefault="00BA7332" w:rsidP="00BA7332"/>
    <w:p w14:paraId="68D454D3" w14:textId="3D17E797" w:rsidR="00BA7332" w:rsidRDefault="00BA7332" w:rsidP="00BA7332">
      <w:r>
        <w:t xml:space="preserve">Stedet for voldgiftsretten er i den kommune, hvor Kunden er registreret. </w:t>
      </w:r>
    </w:p>
    <w:p w14:paraId="6E8AB97E" w14:textId="619C8952" w:rsidR="00D404F1" w:rsidRPr="00D404F1" w:rsidRDefault="00D404F1" w:rsidP="007F2DE6">
      <w:pPr>
        <w:pStyle w:val="Overskrift3"/>
      </w:pPr>
      <w:bookmarkStart w:id="351" w:name="_Toc241056104"/>
      <w:r>
        <w:t>Forligsmæssige ændringer</w:t>
      </w:r>
      <w:bookmarkEnd w:id="351"/>
    </w:p>
    <w:p w14:paraId="3EC8E256" w14:textId="77777777" w:rsidR="00BA7332" w:rsidRDefault="00BA7332" w:rsidP="00BA7332"/>
    <w:p w14:paraId="55E4E479" w14:textId="7EDFE98C" w:rsidR="00412F38" w:rsidRDefault="00BA7332" w:rsidP="00BA7332">
      <w:r>
        <w:t xml:space="preserve">I det omfang, der er en tvist mellem Parterne om Kontraktens rette opfyldelse, og tvisten er nødsaget til at søges løst ved voldgift, er Parterne – som et alternativ til voldgift og i det omfang, dette ikke overtræder udbudsreglerne – berettiget til at foretage en nedskalering af Leverancen og/eller de Løbende Ydelser, som skal leveres, mod at betalingerne og Kundens ydelser og medvirken i øvrigt herfor nedsættes proportionalt hermed. </w:t>
      </w:r>
    </w:p>
    <w:p w14:paraId="16BF8209" w14:textId="77777777" w:rsidR="00412F38" w:rsidRDefault="00412F38" w:rsidP="00BA7332"/>
    <w:p w14:paraId="270F311B" w14:textId="491DC947" w:rsidR="00BA7332" w:rsidRPr="00AE0AEB" w:rsidRDefault="00BA7332" w:rsidP="00BA7332">
      <w:r>
        <w:t>Nedskaleringen af Parternes ydelser skal således være gensidigt proportionale. Nedskaleringen af Leverancen og/eller de Løbende Ydelser samt Kundens modsvarende ydelser og medvirken i øvrigt forudsættes således at udgøre et egentligt og reelt alternativ til en forestående voldgift, og at Parterne er enige herom.</w:t>
      </w:r>
    </w:p>
    <w:p w14:paraId="2504D548" w14:textId="6C4C03C1" w:rsidR="00BA7332" w:rsidRPr="00BA7332" w:rsidRDefault="00BA7332" w:rsidP="00BA7332"/>
    <w:p w14:paraId="4EACA6F4" w14:textId="77777777" w:rsidR="00DC02AF" w:rsidRDefault="00DC02AF"/>
    <w:p w14:paraId="508DB748" w14:textId="1B38911D" w:rsidR="00DC02AF" w:rsidRDefault="00DC02AF" w:rsidP="00DC02AF">
      <w:pPr>
        <w:pStyle w:val="Overskrift1"/>
        <w:keepLines w:val="0"/>
        <w:pageBreakBefore w:val="0"/>
        <w:suppressAutoHyphens w:val="0"/>
        <w:spacing w:after="240" w:line="276" w:lineRule="auto"/>
        <w:contextualSpacing w:val="0"/>
      </w:pPr>
      <w:bookmarkStart w:id="352" w:name="_Ref213057894"/>
      <w:bookmarkStart w:id="353" w:name="_Toc241056105"/>
      <w:r>
        <w:t>Fortolkning og kontraktstyring</w:t>
      </w:r>
      <w:bookmarkEnd w:id="352"/>
      <w:bookmarkEnd w:id="353"/>
    </w:p>
    <w:p w14:paraId="749C1C13" w14:textId="77777777" w:rsidR="00B872D1" w:rsidRPr="00AE0AEB" w:rsidRDefault="00B872D1" w:rsidP="00B872D1">
      <w:pPr>
        <w:pStyle w:val="Overskrift2"/>
        <w:rPr>
          <w:sz w:val="18"/>
          <w:szCs w:val="18"/>
        </w:rPr>
      </w:pPr>
      <w:bookmarkStart w:id="354" w:name="_Toc183314965"/>
      <w:bookmarkStart w:id="355" w:name="_Toc473818440"/>
      <w:bookmarkStart w:id="356" w:name="_Toc241056106"/>
      <w:r>
        <w:rPr>
          <w:sz w:val="18"/>
          <w:szCs w:val="18"/>
        </w:rPr>
        <w:t>Fortolkning og forrang</w:t>
      </w:r>
      <w:bookmarkEnd w:id="354"/>
      <w:bookmarkEnd w:id="355"/>
      <w:bookmarkEnd w:id="356"/>
    </w:p>
    <w:p w14:paraId="198139A2" w14:textId="77777777" w:rsidR="00B872D1" w:rsidRDefault="00B872D1" w:rsidP="00B872D1"/>
    <w:p w14:paraId="23EDE975" w14:textId="001DFD0B" w:rsidR="00B872D1" w:rsidRDefault="00B872D1" w:rsidP="00B872D1">
      <w:r>
        <w:t>Bestemmelser i udbudsmaterialet, i Leverandørens tilbud, i forudgående korrespondance eller lignende, der ikke er medtaget i Kontrakten, kan ikke efterfølgende påberåbes som fortolkningsgrundlag.</w:t>
      </w:r>
    </w:p>
    <w:p w14:paraId="69E9ABCB" w14:textId="77777777" w:rsidR="00676266" w:rsidRPr="00AE0AEB" w:rsidRDefault="00676266" w:rsidP="00B872D1"/>
    <w:p w14:paraId="28279C29" w14:textId="77777777" w:rsidR="00B872D1" w:rsidRPr="00AE0AEB" w:rsidRDefault="00B872D1" w:rsidP="00B872D1">
      <w:r>
        <w:t>Tilsvarende gælder viden om ydelser, der skal leveres under Kontrakten, Kundens it-miljø mv., som en Part måtte have erfaret som led i et tidligere samarbejde. Dog har hver af Parterne i denne situation en udvidet forpligtelse til at søge afklaring af ethvert forhold, som måtte give anledning til tvivl på grundlag af en sådan viden.</w:t>
      </w:r>
    </w:p>
    <w:p w14:paraId="6B5C47BA" w14:textId="78F1AF03" w:rsidR="00B872D1" w:rsidRDefault="00B872D1" w:rsidP="00B872D1">
      <w:r>
        <w:lastRenderedPageBreak/>
        <w:t xml:space="preserve">Spørgsmål, der er stillet i den forudgående udbudsproces, og svar herpå, fremgår af bilag 17.</w:t>
      </w:r>
      <w:r>
        <w:rPr>
          <w:color w:val="222222"/>
        </w:rPr>
        <w:t xml:space="preserve"> De anførte spørgsmål og svar tjener som hjælp til fortolkning. I tilfælde af konflikt </w:t>
      </w:r>
      <w:r>
        <w:t xml:space="preserve">har bilag 17 forrang frem for Kontrakten i det omfang svar på spørgsmål indeholder ændringer til Kontrakten med bilag, som ikke er implementeret heri.</w:t>
      </w:r>
    </w:p>
    <w:p w14:paraId="186F848A" w14:textId="77777777" w:rsidR="003E15B8" w:rsidRPr="00AE0AEB" w:rsidRDefault="003E15B8" w:rsidP="00B872D1"/>
    <w:p w14:paraId="65D25A22" w14:textId="3468A427" w:rsidR="00041951" w:rsidRDefault="00041951" w:rsidP="00041951">
      <w:pPr>
        <w:spacing w:line="276" w:lineRule="auto"/>
      </w:pPr>
      <w:r>
        <w:t xml:space="preserve">I tilfælde af uoverensstemmelse mellem Kontrakten og Databehandleraftalen i bilag 8 har Databehandleraftalen dog forrang for så vidt angår behandlingen af personoplysninger.</w:t>
      </w:r>
    </w:p>
    <w:p w14:paraId="79B9BE9C" w14:textId="77777777" w:rsidR="00041951" w:rsidRPr="00AE0AEB" w:rsidRDefault="00041951" w:rsidP="00B872D1"/>
    <w:p w14:paraId="6BBAA52E" w14:textId="77777777" w:rsidR="00B872D1" w:rsidRPr="00AE0AEB" w:rsidRDefault="00B872D1" w:rsidP="00B872D1">
      <w:r>
        <w:t>Henvisninger til Kontrakten eller til en bestemmelse heri omfatter også de til Kontrakten hørende bilag, henholdsvis de bilag, der er relevante for den pågældende bestemmelse. Bestemmelser i Kontrakten har forrang frem for bestemmelser i bilag, hvorfor bestemmelser indeholdt i et bilag, som strider mod Kontraktens bestemmelser, ikke tillægges retsvirkning.</w:t>
      </w:r>
    </w:p>
    <w:p w14:paraId="725FBBE9" w14:textId="77777777" w:rsidR="00B872D1" w:rsidRPr="00AE0AEB" w:rsidRDefault="00B872D1" w:rsidP="00B872D1"/>
    <w:p w14:paraId="5DB8D08E" w14:textId="2BA1FB06" w:rsidR="00B872D1" w:rsidRPr="00AE0AEB" w:rsidRDefault="00B872D1" w:rsidP="00B872D1">
      <w:r>
        <w:t xml:space="preserve">Såfremt der på kontraktindgåelsestidspunktet i et bilag er modstrid mellem et af Kunden anført krav og Leverandørens kravbesvarelse, har Kundens krav forrang. Dette indebærer dog ikke en begrænsning i Leverandørens forpligtelse til at levere det yderligere, der på kontraktindgåelsestidspunktet måtte fremgå af Leverandørens kravbesvarelse i forhold til Kundens krav. </w:t>
      </w:r>
    </w:p>
    <w:p w14:paraId="409B62AE" w14:textId="77777777" w:rsidR="00B872D1" w:rsidRPr="00AE0AEB" w:rsidRDefault="00B872D1" w:rsidP="00B872D1">
      <w:pPr>
        <w:pStyle w:val="Overskrift2"/>
        <w:rPr>
          <w:sz w:val="18"/>
          <w:szCs w:val="18"/>
        </w:rPr>
      </w:pPr>
      <w:bookmarkStart w:id="357" w:name="_Ref163956956"/>
      <w:bookmarkStart w:id="358" w:name="_Toc183314966"/>
      <w:bookmarkStart w:id="359" w:name="_Toc473818441"/>
      <w:bookmarkStart w:id="360" w:name="_Toc241056107"/>
      <w:r>
        <w:rPr>
          <w:sz w:val="18"/>
          <w:szCs w:val="18"/>
        </w:rPr>
        <w:t>Meddelelse</w:t>
      </w:r>
      <w:bookmarkEnd w:id="357"/>
      <w:bookmarkEnd w:id="358"/>
      <w:bookmarkEnd w:id="359"/>
      <w:bookmarkEnd w:id="360"/>
    </w:p>
    <w:p w14:paraId="6354CD7E" w14:textId="77777777" w:rsidR="00B872D1" w:rsidRDefault="00B872D1" w:rsidP="00B872D1"/>
    <w:p w14:paraId="24259597" w14:textId="580E502E" w:rsidR="00B872D1" w:rsidRDefault="00B872D1" w:rsidP="00B872D1">
      <w:r>
        <w:t xml:space="preserve">Enhver Meddelelse skal sendes til de i bilag 10 angivne personer i forhold til de ligeledes anførte kontaktoplysninger. </w:t>
      </w:r>
    </w:p>
    <w:p w14:paraId="74AA45B7" w14:textId="77777777" w:rsidR="0056023F" w:rsidRPr="00AE0AEB" w:rsidRDefault="0056023F" w:rsidP="00B872D1"/>
    <w:p w14:paraId="010F6DE0" w14:textId="43417597" w:rsidR="00B872D1" w:rsidRPr="00AE0AEB" w:rsidRDefault="00B872D1" w:rsidP="00B872D1">
      <w:r>
        <w:t xml:space="preserve">Ændring i de angivne oplysninger sker ved Meddelelse til den anden Part. </w:t>
      </w:r>
    </w:p>
    <w:p w14:paraId="625100E5" w14:textId="77777777" w:rsidR="00B872D1" w:rsidRPr="00AE0AEB" w:rsidRDefault="00B872D1" w:rsidP="00B872D1">
      <w:pPr>
        <w:pStyle w:val="Overskrift2"/>
        <w:rPr>
          <w:sz w:val="18"/>
          <w:szCs w:val="18"/>
        </w:rPr>
      </w:pPr>
      <w:bookmarkStart w:id="361" w:name="_Ref115248117"/>
      <w:bookmarkStart w:id="362" w:name="_Toc183314967"/>
      <w:bookmarkStart w:id="363" w:name="_Toc473818442"/>
      <w:bookmarkStart w:id="364" w:name="_Toc241056108"/>
      <w:r>
        <w:rPr>
          <w:sz w:val="18"/>
          <w:szCs w:val="18"/>
        </w:rPr>
        <w:t>Kontraktstyring ved ændringer</w:t>
      </w:r>
      <w:bookmarkEnd w:id="361"/>
      <w:bookmarkEnd w:id="362"/>
      <w:bookmarkEnd w:id="363"/>
      <w:bookmarkEnd w:id="364"/>
    </w:p>
    <w:p w14:paraId="031DE1D7" w14:textId="77777777" w:rsidR="00B872D1" w:rsidRDefault="00B872D1" w:rsidP="00B872D1"/>
    <w:p w14:paraId="589C475A" w14:textId="74BFF4C3" w:rsidR="00B872D1" w:rsidRPr="00AE0AEB" w:rsidRDefault="00B872D1" w:rsidP="00B872D1">
      <w:r>
        <w:t>Parterne foretager i fællesskab kontraktstyring baseret på følgende hovedprincipper:</w:t>
      </w:r>
    </w:p>
    <w:p w14:paraId="7E6A32B0" w14:textId="77777777" w:rsidR="00B872D1" w:rsidRPr="00AE0AEB" w:rsidRDefault="00B872D1" w:rsidP="00B872D1"/>
    <w:p w14:paraId="4B2798D3" w14:textId="04B2846B" w:rsidR="00B872D1" w:rsidRPr="00AE0AEB" w:rsidRDefault="00C53C14" w:rsidP="00830236">
      <w:pPr>
        <w:numPr>
          <w:ilvl w:val="0"/>
          <w:numId w:val="24"/>
        </w:numPr>
        <w:tabs>
          <w:tab w:val="left" w:pos="1134"/>
          <w:tab w:val="left" w:pos="1701"/>
        </w:tabs>
        <w:overflowPunct w:val="0"/>
        <w:autoSpaceDE w:val="0"/>
        <w:autoSpaceDN w:val="0"/>
        <w:adjustRightInd w:val="0"/>
        <w:spacing w:line="276" w:lineRule="auto"/>
        <w:textAlignment w:val="baseline"/>
      </w:pPr>
      <w:r>
        <w:t xml:space="preserve">Medmindre Parterne konkret aftaler andet, skal alle ændringer og tilføjelser til Kontrakten med bilag foreligge i skriftlig form ved udarbejdelse af et tillæg til Kontrakten, der underskrives af begge Parter, og i relevant omfang en opdatering af selve Kontrakten med bilag.</w:t>
      </w:r>
    </w:p>
    <w:p w14:paraId="491EBF7A" w14:textId="77777777" w:rsidR="00B872D1" w:rsidRPr="00AE0AEB" w:rsidRDefault="00B872D1" w:rsidP="00B872D1">
      <w:pPr>
        <w:spacing w:line="276" w:lineRule="auto"/>
        <w:ind w:left="360"/>
      </w:pPr>
    </w:p>
    <w:p w14:paraId="3121C69E" w14:textId="249BD229" w:rsidR="00B872D1" w:rsidRPr="00AE0AEB" w:rsidRDefault="00B872D1" w:rsidP="00830236">
      <w:pPr>
        <w:numPr>
          <w:ilvl w:val="0"/>
          <w:numId w:val="24"/>
        </w:numPr>
        <w:tabs>
          <w:tab w:val="left" w:pos="1134"/>
          <w:tab w:val="left" w:pos="1701"/>
        </w:tabs>
        <w:overflowPunct w:val="0"/>
        <w:autoSpaceDE w:val="0"/>
        <w:autoSpaceDN w:val="0"/>
        <w:adjustRightInd w:val="0"/>
        <w:spacing w:line="276" w:lineRule="auto"/>
        <w:textAlignment w:val="baseline"/>
        <w:rPr>
          <w:b/>
        </w:rPr>
      </w:pPr>
      <w:r>
        <w:t xml:space="preserve">Alle ændringer og tilføjelser til Kontrakt og bilag skal kunne dokumenteres med fuld sporbarhed, f.eks. ved ændringsmarkering, versionshistorik og lignende.</w:t>
      </w:r>
    </w:p>
    <w:p w14:paraId="77CD595C" w14:textId="77777777" w:rsidR="00B872D1" w:rsidRPr="00AE0AEB" w:rsidRDefault="00B872D1" w:rsidP="00B872D1">
      <w:pPr>
        <w:spacing w:line="276" w:lineRule="auto"/>
        <w:ind w:left="360"/>
        <w:rPr>
          <w:b/>
        </w:rPr>
      </w:pPr>
    </w:p>
    <w:p w14:paraId="6330621A" w14:textId="3826CE07" w:rsidR="00B872D1" w:rsidRDefault="00B872D1" w:rsidP="00B872D1">
      <w:r>
        <w:t>Leverandøren har initiativpligten til at sikre denne kontraktstyring.</w:t>
      </w:r>
    </w:p>
    <w:p w14:paraId="38B1506B" w14:textId="77777777" w:rsidR="00F53350" w:rsidRDefault="00F53350" w:rsidP="00B872D1"/>
    <w:p w14:paraId="2F987BAB" w14:textId="77777777" w:rsidR="00585CA4" w:rsidRDefault="00585CA4" w:rsidP="00B872D1"/>
    <w:p w14:paraId="7EE78BFC" w14:textId="77777777" w:rsidR="00710B71" w:rsidRDefault="00710B71" w:rsidP="00710B71">
      <w:pPr>
        <w:pStyle w:val="Overskrift1"/>
        <w:pageBreakBefore w:val="0"/>
      </w:pPr>
      <w:bookmarkStart w:id="365" w:name="_Toc93722704"/>
      <w:bookmarkStart w:id="366" w:name="_Toc183314963"/>
      <w:bookmarkStart w:id="367" w:name="_Toc241056109"/>
      <w:r>
        <w:t>Bevillingsmæssige forbehold</w:t>
      </w:r>
      <w:bookmarkEnd w:id="365"/>
      <w:bookmarkEnd w:id="366"/>
      <w:bookmarkEnd w:id="367"/>
    </w:p>
    <w:p w14:paraId="2CEFFEE7" w14:textId="2FFB69C9" w:rsidR="00585CA4" w:rsidRDefault="00710B71" w:rsidP="00B872D1">
      <w:r>
        <w:rPr>
          <w:color w:val="000000"/>
        </w:rPr>
        <w:t xml:space="preserve">Kontrakten er kun bindende for Kunden under forudsætning af, at der opnås fornøden bevillingsmæssig hjemmel. </w:t>
      </w:r>
    </w:p>
    <w:p w14:paraId="43BAA9CD" w14:textId="6B10ED58" w:rsidR="005A36A8" w:rsidRDefault="005A36A8" w:rsidP="00B872D1"/>
    <w:p w14:paraId="6E13F52E" w14:textId="77777777" w:rsidR="00FE5910" w:rsidRDefault="00FE5910" w:rsidP="00B872D1"/>
    <w:p w14:paraId="360E8B2C" w14:textId="77777777" w:rsidR="00DF7F16" w:rsidRDefault="00DF7F16" w:rsidP="00B872D1"/>
    <w:p w14:paraId="354954A1" w14:textId="77777777" w:rsidR="00DF7F16" w:rsidRPr="00AE0AEB" w:rsidRDefault="00DF7F16" w:rsidP="00B872D1"/>
    <w:p w14:paraId="2A76B14A" w14:textId="2C45068B" w:rsidR="00A74A78" w:rsidRDefault="00A74A78" w:rsidP="00A74A78">
      <w:pPr>
        <w:pStyle w:val="Overskrift1"/>
        <w:keepLines w:val="0"/>
        <w:pageBreakBefore w:val="0"/>
        <w:suppressAutoHyphens w:val="0"/>
        <w:spacing w:after="240" w:line="276" w:lineRule="auto"/>
        <w:contextualSpacing w:val="0"/>
      </w:pPr>
      <w:bookmarkStart w:id="368" w:name="_Toc241056110"/>
      <w:r>
        <w:lastRenderedPageBreak/>
        <w:t>Underskrifter</w:t>
      </w:r>
      <w:bookmarkEnd w:id="368"/>
    </w:p>
    <w:p w14:paraId="00A87177" w14:textId="611BB9ED" w:rsidR="005A0138" w:rsidRPr="00117D93" w:rsidRDefault="005A0138" w:rsidP="005A0138">
      <w:pPr>
        <w:tabs>
          <w:tab w:val="left" w:pos="5387"/>
        </w:tabs>
        <w:spacing w:line="276" w:lineRule="auto"/>
      </w:pPr>
      <w:r>
        <w:t xml:space="preserve">Dato: </w:t>
        <w:tab/>
        <w:t>Dato:</w:t>
      </w:r>
    </w:p>
    <w:p w14:paraId="59159EB2" w14:textId="77777777" w:rsidR="005A0138" w:rsidRPr="00117D93" w:rsidRDefault="005A0138" w:rsidP="005A0138">
      <w:pPr>
        <w:tabs>
          <w:tab w:val="left" w:pos="5387"/>
        </w:tabs>
        <w:spacing w:line="276" w:lineRule="auto"/>
      </w:pPr>
    </w:p>
    <w:p w14:paraId="2D7602E9" w14:textId="77777777" w:rsidR="005A0138" w:rsidRPr="00117D93" w:rsidRDefault="005A0138" w:rsidP="005A0138">
      <w:pPr>
        <w:tabs>
          <w:tab w:val="left" w:pos="5387"/>
        </w:tabs>
        <w:spacing w:line="276" w:lineRule="auto"/>
      </w:pPr>
    </w:p>
    <w:p w14:paraId="235A6755" w14:textId="77777777" w:rsidR="005A0138" w:rsidRPr="00117D93" w:rsidRDefault="005A0138" w:rsidP="005A0138">
      <w:pPr>
        <w:tabs>
          <w:tab w:val="left" w:pos="5387"/>
        </w:tabs>
        <w:spacing w:line="276" w:lineRule="auto"/>
      </w:pPr>
      <w:r>
        <w:t xml:space="preserve">___________________________ </w:t>
        <w:tab/>
        <w:t>_____________________________</w:t>
      </w:r>
    </w:p>
    <w:p w14:paraId="5E3AF4AE" w14:textId="3E8FE73F" w:rsidR="005A0138" w:rsidRPr="00117D93" w:rsidRDefault="005A0138" w:rsidP="005A0138">
      <w:pPr>
        <w:tabs>
          <w:tab w:val="left" w:pos="5387"/>
        </w:tabs>
        <w:spacing w:line="276" w:lineRule="auto"/>
        <w:rPr>
          <w:highlight w:val="lightGray"/>
        </w:rPr>
      </w:pPr>
      <w:r>
        <w:t xml:space="preserve">For </w:t>
      </w:r>
      <w:r>
        <w:rPr>
          <w:highlight w:val="lightGray"/>
        </w:rPr>
        <w:t xml:space="preserve">[Leverandøren] </w:t>
      </w:r>
      <w:r>
        <w:tab/>
        <w:t xml:space="preserve">For Lægemiddelstyrelsen</w:t>
      </w:r>
    </w:p>
    <w:p w14:paraId="16C99805" w14:textId="77777777" w:rsidR="005A0138" w:rsidRPr="00117D93" w:rsidRDefault="005A0138" w:rsidP="005A0138">
      <w:pPr>
        <w:tabs>
          <w:tab w:val="left" w:pos="5387"/>
        </w:tabs>
        <w:spacing w:line="276" w:lineRule="auto"/>
        <w:rPr>
          <w:highlight w:val="lightGray"/>
        </w:rPr>
      </w:pPr>
      <w:r>
        <w:rPr>
          <w:highlight w:val="lightGray"/>
        </w:rPr>
        <w:t xml:space="preserve">[Navn] </w:t>
      </w:r>
      <w:r>
        <w:tab/>
      </w:r>
      <w:r>
        <w:rPr>
          <w:highlight w:val="lightGray"/>
        </w:rPr>
        <w:t>[Navn]</w:t>
      </w:r>
    </w:p>
    <w:p w14:paraId="4ED9C55E" w14:textId="77777777" w:rsidR="005A0138" w:rsidRPr="00117D93" w:rsidRDefault="005A0138" w:rsidP="005A0138">
      <w:pPr>
        <w:tabs>
          <w:tab w:val="left" w:pos="5387"/>
        </w:tabs>
        <w:spacing w:line="276" w:lineRule="auto"/>
      </w:pPr>
      <w:r>
        <w:rPr>
          <w:highlight w:val="lightGray"/>
        </w:rPr>
        <w:t xml:space="preserve">[Titel] </w:t>
      </w:r>
      <w:r>
        <w:tab/>
      </w:r>
      <w:r>
        <w:rPr>
          <w:highlight w:val="lightGray"/>
        </w:rPr>
        <w:t>[Titel]</w:t>
      </w:r>
    </w:p>
    <w:p w14:paraId="19906970" w14:textId="5DF5C476" w:rsidR="00252D21" w:rsidRDefault="00252D21" w:rsidP="00252D21"/>
    <w:p w14:paraId="734E6B2F" w14:textId="77777777" w:rsidR="00A74A78" w:rsidRPr="00A74A78" w:rsidRDefault="00A74A78" w:rsidP="00A74A78"/>
    <w:p w14:paraId="4997C754" w14:textId="77777777" w:rsidR="000C22A5" w:rsidRDefault="000C22A5" w:rsidP="00E9667B">
      <w:pPr>
        <w:spacing w:line="276" w:lineRule="auto"/>
      </w:pPr>
    </w:p>
    <w:p w14:paraId="5289CCD7" w14:textId="6FADF045" w:rsidR="00413631" w:rsidRDefault="00413631" w:rsidP="00413631">
      <w:pPr>
        <w:pStyle w:val="Overskrift1"/>
        <w:pageBreakBefore w:val="0"/>
      </w:pPr>
      <w:bookmarkStart w:id="369" w:name="_Ref120807943"/>
      <w:bookmarkStart w:id="370" w:name="_Toc124589011"/>
      <w:bookmarkStart w:id="371" w:name="_Toc241056111"/>
      <w:r>
        <w:t>Konsortium</w:t>
      </w:r>
      <w:bookmarkEnd w:id="369"/>
      <w:bookmarkEnd w:id="370"/>
      <w:bookmarkEnd w:id="371"/>
    </w:p>
    <w:p w14:paraId="0B8428C7" w14:textId="77777777" w:rsidR="00413631" w:rsidRDefault="00413631" w:rsidP="00413631">
      <w:pPr>
        <w:rPr>
          <w:i/>
          <w:color w:val="000000"/>
        </w:rPr>
      </w:pPr>
      <w:r>
        <w:rPr>
          <w:i/>
          <w:color w:val="000000"/>
          <w:highlight w:val="lightGray"/>
        </w:rPr>
        <w:t>[Vejledning til tilbudsgiver: Dette punkt udgår, såfremt Leverandøren ikke er et konsortium.]</w:t>
      </w:r>
    </w:p>
    <w:p w14:paraId="681D1782" w14:textId="77777777" w:rsidR="00413631" w:rsidRDefault="00413631" w:rsidP="00413631"/>
    <w:p w14:paraId="3F1BBF6D" w14:textId="77777777" w:rsidR="00413631" w:rsidRPr="00467E0F" w:rsidRDefault="00413631" w:rsidP="00413631">
      <w:pPr>
        <w:spacing w:line="276" w:lineRule="auto"/>
      </w:pPr>
      <w:r>
        <w:t xml:space="preserve">De i konsortiet deltagende fysiske/juridiske personer hæfter solidarisk, direkte og ubetinget for opfyldelsen af Kontrakten. </w:t>
      </w:r>
    </w:p>
    <w:p w14:paraId="268B9356" w14:textId="77777777" w:rsidR="00413631" w:rsidRPr="00467E0F" w:rsidRDefault="00413631" w:rsidP="00413631">
      <w:pPr>
        <w:spacing w:line="276" w:lineRule="auto"/>
      </w:pPr>
    </w:p>
    <w:p w14:paraId="53A022CE" w14:textId="77777777" w:rsidR="00413631" w:rsidRPr="00467E0F" w:rsidRDefault="00413631" w:rsidP="00413631">
      <w:pPr>
        <w:spacing w:line="276" w:lineRule="auto"/>
      </w:pPr>
      <w:r>
        <w:t>Et af konsortiets medlemmer skal have fuld prokura over for Kunden, og der skal blandt medlemmerne udpeges en kontaktperson, der er ansvarlig for kontakten til Kunden.</w:t>
      </w:r>
    </w:p>
    <w:p w14:paraId="41642D80" w14:textId="77777777" w:rsidR="00413631" w:rsidRPr="00467E0F" w:rsidRDefault="00413631" w:rsidP="00413631">
      <w:pPr>
        <w:spacing w:line="276" w:lineRule="auto"/>
      </w:pPr>
    </w:p>
    <w:p w14:paraId="3B325A39" w14:textId="77777777" w:rsidR="00413631" w:rsidRPr="00137068" w:rsidRDefault="00413631" w:rsidP="00413631">
      <w:pPr>
        <w:spacing w:line="276" w:lineRule="auto"/>
      </w:pPr>
      <w:r>
        <w:t>Konsortiets befuldmægtigede er:</w:t>
      </w:r>
    </w:p>
    <w:p w14:paraId="15BC0491" w14:textId="77777777" w:rsidR="00413631" w:rsidRPr="002A4831" w:rsidRDefault="00413631" w:rsidP="00413631">
      <w:pPr>
        <w:spacing w:line="276" w:lineRule="auto"/>
        <w:rPr>
          <w:i/>
          <w:iCs/>
          <w:highlight w:val="lightGray"/>
        </w:rPr>
      </w:pPr>
      <w:r>
        <w:rPr>
          <w:i/>
          <w:iCs/>
          <w:highlight w:val="lightGray"/>
        </w:rPr>
        <w:t xml:space="preserve">[Indsæt relevante kontaktoplysninger på den befuldmægtigede, normalt mindst </w:t>
      </w:r>
    </w:p>
    <w:p w14:paraId="6907E991" w14:textId="77777777" w:rsidR="00413631" w:rsidRPr="002A4831" w:rsidRDefault="00413631" w:rsidP="00413631">
      <w:pPr>
        <w:spacing w:line="276" w:lineRule="auto"/>
        <w:rPr>
          <w:i/>
          <w:iCs/>
          <w:highlight w:val="lightGray"/>
        </w:rPr>
      </w:pPr>
      <w:r>
        <w:rPr>
          <w:i/>
          <w:iCs/>
          <w:highlight w:val="lightGray"/>
        </w:rPr>
        <w:t>telefonnummer og e-mailadresse]</w:t>
      </w:r>
    </w:p>
    <w:p w14:paraId="6F985709" w14:textId="77777777" w:rsidR="00413631" w:rsidRPr="00137068" w:rsidRDefault="00413631" w:rsidP="00413631">
      <w:pPr>
        <w:spacing w:line="276" w:lineRule="auto"/>
        <w:rPr>
          <w:highlight w:val="yellow"/>
        </w:rPr>
      </w:pPr>
    </w:p>
    <w:p w14:paraId="424FDBAC" w14:textId="77777777" w:rsidR="00413631" w:rsidRPr="00137068" w:rsidRDefault="00413631" w:rsidP="00413631">
      <w:pPr>
        <w:spacing w:line="276" w:lineRule="auto"/>
      </w:pPr>
      <w:r>
        <w:t>Konsortiets kontaktperson er:</w:t>
      </w:r>
    </w:p>
    <w:p w14:paraId="0CAB2270" w14:textId="77777777" w:rsidR="00413631" w:rsidRPr="002A4831" w:rsidRDefault="00413631" w:rsidP="00413631">
      <w:pPr>
        <w:spacing w:line="276" w:lineRule="auto"/>
        <w:rPr>
          <w:i/>
          <w:iCs/>
          <w:highlight w:val="lightGray"/>
        </w:rPr>
      </w:pPr>
      <w:r>
        <w:rPr>
          <w:i/>
          <w:iCs/>
          <w:highlight w:val="lightGray"/>
        </w:rPr>
        <w:t xml:space="preserve">[Indsæt relevante kontaktoplysninger på kontaktpersonen, normalt mindst </w:t>
      </w:r>
    </w:p>
    <w:p w14:paraId="1C54EB12" w14:textId="77777777" w:rsidR="00413631" w:rsidRPr="00644D7C" w:rsidRDefault="00413631" w:rsidP="00413631">
      <w:pPr>
        <w:spacing w:line="276" w:lineRule="auto"/>
        <w:rPr>
          <w:i/>
          <w:iCs/>
        </w:rPr>
      </w:pPr>
      <w:r>
        <w:rPr>
          <w:i/>
          <w:iCs/>
          <w:highlight w:val="lightGray"/>
        </w:rPr>
        <w:t>telefonnummer og e-mailadresse]</w:t>
      </w:r>
    </w:p>
    <w:p w14:paraId="1C7693E2" w14:textId="77777777" w:rsidR="000C22A5" w:rsidRDefault="000C22A5" w:rsidP="000C22A5"/>
    <w:sectPr w:rsidR="000C22A5"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0D2E3" w14:textId="77777777" w:rsidR="007442A5" w:rsidRDefault="007442A5" w:rsidP="009E4B94">
      <w:pPr>
        <w:spacing w:line="240" w:lineRule="auto"/>
      </w:pPr>
      <w:r>
        <w:separator/>
      </w:r>
    </w:p>
  </w:endnote>
  <w:endnote w:type="continuationSeparator" w:id="0">
    <w:p w14:paraId="7D4F91B5" w14:textId="77777777" w:rsidR="007442A5" w:rsidRDefault="007442A5" w:rsidP="009E4B94">
      <w:pPr>
        <w:spacing w:line="240" w:lineRule="auto"/>
      </w:pPr>
      <w:r>
        <w:continuationSeparator/>
      </w:r>
    </w:p>
  </w:endnote>
  <w:endnote w:type="continuationNotice" w:id="1">
    <w:p w14:paraId="3DB3C706" w14:textId="77777777" w:rsidR="007442A5" w:rsidRDefault="007442A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601B0BFC" w:rsidR="008D2FBD" w:rsidRDefault="008D2FBD" w:rsidP="008D2FBD">
    <w:pPr>
      <w:pStyle w:val="Sidefod"/>
    </w:pPr>
    <w:r>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028B2C67"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fldSimple w:instr=" SECTIONPAGES  ">
                            <w:r w:rsidR="00F145C4">
                              <w:rPr>
                                <w:noProof/>
                              </w:rPr>
                              <w:t>38</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B8B69C" id="_x0000_t202" coordsize="21600,21600" o:spt="202" path="m,l,21600r21600,l21600,xe">
              <v:stroke joinstyle="miter"/>
              <v:path gradientshapeok="t" o:connecttype="rect"/>
            </v:shapetype>
            <v:shape id="Text Box 1" o:spid="_x0000_s1029"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" filled="f" fillcolor="white [3201]" stroked="f" strokeweight=".5pt">
              <v:textbox inset="0,0,0,0">
                <w:txbxContent>
                  <w:p w14:paraId="43A059C0" w14:textId="028B2C67"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fldSimple w:instr=" SECTIONPAGES  ">
                      <w:r w:rsidR="00F145C4">
                        <w:rPr>
                          <w:noProof/>
                        </w:rPr>
                        <w:t>38</w:t>
                      </w:r>
                    </w:fldSimple>
                  </w:p>
                </w:txbxContent>
              </v:textbox>
              <w10:wrap anchorx="margin" anchory="page"/>
            </v:shape>
          </w:pict>
        </mc:Fallback>
      </mc:AlternateContent>
    </w:r>
    <w:r>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E06B50" w14:paraId="63DF344C" w14:textId="77777777" w:rsidTr="008D2FBD">
                            <w:trPr>
                              <w:trHeight w:val="482"/>
                              <w:jc w:val="right"/>
                            </w:trPr>
                            <w:tc>
                              <w:tcPr>
                                <w:tcW w:w="6804" w:type="dxa"/>
                                <w:vAlign w:val="bottom"/>
                              </w:tcPr>
                              <w:p w14:paraId="066ECDF0" w14:textId="5C318C2B" w:rsidR="008D2FBD" w:rsidRPr="004E1EC8" w:rsidRDefault="008D2FBD" w:rsidP="008D2FBD">
                                <w:pPr>
                                  <w:pStyle w:val="Template-FilePath"/>
                                  <w:jc w:val="right"/>
                                </w:pPr>
                                <w:r>
                                  <w:fldChar w:fldCharType="begin"/>
                                </w:r>
                                <w:r w:rsidRPr="009C5686">
                                  <w:instrText xml:space="preserve"> FILENAME  \p </w:instrText>
                                </w:r>
                                <w:r>
                                  <w:fldChar w:fldCharType="separate"/>
                                </w:r>
                                <w:r w:rsidR="00A961B1">
                                  <w:t>https://ramboll.sharepoint.com/sites/RMC2025N00357/Shared Documents/Lægemiddelstyrelsen udbud med forhandling af DVR/04. Udbudsmateriale/1. Udbudsmateriale til prækvalifikation - i proces med kunden/05. Kontrakt om udvikling af Den Veterinære Receptløsning fremsendt 30-06-26.docx</w:t>
                                </w:r>
                                <w:r>
                                  <w:fldChar w:fldCharType="end"/>
                                </w:r>
                              </w:p>
                            </w:tc>
                          </w:tr>
                        </w:tbl>
                        <w:p w14:paraId="04E625B9" w14:textId="77777777" w:rsidR="008D2FBD" w:rsidRPr="004E1EC8" w:rsidRDefault="008D2FBD" w:rsidP="008D2FBD">
                          <w:pPr>
                            <w:pStyle w:val="Sidefod"/>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0"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E06B50" w14:paraId="63DF344C" w14:textId="77777777" w:rsidTr="008D2FBD">
                      <w:trPr>
                        <w:trHeight w:val="482"/>
                        <w:jc w:val="right"/>
                      </w:trPr>
                      <w:tc>
                        <w:tcPr>
                          <w:tcW w:w="6804" w:type="dxa"/>
                          <w:vAlign w:val="bottom"/>
                        </w:tcPr>
                        <w:p w14:paraId="066ECDF0" w14:textId="5C318C2B" w:rsidR="008D2FBD" w:rsidRPr="004E1EC8" w:rsidRDefault="008D2FBD" w:rsidP="008D2FBD">
                          <w:pPr>
                            <w:pStyle w:val="Template-FilePath"/>
                            <w:jc w:val="right"/>
                          </w:pPr>
                          <w:r>
                            <w:fldChar w:fldCharType="begin"/>
                          </w:r>
                          <w:r w:rsidRPr="009C5686">
                            <w:instrText xml:space="preserve"> FILENAME  \p </w:instrText>
                          </w:r>
                          <w:r>
                            <w:fldChar w:fldCharType="separate"/>
                          </w:r>
                          <w:r w:rsidR="00A961B1">
                            <w:t>https://ramboll.sharepoint.com/sites/RMC2025N00357/Shared Documents/Lægemiddelstyrelsen udbud med forhandling af DVR/04. Udbudsmateriale/1. Udbudsmateriale til prækvalifikation - i proces med kunden/05. Kontrakt om udvikling af Den Veterinære Receptløsning fremsendt 30-06-26.docx</w:t>
                          </w:r>
                          <w:r>
                            <w:fldChar w:fldCharType="end"/>
                          </w:r>
                        </w:p>
                      </w:tc>
                    </w:tr>
                  </w:tbl>
                  <w:p w14:paraId="04E625B9" w14:textId="77777777" w:rsidR="008D2FBD" w:rsidRPr="004E1EC8" w:rsidRDefault="008D2FBD" w:rsidP="008D2FBD">
                    <w:pPr>
                      <w:pStyle w:val="Sidefod"/>
                      <w:spacing w:line="14" w:lineRule="exact"/>
                    </w:pPr>
                  </w:p>
                </w:txbxContent>
              </v:textbox>
              <w10:wrap type="square" anchorx="margin" anchory="page"/>
              <w10:anchorlock/>
            </v:shape>
          </w:pict>
        </mc:Fallback>
      </mc:AlternateContent>
    </w:r>
  </w:p>
  <w:tbl>
    <w:tblPr>
      <w:tblStyle w:val="Tabel-Gitter"/>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6CB7E2B2" w:rsidR="00420155" w:rsidRPr="00320824" w:rsidRDefault="00320824">
    <w:pPr>
      <w:pStyle w:val="Sidefod"/>
    </w:pPr>
    <w:bookmarkStart w:id="28" w:name="ReportLogo"/>
    <w:r>
      <w:rPr>
        <w:noProof/>
      </w:rPr>
      <w:drawing>
        <wp:anchor distT="0" distB="0" distL="0" distR="0" simplePos="0" relativeHeight="251658242" behindDoc="0" locked="0" layoutInCell="1" allowOverlap="1" wp14:anchorId="6C40D912" wp14:editId="0ED4747D">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EE79" w14:textId="5D205DAD" w:rsidR="00234210" w:rsidRDefault="00234210">
    <w:pPr>
      <w:pStyle w:val="Sidefo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2C93" w14:textId="30D06AE8" w:rsidR="0078220F" w:rsidRDefault="0078220F">
    <w:pPr>
      <w:pStyle w:val="Sidefo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3A76" w14:textId="36EEFF29" w:rsidR="00234210" w:rsidRDefault="00234210">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1728" w14:textId="66DA9AC8" w:rsidR="00234210" w:rsidRDefault="00234210">
    <w:pPr>
      <w:pStyle w:val="Sidefod"/>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DAE" w14:textId="45C2D6DB" w:rsidR="00A40A26" w:rsidRDefault="009B3943" w:rsidP="0084211B">
    <w:pPr>
      <w:pStyle w:val="Sidefod"/>
      <w:tabs>
        <w:tab w:val="clear" w:pos="4819"/>
        <w:tab w:val="center" w:pos="4536"/>
      </w:tabs>
    </w:pPr>
    <w:r w:rsidRPr="00D22450">
      <w:t xml:space="preserve">Kontrakt om </w:t>
    </w:r>
    <w:r w:rsidR="0012720F" w:rsidRPr="00D22450">
      <w:t>udvikling af Den Veterinære Recept</w:t>
    </w:r>
    <w:r w:rsidR="00090E7F">
      <w:t>løsning</w:t>
    </w:r>
    <w:r w:rsidR="0084211B" w:rsidRPr="001F356E">
      <w:tab/>
    </w:r>
    <w:r w:rsidR="00A40A26">
      <w:tab/>
      <w:t xml:space="preserve">Side </w:t>
    </w:r>
    <w:r w:rsidR="00A40A26">
      <w:fldChar w:fldCharType="begin"/>
    </w:r>
    <w:r w:rsidR="00A40A26">
      <w:instrText>PAGE   \* MERGEFORMAT</w:instrText>
    </w:r>
    <w:r w:rsidR="00A40A26">
      <w:fldChar w:fldCharType="separate"/>
    </w:r>
    <w:r w:rsidR="00A40A26">
      <w:t>1</w:t>
    </w:r>
    <w:r w:rsidR="00A40A26">
      <w:fldChar w:fldCharType="end"/>
    </w:r>
  </w:p>
  <w:p w14:paraId="6F6AC616" w14:textId="77777777" w:rsidR="00A40A26" w:rsidRDefault="00A40A26">
    <w:pPr>
      <w:pStyle w:val="Sidefo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8A3E" w14:textId="03C86CD8" w:rsidR="00234210" w:rsidRDefault="0023421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ECBA8" w14:textId="77777777" w:rsidR="007442A5" w:rsidRDefault="007442A5" w:rsidP="009E4B94">
      <w:pPr>
        <w:spacing w:line="240" w:lineRule="auto"/>
      </w:pPr>
    </w:p>
  </w:footnote>
  <w:footnote w:type="continuationSeparator" w:id="0">
    <w:p w14:paraId="4C2AB2D7" w14:textId="77777777" w:rsidR="007442A5" w:rsidRDefault="007442A5" w:rsidP="009E4B94">
      <w:pPr>
        <w:spacing w:line="240" w:lineRule="auto"/>
      </w:pPr>
    </w:p>
  </w:footnote>
  <w:footnote w:type="continuationNotice" w:id="1">
    <w:p w14:paraId="4CA9DD37" w14:textId="77777777" w:rsidR="007442A5" w:rsidRDefault="007442A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0AA66820" w:rsidR="008D2FBD" w:rsidRDefault="008D2FBD" w:rsidP="008D2FBD">
    <w:pPr>
      <w:pStyle w:val="Sidehoved"/>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Content>
        <w:r w:rsidR="00E038C1">
          <w:t>kontrakt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0" w15:restartNumberingAfterBreak="0">
    <w:nsid w:val="02BF1901"/>
    <w:multiLevelType w:val="hybridMultilevel"/>
    <w:tmpl w:val="D15AFF9C"/>
    <w:lvl w:ilvl="0" w:tplc="04060005">
      <w:start w:val="1"/>
      <w:numFmt w:val="bullet"/>
      <w:lvlText w:val=""/>
      <w:lvlJc w:val="left"/>
      <w:pPr>
        <w:tabs>
          <w:tab w:val="num" w:pos="720"/>
        </w:tabs>
        <w:ind w:left="720" w:hanging="36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A11C2E"/>
    <w:multiLevelType w:val="hybridMultilevel"/>
    <w:tmpl w:val="2A2C1EB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FBE31A3"/>
    <w:multiLevelType w:val="hybridMultilevel"/>
    <w:tmpl w:val="CEBA5D1A"/>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13F41C92"/>
    <w:multiLevelType w:val="multilevel"/>
    <w:tmpl w:val="8276527E"/>
    <w:lvl w:ilvl="0">
      <w:start w:val="1"/>
      <w:numFmt w:val="decimal"/>
      <w:pStyle w:val="Overskrift1"/>
      <w:lvlText w:val="%1."/>
      <w:lvlJc w:val="right"/>
      <w:pPr>
        <w:ind w:left="0" w:hanging="284"/>
      </w:pPr>
      <w:rPr>
        <w:rFonts w:hint="default"/>
      </w:rPr>
    </w:lvl>
    <w:lvl w:ilvl="1">
      <w:start w:val="1"/>
      <w:numFmt w:val="decimal"/>
      <w:pStyle w:val="Overskrift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verskrift3"/>
      <w:lvlText w:val="%1.%2.%3"/>
      <w:lvlJc w:val="right"/>
      <w:pPr>
        <w:ind w:left="0" w:hanging="284"/>
      </w:pPr>
      <w:rPr>
        <w:rFonts w:hint="default"/>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4" w15:restartNumberingAfterBreak="0">
    <w:nsid w:val="14A77B63"/>
    <w:multiLevelType w:val="hybridMultilevel"/>
    <w:tmpl w:val="BDD675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F2C1B75"/>
    <w:multiLevelType w:val="hybridMultilevel"/>
    <w:tmpl w:val="1EC26A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355B138B"/>
    <w:multiLevelType w:val="hybridMultilevel"/>
    <w:tmpl w:val="E07EE346"/>
    <w:lvl w:ilvl="0" w:tplc="04060001">
      <w:start w:val="1"/>
      <w:numFmt w:val="bullet"/>
      <w:lvlText w:val=""/>
      <w:lvlJc w:val="left"/>
      <w:pPr>
        <w:tabs>
          <w:tab w:val="num" w:pos="927"/>
        </w:tabs>
        <w:ind w:left="927" w:hanging="360"/>
      </w:pPr>
      <w:rPr>
        <w:rFonts w:ascii="Symbol" w:hAnsi="Symbol" w:hint="default"/>
      </w:rPr>
    </w:lvl>
    <w:lvl w:ilvl="1" w:tplc="04060003" w:tentative="1">
      <w:start w:val="1"/>
      <w:numFmt w:val="bullet"/>
      <w:lvlText w:val="o"/>
      <w:lvlJc w:val="left"/>
      <w:pPr>
        <w:tabs>
          <w:tab w:val="num" w:pos="1647"/>
        </w:tabs>
        <w:ind w:left="1647" w:hanging="360"/>
      </w:pPr>
      <w:rPr>
        <w:rFonts w:ascii="Courier New" w:hAnsi="Courier New" w:cs="Courier New" w:hint="default"/>
      </w:rPr>
    </w:lvl>
    <w:lvl w:ilvl="2" w:tplc="04060005" w:tentative="1">
      <w:start w:val="1"/>
      <w:numFmt w:val="bullet"/>
      <w:lvlText w:val=""/>
      <w:lvlJc w:val="left"/>
      <w:pPr>
        <w:tabs>
          <w:tab w:val="num" w:pos="2367"/>
        </w:tabs>
        <w:ind w:left="2367" w:hanging="360"/>
      </w:pPr>
      <w:rPr>
        <w:rFonts w:ascii="Wingdings" w:hAnsi="Wingdings" w:hint="default"/>
      </w:rPr>
    </w:lvl>
    <w:lvl w:ilvl="3" w:tplc="04060001" w:tentative="1">
      <w:start w:val="1"/>
      <w:numFmt w:val="bullet"/>
      <w:lvlText w:val=""/>
      <w:lvlJc w:val="left"/>
      <w:pPr>
        <w:tabs>
          <w:tab w:val="num" w:pos="3087"/>
        </w:tabs>
        <w:ind w:left="3087" w:hanging="360"/>
      </w:pPr>
      <w:rPr>
        <w:rFonts w:ascii="Symbol" w:hAnsi="Symbol" w:hint="default"/>
      </w:rPr>
    </w:lvl>
    <w:lvl w:ilvl="4" w:tplc="04060003" w:tentative="1">
      <w:start w:val="1"/>
      <w:numFmt w:val="bullet"/>
      <w:lvlText w:val="o"/>
      <w:lvlJc w:val="left"/>
      <w:pPr>
        <w:tabs>
          <w:tab w:val="num" w:pos="3807"/>
        </w:tabs>
        <w:ind w:left="3807" w:hanging="360"/>
      </w:pPr>
      <w:rPr>
        <w:rFonts w:ascii="Courier New" w:hAnsi="Courier New" w:cs="Courier New" w:hint="default"/>
      </w:rPr>
    </w:lvl>
    <w:lvl w:ilvl="5" w:tplc="04060005" w:tentative="1">
      <w:start w:val="1"/>
      <w:numFmt w:val="bullet"/>
      <w:lvlText w:val=""/>
      <w:lvlJc w:val="left"/>
      <w:pPr>
        <w:tabs>
          <w:tab w:val="num" w:pos="4527"/>
        </w:tabs>
        <w:ind w:left="4527" w:hanging="360"/>
      </w:pPr>
      <w:rPr>
        <w:rFonts w:ascii="Wingdings" w:hAnsi="Wingdings" w:hint="default"/>
      </w:rPr>
    </w:lvl>
    <w:lvl w:ilvl="6" w:tplc="04060001" w:tentative="1">
      <w:start w:val="1"/>
      <w:numFmt w:val="bullet"/>
      <w:lvlText w:val=""/>
      <w:lvlJc w:val="left"/>
      <w:pPr>
        <w:tabs>
          <w:tab w:val="num" w:pos="5247"/>
        </w:tabs>
        <w:ind w:left="5247" w:hanging="360"/>
      </w:pPr>
      <w:rPr>
        <w:rFonts w:ascii="Symbol" w:hAnsi="Symbol" w:hint="default"/>
      </w:rPr>
    </w:lvl>
    <w:lvl w:ilvl="7" w:tplc="04060003" w:tentative="1">
      <w:start w:val="1"/>
      <w:numFmt w:val="bullet"/>
      <w:lvlText w:val="o"/>
      <w:lvlJc w:val="left"/>
      <w:pPr>
        <w:tabs>
          <w:tab w:val="num" w:pos="5967"/>
        </w:tabs>
        <w:ind w:left="5967" w:hanging="360"/>
      </w:pPr>
      <w:rPr>
        <w:rFonts w:ascii="Courier New" w:hAnsi="Courier New" w:cs="Courier New" w:hint="default"/>
      </w:rPr>
    </w:lvl>
    <w:lvl w:ilvl="8" w:tplc="04060005" w:tentative="1">
      <w:start w:val="1"/>
      <w:numFmt w:val="bullet"/>
      <w:lvlText w:val=""/>
      <w:lvlJc w:val="left"/>
      <w:pPr>
        <w:tabs>
          <w:tab w:val="num" w:pos="6687"/>
        </w:tabs>
        <w:ind w:left="6687" w:hanging="360"/>
      </w:pPr>
      <w:rPr>
        <w:rFonts w:ascii="Wingdings" w:hAnsi="Wingdings" w:hint="default"/>
      </w:rPr>
    </w:lvl>
  </w:abstractNum>
  <w:abstractNum w:abstractNumId="17" w15:restartNumberingAfterBreak="0">
    <w:nsid w:val="390A73AB"/>
    <w:multiLevelType w:val="hybridMultilevel"/>
    <w:tmpl w:val="50D46CC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4147787D"/>
    <w:multiLevelType w:val="hybridMultilevel"/>
    <w:tmpl w:val="6428DCC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41940C18"/>
    <w:multiLevelType w:val="hybridMultilevel"/>
    <w:tmpl w:val="5F6633E2"/>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4B5B267B"/>
    <w:multiLevelType w:val="hybridMultilevel"/>
    <w:tmpl w:val="1174ECEA"/>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22" w15:restartNumberingAfterBreak="0">
    <w:nsid w:val="53C7533B"/>
    <w:multiLevelType w:val="hybridMultilevel"/>
    <w:tmpl w:val="95E6222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57A801F1"/>
    <w:multiLevelType w:val="hybridMultilevel"/>
    <w:tmpl w:val="2A2C1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EDD10FD"/>
    <w:multiLevelType w:val="hybridMultilevel"/>
    <w:tmpl w:val="B4D2655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26" w15:restartNumberingAfterBreak="0">
    <w:nsid w:val="65A11028"/>
    <w:multiLevelType w:val="hybridMultilevel"/>
    <w:tmpl w:val="7466F51E"/>
    <w:lvl w:ilvl="0" w:tplc="04060005">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9163843"/>
    <w:multiLevelType w:val="hybridMultilevel"/>
    <w:tmpl w:val="6742CA8C"/>
    <w:lvl w:ilvl="0" w:tplc="04060005">
      <w:start w:val="1"/>
      <w:numFmt w:val="bullet"/>
      <w:lvlText w:val=""/>
      <w:lvlJc w:val="left"/>
      <w:pPr>
        <w:ind w:left="720" w:hanging="360"/>
      </w:pPr>
      <w:rPr>
        <w:rFonts w:ascii="Wingdings" w:hAnsi="Wingdings" w:hint="default"/>
      </w:rPr>
    </w:lvl>
    <w:lvl w:ilvl="1" w:tplc="04060005">
      <w:start w:val="1"/>
      <w:numFmt w:val="bullet"/>
      <w:lvlText w:val=""/>
      <w:lvlJc w:val="left"/>
      <w:pPr>
        <w:ind w:left="1440" w:hanging="360"/>
      </w:pPr>
      <w:rPr>
        <w:rFonts w:ascii="Wingdings" w:hAnsi="Wingdings"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6DAC2A90"/>
    <w:multiLevelType w:val="hybridMultilevel"/>
    <w:tmpl w:val="105E23D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30"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955861024">
    <w:abstractNumId w:val="30"/>
  </w:num>
  <w:num w:numId="2" w16cid:durableId="1294025171">
    <w:abstractNumId w:val="7"/>
  </w:num>
  <w:num w:numId="3" w16cid:durableId="2138792810">
    <w:abstractNumId w:val="6"/>
  </w:num>
  <w:num w:numId="4" w16cid:durableId="1972319185">
    <w:abstractNumId w:val="5"/>
  </w:num>
  <w:num w:numId="5" w16cid:durableId="764499833">
    <w:abstractNumId w:val="4"/>
  </w:num>
  <w:num w:numId="6" w16cid:durableId="1293901249">
    <w:abstractNumId w:val="29"/>
  </w:num>
  <w:num w:numId="7" w16cid:durableId="877546466">
    <w:abstractNumId w:val="3"/>
  </w:num>
  <w:num w:numId="8" w16cid:durableId="254827309">
    <w:abstractNumId w:val="2"/>
  </w:num>
  <w:num w:numId="9" w16cid:durableId="948778312">
    <w:abstractNumId w:val="1"/>
  </w:num>
  <w:num w:numId="10" w16cid:durableId="841699919">
    <w:abstractNumId w:val="0"/>
  </w:num>
  <w:num w:numId="11" w16cid:durableId="1542935589">
    <w:abstractNumId w:val="13"/>
  </w:num>
  <w:num w:numId="12" w16cid:durableId="2104645714">
    <w:abstractNumId w:val="25"/>
  </w:num>
  <w:num w:numId="13" w16cid:durableId="865945535">
    <w:abstractNumId w:val="9"/>
  </w:num>
  <w:num w:numId="14" w16cid:durableId="902764343">
    <w:abstractNumId w:val="21"/>
  </w:num>
  <w:num w:numId="15" w16cid:durableId="816800001">
    <w:abstractNumId w:val="11"/>
  </w:num>
  <w:num w:numId="16" w16cid:durableId="1114446787">
    <w:abstractNumId w:val="10"/>
  </w:num>
  <w:num w:numId="17" w16cid:durableId="1040278981">
    <w:abstractNumId w:val="16"/>
  </w:num>
  <w:num w:numId="18" w16cid:durableId="479422781">
    <w:abstractNumId w:val="27"/>
  </w:num>
  <w:num w:numId="19" w16cid:durableId="579800380">
    <w:abstractNumId w:val="18"/>
  </w:num>
  <w:num w:numId="20" w16cid:durableId="59447808">
    <w:abstractNumId w:val="15"/>
  </w:num>
  <w:num w:numId="21" w16cid:durableId="1237935196">
    <w:abstractNumId w:val="24"/>
  </w:num>
  <w:num w:numId="22" w16cid:durableId="1272981139">
    <w:abstractNumId w:val="12"/>
  </w:num>
  <w:num w:numId="23" w16cid:durableId="706954242">
    <w:abstractNumId w:val="22"/>
  </w:num>
  <w:num w:numId="24" w16cid:durableId="1994291149">
    <w:abstractNumId w:val="26"/>
  </w:num>
  <w:num w:numId="25" w16cid:durableId="1613053557">
    <w:abstractNumId w:val="13"/>
  </w:num>
  <w:num w:numId="26" w16cid:durableId="1549030757">
    <w:abstractNumId w:val="8"/>
  </w:num>
  <w:num w:numId="27" w16cid:durableId="760758044">
    <w:abstractNumId w:val="14"/>
  </w:num>
  <w:num w:numId="28" w16cid:durableId="343480917">
    <w:abstractNumId w:val="28"/>
  </w:num>
  <w:num w:numId="29" w16cid:durableId="252978302">
    <w:abstractNumId w:val="17"/>
  </w:num>
  <w:num w:numId="30" w16cid:durableId="764764649">
    <w:abstractNumId w:val="23"/>
  </w:num>
  <w:num w:numId="31" w16cid:durableId="2011173069">
    <w:abstractNumId w:val="20"/>
  </w:num>
  <w:num w:numId="32" w16cid:durableId="113864616">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0264"/>
    <w:rsid w:val="0000098E"/>
    <w:rsid w:val="00000B2B"/>
    <w:rsid w:val="00000DDA"/>
    <w:rsid w:val="00001206"/>
    <w:rsid w:val="00001B01"/>
    <w:rsid w:val="00001C9B"/>
    <w:rsid w:val="00003A13"/>
    <w:rsid w:val="00003A52"/>
    <w:rsid w:val="0000411B"/>
    <w:rsid w:val="00004865"/>
    <w:rsid w:val="000053C6"/>
    <w:rsid w:val="000101EC"/>
    <w:rsid w:val="00010A82"/>
    <w:rsid w:val="00010E77"/>
    <w:rsid w:val="0001196B"/>
    <w:rsid w:val="00011B42"/>
    <w:rsid w:val="00012481"/>
    <w:rsid w:val="000126D6"/>
    <w:rsid w:val="00012D91"/>
    <w:rsid w:val="00013259"/>
    <w:rsid w:val="00014FD3"/>
    <w:rsid w:val="0001616F"/>
    <w:rsid w:val="000162D0"/>
    <w:rsid w:val="00017304"/>
    <w:rsid w:val="00017B70"/>
    <w:rsid w:val="000201B4"/>
    <w:rsid w:val="000210AB"/>
    <w:rsid w:val="00023000"/>
    <w:rsid w:val="000237B0"/>
    <w:rsid w:val="00023E87"/>
    <w:rsid w:val="000247AD"/>
    <w:rsid w:val="00025683"/>
    <w:rsid w:val="00025730"/>
    <w:rsid w:val="00025FC2"/>
    <w:rsid w:val="000275D6"/>
    <w:rsid w:val="00027DBD"/>
    <w:rsid w:val="000305CC"/>
    <w:rsid w:val="00030BA9"/>
    <w:rsid w:val="00030E54"/>
    <w:rsid w:val="00031617"/>
    <w:rsid w:val="00031ABC"/>
    <w:rsid w:val="00031BD9"/>
    <w:rsid w:val="00031C1D"/>
    <w:rsid w:val="00031CD0"/>
    <w:rsid w:val="000320A2"/>
    <w:rsid w:val="00032B9E"/>
    <w:rsid w:val="000342F5"/>
    <w:rsid w:val="000345E7"/>
    <w:rsid w:val="00035B26"/>
    <w:rsid w:val="0003686F"/>
    <w:rsid w:val="00037BD0"/>
    <w:rsid w:val="00040095"/>
    <w:rsid w:val="0004042C"/>
    <w:rsid w:val="00041951"/>
    <w:rsid w:val="00042E65"/>
    <w:rsid w:val="00044CAB"/>
    <w:rsid w:val="000466E0"/>
    <w:rsid w:val="00046882"/>
    <w:rsid w:val="00046FCF"/>
    <w:rsid w:val="0004711A"/>
    <w:rsid w:val="00050588"/>
    <w:rsid w:val="00050AC3"/>
    <w:rsid w:val="000554DC"/>
    <w:rsid w:val="00055C4A"/>
    <w:rsid w:val="00060BFF"/>
    <w:rsid w:val="000620F2"/>
    <w:rsid w:val="000626BB"/>
    <w:rsid w:val="000633F3"/>
    <w:rsid w:val="000649C9"/>
    <w:rsid w:val="00065072"/>
    <w:rsid w:val="00065528"/>
    <w:rsid w:val="00065C3C"/>
    <w:rsid w:val="00066591"/>
    <w:rsid w:val="00066AAA"/>
    <w:rsid w:val="000716A2"/>
    <w:rsid w:val="000721A0"/>
    <w:rsid w:val="00072A6E"/>
    <w:rsid w:val="000753BF"/>
    <w:rsid w:val="00075A8D"/>
    <w:rsid w:val="00075D92"/>
    <w:rsid w:val="00076D04"/>
    <w:rsid w:val="00077731"/>
    <w:rsid w:val="0008021F"/>
    <w:rsid w:val="00080A8E"/>
    <w:rsid w:val="00082332"/>
    <w:rsid w:val="00082A0F"/>
    <w:rsid w:val="0008322D"/>
    <w:rsid w:val="00083438"/>
    <w:rsid w:val="00083A2A"/>
    <w:rsid w:val="00084F1F"/>
    <w:rsid w:val="00085595"/>
    <w:rsid w:val="00085E23"/>
    <w:rsid w:val="00086419"/>
    <w:rsid w:val="00086EB8"/>
    <w:rsid w:val="00087D34"/>
    <w:rsid w:val="000903AD"/>
    <w:rsid w:val="00090843"/>
    <w:rsid w:val="0009085B"/>
    <w:rsid w:val="00090903"/>
    <w:rsid w:val="00090D42"/>
    <w:rsid w:val="00090E7F"/>
    <w:rsid w:val="0009128C"/>
    <w:rsid w:val="00091493"/>
    <w:rsid w:val="00091CF6"/>
    <w:rsid w:val="000920D8"/>
    <w:rsid w:val="00094ABD"/>
    <w:rsid w:val="00094CC2"/>
    <w:rsid w:val="0009518A"/>
    <w:rsid w:val="00095655"/>
    <w:rsid w:val="00096057"/>
    <w:rsid w:val="000A0F2E"/>
    <w:rsid w:val="000A1415"/>
    <w:rsid w:val="000A2642"/>
    <w:rsid w:val="000A32DD"/>
    <w:rsid w:val="000A4045"/>
    <w:rsid w:val="000A46F0"/>
    <w:rsid w:val="000A4A33"/>
    <w:rsid w:val="000A590E"/>
    <w:rsid w:val="000A5B67"/>
    <w:rsid w:val="000A6061"/>
    <w:rsid w:val="000A621A"/>
    <w:rsid w:val="000B007E"/>
    <w:rsid w:val="000B04A4"/>
    <w:rsid w:val="000B077E"/>
    <w:rsid w:val="000B1D52"/>
    <w:rsid w:val="000B2896"/>
    <w:rsid w:val="000B2A88"/>
    <w:rsid w:val="000B2B92"/>
    <w:rsid w:val="000B2C55"/>
    <w:rsid w:val="000B30F7"/>
    <w:rsid w:val="000B44C4"/>
    <w:rsid w:val="000B4BDE"/>
    <w:rsid w:val="000B4E68"/>
    <w:rsid w:val="000B5F8F"/>
    <w:rsid w:val="000B6761"/>
    <w:rsid w:val="000B76EA"/>
    <w:rsid w:val="000B79C5"/>
    <w:rsid w:val="000B7D20"/>
    <w:rsid w:val="000C0570"/>
    <w:rsid w:val="000C05A4"/>
    <w:rsid w:val="000C1640"/>
    <w:rsid w:val="000C2013"/>
    <w:rsid w:val="000C22A5"/>
    <w:rsid w:val="000C248D"/>
    <w:rsid w:val="000C24BB"/>
    <w:rsid w:val="000C2B95"/>
    <w:rsid w:val="000C2C70"/>
    <w:rsid w:val="000C381A"/>
    <w:rsid w:val="000C44F5"/>
    <w:rsid w:val="000C58A1"/>
    <w:rsid w:val="000C6849"/>
    <w:rsid w:val="000C6A5E"/>
    <w:rsid w:val="000C6E55"/>
    <w:rsid w:val="000C7E01"/>
    <w:rsid w:val="000C7E16"/>
    <w:rsid w:val="000D02D1"/>
    <w:rsid w:val="000D0A48"/>
    <w:rsid w:val="000D0AA7"/>
    <w:rsid w:val="000D0AD1"/>
    <w:rsid w:val="000D1856"/>
    <w:rsid w:val="000D2325"/>
    <w:rsid w:val="000D3655"/>
    <w:rsid w:val="000D3C18"/>
    <w:rsid w:val="000D5465"/>
    <w:rsid w:val="000D64B3"/>
    <w:rsid w:val="000D67B6"/>
    <w:rsid w:val="000D7086"/>
    <w:rsid w:val="000D72AA"/>
    <w:rsid w:val="000D7C3F"/>
    <w:rsid w:val="000D7E95"/>
    <w:rsid w:val="000E28A0"/>
    <w:rsid w:val="000E576D"/>
    <w:rsid w:val="000E5AD6"/>
    <w:rsid w:val="000E5EEA"/>
    <w:rsid w:val="000F1163"/>
    <w:rsid w:val="000F1B17"/>
    <w:rsid w:val="000F22CD"/>
    <w:rsid w:val="000F43CB"/>
    <w:rsid w:val="000F4E10"/>
    <w:rsid w:val="000F5801"/>
    <w:rsid w:val="000F6A42"/>
    <w:rsid w:val="000F6BCE"/>
    <w:rsid w:val="000F7A8D"/>
    <w:rsid w:val="000F7C60"/>
    <w:rsid w:val="00101514"/>
    <w:rsid w:val="001021E2"/>
    <w:rsid w:val="00102343"/>
    <w:rsid w:val="00103B2F"/>
    <w:rsid w:val="00103E3F"/>
    <w:rsid w:val="00104D2F"/>
    <w:rsid w:val="00105B1D"/>
    <w:rsid w:val="00106C7F"/>
    <w:rsid w:val="00107682"/>
    <w:rsid w:val="00107A33"/>
    <w:rsid w:val="00110045"/>
    <w:rsid w:val="001102AD"/>
    <w:rsid w:val="00110A5F"/>
    <w:rsid w:val="00110C6E"/>
    <w:rsid w:val="00110EC1"/>
    <w:rsid w:val="0011127C"/>
    <w:rsid w:val="0011133F"/>
    <w:rsid w:val="001114BA"/>
    <w:rsid w:val="0011399E"/>
    <w:rsid w:val="001150E0"/>
    <w:rsid w:val="00115453"/>
    <w:rsid w:val="0011556D"/>
    <w:rsid w:val="001166FA"/>
    <w:rsid w:val="00116E23"/>
    <w:rsid w:val="00116E9E"/>
    <w:rsid w:val="00117FBE"/>
    <w:rsid w:val="00120203"/>
    <w:rsid w:val="00120490"/>
    <w:rsid w:val="0012065D"/>
    <w:rsid w:val="0012244E"/>
    <w:rsid w:val="001234AB"/>
    <w:rsid w:val="001239EE"/>
    <w:rsid w:val="00124131"/>
    <w:rsid w:val="00124DBB"/>
    <w:rsid w:val="0012534C"/>
    <w:rsid w:val="00125F76"/>
    <w:rsid w:val="001266A6"/>
    <w:rsid w:val="0012720F"/>
    <w:rsid w:val="00131004"/>
    <w:rsid w:val="00131BE2"/>
    <w:rsid w:val="0013244F"/>
    <w:rsid w:val="00134F89"/>
    <w:rsid w:val="0013612F"/>
    <w:rsid w:val="00136988"/>
    <w:rsid w:val="00140902"/>
    <w:rsid w:val="0014320A"/>
    <w:rsid w:val="001439D4"/>
    <w:rsid w:val="00143F10"/>
    <w:rsid w:val="001464B3"/>
    <w:rsid w:val="00146AE9"/>
    <w:rsid w:val="001502C0"/>
    <w:rsid w:val="00150678"/>
    <w:rsid w:val="00151F19"/>
    <w:rsid w:val="00154BCD"/>
    <w:rsid w:val="00155699"/>
    <w:rsid w:val="00160A06"/>
    <w:rsid w:val="00160BE0"/>
    <w:rsid w:val="00160D1A"/>
    <w:rsid w:val="00160F9E"/>
    <w:rsid w:val="00161D05"/>
    <w:rsid w:val="00161FD6"/>
    <w:rsid w:val="00162434"/>
    <w:rsid w:val="00162BC1"/>
    <w:rsid w:val="00162D94"/>
    <w:rsid w:val="001636B9"/>
    <w:rsid w:val="001636FD"/>
    <w:rsid w:val="00166296"/>
    <w:rsid w:val="0016643D"/>
    <w:rsid w:val="001674B1"/>
    <w:rsid w:val="00170351"/>
    <w:rsid w:val="00170E35"/>
    <w:rsid w:val="00171823"/>
    <w:rsid w:val="00172335"/>
    <w:rsid w:val="00173366"/>
    <w:rsid w:val="001752F5"/>
    <w:rsid w:val="00175827"/>
    <w:rsid w:val="00175A1A"/>
    <w:rsid w:val="00175DAB"/>
    <w:rsid w:val="001768D2"/>
    <w:rsid w:val="00176E93"/>
    <w:rsid w:val="001770EE"/>
    <w:rsid w:val="0018051D"/>
    <w:rsid w:val="00180BD0"/>
    <w:rsid w:val="001811F4"/>
    <w:rsid w:val="00182094"/>
    <w:rsid w:val="00182651"/>
    <w:rsid w:val="0018311A"/>
    <w:rsid w:val="0018427F"/>
    <w:rsid w:val="00184FE1"/>
    <w:rsid w:val="00186AEB"/>
    <w:rsid w:val="00186C79"/>
    <w:rsid w:val="00190A68"/>
    <w:rsid w:val="00192EA0"/>
    <w:rsid w:val="00193267"/>
    <w:rsid w:val="00193574"/>
    <w:rsid w:val="0019391B"/>
    <w:rsid w:val="001944A8"/>
    <w:rsid w:val="001948C4"/>
    <w:rsid w:val="0019651A"/>
    <w:rsid w:val="00197E4E"/>
    <w:rsid w:val="001A1926"/>
    <w:rsid w:val="001A24A3"/>
    <w:rsid w:val="001A46BA"/>
    <w:rsid w:val="001A52C9"/>
    <w:rsid w:val="001A6840"/>
    <w:rsid w:val="001A70D3"/>
    <w:rsid w:val="001A71C5"/>
    <w:rsid w:val="001B0F19"/>
    <w:rsid w:val="001B14E6"/>
    <w:rsid w:val="001B1FD0"/>
    <w:rsid w:val="001B285E"/>
    <w:rsid w:val="001B323E"/>
    <w:rsid w:val="001B3332"/>
    <w:rsid w:val="001B54CD"/>
    <w:rsid w:val="001B622B"/>
    <w:rsid w:val="001B7895"/>
    <w:rsid w:val="001C033E"/>
    <w:rsid w:val="001C0CB7"/>
    <w:rsid w:val="001C14B1"/>
    <w:rsid w:val="001C19AE"/>
    <w:rsid w:val="001C1D75"/>
    <w:rsid w:val="001C2147"/>
    <w:rsid w:val="001C29EF"/>
    <w:rsid w:val="001C33A4"/>
    <w:rsid w:val="001C3B30"/>
    <w:rsid w:val="001C5202"/>
    <w:rsid w:val="001C61C4"/>
    <w:rsid w:val="001C6DFB"/>
    <w:rsid w:val="001C7496"/>
    <w:rsid w:val="001D0DE3"/>
    <w:rsid w:val="001D129F"/>
    <w:rsid w:val="001D16C8"/>
    <w:rsid w:val="001D296E"/>
    <w:rsid w:val="001D3359"/>
    <w:rsid w:val="001D4F4F"/>
    <w:rsid w:val="001D558A"/>
    <w:rsid w:val="001D67E5"/>
    <w:rsid w:val="001D7235"/>
    <w:rsid w:val="001E01D4"/>
    <w:rsid w:val="001E0252"/>
    <w:rsid w:val="001E169A"/>
    <w:rsid w:val="001E17BB"/>
    <w:rsid w:val="001E1890"/>
    <w:rsid w:val="001E23A1"/>
    <w:rsid w:val="001E26F8"/>
    <w:rsid w:val="001E2C95"/>
    <w:rsid w:val="001E3798"/>
    <w:rsid w:val="001E45EE"/>
    <w:rsid w:val="001E5404"/>
    <w:rsid w:val="001E6656"/>
    <w:rsid w:val="001E7EEE"/>
    <w:rsid w:val="001F0551"/>
    <w:rsid w:val="001F0797"/>
    <w:rsid w:val="001F0F53"/>
    <w:rsid w:val="001F136B"/>
    <w:rsid w:val="001F2AD9"/>
    <w:rsid w:val="001F356E"/>
    <w:rsid w:val="001F43FA"/>
    <w:rsid w:val="001F4DC9"/>
    <w:rsid w:val="001F58D2"/>
    <w:rsid w:val="001F5D77"/>
    <w:rsid w:val="001F60FB"/>
    <w:rsid w:val="001F71E6"/>
    <w:rsid w:val="0020318E"/>
    <w:rsid w:val="00203AC5"/>
    <w:rsid w:val="00203F52"/>
    <w:rsid w:val="00204C55"/>
    <w:rsid w:val="00206000"/>
    <w:rsid w:val="002060F8"/>
    <w:rsid w:val="00206503"/>
    <w:rsid w:val="002068CA"/>
    <w:rsid w:val="00207897"/>
    <w:rsid w:val="00210350"/>
    <w:rsid w:val="00210372"/>
    <w:rsid w:val="00213325"/>
    <w:rsid w:val="002134DF"/>
    <w:rsid w:val="00213809"/>
    <w:rsid w:val="00213A88"/>
    <w:rsid w:val="002150A4"/>
    <w:rsid w:val="002157F5"/>
    <w:rsid w:val="00216108"/>
    <w:rsid w:val="00216A56"/>
    <w:rsid w:val="00217BB0"/>
    <w:rsid w:val="00220911"/>
    <w:rsid w:val="00220E3D"/>
    <w:rsid w:val="0022103E"/>
    <w:rsid w:val="00221DAF"/>
    <w:rsid w:val="002242D3"/>
    <w:rsid w:val="002245BB"/>
    <w:rsid w:val="0022527D"/>
    <w:rsid w:val="0022536E"/>
    <w:rsid w:val="002253A1"/>
    <w:rsid w:val="002256AC"/>
    <w:rsid w:val="002259D8"/>
    <w:rsid w:val="00226D55"/>
    <w:rsid w:val="00227BF5"/>
    <w:rsid w:val="00227DFB"/>
    <w:rsid w:val="00231187"/>
    <w:rsid w:val="00232C42"/>
    <w:rsid w:val="00233385"/>
    <w:rsid w:val="0023366A"/>
    <w:rsid w:val="00234210"/>
    <w:rsid w:val="00236626"/>
    <w:rsid w:val="0023719D"/>
    <w:rsid w:val="00240788"/>
    <w:rsid w:val="00241137"/>
    <w:rsid w:val="00241F74"/>
    <w:rsid w:val="00242905"/>
    <w:rsid w:val="00244660"/>
    <w:rsid w:val="00244758"/>
    <w:rsid w:val="00244D70"/>
    <w:rsid w:val="00245434"/>
    <w:rsid w:val="002463B5"/>
    <w:rsid w:val="00246515"/>
    <w:rsid w:val="002474C3"/>
    <w:rsid w:val="00247BBB"/>
    <w:rsid w:val="00251542"/>
    <w:rsid w:val="00251BB1"/>
    <w:rsid w:val="0025216A"/>
    <w:rsid w:val="00252D21"/>
    <w:rsid w:val="00254F2E"/>
    <w:rsid w:val="0025504A"/>
    <w:rsid w:val="002556A9"/>
    <w:rsid w:val="0025668B"/>
    <w:rsid w:val="00260B4F"/>
    <w:rsid w:val="0026199A"/>
    <w:rsid w:val="0026258B"/>
    <w:rsid w:val="0026381C"/>
    <w:rsid w:val="00263988"/>
    <w:rsid w:val="00264673"/>
    <w:rsid w:val="00264744"/>
    <w:rsid w:val="002652E8"/>
    <w:rsid w:val="0026544B"/>
    <w:rsid w:val="00265BBA"/>
    <w:rsid w:val="0026630D"/>
    <w:rsid w:val="00266B0D"/>
    <w:rsid w:val="00267237"/>
    <w:rsid w:val="002677E8"/>
    <w:rsid w:val="0027135D"/>
    <w:rsid w:val="00272776"/>
    <w:rsid w:val="00272B0E"/>
    <w:rsid w:val="00272EAC"/>
    <w:rsid w:val="00274B2E"/>
    <w:rsid w:val="00275617"/>
    <w:rsid w:val="00275825"/>
    <w:rsid w:val="00276851"/>
    <w:rsid w:val="00280A43"/>
    <w:rsid w:val="0028113E"/>
    <w:rsid w:val="00281B68"/>
    <w:rsid w:val="00281D06"/>
    <w:rsid w:val="0028270A"/>
    <w:rsid w:val="00290470"/>
    <w:rsid w:val="00290DDB"/>
    <w:rsid w:val="002919A5"/>
    <w:rsid w:val="0029291E"/>
    <w:rsid w:val="002929AD"/>
    <w:rsid w:val="00293819"/>
    <w:rsid w:val="00293958"/>
    <w:rsid w:val="00295084"/>
    <w:rsid w:val="00295E37"/>
    <w:rsid w:val="0029658B"/>
    <w:rsid w:val="002966ED"/>
    <w:rsid w:val="00297F55"/>
    <w:rsid w:val="002A36F1"/>
    <w:rsid w:val="002A4A6E"/>
    <w:rsid w:val="002A51AD"/>
    <w:rsid w:val="002A51C5"/>
    <w:rsid w:val="002A5C3E"/>
    <w:rsid w:val="002A60FA"/>
    <w:rsid w:val="002A6105"/>
    <w:rsid w:val="002A66AC"/>
    <w:rsid w:val="002A6FA7"/>
    <w:rsid w:val="002A719B"/>
    <w:rsid w:val="002A74B1"/>
    <w:rsid w:val="002A7CDE"/>
    <w:rsid w:val="002B0206"/>
    <w:rsid w:val="002B103E"/>
    <w:rsid w:val="002B15EC"/>
    <w:rsid w:val="002B1B88"/>
    <w:rsid w:val="002B2ECA"/>
    <w:rsid w:val="002B35D0"/>
    <w:rsid w:val="002B3870"/>
    <w:rsid w:val="002B3A32"/>
    <w:rsid w:val="002B46C1"/>
    <w:rsid w:val="002B47D6"/>
    <w:rsid w:val="002B5078"/>
    <w:rsid w:val="002B5307"/>
    <w:rsid w:val="002B5460"/>
    <w:rsid w:val="002B6289"/>
    <w:rsid w:val="002B7DED"/>
    <w:rsid w:val="002C194E"/>
    <w:rsid w:val="002C1DCF"/>
    <w:rsid w:val="002C2997"/>
    <w:rsid w:val="002C3337"/>
    <w:rsid w:val="002C5297"/>
    <w:rsid w:val="002C66B2"/>
    <w:rsid w:val="002D1FF4"/>
    <w:rsid w:val="002D3D3B"/>
    <w:rsid w:val="002D41A2"/>
    <w:rsid w:val="002D4227"/>
    <w:rsid w:val="002D43D1"/>
    <w:rsid w:val="002D522D"/>
    <w:rsid w:val="002D5562"/>
    <w:rsid w:val="002D6561"/>
    <w:rsid w:val="002D6FE0"/>
    <w:rsid w:val="002D7D5D"/>
    <w:rsid w:val="002E006C"/>
    <w:rsid w:val="002E18AD"/>
    <w:rsid w:val="002E27B6"/>
    <w:rsid w:val="002E2C6A"/>
    <w:rsid w:val="002E4A59"/>
    <w:rsid w:val="002E55E0"/>
    <w:rsid w:val="002E5EB3"/>
    <w:rsid w:val="002E6E11"/>
    <w:rsid w:val="002E74A4"/>
    <w:rsid w:val="002E7629"/>
    <w:rsid w:val="002E7DB1"/>
    <w:rsid w:val="002F0315"/>
    <w:rsid w:val="002F0CE2"/>
    <w:rsid w:val="002F18EB"/>
    <w:rsid w:val="002F1935"/>
    <w:rsid w:val="002F1D64"/>
    <w:rsid w:val="002F2416"/>
    <w:rsid w:val="002F2D6A"/>
    <w:rsid w:val="002F357D"/>
    <w:rsid w:val="002F447F"/>
    <w:rsid w:val="002F56D8"/>
    <w:rsid w:val="002F6559"/>
    <w:rsid w:val="002F6C8A"/>
    <w:rsid w:val="002F7262"/>
    <w:rsid w:val="0030003A"/>
    <w:rsid w:val="0030075B"/>
    <w:rsid w:val="003018B8"/>
    <w:rsid w:val="00301B71"/>
    <w:rsid w:val="003035D4"/>
    <w:rsid w:val="0030376E"/>
    <w:rsid w:val="00303863"/>
    <w:rsid w:val="003060CD"/>
    <w:rsid w:val="0030631C"/>
    <w:rsid w:val="003064DC"/>
    <w:rsid w:val="003069A2"/>
    <w:rsid w:val="00306C31"/>
    <w:rsid w:val="0031038A"/>
    <w:rsid w:val="00310F14"/>
    <w:rsid w:val="00310FB1"/>
    <w:rsid w:val="00312A21"/>
    <w:rsid w:val="00313C3F"/>
    <w:rsid w:val="00315CB4"/>
    <w:rsid w:val="00316D3C"/>
    <w:rsid w:val="00317D3F"/>
    <w:rsid w:val="00320824"/>
    <w:rsid w:val="00320BCC"/>
    <w:rsid w:val="00323E7C"/>
    <w:rsid w:val="00323F0B"/>
    <w:rsid w:val="00324A58"/>
    <w:rsid w:val="00324AE4"/>
    <w:rsid w:val="00324DD1"/>
    <w:rsid w:val="00324FC5"/>
    <w:rsid w:val="00325788"/>
    <w:rsid w:val="00325BAF"/>
    <w:rsid w:val="00325DFE"/>
    <w:rsid w:val="00326024"/>
    <w:rsid w:val="00332A3A"/>
    <w:rsid w:val="00332C62"/>
    <w:rsid w:val="00332D0B"/>
    <w:rsid w:val="00332ECC"/>
    <w:rsid w:val="00333648"/>
    <w:rsid w:val="003336F7"/>
    <w:rsid w:val="003347F0"/>
    <w:rsid w:val="00334B13"/>
    <w:rsid w:val="00336DCD"/>
    <w:rsid w:val="00341D38"/>
    <w:rsid w:val="00342B5C"/>
    <w:rsid w:val="003438BF"/>
    <w:rsid w:val="0034538C"/>
    <w:rsid w:val="003466E4"/>
    <w:rsid w:val="00347971"/>
    <w:rsid w:val="003512CF"/>
    <w:rsid w:val="003516A1"/>
    <w:rsid w:val="00352A97"/>
    <w:rsid w:val="0035408E"/>
    <w:rsid w:val="0035486E"/>
    <w:rsid w:val="00354A7C"/>
    <w:rsid w:val="0035569D"/>
    <w:rsid w:val="00356034"/>
    <w:rsid w:val="00356105"/>
    <w:rsid w:val="00357CA4"/>
    <w:rsid w:val="0036080B"/>
    <w:rsid w:val="00360D19"/>
    <w:rsid w:val="00362876"/>
    <w:rsid w:val="003635E7"/>
    <w:rsid w:val="00363B41"/>
    <w:rsid w:val="003645A1"/>
    <w:rsid w:val="003654DD"/>
    <w:rsid w:val="003705FA"/>
    <w:rsid w:val="00371B2A"/>
    <w:rsid w:val="003729F5"/>
    <w:rsid w:val="00373672"/>
    <w:rsid w:val="003746C3"/>
    <w:rsid w:val="00381418"/>
    <w:rsid w:val="00381CA8"/>
    <w:rsid w:val="00381CAD"/>
    <w:rsid w:val="00381D71"/>
    <w:rsid w:val="00381FC3"/>
    <w:rsid w:val="00382C75"/>
    <w:rsid w:val="00383CD0"/>
    <w:rsid w:val="00384004"/>
    <w:rsid w:val="0038445E"/>
    <w:rsid w:val="00384773"/>
    <w:rsid w:val="00385E33"/>
    <w:rsid w:val="0038674D"/>
    <w:rsid w:val="003868F4"/>
    <w:rsid w:val="00390DEE"/>
    <w:rsid w:val="003927A7"/>
    <w:rsid w:val="00393E5E"/>
    <w:rsid w:val="003A0ADB"/>
    <w:rsid w:val="003A0C28"/>
    <w:rsid w:val="003A2587"/>
    <w:rsid w:val="003A4710"/>
    <w:rsid w:val="003A7FDD"/>
    <w:rsid w:val="003B1013"/>
    <w:rsid w:val="003B1617"/>
    <w:rsid w:val="003B204D"/>
    <w:rsid w:val="003B2317"/>
    <w:rsid w:val="003B2757"/>
    <w:rsid w:val="003B2DE0"/>
    <w:rsid w:val="003B35B0"/>
    <w:rsid w:val="003B4229"/>
    <w:rsid w:val="003B4BB7"/>
    <w:rsid w:val="003B61B7"/>
    <w:rsid w:val="003B6EF4"/>
    <w:rsid w:val="003C0456"/>
    <w:rsid w:val="003C07E8"/>
    <w:rsid w:val="003C0CE9"/>
    <w:rsid w:val="003C1057"/>
    <w:rsid w:val="003C12FE"/>
    <w:rsid w:val="003C3644"/>
    <w:rsid w:val="003C460C"/>
    <w:rsid w:val="003C4807"/>
    <w:rsid w:val="003C4F9F"/>
    <w:rsid w:val="003C60F1"/>
    <w:rsid w:val="003C678E"/>
    <w:rsid w:val="003C7271"/>
    <w:rsid w:val="003C79D0"/>
    <w:rsid w:val="003D01A4"/>
    <w:rsid w:val="003D0891"/>
    <w:rsid w:val="003D0E00"/>
    <w:rsid w:val="003D22E2"/>
    <w:rsid w:val="003D2CC2"/>
    <w:rsid w:val="003D2D79"/>
    <w:rsid w:val="003D32A2"/>
    <w:rsid w:val="003D4280"/>
    <w:rsid w:val="003D45DF"/>
    <w:rsid w:val="003D4ADF"/>
    <w:rsid w:val="003D58CB"/>
    <w:rsid w:val="003D5F66"/>
    <w:rsid w:val="003D624C"/>
    <w:rsid w:val="003D628E"/>
    <w:rsid w:val="003D6612"/>
    <w:rsid w:val="003D66E7"/>
    <w:rsid w:val="003D79BB"/>
    <w:rsid w:val="003D7DDA"/>
    <w:rsid w:val="003E0E93"/>
    <w:rsid w:val="003E1380"/>
    <w:rsid w:val="003E140A"/>
    <w:rsid w:val="003E15B8"/>
    <w:rsid w:val="003E1B46"/>
    <w:rsid w:val="003E1B9E"/>
    <w:rsid w:val="003E268A"/>
    <w:rsid w:val="003E278C"/>
    <w:rsid w:val="003E53E0"/>
    <w:rsid w:val="003E5E22"/>
    <w:rsid w:val="003E6021"/>
    <w:rsid w:val="003E6DDC"/>
    <w:rsid w:val="003F139B"/>
    <w:rsid w:val="003F24C0"/>
    <w:rsid w:val="003F25A2"/>
    <w:rsid w:val="003F37B3"/>
    <w:rsid w:val="003F3AD9"/>
    <w:rsid w:val="003F3E46"/>
    <w:rsid w:val="003F7BDC"/>
    <w:rsid w:val="0040063C"/>
    <w:rsid w:val="00400B0E"/>
    <w:rsid w:val="00400CFF"/>
    <w:rsid w:val="00400EC8"/>
    <w:rsid w:val="00401319"/>
    <w:rsid w:val="00401CEE"/>
    <w:rsid w:val="00401DCA"/>
    <w:rsid w:val="004026EA"/>
    <w:rsid w:val="004026F4"/>
    <w:rsid w:val="00403BE1"/>
    <w:rsid w:val="00403DDF"/>
    <w:rsid w:val="00405229"/>
    <w:rsid w:val="00405F66"/>
    <w:rsid w:val="0040667E"/>
    <w:rsid w:val="00411969"/>
    <w:rsid w:val="00411C9A"/>
    <w:rsid w:val="00411EB9"/>
    <w:rsid w:val="00412210"/>
    <w:rsid w:val="004127D4"/>
    <w:rsid w:val="00412F38"/>
    <w:rsid w:val="00412F73"/>
    <w:rsid w:val="0041315B"/>
    <w:rsid w:val="00413631"/>
    <w:rsid w:val="00413D54"/>
    <w:rsid w:val="00414021"/>
    <w:rsid w:val="004146E1"/>
    <w:rsid w:val="00414B4F"/>
    <w:rsid w:val="00415ABD"/>
    <w:rsid w:val="004162EA"/>
    <w:rsid w:val="00416600"/>
    <w:rsid w:val="004178B7"/>
    <w:rsid w:val="00417E93"/>
    <w:rsid w:val="00420155"/>
    <w:rsid w:val="00420367"/>
    <w:rsid w:val="0042176F"/>
    <w:rsid w:val="00423AE6"/>
    <w:rsid w:val="00424709"/>
    <w:rsid w:val="0042486E"/>
    <w:rsid w:val="00424AD9"/>
    <w:rsid w:val="00424C50"/>
    <w:rsid w:val="00426322"/>
    <w:rsid w:val="004265F2"/>
    <w:rsid w:val="004277EE"/>
    <w:rsid w:val="00427F4E"/>
    <w:rsid w:val="004308F7"/>
    <w:rsid w:val="00430CCF"/>
    <w:rsid w:val="0043305A"/>
    <w:rsid w:val="004344D8"/>
    <w:rsid w:val="00434523"/>
    <w:rsid w:val="004348F6"/>
    <w:rsid w:val="00435D6C"/>
    <w:rsid w:val="00435FAE"/>
    <w:rsid w:val="00436220"/>
    <w:rsid w:val="0043774C"/>
    <w:rsid w:val="00437C65"/>
    <w:rsid w:val="00440C4B"/>
    <w:rsid w:val="00441881"/>
    <w:rsid w:val="0044209F"/>
    <w:rsid w:val="0044224A"/>
    <w:rsid w:val="004441C5"/>
    <w:rsid w:val="00444549"/>
    <w:rsid w:val="004462C2"/>
    <w:rsid w:val="00446821"/>
    <w:rsid w:val="0044734D"/>
    <w:rsid w:val="00450653"/>
    <w:rsid w:val="00451B64"/>
    <w:rsid w:val="00452BA2"/>
    <w:rsid w:val="00453DF6"/>
    <w:rsid w:val="00453DFE"/>
    <w:rsid w:val="0045404F"/>
    <w:rsid w:val="004540A2"/>
    <w:rsid w:val="00455365"/>
    <w:rsid w:val="00455476"/>
    <w:rsid w:val="00455ACB"/>
    <w:rsid w:val="00455B4F"/>
    <w:rsid w:val="00456AFE"/>
    <w:rsid w:val="004609D3"/>
    <w:rsid w:val="00460F5D"/>
    <w:rsid w:val="00462492"/>
    <w:rsid w:val="00462586"/>
    <w:rsid w:val="00465D99"/>
    <w:rsid w:val="00465F10"/>
    <w:rsid w:val="00467162"/>
    <w:rsid w:val="00467B59"/>
    <w:rsid w:val="00470CE0"/>
    <w:rsid w:val="00470D09"/>
    <w:rsid w:val="004719DE"/>
    <w:rsid w:val="004737F4"/>
    <w:rsid w:val="0047395A"/>
    <w:rsid w:val="00473BCF"/>
    <w:rsid w:val="00473EA0"/>
    <w:rsid w:val="00474527"/>
    <w:rsid w:val="0047503E"/>
    <w:rsid w:val="00475402"/>
    <w:rsid w:val="0047617A"/>
    <w:rsid w:val="0048089F"/>
    <w:rsid w:val="00480F71"/>
    <w:rsid w:val="0048130F"/>
    <w:rsid w:val="00481ADF"/>
    <w:rsid w:val="00481EAF"/>
    <w:rsid w:val="0048265A"/>
    <w:rsid w:val="00482E5B"/>
    <w:rsid w:val="004838C3"/>
    <w:rsid w:val="00484AA8"/>
    <w:rsid w:val="00485214"/>
    <w:rsid w:val="00485294"/>
    <w:rsid w:val="00485BE6"/>
    <w:rsid w:val="00487D6D"/>
    <w:rsid w:val="00490393"/>
    <w:rsid w:val="004914C7"/>
    <w:rsid w:val="00491EF7"/>
    <w:rsid w:val="00492C63"/>
    <w:rsid w:val="00493169"/>
    <w:rsid w:val="0049348B"/>
    <w:rsid w:val="0049383F"/>
    <w:rsid w:val="004941A0"/>
    <w:rsid w:val="00494238"/>
    <w:rsid w:val="004942BB"/>
    <w:rsid w:val="00497992"/>
    <w:rsid w:val="00497F3A"/>
    <w:rsid w:val="004A0187"/>
    <w:rsid w:val="004A01C1"/>
    <w:rsid w:val="004A1433"/>
    <w:rsid w:val="004A183D"/>
    <w:rsid w:val="004A2B53"/>
    <w:rsid w:val="004A3144"/>
    <w:rsid w:val="004A3782"/>
    <w:rsid w:val="004A3EBC"/>
    <w:rsid w:val="004A4896"/>
    <w:rsid w:val="004A4BB4"/>
    <w:rsid w:val="004A500E"/>
    <w:rsid w:val="004A52D1"/>
    <w:rsid w:val="004A5705"/>
    <w:rsid w:val="004A585C"/>
    <w:rsid w:val="004A5FFD"/>
    <w:rsid w:val="004A61AF"/>
    <w:rsid w:val="004A6983"/>
    <w:rsid w:val="004B01A8"/>
    <w:rsid w:val="004B02BE"/>
    <w:rsid w:val="004B07C2"/>
    <w:rsid w:val="004B1443"/>
    <w:rsid w:val="004B1A63"/>
    <w:rsid w:val="004B2A88"/>
    <w:rsid w:val="004B3948"/>
    <w:rsid w:val="004B3D34"/>
    <w:rsid w:val="004B3F2E"/>
    <w:rsid w:val="004B6375"/>
    <w:rsid w:val="004C01B2"/>
    <w:rsid w:val="004C02B2"/>
    <w:rsid w:val="004C0B50"/>
    <w:rsid w:val="004C0D63"/>
    <w:rsid w:val="004C19D0"/>
    <w:rsid w:val="004C1C47"/>
    <w:rsid w:val="004C399B"/>
    <w:rsid w:val="004C3B41"/>
    <w:rsid w:val="004C4C16"/>
    <w:rsid w:val="004C4C4B"/>
    <w:rsid w:val="004C53D4"/>
    <w:rsid w:val="004C6AC6"/>
    <w:rsid w:val="004C73D5"/>
    <w:rsid w:val="004D0ADE"/>
    <w:rsid w:val="004D0BAB"/>
    <w:rsid w:val="004D11F0"/>
    <w:rsid w:val="004D1670"/>
    <w:rsid w:val="004D192A"/>
    <w:rsid w:val="004D25AE"/>
    <w:rsid w:val="004D3793"/>
    <w:rsid w:val="004D4AF4"/>
    <w:rsid w:val="004D5169"/>
    <w:rsid w:val="004D5DB1"/>
    <w:rsid w:val="004E0353"/>
    <w:rsid w:val="004E03E2"/>
    <w:rsid w:val="004E166F"/>
    <w:rsid w:val="004E16B0"/>
    <w:rsid w:val="004E1E11"/>
    <w:rsid w:val="004E1EC8"/>
    <w:rsid w:val="004E250C"/>
    <w:rsid w:val="004E26E7"/>
    <w:rsid w:val="004E2E5E"/>
    <w:rsid w:val="004E3305"/>
    <w:rsid w:val="004E552D"/>
    <w:rsid w:val="004E62C8"/>
    <w:rsid w:val="004F0BE9"/>
    <w:rsid w:val="004F0FC2"/>
    <w:rsid w:val="004F1068"/>
    <w:rsid w:val="004F184F"/>
    <w:rsid w:val="004F1ED7"/>
    <w:rsid w:val="004F2C49"/>
    <w:rsid w:val="004F2C92"/>
    <w:rsid w:val="004F415B"/>
    <w:rsid w:val="004F5B13"/>
    <w:rsid w:val="004F5D4F"/>
    <w:rsid w:val="004F785F"/>
    <w:rsid w:val="00500627"/>
    <w:rsid w:val="0050066D"/>
    <w:rsid w:val="00500ECF"/>
    <w:rsid w:val="00501B0C"/>
    <w:rsid w:val="00502B01"/>
    <w:rsid w:val="005041D2"/>
    <w:rsid w:val="00504B07"/>
    <w:rsid w:val="005056E9"/>
    <w:rsid w:val="00505A12"/>
    <w:rsid w:val="005061F2"/>
    <w:rsid w:val="00506956"/>
    <w:rsid w:val="00507AC7"/>
    <w:rsid w:val="00510A27"/>
    <w:rsid w:val="00510BC5"/>
    <w:rsid w:val="00510C10"/>
    <w:rsid w:val="005113F6"/>
    <w:rsid w:val="005124EE"/>
    <w:rsid w:val="0051429F"/>
    <w:rsid w:val="005144E7"/>
    <w:rsid w:val="00515087"/>
    <w:rsid w:val="005160AF"/>
    <w:rsid w:val="00516608"/>
    <w:rsid w:val="0051660E"/>
    <w:rsid w:val="005178A7"/>
    <w:rsid w:val="005203AF"/>
    <w:rsid w:val="00520A19"/>
    <w:rsid w:val="00521085"/>
    <w:rsid w:val="005232B2"/>
    <w:rsid w:val="00523381"/>
    <w:rsid w:val="00524B5B"/>
    <w:rsid w:val="0052586B"/>
    <w:rsid w:val="00530C15"/>
    <w:rsid w:val="00530FB3"/>
    <w:rsid w:val="005317FC"/>
    <w:rsid w:val="00532816"/>
    <w:rsid w:val="005328A3"/>
    <w:rsid w:val="00532AE0"/>
    <w:rsid w:val="005334B7"/>
    <w:rsid w:val="00533E8B"/>
    <w:rsid w:val="00536007"/>
    <w:rsid w:val="0054138D"/>
    <w:rsid w:val="005419A7"/>
    <w:rsid w:val="00542327"/>
    <w:rsid w:val="00543EF2"/>
    <w:rsid w:val="00544723"/>
    <w:rsid w:val="005449CD"/>
    <w:rsid w:val="00544A1B"/>
    <w:rsid w:val="00544D0D"/>
    <w:rsid w:val="00546E6A"/>
    <w:rsid w:val="00547F22"/>
    <w:rsid w:val="00550055"/>
    <w:rsid w:val="0055016E"/>
    <w:rsid w:val="00551455"/>
    <w:rsid w:val="00552201"/>
    <w:rsid w:val="005522B0"/>
    <w:rsid w:val="0055323E"/>
    <w:rsid w:val="005539F7"/>
    <w:rsid w:val="0055559F"/>
    <w:rsid w:val="0055579F"/>
    <w:rsid w:val="005561A8"/>
    <w:rsid w:val="00556230"/>
    <w:rsid w:val="0055759A"/>
    <w:rsid w:val="0056023F"/>
    <w:rsid w:val="00560C73"/>
    <w:rsid w:val="00561B59"/>
    <w:rsid w:val="00561F45"/>
    <w:rsid w:val="005627EA"/>
    <w:rsid w:val="00565C16"/>
    <w:rsid w:val="00566D77"/>
    <w:rsid w:val="00570C3A"/>
    <w:rsid w:val="005729D8"/>
    <w:rsid w:val="00572B2A"/>
    <w:rsid w:val="0057364C"/>
    <w:rsid w:val="00573D5B"/>
    <w:rsid w:val="005743E1"/>
    <w:rsid w:val="0057474E"/>
    <w:rsid w:val="00574AAF"/>
    <w:rsid w:val="00574D82"/>
    <w:rsid w:val="00576200"/>
    <w:rsid w:val="005763D8"/>
    <w:rsid w:val="00576ABA"/>
    <w:rsid w:val="00577D88"/>
    <w:rsid w:val="00577E2C"/>
    <w:rsid w:val="005802CE"/>
    <w:rsid w:val="00580627"/>
    <w:rsid w:val="00581E88"/>
    <w:rsid w:val="00582AE7"/>
    <w:rsid w:val="00582D5A"/>
    <w:rsid w:val="0058399F"/>
    <w:rsid w:val="00584C28"/>
    <w:rsid w:val="00584D3E"/>
    <w:rsid w:val="00584E24"/>
    <w:rsid w:val="00585126"/>
    <w:rsid w:val="00585B0B"/>
    <w:rsid w:val="00585CA4"/>
    <w:rsid w:val="0059130E"/>
    <w:rsid w:val="00591510"/>
    <w:rsid w:val="00591E8B"/>
    <w:rsid w:val="0059334D"/>
    <w:rsid w:val="00594438"/>
    <w:rsid w:val="00596BE6"/>
    <w:rsid w:val="00597ED8"/>
    <w:rsid w:val="005A0138"/>
    <w:rsid w:val="005A2741"/>
    <w:rsid w:val="005A28D4"/>
    <w:rsid w:val="005A350B"/>
    <w:rsid w:val="005A36A8"/>
    <w:rsid w:val="005A3F72"/>
    <w:rsid w:val="005A670C"/>
    <w:rsid w:val="005A7C37"/>
    <w:rsid w:val="005A7C9E"/>
    <w:rsid w:val="005A7E16"/>
    <w:rsid w:val="005B0118"/>
    <w:rsid w:val="005B087F"/>
    <w:rsid w:val="005B2040"/>
    <w:rsid w:val="005B2394"/>
    <w:rsid w:val="005B2792"/>
    <w:rsid w:val="005B2E41"/>
    <w:rsid w:val="005B4F69"/>
    <w:rsid w:val="005B6F98"/>
    <w:rsid w:val="005B71A8"/>
    <w:rsid w:val="005C0AD5"/>
    <w:rsid w:val="005C12E3"/>
    <w:rsid w:val="005C1399"/>
    <w:rsid w:val="005C297C"/>
    <w:rsid w:val="005C3986"/>
    <w:rsid w:val="005C3BD0"/>
    <w:rsid w:val="005C5E42"/>
    <w:rsid w:val="005C5F97"/>
    <w:rsid w:val="005C769C"/>
    <w:rsid w:val="005C7A9E"/>
    <w:rsid w:val="005D0047"/>
    <w:rsid w:val="005D04B7"/>
    <w:rsid w:val="005D070D"/>
    <w:rsid w:val="005D0C3D"/>
    <w:rsid w:val="005D1176"/>
    <w:rsid w:val="005D19FD"/>
    <w:rsid w:val="005D19FE"/>
    <w:rsid w:val="005D3042"/>
    <w:rsid w:val="005D30E9"/>
    <w:rsid w:val="005D4530"/>
    <w:rsid w:val="005D5676"/>
    <w:rsid w:val="005D571A"/>
    <w:rsid w:val="005D5875"/>
    <w:rsid w:val="005D6920"/>
    <w:rsid w:val="005D7E0E"/>
    <w:rsid w:val="005D7E70"/>
    <w:rsid w:val="005E0A20"/>
    <w:rsid w:val="005E109F"/>
    <w:rsid w:val="005E17AA"/>
    <w:rsid w:val="005E2D62"/>
    <w:rsid w:val="005E416F"/>
    <w:rsid w:val="005E5DCD"/>
    <w:rsid w:val="005E6C18"/>
    <w:rsid w:val="005E79A2"/>
    <w:rsid w:val="005F0275"/>
    <w:rsid w:val="005F1580"/>
    <w:rsid w:val="005F1AE7"/>
    <w:rsid w:val="005F2020"/>
    <w:rsid w:val="005F25A9"/>
    <w:rsid w:val="005F38D6"/>
    <w:rsid w:val="005F3ED8"/>
    <w:rsid w:val="005F4F7E"/>
    <w:rsid w:val="005F6B57"/>
    <w:rsid w:val="005F72D8"/>
    <w:rsid w:val="005F7549"/>
    <w:rsid w:val="005F7EA0"/>
    <w:rsid w:val="0060283F"/>
    <w:rsid w:val="00602AC4"/>
    <w:rsid w:val="00603474"/>
    <w:rsid w:val="006038E7"/>
    <w:rsid w:val="00603ADA"/>
    <w:rsid w:val="00603B4A"/>
    <w:rsid w:val="00604DB7"/>
    <w:rsid w:val="00605CDB"/>
    <w:rsid w:val="006061A4"/>
    <w:rsid w:val="006072A1"/>
    <w:rsid w:val="0060749E"/>
    <w:rsid w:val="0061111B"/>
    <w:rsid w:val="00611598"/>
    <w:rsid w:val="00611B49"/>
    <w:rsid w:val="00612EBF"/>
    <w:rsid w:val="0061336E"/>
    <w:rsid w:val="006148F9"/>
    <w:rsid w:val="006149A3"/>
    <w:rsid w:val="006152B5"/>
    <w:rsid w:val="0061678C"/>
    <w:rsid w:val="0061690D"/>
    <w:rsid w:val="006216B2"/>
    <w:rsid w:val="00621772"/>
    <w:rsid w:val="006217F1"/>
    <w:rsid w:val="00621CAD"/>
    <w:rsid w:val="00623292"/>
    <w:rsid w:val="00623F33"/>
    <w:rsid w:val="00624270"/>
    <w:rsid w:val="006247D7"/>
    <w:rsid w:val="0062688B"/>
    <w:rsid w:val="00627F48"/>
    <w:rsid w:val="006303D3"/>
    <w:rsid w:val="00630F08"/>
    <w:rsid w:val="00634E2E"/>
    <w:rsid w:val="00635E4D"/>
    <w:rsid w:val="006372FE"/>
    <w:rsid w:val="00637F5D"/>
    <w:rsid w:val="00640509"/>
    <w:rsid w:val="00640809"/>
    <w:rsid w:val="00641959"/>
    <w:rsid w:val="00641B8C"/>
    <w:rsid w:val="00642C15"/>
    <w:rsid w:val="00642C4F"/>
    <w:rsid w:val="00642E7C"/>
    <w:rsid w:val="00643028"/>
    <w:rsid w:val="0064370C"/>
    <w:rsid w:val="00644674"/>
    <w:rsid w:val="00644A56"/>
    <w:rsid w:val="006454AD"/>
    <w:rsid w:val="00647CC2"/>
    <w:rsid w:val="00647FCE"/>
    <w:rsid w:val="0065062D"/>
    <w:rsid w:val="006523A2"/>
    <w:rsid w:val="00654CC5"/>
    <w:rsid w:val="006558EC"/>
    <w:rsid w:val="00655B49"/>
    <w:rsid w:val="006565C2"/>
    <w:rsid w:val="00657F04"/>
    <w:rsid w:val="006607F6"/>
    <w:rsid w:val="006612C9"/>
    <w:rsid w:val="00661FCC"/>
    <w:rsid w:val="00663024"/>
    <w:rsid w:val="006647FF"/>
    <w:rsid w:val="00666CE6"/>
    <w:rsid w:val="00666EEF"/>
    <w:rsid w:val="00672F36"/>
    <w:rsid w:val="0067316F"/>
    <w:rsid w:val="00673E8A"/>
    <w:rsid w:val="00675D68"/>
    <w:rsid w:val="00675D85"/>
    <w:rsid w:val="006761BC"/>
    <w:rsid w:val="00676266"/>
    <w:rsid w:val="006776D4"/>
    <w:rsid w:val="00677858"/>
    <w:rsid w:val="00680748"/>
    <w:rsid w:val="00680EBF"/>
    <w:rsid w:val="00681506"/>
    <w:rsid w:val="00681699"/>
    <w:rsid w:val="00681D83"/>
    <w:rsid w:val="006824CB"/>
    <w:rsid w:val="00683DE6"/>
    <w:rsid w:val="0068412B"/>
    <w:rsid w:val="00684BE0"/>
    <w:rsid w:val="00685078"/>
    <w:rsid w:val="006858BA"/>
    <w:rsid w:val="00687967"/>
    <w:rsid w:val="0069003A"/>
    <w:rsid w:val="006900C2"/>
    <w:rsid w:val="0069046F"/>
    <w:rsid w:val="006904EE"/>
    <w:rsid w:val="00690DEC"/>
    <w:rsid w:val="00691A17"/>
    <w:rsid w:val="00691ED4"/>
    <w:rsid w:val="00692662"/>
    <w:rsid w:val="0069279E"/>
    <w:rsid w:val="00694C18"/>
    <w:rsid w:val="0069521B"/>
    <w:rsid w:val="00695C1C"/>
    <w:rsid w:val="00696158"/>
    <w:rsid w:val="006965EC"/>
    <w:rsid w:val="00696609"/>
    <w:rsid w:val="00696D57"/>
    <w:rsid w:val="00696D5E"/>
    <w:rsid w:val="00697025"/>
    <w:rsid w:val="00697650"/>
    <w:rsid w:val="006A5443"/>
    <w:rsid w:val="006A5CDB"/>
    <w:rsid w:val="006A64E2"/>
    <w:rsid w:val="006A6568"/>
    <w:rsid w:val="006B10AE"/>
    <w:rsid w:val="006B155E"/>
    <w:rsid w:val="006B2773"/>
    <w:rsid w:val="006B30A9"/>
    <w:rsid w:val="006B30B1"/>
    <w:rsid w:val="006B33B2"/>
    <w:rsid w:val="006B4C4E"/>
    <w:rsid w:val="006B51D1"/>
    <w:rsid w:val="006B52DD"/>
    <w:rsid w:val="006B6814"/>
    <w:rsid w:val="006B6DCB"/>
    <w:rsid w:val="006B7B64"/>
    <w:rsid w:val="006C0A4C"/>
    <w:rsid w:val="006C0FBE"/>
    <w:rsid w:val="006C1090"/>
    <w:rsid w:val="006C1285"/>
    <w:rsid w:val="006C1C64"/>
    <w:rsid w:val="006C1DE5"/>
    <w:rsid w:val="006C2A3A"/>
    <w:rsid w:val="006C485B"/>
    <w:rsid w:val="006C5637"/>
    <w:rsid w:val="006C5823"/>
    <w:rsid w:val="006C585E"/>
    <w:rsid w:val="006C59A9"/>
    <w:rsid w:val="006C6957"/>
    <w:rsid w:val="006C6E1B"/>
    <w:rsid w:val="006C7C10"/>
    <w:rsid w:val="006D0ADA"/>
    <w:rsid w:val="006D1859"/>
    <w:rsid w:val="006D23F7"/>
    <w:rsid w:val="006D2950"/>
    <w:rsid w:val="006D6FA3"/>
    <w:rsid w:val="006E0AB1"/>
    <w:rsid w:val="006E1336"/>
    <w:rsid w:val="006E1889"/>
    <w:rsid w:val="006E1CC0"/>
    <w:rsid w:val="006E44B2"/>
    <w:rsid w:val="006E6387"/>
    <w:rsid w:val="006E63C0"/>
    <w:rsid w:val="006E6DEE"/>
    <w:rsid w:val="006E77E9"/>
    <w:rsid w:val="006F05BA"/>
    <w:rsid w:val="006F0F34"/>
    <w:rsid w:val="006F137F"/>
    <w:rsid w:val="006F1467"/>
    <w:rsid w:val="006F19B7"/>
    <w:rsid w:val="006F1B9C"/>
    <w:rsid w:val="006F28C9"/>
    <w:rsid w:val="006F3E04"/>
    <w:rsid w:val="006F40DD"/>
    <w:rsid w:val="006F4127"/>
    <w:rsid w:val="006F4197"/>
    <w:rsid w:val="006F4436"/>
    <w:rsid w:val="006F6EC7"/>
    <w:rsid w:val="00700867"/>
    <w:rsid w:val="007008EE"/>
    <w:rsid w:val="00701364"/>
    <w:rsid w:val="007018D4"/>
    <w:rsid w:val="0070267E"/>
    <w:rsid w:val="007040E3"/>
    <w:rsid w:val="007054C2"/>
    <w:rsid w:val="007059AE"/>
    <w:rsid w:val="007061A6"/>
    <w:rsid w:val="00706744"/>
    <w:rsid w:val="00706E32"/>
    <w:rsid w:val="007074D1"/>
    <w:rsid w:val="0070758D"/>
    <w:rsid w:val="00710B71"/>
    <w:rsid w:val="00710F64"/>
    <w:rsid w:val="007114E9"/>
    <w:rsid w:val="00712505"/>
    <w:rsid w:val="00712E70"/>
    <w:rsid w:val="00715022"/>
    <w:rsid w:val="007161B7"/>
    <w:rsid w:val="00717021"/>
    <w:rsid w:val="00720152"/>
    <w:rsid w:val="007209EA"/>
    <w:rsid w:val="00720C66"/>
    <w:rsid w:val="0072163B"/>
    <w:rsid w:val="00721822"/>
    <w:rsid w:val="00723598"/>
    <w:rsid w:val="0072374F"/>
    <w:rsid w:val="00723F8E"/>
    <w:rsid w:val="00726662"/>
    <w:rsid w:val="00730401"/>
    <w:rsid w:val="007308ED"/>
    <w:rsid w:val="007323AE"/>
    <w:rsid w:val="00732AEE"/>
    <w:rsid w:val="0073310A"/>
    <w:rsid w:val="0073362F"/>
    <w:rsid w:val="00733870"/>
    <w:rsid w:val="00733BB8"/>
    <w:rsid w:val="0073467A"/>
    <w:rsid w:val="00735132"/>
    <w:rsid w:val="007356DA"/>
    <w:rsid w:val="007356F0"/>
    <w:rsid w:val="00735968"/>
    <w:rsid w:val="00737A2C"/>
    <w:rsid w:val="0074208B"/>
    <w:rsid w:val="00743FB4"/>
    <w:rsid w:val="007442A5"/>
    <w:rsid w:val="00745C76"/>
    <w:rsid w:val="00745D6A"/>
    <w:rsid w:val="007465C9"/>
    <w:rsid w:val="00746DAE"/>
    <w:rsid w:val="00751A06"/>
    <w:rsid w:val="00752BBB"/>
    <w:rsid w:val="00752EC2"/>
    <w:rsid w:val="00754023"/>
    <w:rsid w:val="007546AF"/>
    <w:rsid w:val="00755E14"/>
    <w:rsid w:val="0075725F"/>
    <w:rsid w:val="007575E9"/>
    <w:rsid w:val="007607D5"/>
    <w:rsid w:val="00761AC3"/>
    <w:rsid w:val="00761E90"/>
    <w:rsid w:val="007621D0"/>
    <w:rsid w:val="00762AD6"/>
    <w:rsid w:val="00762EA2"/>
    <w:rsid w:val="00763C9B"/>
    <w:rsid w:val="00765139"/>
    <w:rsid w:val="00765531"/>
    <w:rsid w:val="007658B3"/>
    <w:rsid w:val="00765934"/>
    <w:rsid w:val="00771058"/>
    <w:rsid w:val="007722FD"/>
    <w:rsid w:val="00772754"/>
    <w:rsid w:val="0077451B"/>
    <w:rsid w:val="00775742"/>
    <w:rsid w:val="00775F9B"/>
    <w:rsid w:val="00777500"/>
    <w:rsid w:val="00777507"/>
    <w:rsid w:val="00781554"/>
    <w:rsid w:val="0078220F"/>
    <w:rsid w:val="00782D65"/>
    <w:rsid w:val="007830AC"/>
    <w:rsid w:val="007841A6"/>
    <w:rsid w:val="00785338"/>
    <w:rsid w:val="007855B5"/>
    <w:rsid w:val="007856AB"/>
    <w:rsid w:val="00785A36"/>
    <w:rsid w:val="007873C5"/>
    <w:rsid w:val="00791547"/>
    <w:rsid w:val="00791740"/>
    <w:rsid w:val="00792DD8"/>
    <w:rsid w:val="0079404D"/>
    <w:rsid w:val="00794338"/>
    <w:rsid w:val="00796E99"/>
    <w:rsid w:val="007A06A8"/>
    <w:rsid w:val="007A0ACD"/>
    <w:rsid w:val="007A2BB3"/>
    <w:rsid w:val="007A2C37"/>
    <w:rsid w:val="007A40DF"/>
    <w:rsid w:val="007A436C"/>
    <w:rsid w:val="007A55D3"/>
    <w:rsid w:val="007A565D"/>
    <w:rsid w:val="007A5E31"/>
    <w:rsid w:val="007A648F"/>
    <w:rsid w:val="007A6D28"/>
    <w:rsid w:val="007A7977"/>
    <w:rsid w:val="007A7AC9"/>
    <w:rsid w:val="007B01C4"/>
    <w:rsid w:val="007B118D"/>
    <w:rsid w:val="007B3048"/>
    <w:rsid w:val="007B3D4D"/>
    <w:rsid w:val="007B5D50"/>
    <w:rsid w:val="007B5DDD"/>
    <w:rsid w:val="007B6191"/>
    <w:rsid w:val="007B71D6"/>
    <w:rsid w:val="007C0AF9"/>
    <w:rsid w:val="007C10E4"/>
    <w:rsid w:val="007C149E"/>
    <w:rsid w:val="007C2DA5"/>
    <w:rsid w:val="007C3102"/>
    <w:rsid w:val="007C5870"/>
    <w:rsid w:val="007C6800"/>
    <w:rsid w:val="007C6E89"/>
    <w:rsid w:val="007C7766"/>
    <w:rsid w:val="007D001E"/>
    <w:rsid w:val="007D071A"/>
    <w:rsid w:val="007D16F5"/>
    <w:rsid w:val="007D1DBE"/>
    <w:rsid w:val="007D268C"/>
    <w:rsid w:val="007D2EE4"/>
    <w:rsid w:val="007D624E"/>
    <w:rsid w:val="007E08D8"/>
    <w:rsid w:val="007E11FC"/>
    <w:rsid w:val="007E146D"/>
    <w:rsid w:val="007E15EA"/>
    <w:rsid w:val="007E3467"/>
    <w:rsid w:val="007E373C"/>
    <w:rsid w:val="007E444F"/>
    <w:rsid w:val="007E46CE"/>
    <w:rsid w:val="007E689D"/>
    <w:rsid w:val="007E6F10"/>
    <w:rsid w:val="007F0082"/>
    <w:rsid w:val="007F0EE4"/>
    <w:rsid w:val="007F0F22"/>
    <w:rsid w:val="007F2DE6"/>
    <w:rsid w:val="007F44FB"/>
    <w:rsid w:val="007F5441"/>
    <w:rsid w:val="007F60DC"/>
    <w:rsid w:val="007F7725"/>
    <w:rsid w:val="0080017F"/>
    <w:rsid w:val="008002CE"/>
    <w:rsid w:val="0080224B"/>
    <w:rsid w:val="008022F4"/>
    <w:rsid w:val="00803D9A"/>
    <w:rsid w:val="00803F81"/>
    <w:rsid w:val="008043C2"/>
    <w:rsid w:val="00804A46"/>
    <w:rsid w:val="0080527D"/>
    <w:rsid w:val="008063EF"/>
    <w:rsid w:val="00807DD1"/>
    <w:rsid w:val="00810539"/>
    <w:rsid w:val="008105F7"/>
    <w:rsid w:val="008134CA"/>
    <w:rsid w:val="008159B4"/>
    <w:rsid w:val="00816083"/>
    <w:rsid w:val="00816893"/>
    <w:rsid w:val="008169FA"/>
    <w:rsid w:val="00816F05"/>
    <w:rsid w:val="0082068F"/>
    <w:rsid w:val="008212A9"/>
    <w:rsid w:val="008231AA"/>
    <w:rsid w:val="00825DCB"/>
    <w:rsid w:val="008261DD"/>
    <w:rsid w:val="00830236"/>
    <w:rsid w:val="008310EC"/>
    <w:rsid w:val="0083165F"/>
    <w:rsid w:val="00831C1F"/>
    <w:rsid w:val="008338BC"/>
    <w:rsid w:val="008342EA"/>
    <w:rsid w:val="00835FD8"/>
    <w:rsid w:val="00836161"/>
    <w:rsid w:val="00836F15"/>
    <w:rsid w:val="008379A4"/>
    <w:rsid w:val="00840014"/>
    <w:rsid w:val="00840E3A"/>
    <w:rsid w:val="00841A14"/>
    <w:rsid w:val="00841B0B"/>
    <w:rsid w:val="0084211B"/>
    <w:rsid w:val="00843122"/>
    <w:rsid w:val="00843C25"/>
    <w:rsid w:val="00844FD8"/>
    <w:rsid w:val="0084500C"/>
    <w:rsid w:val="00845ABE"/>
    <w:rsid w:val="008462B7"/>
    <w:rsid w:val="00846D51"/>
    <w:rsid w:val="00847651"/>
    <w:rsid w:val="00847D8C"/>
    <w:rsid w:val="00855DA4"/>
    <w:rsid w:val="008573B3"/>
    <w:rsid w:val="0085777C"/>
    <w:rsid w:val="00861455"/>
    <w:rsid w:val="008627EE"/>
    <w:rsid w:val="008637B5"/>
    <w:rsid w:val="008637FA"/>
    <w:rsid w:val="00863834"/>
    <w:rsid w:val="00863F39"/>
    <w:rsid w:val="00863F87"/>
    <w:rsid w:val="0086404F"/>
    <w:rsid w:val="00864522"/>
    <w:rsid w:val="00866F67"/>
    <w:rsid w:val="00867545"/>
    <w:rsid w:val="00867C8E"/>
    <w:rsid w:val="008737F7"/>
    <w:rsid w:val="00874042"/>
    <w:rsid w:val="00874829"/>
    <w:rsid w:val="00875696"/>
    <w:rsid w:val="00875B2E"/>
    <w:rsid w:val="00880DD4"/>
    <w:rsid w:val="00881751"/>
    <w:rsid w:val="00881F97"/>
    <w:rsid w:val="00882524"/>
    <w:rsid w:val="0088527C"/>
    <w:rsid w:val="00887CD2"/>
    <w:rsid w:val="00890429"/>
    <w:rsid w:val="008904DA"/>
    <w:rsid w:val="00892A03"/>
    <w:rsid w:val="00892D08"/>
    <w:rsid w:val="00893235"/>
    <w:rsid w:val="00893614"/>
    <w:rsid w:val="00893791"/>
    <w:rsid w:val="00893C43"/>
    <w:rsid w:val="00893DD6"/>
    <w:rsid w:val="00893EDF"/>
    <w:rsid w:val="008948E1"/>
    <w:rsid w:val="00894FE1"/>
    <w:rsid w:val="008958E5"/>
    <w:rsid w:val="00897402"/>
    <w:rsid w:val="008A1644"/>
    <w:rsid w:val="008A2307"/>
    <w:rsid w:val="008A2766"/>
    <w:rsid w:val="008A34B1"/>
    <w:rsid w:val="008A3733"/>
    <w:rsid w:val="008A3E15"/>
    <w:rsid w:val="008A5D70"/>
    <w:rsid w:val="008A6C4B"/>
    <w:rsid w:val="008B018D"/>
    <w:rsid w:val="008B0745"/>
    <w:rsid w:val="008B177D"/>
    <w:rsid w:val="008B1BBE"/>
    <w:rsid w:val="008B278E"/>
    <w:rsid w:val="008B4298"/>
    <w:rsid w:val="008B458D"/>
    <w:rsid w:val="008B45BB"/>
    <w:rsid w:val="008B45E5"/>
    <w:rsid w:val="008B4863"/>
    <w:rsid w:val="008B5B1F"/>
    <w:rsid w:val="008B6C5B"/>
    <w:rsid w:val="008C12C3"/>
    <w:rsid w:val="008C1DD9"/>
    <w:rsid w:val="008C37F4"/>
    <w:rsid w:val="008C4B22"/>
    <w:rsid w:val="008C5AE3"/>
    <w:rsid w:val="008C703C"/>
    <w:rsid w:val="008C7D3B"/>
    <w:rsid w:val="008C7D81"/>
    <w:rsid w:val="008D02F9"/>
    <w:rsid w:val="008D16A0"/>
    <w:rsid w:val="008D17D5"/>
    <w:rsid w:val="008D1E91"/>
    <w:rsid w:val="008D2059"/>
    <w:rsid w:val="008D23C3"/>
    <w:rsid w:val="008D2FBD"/>
    <w:rsid w:val="008D32D7"/>
    <w:rsid w:val="008D4C92"/>
    <w:rsid w:val="008D63CB"/>
    <w:rsid w:val="008D64D0"/>
    <w:rsid w:val="008D660E"/>
    <w:rsid w:val="008D6A1D"/>
    <w:rsid w:val="008E06E2"/>
    <w:rsid w:val="008E11C7"/>
    <w:rsid w:val="008E228F"/>
    <w:rsid w:val="008E2876"/>
    <w:rsid w:val="008E2A87"/>
    <w:rsid w:val="008E2B37"/>
    <w:rsid w:val="008E5A6D"/>
    <w:rsid w:val="008E64FD"/>
    <w:rsid w:val="008E71E7"/>
    <w:rsid w:val="008E7A50"/>
    <w:rsid w:val="008F2613"/>
    <w:rsid w:val="008F2636"/>
    <w:rsid w:val="008F2944"/>
    <w:rsid w:val="008F32DF"/>
    <w:rsid w:val="008F39A4"/>
    <w:rsid w:val="008F3B60"/>
    <w:rsid w:val="008F405A"/>
    <w:rsid w:val="008F4BF7"/>
    <w:rsid w:val="008F4D20"/>
    <w:rsid w:val="008F52AB"/>
    <w:rsid w:val="008F68F7"/>
    <w:rsid w:val="008F6B81"/>
    <w:rsid w:val="008F70CC"/>
    <w:rsid w:val="008F763D"/>
    <w:rsid w:val="008F76AD"/>
    <w:rsid w:val="0090000E"/>
    <w:rsid w:val="00900689"/>
    <w:rsid w:val="00900DD2"/>
    <w:rsid w:val="009014D2"/>
    <w:rsid w:val="00901920"/>
    <w:rsid w:val="00902774"/>
    <w:rsid w:val="00902F5B"/>
    <w:rsid w:val="009030CE"/>
    <w:rsid w:val="009038DB"/>
    <w:rsid w:val="0090397A"/>
    <w:rsid w:val="00906818"/>
    <w:rsid w:val="00906EE9"/>
    <w:rsid w:val="00907194"/>
    <w:rsid w:val="0090796D"/>
    <w:rsid w:val="00907B3F"/>
    <w:rsid w:val="00911C08"/>
    <w:rsid w:val="00911DB6"/>
    <w:rsid w:val="00912795"/>
    <w:rsid w:val="009129FD"/>
    <w:rsid w:val="00914B47"/>
    <w:rsid w:val="009156B0"/>
    <w:rsid w:val="00915951"/>
    <w:rsid w:val="009163CB"/>
    <w:rsid w:val="009202B3"/>
    <w:rsid w:val="0092068A"/>
    <w:rsid w:val="00920CC8"/>
    <w:rsid w:val="00921E2A"/>
    <w:rsid w:val="009222E6"/>
    <w:rsid w:val="00922309"/>
    <w:rsid w:val="009232DB"/>
    <w:rsid w:val="00923409"/>
    <w:rsid w:val="009236F5"/>
    <w:rsid w:val="00923A08"/>
    <w:rsid w:val="00925BE4"/>
    <w:rsid w:val="00932EB8"/>
    <w:rsid w:val="00933914"/>
    <w:rsid w:val="00933BE5"/>
    <w:rsid w:val="00933C30"/>
    <w:rsid w:val="009347C6"/>
    <w:rsid w:val="00935698"/>
    <w:rsid w:val="009359E0"/>
    <w:rsid w:val="00936B38"/>
    <w:rsid w:val="00941D0A"/>
    <w:rsid w:val="0094200D"/>
    <w:rsid w:val="00944465"/>
    <w:rsid w:val="009448E9"/>
    <w:rsid w:val="009465B4"/>
    <w:rsid w:val="0094757D"/>
    <w:rsid w:val="00947D21"/>
    <w:rsid w:val="0095083C"/>
    <w:rsid w:val="00950B3D"/>
    <w:rsid w:val="00950C18"/>
    <w:rsid w:val="0095196C"/>
    <w:rsid w:val="00951B25"/>
    <w:rsid w:val="00951C7F"/>
    <w:rsid w:val="00951D54"/>
    <w:rsid w:val="00952F70"/>
    <w:rsid w:val="00953290"/>
    <w:rsid w:val="0095332E"/>
    <w:rsid w:val="009542A8"/>
    <w:rsid w:val="009542E2"/>
    <w:rsid w:val="00954633"/>
    <w:rsid w:val="00955D7F"/>
    <w:rsid w:val="009579E6"/>
    <w:rsid w:val="00960D84"/>
    <w:rsid w:val="00962E8F"/>
    <w:rsid w:val="00962F28"/>
    <w:rsid w:val="00963446"/>
    <w:rsid w:val="009655E5"/>
    <w:rsid w:val="0096615D"/>
    <w:rsid w:val="00967FB1"/>
    <w:rsid w:val="00970560"/>
    <w:rsid w:val="009712EE"/>
    <w:rsid w:val="00971370"/>
    <w:rsid w:val="009737E4"/>
    <w:rsid w:val="009741EA"/>
    <w:rsid w:val="009778DB"/>
    <w:rsid w:val="00977B89"/>
    <w:rsid w:val="00980DB3"/>
    <w:rsid w:val="00982243"/>
    <w:rsid w:val="00982B46"/>
    <w:rsid w:val="00983B74"/>
    <w:rsid w:val="00983EDF"/>
    <w:rsid w:val="00984C5E"/>
    <w:rsid w:val="00985141"/>
    <w:rsid w:val="0098565D"/>
    <w:rsid w:val="009876A7"/>
    <w:rsid w:val="00990263"/>
    <w:rsid w:val="00990718"/>
    <w:rsid w:val="009922DB"/>
    <w:rsid w:val="00992838"/>
    <w:rsid w:val="009937D5"/>
    <w:rsid w:val="00993957"/>
    <w:rsid w:val="00994B98"/>
    <w:rsid w:val="00994C1D"/>
    <w:rsid w:val="00995E6C"/>
    <w:rsid w:val="00995EB5"/>
    <w:rsid w:val="00996658"/>
    <w:rsid w:val="00996B62"/>
    <w:rsid w:val="009A0EFE"/>
    <w:rsid w:val="009A14E2"/>
    <w:rsid w:val="009A3960"/>
    <w:rsid w:val="009A3CD7"/>
    <w:rsid w:val="009A46DD"/>
    <w:rsid w:val="009A4CCC"/>
    <w:rsid w:val="009A6468"/>
    <w:rsid w:val="009A69B2"/>
    <w:rsid w:val="009A7171"/>
    <w:rsid w:val="009A767F"/>
    <w:rsid w:val="009B3943"/>
    <w:rsid w:val="009B3E9B"/>
    <w:rsid w:val="009B4866"/>
    <w:rsid w:val="009B557F"/>
    <w:rsid w:val="009B57BC"/>
    <w:rsid w:val="009B5940"/>
    <w:rsid w:val="009B70FD"/>
    <w:rsid w:val="009C0783"/>
    <w:rsid w:val="009C0B34"/>
    <w:rsid w:val="009C12EA"/>
    <w:rsid w:val="009C2DA7"/>
    <w:rsid w:val="009C3A0B"/>
    <w:rsid w:val="009C46B5"/>
    <w:rsid w:val="009C4F37"/>
    <w:rsid w:val="009C5686"/>
    <w:rsid w:val="009C576F"/>
    <w:rsid w:val="009C620B"/>
    <w:rsid w:val="009C73F2"/>
    <w:rsid w:val="009D0380"/>
    <w:rsid w:val="009D1214"/>
    <w:rsid w:val="009D1792"/>
    <w:rsid w:val="009D1B5D"/>
    <w:rsid w:val="009D1E80"/>
    <w:rsid w:val="009D2E38"/>
    <w:rsid w:val="009D45D7"/>
    <w:rsid w:val="009D4837"/>
    <w:rsid w:val="009D54B1"/>
    <w:rsid w:val="009D6C09"/>
    <w:rsid w:val="009D6F1D"/>
    <w:rsid w:val="009E04AF"/>
    <w:rsid w:val="009E127A"/>
    <w:rsid w:val="009E2306"/>
    <w:rsid w:val="009E2471"/>
    <w:rsid w:val="009E3B37"/>
    <w:rsid w:val="009E40DE"/>
    <w:rsid w:val="009E4B94"/>
    <w:rsid w:val="009E5DAA"/>
    <w:rsid w:val="009E7497"/>
    <w:rsid w:val="009E7585"/>
    <w:rsid w:val="009E7C9A"/>
    <w:rsid w:val="009F0018"/>
    <w:rsid w:val="009F0371"/>
    <w:rsid w:val="009F23A3"/>
    <w:rsid w:val="009F2CDD"/>
    <w:rsid w:val="009F3074"/>
    <w:rsid w:val="009F34B4"/>
    <w:rsid w:val="009F424A"/>
    <w:rsid w:val="009F48F6"/>
    <w:rsid w:val="009F4E9B"/>
    <w:rsid w:val="009F521D"/>
    <w:rsid w:val="009F53B1"/>
    <w:rsid w:val="009F5455"/>
    <w:rsid w:val="009F5D19"/>
    <w:rsid w:val="009F6781"/>
    <w:rsid w:val="009F69FD"/>
    <w:rsid w:val="009F6AA2"/>
    <w:rsid w:val="009F7163"/>
    <w:rsid w:val="00A00010"/>
    <w:rsid w:val="00A00F47"/>
    <w:rsid w:val="00A0228C"/>
    <w:rsid w:val="00A02746"/>
    <w:rsid w:val="00A040A9"/>
    <w:rsid w:val="00A04F4D"/>
    <w:rsid w:val="00A056C7"/>
    <w:rsid w:val="00A0578D"/>
    <w:rsid w:val="00A0696F"/>
    <w:rsid w:val="00A06C69"/>
    <w:rsid w:val="00A113C8"/>
    <w:rsid w:val="00A11D10"/>
    <w:rsid w:val="00A12608"/>
    <w:rsid w:val="00A127CD"/>
    <w:rsid w:val="00A12800"/>
    <w:rsid w:val="00A12C05"/>
    <w:rsid w:val="00A14179"/>
    <w:rsid w:val="00A15361"/>
    <w:rsid w:val="00A15821"/>
    <w:rsid w:val="00A16B65"/>
    <w:rsid w:val="00A17AAE"/>
    <w:rsid w:val="00A202D6"/>
    <w:rsid w:val="00A2357A"/>
    <w:rsid w:val="00A240CA"/>
    <w:rsid w:val="00A25FB5"/>
    <w:rsid w:val="00A260F5"/>
    <w:rsid w:val="00A27A90"/>
    <w:rsid w:val="00A30204"/>
    <w:rsid w:val="00A305B5"/>
    <w:rsid w:val="00A30882"/>
    <w:rsid w:val="00A30942"/>
    <w:rsid w:val="00A3188A"/>
    <w:rsid w:val="00A3196C"/>
    <w:rsid w:val="00A31F1C"/>
    <w:rsid w:val="00A32025"/>
    <w:rsid w:val="00A338B0"/>
    <w:rsid w:val="00A340B6"/>
    <w:rsid w:val="00A35952"/>
    <w:rsid w:val="00A35C73"/>
    <w:rsid w:val="00A361AB"/>
    <w:rsid w:val="00A36429"/>
    <w:rsid w:val="00A36533"/>
    <w:rsid w:val="00A40A26"/>
    <w:rsid w:val="00A41069"/>
    <w:rsid w:val="00A41644"/>
    <w:rsid w:val="00A416EE"/>
    <w:rsid w:val="00A41907"/>
    <w:rsid w:val="00A41970"/>
    <w:rsid w:val="00A50795"/>
    <w:rsid w:val="00A51D67"/>
    <w:rsid w:val="00A53643"/>
    <w:rsid w:val="00A539A2"/>
    <w:rsid w:val="00A54283"/>
    <w:rsid w:val="00A54F8B"/>
    <w:rsid w:val="00A55499"/>
    <w:rsid w:val="00A55C20"/>
    <w:rsid w:val="00A55CAE"/>
    <w:rsid w:val="00A62458"/>
    <w:rsid w:val="00A62943"/>
    <w:rsid w:val="00A62AA4"/>
    <w:rsid w:val="00A64256"/>
    <w:rsid w:val="00A66D98"/>
    <w:rsid w:val="00A67192"/>
    <w:rsid w:val="00A70BC0"/>
    <w:rsid w:val="00A7185A"/>
    <w:rsid w:val="00A74A78"/>
    <w:rsid w:val="00A75041"/>
    <w:rsid w:val="00A753A5"/>
    <w:rsid w:val="00A754C0"/>
    <w:rsid w:val="00A76B10"/>
    <w:rsid w:val="00A8002B"/>
    <w:rsid w:val="00A83B73"/>
    <w:rsid w:val="00A84094"/>
    <w:rsid w:val="00A84F08"/>
    <w:rsid w:val="00A850AC"/>
    <w:rsid w:val="00A90381"/>
    <w:rsid w:val="00A91BB0"/>
    <w:rsid w:val="00A91DA5"/>
    <w:rsid w:val="00A93E9E"/>
    <w:rsid w:val="00A94B86"/>
    <w:rsid w:val="00A95394"/>
    <w:rsid w:val="00A95853"/>
    <w:rsid w:val="00A95BA6"/>
    <w:rsid w:val="00A95D1E"/>
    <w:rsid w:val="00A961B1"/>
    <w:rsid w:val="00A962C6"/>
    <w:rsid w:val="00A9719D"/>
    <w:rsid w:val="00AA0A7E"/>
    <w:rsid w:val="00AA0CD7"/>
    <w:rsid w:val="00AA1036"/>
    <w:rsid w:val="00AA14AB"/>
    <w:rsid w:val="00AA2E14"/>
    <w:rsid w:val="00AA439F"/>
    <w:rsid w:val="00AA43E0"/>
    <w:rsid w:val="00AA6C5B"/>
    <w:rsid w:val="00AA6CEE"/>
    <w:rsid w:val="00AA7F81"/>
    <w:rsid w:val="00AB115D"/>
    <w:rsid w:val="00AB217C"/>
    <w:rsid w:val="00AB2776"/>
    <w:rsid w:val="00AB3437"/>
    <w:rsid w:val="00AB39B5"/>
    <w:rsid w:val="00AB3F8D"/>
    <w:rsid w:val="00AB4582"/>
    <w:rsid w:val="00AB4CE6"/>
    <w:rsid w:val="00AB4EE2"/>
    <w:rsid w:val="00AB61BD"/>
    <w:rsid w:val="00AB62EC"/>
    <w:rsid w:val="00AB7E62"/>
    <w:rsid w:val="00AC0921"/>
    <w:rsid w:val="00AC1B00"/>
    <w:rsid w:val="00AC20B5"/>
    <w:rsid w:val="00AC2791"/>
    <w:rsid w:val="00AC5743"/>
    <w:rsid w:val="00AC5EFE"/>
    <w:rsid w:val="00AC5F1C"/>
    <w:rsid w:val="00AC681F"/>
    <w:rsid w:val="00AC6A8C"/>
    <w:rsid w:val="00AC6C0A"/>
    <w:rsid w:val="00AC7C67"/>
    <w:rsid w:val="00AD28C3"/>
    <w:rsid w:val="00AD2AD0"/>
    <w:rsid w:val="00AD3710"/>
    <w:rsid w:val="00AD4963"/>
    <w:rsid w:val="00AD4F75"/>
    <w:rsid w:val="00AD5F89"/>
    <w:rsid w:val="00AD6744"/>
    <w:rsid w:val="00AD7F77"/>
    <w:rsid w:val="00AE0D53"/>
    <w:rsid w:val="00AE23E5"/>
    <w:rsid w:val="00AE2FD5"/>
    <w:rsid w:val="00AE3902"/>
    <w:rsid w:val="00AE578C"/>
    <w:rsid w:val="00AE5D2A"/>
    <w:rsid w:val="00AE7468"/>
    <w:rsid w:val="00AE7A88"/>
    <w:rsid w:val="00AF0532"/>
    <w:rsid w:val="00AF102E"/>
    <w:rsid w:val="00AF11F5"/>
    <w:rsid w:val="00AF1D02"/>
    <w:rsid w:val="00AF23EC"/>
    <w:rsid w:val="00AF267E"/>
    <w:rsid w:val="00AF496F"/>
    <w:rsid w:val="00AF53C2"/>
    <w:rsid w:val="00AF54C5"/>
    <w:rsid w:val="00AF5CF0"/>
    <w:rsid w:val="00AF7522"/>
    <w:rsid w:val="00AF76E3"/>
    <w:rsid w:val="00B00D92"/>
    <w:rsid w:val="00B01724"/>
    <w:rsid w:val="00B02A1B"/>
    <w:rsid w:val="00B0422A"/>
    <w:rsid w:val="00B06494"/>
    <w:rsid w:val="00B06DCA"/>
    <w:rsid w:val="00B07186"/>
    <w:rsid w:val="00B07FA8"/>
    <w:rsid w:val="00B07FC8"/>
    <w:rsid w:val="00B1331B"/>
    <w:rsid w:val="00B13786"/>
    <w:rsid w:val="00B14CD1"/>
    <w:rsid w:val="00B153A3"/>
    <w:rsid w:val="00B15562"/>
    <w:rsid w:val="00B15F12"/>
    <w:rsid w:val="00B21424"/>
    <w:rsid w:val="00B24E70"/>
    <w:rsid w:val="00B25802"/>
    <w:rsid w:val="00B27856"/>
    <w:rsid w:val="00B30436"/>
    <w:rsid w:val="00B30B27"/>
    <w:rsid w:val="00B31281"/>
    <w:rsid w:val="00B31D34"/>
    <w:rsid w:val="00B33DA0"/>
    <w:rsid w:val="00B342AA"/>
    <w:rsid w:val="00B37297"/>
    <w:rsid w:val="00B4094A"/>
    <w:rsid w:val="00B43836"/>
    <w:rsid w:val="00B443F9"/>
    <w:rsid w:val="00B4446E"/>
    <w:rsid w:val="00B45276"/>
    <w:rsid w:val="00B46445"/>
    <w:rsid w:val="00B46B7F"/>
    <w:rsid w:val="00B50F1E"/>
    <w:rsid w:val="00B51533"/>
    <w:rsid w:val="00B519E4"/>
    <w:rsid w:val="00B53149"/>
    <w:rsid w:val="00B545A5"/>
    <w:rsid w:val="00B54CB1"/>
    <w:rsid w:val="00B55EA3"/>
    <w:rsid w:val="00B56363"/>
    <w:rsid w:val="00B60C08"/>
    <w:rsid w:val="00B61971"/>
    <w:rsid w:val="00B63444"/>
    <w:rsid w:val="00B642E6"/>
    <w:rsid w:val="00B6439C"/>
    <w:rsid w:val="00B65315"/>
    <w:rsid w:val="00B677F8"/>
    <w:rsid w:val="00B70067"/>
    <w:rsid w:val="00B7086A"/>
    <w:rsid w:val="00B739D0"/>
    <w:rsid w:val="00B74086"/>
    <w:rsid w:val="00B74296"/>
    <w:rsid w:val="00B75377"/>
    <w:rsid w:val="00B75A2F"/>
    <w:rsid w:val="00B75B93"/>
    <w:rsid w:val="00B76741"/>
    <w:rsid w:val="00B76B03"/>
    <w:rsid w:val="00B77870"/>
    <w:rsid w:val="00B8069F"/>
    <w:rsid w:val="00B80B94"/>
    <w:rsid w:val="00B86684"/>
    <w:rsid w:val="00B872D1"/>
    <w:rsid w:val="00B87BE6"/>
    <w:rsid w:val="00B87F5D"/>
    <w:rsid w:val="00B900BC"/>
    <w:rsid w:val="00B90A98"/>
    <w:rsid w:val="00B91477"/>
    <w:rsid w:val="00B91875"/>
    <w:rsid w:val="00B91A4F"/>
    <w:rsid w:val="00B920E4"/>
    <w:rsid w:val="00B9382B"/>
    <w:rsid w:val="00B939F9"/>
    <w:rsid w:val="00B950F3"/>
    <w:rsid w:val="00B96DD7"/>
    <w:rsid w:val="00B9724F"/>
    <w:rsid w:val="00B97690"/>
    <w:rsid w:val="00BA0E34"/>
    <w:rsid w:val="00BA14F1"/>
    <w:rsid w:val="00BA176E"/>
    <w:rsid w:val="00BA391C"/>
    <w:rsid w:val="00BA3E0A"/>
    <w:rsid w:val="00BA3E27"/>
    <w:rsid w:val="00BA506E"/>
    <w:rsid w:val="00BA6B61"/>
    <w:rsid w:val="00BA6D48"/>
    <w:rsid w:val="00BA6DE5"/>
    <w:rsid w:val="00BA7332"/>
    <w:rsid w:val="00BB1882"/>
    <w:rsid w:val="00BB1C5B"/>
    <w:rsid w:val="00BB2F27"/>
    <w:rsid w:val="00BB3B1A"/>
    <w:rsid w:val="00BB4255"/>
    <w:rsid w:val="00BB4AA4"/>
    <w:rsid w:val="00BB4F42"/>
    <w:rsid w:val="00BC0BAF"/>
    <w:rsid w:val="00BC1C9C"/>
    <w:rsid w:val="00BC227C"/>
    <w:rsid w:val="00BC2520"/>
    <w:rsid w:val="00BC3274"/>
    <w:rsid w:val="00BC3438"/>
    <w:rsid w:val="00BC41F8"/>
    <w:rsid w:val="00BC5082"/>
    <w:rsid w:val="00BC59EF"/>
    <w:rsid w:val="00BC6160"/>
    <w:rsid w:val="00BC6926"/>
    <w:rsid w:val="00BC75CA"/>
    <w:rsid w:val="00BC7C3D"/>
    <w:rsid w:val="00BD1F94"/>
    <w:rsid w:val="00BD2066"/>
    <w:rsid w:val="00BD35FA"/>
    <w:rsid w:val="00BD3B10"/>
    <w:rsid w:val="00BD3BBE"/>
    <w:rsid w:val="00BD3EA9"/>
    <w:rsid w:val="00BD491B"/>
    <w:rsid w:val="00BD69D7"/>
    <w:rsid w:val="00BD6BCD"/>
    <w:rsid w:val="00BD6F49"/>
    <w:rsid w:val="00BD7E3F"/>
    <w:rsid w:val="00BE015E"/>
    <w:rsid w:val="00BE2F42"/>
    <w:rsid w:val="00BE3383"/>
    <w:rsid w:val="00BE3B9B"/>
    <w:rsid w:val="00BE5A38"/>
    <w:rsid w:val="00BF16A0"/>
    <w:rsid w:val="00BF1A85"/>
    <w:rsid w:val="00BF3103"/>
    <w:rsid w:val="00BF39F9"/>
    <w:rsid w:val="00BF49AF"/>
    <w:rsid w:val="00BF58BA"/>
    <w:rsid w:val="00BF5BBC"/>
    <w:rsid w:val="00BF605B"/>
    <w:rsid w:val="00BF6273"/>
    <w:rsid w:val="00C00C4A"/>
    <w:rsid w:val="00C01957"/>
    <w:rsid w:val="00C01A13"/>
    <w:rsid w:val="00C0264A"/>
    <w:rsid w:val="00C03FBC"/>
    <w:rsid w:val="00C0492D"/>
    <w:rsid w:val="00C04D7C"/>
    <w:rsid w:val="00C0550E"/>
    <w:rsid w:val="00C05CEB"/>
    <w:rsid w:val="00C06BCF"/>
    <w:rsid w:val="00C077CB"/>
    <w:rsid w:val="00C12089"/>
    <w:rsid w:val="00C124B7"/>
    <w:rsid w:val="00C12845"/>
    <w:rsid w:val="00C14F66"/>
    <w:rsid w:val="00C16A89"/>
    <w:rsid w:val="00C176A7"/>
    <w:rsid w:val="00C1789C"/>
    <w:rsid w:val="00C179B2"/>
    <w:rsid w:val="00C2009F"/>
    <w:rsid w:val="00C2012B"/>
    <w:rsid w:val="00C2018C"/>
    <w:rsid w:val="00C206E8"/>
    <w:rsid w:val="00C20759"/>
    <w:rsid w:val="00C215FE"/>
    <w:rsid w:val="00C22816"/>
    <w:rsid w:val="00C23369"/>
    <w:rsid w:val="00C2427E"/>
    <w:rsid w:val="00C243C4"/>
    <w:rsid w:val="00C24C9B"/>
    <w:rsid w:val="00C26252"/>
    <w:rsid w:val="00C26B41"/>
    <w:rsid w:val="00C26C9D"/>
    <w:rsid w:val="00C275E4"/>
    <w:rsid w:val="00C30F9E"/>
    <w:rsid w:val="00C31027"/>
    <w:rsid w:val="00C320E3"/>
    <w:rsid w:val="00C320E9"/>
    <w:rsid w:val="00C32699"/>
    <w:rsid w:val="00C32857"/>
    <w:rsid w:val="00C32C3C"/>
    <w:rsid w:val="00C33063"/>
    <w:rsid w:val="00C34E9D"/>
    <w:rsid w:val="00C357EF"/>
    <w:rsid w:val="00C40588"/>
    <w:rsid w:val="00C40B6F"/>
    <w:rsid w:val="00C40B7E"/>
    <w:rsid w:val="00C4281C"/>
    <w:rsid w:val="00C43014"/>
    <w:rsid w:val="00C43DFB"/>
    <w:rsid w:val="00C43F7E"/>
    <w:rsid w:val="00C44288"/>
    <w:rsid w:val="00C447F5"/>
    <w:rsid w:val="00C44E67"/>
    <w:rsid w:val="00C452DA"/>
    <w:rsid w:val="00C45943"/>
    <w:rsid w:val="00C478E2"/>
    <w:rsid w:val="00C47FF0"/>
    <w:rsid w:val="00C502C9"/>
    <w:rsid w:val="00C50FD4"/>
    <w:rsid w:val="00C51778"/>
    <w:rsid w:val="00C522C8"/>
    <w:rsid w:val="00C5250E"/>
    <w:rsid w:val="00C53C14"/>
    <w:rsid w:val="00C541F6"/>
    <w:rsid w:val="00C54C75"/>
    <w:rsid w:val="00C55BFC"/>
    <w:rsid w:val="00C564DC"/>
    <w:rsid w:val="00C578F7"/>
    <w:rsid w:val="00C6103D"/>
    <w:rsid w:val="00C61268"/>
    <w:rsid w:val="00C61D83"/>
    <w:rsid w:val="00C62BE4"/>
    <w:rsid w:val="00C6399B"/>
    <w:rsid w:val="00C65695"/>
    <w:rsid w:val="00C66A17"/>
    <w:rsid w:val="00C67B6B"/>
    <w:rsid w:val="00C70262"/>
    <w:rsid w:val="00C708D2"/>
    <w:rsid w:val="00C71F94"/>
    <w:rsid w:val="00C72D20"/>
    <w:rsid w:val="00C73F76"/>
    <w:rsid w:val="00C747C9"/>
    <w:rsid w:val="00C747F2"/>
    <w:rsid w:val="00C74843"/>
    <w:rsid w:val="00C74E5E"/>
    <w:rsid w:val="00C74FE3"/>
    <w:rsid w:val="00C75403"/>
    <w:rsid w:val="00C75A19"/>
    <w:rsid w:val="00C76655"/>
    <w:rsid w:val="00C766FF"/>
    <w:rsid w:val="00C76853"/>
    <w:rsid w:val="00C77D59"/>
    <w:rsid w:val="00C816D7"/>
    <w:rsid w:val="00C82121"/>
    <w:rsid w:val="00C830AD"/>
    <w:rsid w:val="00C83588"/>
    <w:rsid w:val="00C851D9"/>
    <w:rsid w:val="00C85C17"/>
    <w:rsid w:val="00C85FC4"/>
    <w:rsid w:val="00C8653B"/>
    <w:rsid w:val="00C901F8"/>
    <w:rsid w:val="00C911A3"/>
    <w:rsid w:val="00C91B00"/>
    <w:rsid w:val="00C9274A"/>
    <w:rsid w:val="00C93D87"/>
    <w:rsid w:val="00C942AF"/>
    <w:rsid w:val="00C94A6B"/>
    <w:rsid w:val="00C9613A"/>
    <w:rsid w:val="00C96521"/>
    <w:rsid w:val="00C96DA4"/>
    <w:rsid w:val="00C97D91"/>
    <w:rsid w:val="00CA09F9"/>
    <w:rsid w:val="00CA0A7D"/>
    <w:rsid w:val="00CA1004"/>
    <w:rsid w:val="00CA1411"/>
    <w:rsid w:val="00CA2EBB"/>
    <w:rsid w:val="00CA35D5"/>
    <w:rsid w:val="00CA45C2"/>
    <w:rsid w:val="00CA4C4C"/>
    <w:rsid w:val="00CA61DA"/>
    <w:rsid w:val="00CA74E2"/>
    <w:rsid w:val="00CA7780"/>
    <w:rsid w:val="00CB0B2C"/>
    <w:rsid w:val="00CB0C63"/>
    <w:rsid w:val="00CB110F"/>
    <w:rsid w:val="00CB22B0"/>
    <w:rsid w:val="00CB37EE"/>
    <w:rsid w:val="00CB69CC"/>
    <w:rsid w:val="00CB7F92"/>
    <w:rsid w:val="00CC0BF7"/>
    <w:rsid w:val="00CC17B8"/>
    <w:rsid w:val="00CC1927"/>
    <w:rsid w:val="00CC1EBC"/>
    <w:rsid w:val="00CC20A5"/>
    <w:rsid w:val="00CC33F2"/>
    <w:rsid w:val="00CC4C79"/>
    <w:rsid w:val="00CC4EFA"/>
    <w:rsid w:val="00CC50E7"/>
    <w:rsid w:val="00CC57C6"/>
    <w:rsid w:val="00CC6322"/>
    <w:rsid w:val="00CC7833"/>
    <w:rsid w:val="00CD0235"/>
    <w:rsid w:val="00CD05ED"/>
    <w:rsid w:val="00CD12F4"/>
    <w:rsid w:val="00CD1EA2"/>
    <w:rsid w:val="00CD3881"/>
    <w:rsid w:val="00CD538D"/>
    <w:rsid w:val="00CD574C"/>
    <w:rsid w:val="00CE13B0"/>
    <w:rsid w:val="00CE1936"/>
    <w:rsid w:val="00CE3C76"/>
    <w:rsid w:val="00CE3FA0"/>
    <w:rsid w:val="00CE4098"/>
    <w:rsid w:val="00CE46FE"/>
    <w:rsid w:val="00CE5141"/>
    <w:rsid w:val="00CE5168"/>
    <w:rsid w:val="00CE59BC"/>
    <w:rsid w:val="00CE5B61"/>
    <w:rsid w:val="00CE5D73"/>
    <w:rsid w:val="00CE63D5"/>
    <w:rsid w:val="00CE7449"/>
    <w:rsid w:val="00CE7539"/>
    <w:rsid w:val="00CE76CC"/>
    <w:rsid w:val="00CE7C0B"/>
    <w:rsid w:val="00CF004B"/>
    <w:rsid w:val="00CF0C9C"/>
    <w:rsid w:val="00CF10A0"/>
    <w:rsid w:val="00CF10AC"/>
    <w:rsid w:val="00CF1ACE"/>
    <w:rsid w:val="00CF303D"/>
    <w:rsid w:val="00CF502D"/>
    <w:rsid w:val="00CF5435"/>
    <w:rsid w:val="00CF60F1"/>
    <w:rsid w:val="00CF7007"/>
    <w:rsid w:val="00CF7E2C"/>
    <w:rsid w:val="00CF7E7F"/>
    <w:rsid w:val="00D005E2"/>
    <w:rsid w:val="00D008F6"/>
    <w:rsid w:val="00D010DF"/>
    <w:rsid w:val="00D015E7"/>
    <w:rsid w:val="00D01BF6"/>
    <w:rsid w:val="00D02B16"/>
    <w:rsid w:val="00D046A3"/>
    <w:rsid w:val="00D05351"/>
    <w:rsid w:val="00D0549D"/>
    <w:rsid w:val="00D06231"/>
    <w:rsid w:val="00D06DD3"/>
    <w:rsid w:val="00D06E44"/>
    <w:rsid w:val="00D0788E"/>
    <w:rsid w:val="00D07AB6"/>
    <w:rsid w:val="00D07ADE"/>
    <w:rsid w:val="00D10A25"/>
    <w:rsid w:val="00D10AA0"/>
    <w:rsid w:val="00D11156"/>
    <w:rsid w:val="00D1139C"/>
    <w:rsid w:val="00D116C7"/>
    <w:rsid w:val="00D1307D"/>
    <w:rsid w:val="00D13DC1"/>
    <w:rsid w:val="00D1421B"/>
    <w:rsid w:val="00D14EF3"/>
    <w:rsid w:val="00D1578F"/>
    <w:rsid w:val="00D15792"/>
    <w:rsid w:val="00D2070F"/>
    <w:rsid w:val="00D223F3"/>
    <w:rsid w:val="00D22450"/>
    <w:rsid w:val="00D226CE"/>
    <w:rsid w:val="00D2274A"/>
    <w:rsid w:val="00D2479C"/>
    <w:rsid w:val="00D2518F"/>
    <w:rsid w:val="00D25CBE"/>
    <w:rsid w:val="00D262EE"/>
    <w:rsid w:val="00D27D0E"/>
    <w:rsid w:val="00D31771"/>
    <w:rsid w:val="00D32B1E"/>
    <w:rsid w:val="00D32CAF"/>
    <w:rsid w:val="00D34A4D"/>
    <w:rsid w:val="00D3581B"/>
    <w:rsid w:val="00D374AA"/>
    <w:rsid w:val="00D3752F"/>
    <w:rsid w:val="00D40439"/>
    <w:rsid w:val="00D404F1"/>
    <w:rsid w:val="00D40D67"/>
    <w:rsid w:val="00D42106"/>
    <w:rsid w:val="00D433C9"/>
    <w:rsid w:val="00D435B1"/>
    <w:rsid w:val="00D4413B"/>
    <w:rsid w:val="00D44588"/>
    <w:rsid w:val="00D44880"/>
    <w:rsid w:val="00D44B3E"/>
    <w:rsid w:val="00D44D6B"/>
    <w:rsid w:val="00D44F1D"/>
    <w:rsid w:val="00D45DA9"/>
    <w:rsid w:val="00D462A0"/>
    <w:rsid w:val="00D46A2B"/>
    <w:rsid w:val="00D46E21"/>
    <w:rsid w:val="00D502E5"/>
    <w:rsid w:val="00D52F63"/>
    <w:rsid w:val="00D53670"/>
    <w:rsid w:val="00D573EC"/>
    <w:rsid w:val="00D576B1"/>
    <w:rsid w:val="00D6191C"/>
    <w:rsid w:val="00D61937"/>
    <w:rsid w:val="00D625F2"/>
    <w:rsid w:val="00D6290F"/>
    <w:rsid w:val="00D651FE"/>
    <w:rsid w:val="00D653AE"/>
    <w:rsid w:val="00D66C2B"/>
    <w:rsid w:val="00D66E60"/>
    <w:rsid w:val="00D67128"/>
    <w:rsid w:val="00D70128"/>
    <w:rsid w:val="00D70165"/>
    <w:rsid w:val="00D70D72"/>
    <w:rsid w:val="00D71400"/>
    <w:rsid w:val="00D74967"/>
    <w:rsid w:val="00D74E01"/>
    <w:rsid w:val="00D756AF"/>
    <w:rsid w:val="00D75EBD"/>
    <w:rsid w:val="00D80D28"/>
    <w:rsid w:val="00D80FE3"/>
    <w:rsid w:val="00D812B3"/>
    <w:rsid w:val="00D8141E"/>
    <w:rsid w:val="00D814C5"/>
    <w:rsid w:val="00D81F20"/>
    <w:rsid w:val="00D8204F"/>
    <w:rsid w:val="00D82B56"/>
    <w:rsid w:val="00D83614"/>
    <w:rsid w:val="00D84330"/>
    <w:rsid w:val="00D855C9"/>
    <w:rsid w:val="00D85806"/>
    <w:rsid w:val="00D85F14"/>
    <w:rsid w:val="00D915ED"/>
    <w:rsid w:val="00D93B0E"/>
    <w:rsid w:val="00D947FF"/>
    <w:rsid w:val="00D950D2"/>
    <w:rsid w:val="00D96141"/>
    <w:rsid w:val="00D96F3C"/>
    <w:rsid w:val="00D97420"/>
    <w:rsid w:val="00DA1193"/>
    <w:rsid w:val="00DA2518"/>
    <w:rsid w:val="00DA5EE6"/>
    <w:rsid w:val="00DA68F9"/>
    <w:rsid w:val="00DB058F"/>
    <w:rsid w:val="00DB0BFD"/>
    <w:rsid w:val="00DB1557"/>
    <w:rsid w:val="00DB16AB"/>
    <w:rsid w:val="00DB1BCB"/>
    <w:rsid w:val="00DB25CA"/>
    <w:rsid w:val="00DB281E"/>
    <w:rsid w:val="00DB2B89"/>
    <w:rsid w:val="00DB31AF"/>
    <w:rsid w:val="00DB350B"/>
    <w:rsid w:val="00DB4610"/>
    <w:rsid w:val="00DB5268"/>
    <w:rsid w:val="00DB63C3"/>
    <w:rsid w:val="00DB77B4"/>
    <w:rsid w:val="00DC02AF"/>
    <w:rsid w:val="00DC0FDE"/>
    <w:rsid w:val="00DC1917"/>
    <w:rsid w:val="00DC1A9B"/>
    <w:rsid w:val="00DC246F"/>
    <w:rsid w:val="00DC2BF7"/>
    <w:rsid w:val="00DC42BA"/>
    <w:rsid w:val="00DC4CEB"/>
    <w:rsid w:val="00DC50BF"/>
    <w:rsid w:val="00DC6173"/>
    <w:rsid w:val="00DC61BD"/>
    <w:rsid w:val="00DC6B18"/>
    <w:rsid w:val="00DC72CD"/>
    <w:rsid w:val="00DD0EF7"/>
    <w:rsid w:val="00DD10C8"/>
    <w:rsid w:val="00DD1936"/>
    <w:rsid w:val="00DD1AFD"/>
    <w:rsid w:val="00DD21D7"/>
    <w:rsid w:val="00DD2D00"/>
    <w:rsid w:val="00DD30D7"/>
    <w:rsid w:val="00DD4042"/>
    <w:rsid w:val="00DD4268"/>
    <w:rsid w:val="00DD43BB"/>
    <w:rsid w:val="00DD4631"/>
    <w:rsid w:val="00DD4F41"/>
    <w:rsid w:val="00DD50E4"/>
    <w:rsid w:val="00DD5ABE"/>
    <w:rsid w:val="00DD6C46"/>
    <w:rsid w:val="00DD6F75"/>
    <w:rsid w:val="00DD76E8"/>
    <w:rsid w:val="00DD7A1A"/>
    <w:rsid w:val="00DE0E33"/>
    <w:rsid w:val="00DE17F1"/>
    <w:rsid w:val="00DE1DE0"/>
    <w:rsid w:val="00DE1E37"/>
    <w:rsid w:val="00DE206D"/>
    <w:rsid w:val="00DE2810"/>
    <w:rsid w:val="00DE2B28"/>
    <w:rsid w:val="00DE40E0"/>
    <w:rsid w:val="00DE5E72"/>
    <w:rsid w:val="00DE6588"/>
    <w:rsid w:val="00DF14BB"/>
    <w:rsid w:val="00DF158D"/>
    <w:rsid w:val="00DF2024"/>
    <w:rsid w:val="00DF2790"/>
    <w:rsid w:val="00DF355B"/>
    <w:rsid w:val="00DF3DCB"/>
    <w:rsid w:val="00DF47BC"/>
    <w:rsid w:val="00DF5ACC"/>
    <w:rsid w:val="00DF66DD"/>
    <w:rsid w:val="00DF6FEA"/>
    <w:rsid w:val="00DF7E4F"/>
    <w:rsid w:val="00DF7F16"/>
    <w:rsid w:val="00E00D42"/>
    <w:rsid w:val="00E01CF1"/>
    <w:rsid w:val="00E01FDE"/>
    <w:rsid w:val="00E037D1"/>
    <w:rsid w:val="00E038C1"/>
    <w:rsid w:val="00E03E3E"/>
    <w:rsid w:val="00E04586"/>
    <w:rsid w:val="00E04821"/>
    <w:rsid w:val="00E05D66"/>
    <w:rsid w:val="00E068B8"/>
    <w:rsid w:val="00E06B50"/>
    <w:rsid w:val="00E077F6"/>
    <w:rsid w:val="00E10FBB"/>
    <w:rsid w:val="00E11A2F"/>
    <w:rsid w:val="00E123D7"/>
    <w:rsid w:val="00E13BCA"/>
    <w:rsid w:val="00E13BD5"/>
    <w:rsid w:val="00E13CC7"/>
    <w:rsid w:val="00E14C15"/>
    <w:rsid w:val="00E14C2E"/>
    <w:rsid w:val="00E1695A"/>
    <w:rsid w:val="00E17C31"/>
    <w:rsid w:val="00E17E5D"/>
    <w:rsid w:val="00E20BB6"/>
    <w:rsid w:val="00E219E3"/>
    <w:rsid w:val="00E21DBD"/>
    <w:rsid w:val="00E230B2"/>
    <w:rsid w:val="00E24286"/>
    <w:rsid w:val="00E25467"/>
    <w:rsid w:val="00E26434"/>
    <w:rsid w:val="00E30441"/>
    <w:rsid w:val="00E333F0"/>
    <w:rsid w:val="00E35F57"/>
    <w:rsid w:val="00E3714D"/>
    <w:rsid w:val="00E37813"/>
    <w:rsid w:val="00E40D97"/>
    <w:rsid w:val="00E4127F"/>
    <w:rsid w:val="00E44369"/>
    <w:rsid w:val="00E51FC8"/>
    <w:rsid w:val="00E53EE9"/>
    <w:rsid w:val="00E5429A"/>
    <w:rsid w:val="00E54B1D"/>
    <w:rsid w:val="00E54B75"/>
    <w:rsid w:val="00E54D78"/>
    <w:rsid w:val="00E55BC6"/>
    <w:rsid w:val="00E55EEB"/>
    <w:rsid w:val="00E57448"/>
    <w:rsid w:val="00E57F0D"/>
    <w:rsid w:val="00E60C1E"/>
    <w:rsid w:val="00E629E1"/>
    <w:rsid w:val="00E62FFA"/>
    <w:rsid w:val="00E65343"/>
    <w:rsid w:val="00E6549C"/>
    <w:rsid w:val="00E66ACD"/>
    <w:rsid w:val="00E66F34"/>
    <w:rsid w:val="00E70BDB"/>
    <w:rsid w:val="00E70D18"/>
    <w:rsid w:val="00E73412"/>
    <w:rsid w:val="00E749B9"/>
    <w:rsid w:val="00E7509E"/>
    <w:rsid w:val="00E7589D"/>
    <w:rsid w:val="00E75D16"/>
    <w:rsid w:val="00E76EA3"/>
    <w:rsid w:val="00E7791C"/>
    <w:rsid w:val="00E77C01"/>
    <w:rsid w:val="00E815E4"/>
    <w:rsid w:val="00E82A81"/>
    <w:rsid w:val="00E82F17"/>
    <w:rsid w:val="00E8359E"/>
    <w:rsid w:val="00E838CB"/>
    <w:rsid w:val="00E83F90"/>
    <w:rsid w:val="00E8414C"/>
    <w:rsid w:val="00E85A6F"/>
    <w:rsid w:val="00E86DCE"/>
    <w:rsid w:val="00E9028A"/>
    <w:rsid w:val="00E90AF5"/>
    <w:rsid w:val="00E90EBD"/>
    <w:rsid w:val="00E91390"/>
    <w:rsid w:val="00E91D80"/>
    <w:rsid w:val="00E92193"/>
    <w:rsid w:val="00E942F6"/>
    <w:rsid w:val="00E94658"/>
    <w:rsid w:val="00E95188"/>
    <w:rsid w:val="00E957FA"/>
    <w:rsid w:val="00E95B30"/>
    <w:rsid w:val="00E9613B"/>
    <w:rsid w:val="00E96501"/>
    <w:rsid w:val="00E9667B"/>
    <w:rsid w:val="00E9709C"/>
    <w:rsid w:val="00E97437"/>
    <w:rsid w:val="00E97AC2"/>
    <w:rsid w:val="00EA0482"/>
    <w:rsid w:val="00EA10AC"/>
    <w:rsid w:val="00EA1C67"/>
    <w:rsid w:val="00EA1D24"/>
    <w:rsid w:val="00EA2021"/>
    <w:rsid w:val="00EA333D"/>
    <w:rsid w:val="00EA3672"/>
    <w:rsid w:val="00EA3D3A"/>
    <w:rsid w:val="00EA592E"/>
    <w:rsid w:val="00EA5940"/>
    <w:rsid w:val="00EA5A9D"/>
    <w:rsid w:val="00EA734C"/>
    <w:rsid w:val="00EA7FF5"/>
    <w:rsid w:val="00EB110F"/>
    <w:rsid w:val="00EB130E"/>
    <w:rsid w:val="00EB1D35"/>
    <w:rsid w:val="00EB3D21"/>
    <w:rsid w:val="00EB4AB9"/>
    <w:rsid w:val="00EB54D9"/>
    <w:rsid w:val="00EB597E"/>
    <w:rsid w:val="00EB63F1"/>
    <w:rsid w:val="00EB6AF9"/>
    <w:rsid w:val="00EC0759"/>
    <w:rsid w:val="00EC2171"/>
    <w:rsid w:val="00EC2630"/>
    <w:rsid w:val="00EC389C"/>
    <w:rsid w:val="00EC47F4"/>
    <w:rsid w:val="00EC5A0C"/>
    <w:rsid w:val="00EC61A3"/>
    <w:rsid w:val="00EC6221"/>
    <w:rsid w:val="00EC7157"/>
    <w:rsid w:val="00EC7B39"/>
    <w:rsid w:val="00ED054B"/>
    <w:rsid w:val="00ED0718"/>
    <w:rsid w:val="00ED0D6B"/>
    <w:rsid w:val="00ED0F30"/>
    <w:rsid w:val="00ED1ECD"/>
    <w:rsid w:val="00ED29C6"/>
    <w:rsid w:val="00ED3C2B"/>
    <w:rsid w:val="00ED50B4"/>
    <w:rsid w:val="00ED5592"/>
    <w:rsid w:val="00ED5C07"/>
    <w:rsid w:val="00ED623B"/>
    <w:rsid w:val="00ED6EC5"/>
    <w:rsid w:val="00EE0736"/>
    <w:rsid w:val="00EE0CEC"/>
    <w:rsid w:val="00EE17FE"/>
    <w:rsid w:val="00EE21DB"/>
    <w:rsid w:val="00EE2E94"/>
    <w:rsid w:val="00EE35CB"/>
    <w:rsid w:val="00EE36C5"/>
    <w:rsid w:val="00EE376C"/>
    <w:rsid w:val="00EE6808"/>
    <w:rsid w:val="00EE6D08"/>
    <w:rsid w:val="00EE743F"/>
    <w:rsid w:val="00EE7532"/>
    <w:rsid w:val="00EE7993"/>
    <w:rsid w:val="00EE7E91"/>
    <w:rsid w:val="00EF14F0"/>
    <w:rsid w:val="00EF15DD"/>
    <w:rsid w:val="00EF1B1C"/>
    <w:rsid w:val="00EF1BC4"/>
    <w:rsid w:val="00EF35AB"/>
    <w:rsid w:val="00EF394B"/>
    <w:rsid w:val="00EF5544"/>
    <w:rsid w:val="00EF571C"/>
    <w:rsid w:val="00EF5F92"/>
    <w:rsid w:val="00EF60CC"/>
    <w:rsid w:val="00EF61E7"/>
    <w:rsid w:val="00EF6DE4"/>
    <w:rsid w:val="00EF74A9"/>
    <w:rsid w:val="00EF7E5B"/>
    <w:rsid w:val="00F00981"/>
    <w:rsid w:val="00F00D2B"/>
    <w:rsid w:val="00F01398"/>
    <w:rsid w:val="00F0176A"/>
    <w:rsid w:val="00F01C61"/>
    <w:rsid w:val="00F02F1D"/>
    <w:rsid w:val="00F044BE"/>
    <w:rsid w:val="00F04788"/>
    <w:rsid w:val="00F05B19"/>
    <w:rsid w:val="00F05D78"/>
    <w:rsid w:val="00F05F72"/>
    <w:rsid w:val="00F06C77"/>
    <w:rsid w:val="00F110D2"/>
    <w:rsid w:val="00F11ACA"/>
    <w:rsid w:val="00F120C3"/>
    <w:rsid w:val="00F126A0"/>
    <w:rsid w:val="00F1272A"/>
    <w:rsid w:val="00F13228"/>
    <w:rsid w:val="00F1333A"/>
    <w:rsid w:val="00F13974"/>
    <w:rsid w:val="00F13CF0"/>
    <w:rsid w:val="00F14337"/>
    <w:rsid w:val="00F145C4"/>
    <w:rsid w:val="00F16D50"/>
    <w:rsid w:val="00F16E05"/>
    <w:rsid w:val="00F17C69"/>
    <w:rsid w:val="00F206CF"/>
    <w:rsid w:val="00F2218A"/>
    <w:rsid w:val="00F233E7"/>
    <w:rsid w:val="00F248B3"/>
    <w:rsid w:val="00F24CFF"/>
    <w:rsid w:val="00F25BB0"/>
    <w:rsid w:val="00F276FF"/>
    <w:rsid w:val="00F277E9"/>
    <w:rsid w:val="00F3286B"/>
    <w:rsid w:val="00F32898"/>
    <w:rsid w:val="00F3325E"/>
    <w:rsid w:val="00F33B0B"/>
    <w:rsid w:val="00F33DDF"/>
    <w:rsid w:val="00F36206"/>
    <w:rsid w:val="00F41262"/>
    <w:rsid w:val="00F43C72"/>
    <w:rsid w:val="00F44851"/>
    <w:rsid w:val="00F449F1"/>
    <w:rsid w:val="00F44A8A"/>
    <w:rsid w:val="00F45A53"/>
    <w:rsid w:val="00F46BAC"/>
    <w:rsid w:val="00F470AC"/>
    <w:rsid w:val="00F47714"/>
    <w:rsid w:val="00F50260"/>
    <w:rsid w:val="00F5059F"/>
    <w:rsid w:val="00F50A17"/>
    <w:rsid w:val="00F53350"/>
    <w:rsid w:val="00F53A5C"/>
    <w:rsid w:val="00F563BE"/>
    <w:rsid w:val="00F57002"/>
    <w:rsid w:val="00F57CA0"/>
    <w:rsid w:val="00F57F4A"/>
    <w:rsid w:val="00F610BC"/>
    <w:rsid w:val="00F6162F"/>
    <w:rsid w:val="00F61E13"/>
    <w:rsid w:val="00F6224C"/>
    <w:rsid w:val="00F63603"/>
    <w:rsid w:val="00F6369F"/>
    <w:rsid w:val="00F63C69"/>
    <w:rsid w:val="00F63E3D"/>
    <w:rsid w:val="00F64A78"/>
    <w:rsid w:val="00F65191"/>
    <w:rsid w:val="00F65316"/>
    <w:rsid w:val="00F65A36"/>
    <w:rsid w:val="00F66D70"/>
    <w:rsid w:val="00F67D19"/>
    <w:rsid w:val="00F67E62"/>
    <w:rsid w:val="00F706AC"/>
    <w:rsid w:val="00F709BE"/>
    <w:rsid w:val="00F710A5"/>
    <w:rsid w:val="00F73281"/>
    <w:rsid w:val="00F73354"/>
    <w:rsid w:val="00F74F63"/>
    <w:rsid w:val="00F77C44"/>
    <w:rsid w:val="00F818E0"/>
    <w:rsid w:val="00F823AF"/>
    <w:rsid w:val="00F823DD"/>
    <w:rsid w:val="00F82433"/>
    <w:rsid w:val="00F82FC2"/>
    <w:rsid w:val="00F8417D"/>
    <w:rsid w:val="00F84C5A"/>
    <w:rsid w:val="00F8579D"/>
    <w:rsid w:val="00F85B24"/>
    <w:rsid w:val="00F866E7"/>
    <w:rsid w:val="00F87E05"/>
    <w:rsid w:val="00F90542"/>
    <w:rsid w:val="00F9370C"/>
    <w:rsid w:val="00F9572A"/>
    <w:rsid w:val="00F9586A"/>
    <w:rsid w:val="00F95899"/>
    <w:rsid w:val="00F95C87"/>
    <w:rsid w:val="00F95CC1"/>
    <w:rsid w:val="00F965AF"/>
    <w:rsid w:val="00F9667F"/>
    <w:rsid w:val="00F977AD"/>
    <w:rsid w:val="00F97FD1"/>
    <w:rsid w:val="00FA038C"/>
    <w:rsid w:val="00FA1370"/>
    <w:rsid w:val="00FA2391"/>
    <w:rsid w:val="00FA35D3"/>
    <w:rsid w:val="00FA676E"/>
    <w:rsid w:val="00FA67FD"/>
    <w:rsid w:val="00FA6DB6"/>
    <w:rsid w:val="00FB03A3"/>
    <w:rsid w:val="00FB1966"/>
    <w:rsid w:val="00FB37B2"/>
    <w:rsid w:val="00FB4BF5"/>
    <w:rsid w:val="00FB562A"/>
    <w:rsid w:val="00FB727E"/>
    <w:rsid w:val="00FC2A10"/>
    <w:rsid w:val="00FC2DF0"/>
    <w:rsid w:val="00FC2F01"/>
    <w:rsid w:val="00FC30F1"/>
    <w:rsid w:val="00FC3405"/>
    <w:rsid w:val="00FC39F9"/>
    <w:rsid w:val="00FC3A75"/>
    <w:rsid w:val="00FC3F9E"/>
    <w:rsid w:val="00FC6188"/>
    <w:rsid w:val="00FC651F"/>
    <w:rsid w:val="00FC68F2"/>
    <w:rsid w:val="00FC6CBD"/>
    <w:rsid w:val="00FC7CCF"/>
    <w:rsid w:val="00FD3A62"/>
    <w:rsid w:val="00FD3BBD"/>
    <w:rsid w:val="00FD61BF"/>
    <w:rsid w:val="00FD6D1D"/>
    <w:rsid w:val="00FE120A"/>
    <w:rsid w:val="00FE1CFE"/>
    <w:rsid w:val="00FE2C9C"/>
    <w:rsid w:val="00FE3A45"/>
    <w:rsid w:val="00FE3EC0"/>
    <w:rsid w:val="00FE4348"/>
    <w:rsid w:val="00FE4787"/>
    <w:rsid w:val="00FE5910"/>
    <w:rsid w:val="00FE60DB"/>
    <w:rsid w:val="00FE7C86"/>
    <w:rsid w:val="00FF078F"/>
    <w:rsid w:val="00FF17F5"/>
    <w:rsid w:val="00FF2348"/>
    <w:rsid w:val="00FF2C7E"/>
    <w:rsid w:val="00FF3EFA"/>
    <w:rsid w:val="00FF433C"/>
    <w:rsid w:val="00FF44C1"/>
    <w:rsid w:val="00FF482D"/>
    <w:rsid w:val="00FF4DD4"/>
    <w:rsid w:val="00FF4F31"/>
    <w:rsid w:val="00FF567D"/>
    <w:rsid w:val="00FF68EB"/>
    <w:rsid w:val="00FF694E"/>
    <w:rsid w:val="00FF6B3F"/>
    <w:rsid w:val="00FF7B13"/>
    <w:rsid w:val="14E32A3E"/>
    <w:rsid w:val="28D731C5"/>
    <w:rsid w:val="5AA2E2BD"/>
    <w:rsid w:val="644E0214"/>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BA04D9BD-D8BC-4B13-8B3C-3BB1FA06E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9" w:qFormat="1"/>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uiPriority="9"/>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uiPriority="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uiPriority="0"/>
    <w:lsdException w:name="List Number 3" w:semiHidden="1"/>
    <w:lsdException w:name="List Number 4" w:semiHidden="1"/>
    <w:lsdException w:name="List Number 5" w:semiHidden="1" w:uiPriority="0"/>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Overskrift1">
    <w:name w:val="heading 1"/>
    <w:basedOn w:val="Normal"/>
    <w:next w:val="Normal"/>
    <w:link w:val="Overskrift1Tegn"/>
    <w:uiPriority w:val="1"/>
    <w:qFormat/>
    <w:rsid w:val="000A32DD"/>
    <w:pPr>
      <w:keepNext/>
      <w:keepLines/>
      <w:pageBreakBefore/>
      <w:numPr>
        <w:numId w:val="11"/>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basedOn w:val="Normal"/>
    <w:next w:val="Normal"/>
    <w:link w:val="Overskrift2Tegn"/>
    <w:uiPriority w:val="1"/>
    <w:qFormat/>
    <w:rsid w:val="000A32DD"/>
    <w:pPr>
      <w:keepNext/>
      <w:keepLines/>
      <w:numPr>
        <w:ilvl w:val="1"/>
        <w:numId w:val="11"/>
      </w:numPr>
      <w:suppressAutoHyphens/>
      <w:spacing w:before="260"/>
      <w:contextualSpacing/>
      <w:outlineLvl w:val="1"/>
    </w:pPr>
    <w:rPr>
      <w:rFonts w:eastAsiaTheme="majorEastAsia" w:cstheme="majorBidi"/>
      <w:b/>
      <w:bCs/>
      <w:sz w:val="20"/>
      <w:szCs w:val="26"/>
    </w:rPr>
  </w:style>
  <w:style w:type="paragraph" w:styleId="Overskrift3">
    <w:name w:val="heading 3"/>
    <w:basedOn w:val="Normal"/>
    <w:next w:val="Normal"/>
    <w:link w:val="Overskrift3Tegn"/>
    <w:uiPriority w:val="1"/>
    <w:qFormat/>
    <w:rsid w:val="006C0A4C"/>
    <w:pPr>
      <w:keepNext/>
      <w:keepLines/>
      <w:numPr>
        <w:ilvl w:val="2"/>
        <w:numId w:val="11"/>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1"/>
    <w:qFormat/>
    <w:rsid w:val="006C0A4C"/>
    <w:pPr>
      <w:keepNext/>
      <w:keepLines/>
      <w:numPr>
        <w:ilvl w:val="3"/>
        <w:numId w:val="11"/>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qFormat/>
    <w:rsid w:val="006C0A4C"/>
    <w:pPr>
      <w:keepNext/>
      <w:keepLines/>
      <w:numPr>
        <w:ilvl w:val="4"/>
        <w:numId w:val="11"/>
      </w:numPr>
      <w:spacing w:before="260"/>
      <w:contextualSpacing/>
      <w:outlineLvl w:val="4"/>
    </w:pPr>
    <w:rPr>
      <w:rFonts w:eastAsiaTheme="majorEastAsia" w:cstheme="majorBidi"/>
      <w:caps/>
    </w:rPr>
  </w:style>
  <w:style w:type="paragraph" w:styleId="Overskrift6">
    <w:name w:val="heading 6"/>
    <w:basedOn w:val="Normal"/>
    <w:next w:val="Normal"/>
    <w:link w:val="Overskrift6Tegn"/>
    <w:uiPriority w:val="1"/>
    <w:semiHidden/>
    <w:rsid w:val="009E4B94"/>
    <w:pPr>
      <w:keepNext/>
      <w:keepLines/>
      <w:numPr>
        <w:ilvl w:val="5"/>
        <w:numId w:val="11"/>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9E4B94"/>
    <w:pPr>
      <w:keepNext/>
      <w:keepLines/>
      <w:numPr>
        <w:ilvl w:val="6"/>
        <w:numId w:val="11"/>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9E4B94"/>
    <w:pPr>
      <w:keepNext/>
      <w:keepLines/>
      <w:numPr>
        <w:ilvl w:val="7"/>
        <w:numId w:val="11"/>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1"/>
    <w:semiHidden/>
    <w:rsid w:val="009E4B94"/>
    <w:pPr>
      <w:keepNext/>
      <w:keepLines/>
      <w:numPr>
        <w:ilvl w:val="8"/>
        <w:numId w:val="11"/>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1"/>
    <w:semiHidden/>
    <w:rsid w:val="002D43D1"/>
    <w:pPr>
      <w:spacing w:line="160" w:lineRule="atLeast"/>
      <w:ind w:left="-567"/>
    </w:pPr>
    <w:rPr>
      <w:noProof/>
      <w:sz w:val="12"/>
    </w:rPr>
  </w:style>
  <w:style w:type="character" w:customStyle="1" w:styleId="SidehovedTegn">
    <w:name w:val="Sidehoved Tegn"/>
    <w:basedOn w:val="Standardskrifttypeiafsnit"/>
    <w:link w:val="Sidehoved"/>
    <w:uiPriority w:val="21"/>
    <w:semiHidden/>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
    <w:name w:val="Overskrift 1 Tegn"/>
    <w:basedOn w:val="Standardskrifttypeiafsnit"/>
    <w:link w:val="Overskrift1"/>
    <w:rsid w:val="000A32DD"/>
    <w:rPr>
      <w:rFonts w:eastAsiaTheme="majorEastAsia" w:cstheme="majorBidi"/>
      <w:b/>
      <w:bCs/>
      <w:caps/>
      <w:color w:val="009DF0" w:themeColor="text2"/>
      <w:sz w:val="28"/>
      <w:szCs w:val="28"/>
    </w:rPr>
  </w:style>
  <w:style w:type="character" w:customStyle="1" w:styleId="Overskrift2Tegn">
    <w:name w:val="Overskrift 2 Tegn"/>
    <w:basedOn w:val="Standardskrifttypeiafsnit"/>
    <w:link w:val="Overskrift2"/>
    <w:uiPriority w:val="1"/>
    <w:rsid w:val="000A32DD"/>
    <w:rPr>
      <w:rFonts w:eastAsiaTheme="majorEastAsia" w:cstheme="majorBidi"/>
      <w:b/>
      <w:bCs/>
      <w:sz w:val="20"/>
      <w:szCs w:val="26"/>
    </w:rPr>
  </w:style>
  <w:style w:type="character" w:customStyle="1" w:styleId="Overskrift3Tegn">
    <w:name w:val="Overskrift 3 Tegn"/>
    <w:basedOn w:val="Standardskrifttypeiafsnit"/>
    <w:link w:val="Overskrift3"/>
    <w:rsid w:val="006C0A4C"/>
    <w:rPr>
      <w:rFonts w:eastAsiaTheme="majorEastAsia" w:cstheme="majorBidi"/>
      <w:b/>
      <w:bCs/>
      <w:caps/>
    </w:rPr>
  </w:style>
  <w:style w:type="character" w:customStyle="1" w:styleId="Overskrift4Tegn">
    <w:name w:val="Overskrift 4 Tegn"/>
    <w:basedOn w:val="Standardskrifttypeiafsnit"/>
    <w:link w:val="Overskrift4"/>
    <w:rsid w:val="006C0A4C"/>
    <w:rPr>
      <w:rFonts w:eastAsiaTheme="majorEastAsia" w:cstheme="majorBidi"/>
      <w:b/>
      <w:bCs/>
      <w:iCs/>
    </w:rPr>
  </w:style>
  <w:style w:type="character" w:customStyle="1" w:styleId="Overskrift5Tegn">
    <w:name w:val="Overskrift 5 Tegn"/>
    <w:basedOn w:val="Standardskrifttypeiafsnit"/>
    <w:link w:val="Overskrift5"/>
    <w:uiPriority w:val="1"/>
    <w:rsid w:val="006C0A4C"/>
    <w:rPr>
      <w:rFonts w:eastAsiaTheme="majorEastAsia" w:cstheme="majorBidi"/>
      <w:caps/>
    </w:rPr>
  </w:style>
  <w:style w:type="character" w:customStyle="1" w:styleId="Overskrift6Tegn">
    <w:name w:val="Overskrift 6 Tegn"/>
    <w:basedOn w:val="Standardskrifttypeiafsnit"/>
    <w:link w:val="Overskrift6"/>
    <w:uiPriority w:val="1"/>
    <w:semiHidden/>
    <w:rsid w:val="00004865"/>
    <w:rPr>
      <w:rFonts w:eastAsiaTheme="majorEastAsia" w:cstheme="majorBidi"/>
      <w:b/>
      <w:iCs/>
    </w:rPr>
  </w:style>
  <w:style w:type="character" w:customStyle="1" w:styleId="Overskrift7Tegn">
    <w:name w:val="Overskrift 7 Tegn"/>
    <w:basedOn w:val="Standardskrifttypeiafsnit"/>
    <w:link w:val="Overskrift7"/>
    <w:uiPriority w:val="1"/>
    <w:semiHidden/>
    <w:rsid w:val="00004865"/>
    <w:rPr>
      <w:rFonts w:eastAsiaTheme="majorEastAsia" w:cstheme="majorBidi"/>
      <w:b/>
      <w:iCs/>
    </w:rPr>
  </w:style>
  <w:style w:type="character" w:customStyle="1" w:styleId="Overskrift8Tegn">
    <w:name w:val="Overskrift 8 Tegn"/>
    <w:basedOn w:val="Standardskrifttypeiafsnit"/>
    <w:link w:val="Overskrift8"/>
    <w:uiPriority w:val="1"/>
    <w:semiHidden/>
    <w:rsid w:val="00004865"/>
    <w:rPr>
      <w:rFonts w:eastAsiaTheme="majorEastAsia" w:cstheme="majorBidi"/>
      <w:b/>
      <w:szCs w:val="20"/>
    </w:rPr>
  </w:style>
  <w:style w:type="character" w:customStyle="1" w:styleId="Overskrift9Tegn">
    <w:name w:val="Overskrift 9 Tegn"/>
    <w:basedOn w:val="Standardskrifttypeiafsnit"/>
    <w:link w:val="Overskrift9"/>
    <w:uiPriority w:val="1"/>
    <w:semiHidden/>
    <w:rsid w:val="00004865"/>
    <w:rPr>
      <w:rFonts w:eastAsiaTheme="majorEastAsia" w:cstheme="majorBidi"/>
      <w:b/>
      <w:iCs/>
      <w:szCs w:val="20"/>
    </w:rPr>
  </w:style>
  <w:style w:type="paragraph" w:styleId="Titel">
    <w:name w:val="Title"/>
    <w:basedOn w:val="Normal"/>
    <w:next w:val="Normal"/>
    <w:link w:val="TitelTegn"/>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9E4B94"/>
    <w:rPr>
      <w:i/>
      <w:iCs/>
      <w:color w:val="999999" w:themeColor="text1" w:themeTint="7F"/>
      <w:lang w:val="da-DK"/>
    </w:rPr>
  </w:style>
  <w:style w:type="character" w:styleId="Kraftigfremhvning">
    <w:name w:val="Intense Emphasis"/>
    <w:basedOn w:val="Standardskrifttypeiafsnit"/>
    <w:uiPriority w:val="19"/>
    <w:semiHidden/>
    <w:rsid w:val="009E4B94"/>
    <w:rPr>
      <w:b/>
      <w:bCs/>
      <w:i/>
      <w:iCs/>
      <w:color w:val="auto"/>
      <w:lang w:val="da-DK"/>
    </w:rPr>
  </w:style>
  <w:style w:type="character" w:styleId="Strk">
    <w:name w:val="Strong"/>
    <w:basedOn w:val="Standardskrifttypeiafsnit"/>
    <w:uiPriority w:val="19"/>
    <w:semiHidden/>
    <w:rsid w:val="009E4B94"/>
    <w:rPr>
      <w:b/>
      <w:bCs/>
      <w:lang w:val="da-DK"/>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lang w:val="da-DK"/>
    </w:rPr>
  </w:style>
  <w:style w:type="character" w:styleId="Svaghenvisning">
    <w:name w:val="Subtle Reference"/>
    <w:basedOn w:val="Standardskrifttypeiafsnit"/>
    <w:uiPriority w:val="99"/>
    <w:semiHidden/>
    <w:qFormat/>
    <w:rsid w:val="002E74A4"/>
    <w:rPr>
      <w:caps w:val="0"/>
      <w:smallCaps w:val="0"/>
      <w:color w:val="auto"/>
      <w:u w:val="single"/>
      <w:lang w:val="da-DK"/>
    </w:rPr>
  </w:style>
  <w:style w:type="character" w:styleId="Kraftighenvisning">
    <w:name w:val="Intense Reference"/>
    <w:basedOn w:val="Standardskrifttypeiafsnit"/>
    <w:uiPriority w:val="99"/>
    <w:semiHidden/>
    <w:qFormat/>
    <w:rsid w:val="002E74A4"/>
    <w:rPr>
      <w:b/>
      <w:bCs/>
      <w:caps w:val="0"/>
      <w:smallCaps w:val="0"/>
      <w:color w:val="auto"/>
      <w:spacing w:val="5"/>
      <w:u w:val="single"/>
      <w:lang w:val="da-DK"/>
    </w:rPr>
  </w:style>
  <w:style w:type="paragraph" w:styleId="Billedtekst">
    <w:name w:val="caption"/>
    <w:basedOn w:val="Normal"/>
    <w:next w:val="Caption-Text"/>
    <w:uiPriority w:val="4"/>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3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39"/>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39"/>
    <w:rsid w:val="00A27A90"/>
    <w:pPr>
      <w:spacing w:before="240"/>
      <w:ind w:left="-567" w:right="2268"/>
    </w:pPr>
    <w:rPr>
      <w:rFonts w:eastAsia="Times New Roman" w:cs="Times New Roman"/>
      <w:b/>
    </w:rPr>
  </w:style>
  <w:style w:type="paragraph" w:styleId="Indholdsfortegnelse8">
    <w:name w:val="toc 8"/>
    <w:basedOn w:val="Normal"/>
    <w:next w:val="Normal"/>
    <w:uiPriority w:val="39"/>
    <w:rsid w:val="00A27A90"/>
    <w:pPr>
      <w:ind w:left="-567" w:right="2268"/>
    </w:pPr>
    <w:rPr>
      <w:rFonts w:eastAsia="Times New Roman" w:cs="Times New Roman"/>
    </w:rPr>
  </w:style>
  <w:style w:type="paragraph" w:styleId="Indholdsfortegnelse9">
    <w:name w:val="toc 9"/>
    <w:basedOn w:val="Normal"/>
    <w:next w:val="Normal"/>
    <w:uiPriority w:val="39"/>
    <w:rsid w:val="00A27A90"/>
    <w:pPr>
      <w:ind w:left="-567" w:right="2268"/>
    </w:pPr>
    <w:rPr>
      <w:rFonts w:eastAsia="Times New Roman" w:cs="Times New Roman"/>
    </w:rPr>
  </w:style>
  <w:style w:type="paragraph" w:styleId="Overskrift">
    <w:name w:val="TOC Heading"/>
    <w:basedOn w:val="Normal"/>
    <w:next w:val="Normal"/>
    <w:uiPriority w:val="39"/>
    <w:semiHidden/>
    <w:rsid w:val="00065C3C"/>
    <w:rPr>
      <w:b/>
      <w:caps/>
      <w:color w:val="009DF0" w:themeColor="text2"/>
      <w:sz w:val="22"/>
    </w:rPr>
  </w:style>
  <w:style w:type="paragraph" w:styleId="Blokteks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21"/>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21"/>
    <w:semiHidden/>
    <w:rsid w:val="00A539A2"/>
    <w:rPr>
      <w:color w:val="797766" w:themeColor="background2"/>
      <w:sz w:val="12"/>
      <w:szCs w:val="20"/>
      <w:lang w:val="da-DK"/>
    </w:rPr>
  </w:style>
  <w:style w:type="character" w:styleId="Slutnotehenvisning">
    <w:name w:val="endnote reference"/>
    <w:basedOn w:val="Standardskrifttypeiafsnit"/>
    <w:uiPriority w:val="21"/>
    <w:semiHidden/>
    <w:rsid w:val="009E4B94"/>
    <w:rPr>
      <w:vertAlign w:val="superscript"/>
      <w:lang w:val="da-DK"/>
    </w:rPr>
  </w:style>
  <w:style w:type="paragraph" w:styleId="Fodnotetekst">
    <w:name w:val="footnote text"/>
    <w:basedOn w:val="Normal"/>
    <w:link w:val="FodnotetekstTegn"/>
    <w:uiPriority w:val="21"/>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21"/>
    <w:semiHidden/>
    <w:rsid w:val="00A539A2"/>
    <w:rPr>
      <w:color w:val="797766"/>
      <w:sz w:val="12"/>
      <w:szCs w:val="20"/>
      <w:lang w:val="da-DK"/>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B01724"/>
    <w:pPr>
      <w:tabs>
        <w:tab w:val="right" w:pos="7229"/>
      </w:tabs>
      <w:ind w:right="2268"/>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19"/>
    <w:semiHidden/>
    <w:rsid w:val="00004865"/>
    <w:rPr>
      <w:b/>
      <w:iCs/>
      <w:color w:val="333333" w:themeColor="text1"/>
      <w:sz w:val="20"/>
      <w:lang w:val="da-DK"/>
    </w:rPr>
  </w:style>
  <w:style w:type="character" w:styleId="Bogenstitel">
    <w:name w:val="Book Title"/>
    <w:basedOn w:val="Standardskrifttypeiafsnit"/>
    <w:uiPriority w:val="99"/>
    <w:semiHidden/>
    <w:qFormat/>
    <w:rsid w:val="007546AF"/>
    <w:rPr>
      <w:b/>
      <w:bCs/>
      <w:caps w:val="0"/>
      <w:smallCaps w:val="0"/>
      <w:spacing w:val="5"/>
      <w:lang w:val="da-DK"/>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uiPriority w:val="99"/>
    <w:semiHidden/>
    <w:rsid w:val="005A28D4"/>
    <w:pPr>
      <w:ind w:left="1134"/>
    </w:pPr>
  </w:style>
  <w:style w:type="table" w:styleId="Tabel-Gitter">
    <w:name w:val="Table Grid"/>
    <w:basedOn w:val="Tabel-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semiHidden/>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99"/>
    <w:semiHidden/>
    <w:rsid w:val="00A539A2"/>
    <w:rPr>
      <w:rFonts w:ascii="Segoe UI" w:hAnsi="Segoe UI" w:cs="Segoe UI"/>
      <w:lang w:val="da-DK"/>
    </w:rPr>
  </w:style>
  <w:style w:type="paragraph" w:styleId="Bibliografi">
    <w:name w:val="Bibliography"/>
    <w:basedOn w:val="Normal"/>
    <w:next w:val="Normal"/>
    <w:uiPriority w:val="99"/>
    <w:semiHidden/>
    <w:rsid w:val="000162D0"/>
  </w:style>
  <w:style w:type="paragraph" w:styleId="Brdtekst">
    <w:name w:val="Body Text"/>
    <w:basedOn w:val="Normal"/>
    <w:link w:val="BrdtekstTegn"/>
    <w:uiPriority w:val="99"/>
    <w:semiHidden/>
    <w:rsid w:val="000162D0"/>
    <w:pPr>
      <w:spacing w:after="120"/>
    </w:pPr>
  </w:style>
  <w:style w:type="character" w:customStyle="1" w:styleId="BrdtekstTegn">
    <w:name w:val="Brødtekst Tegn"/>
    <w:basedOn w:val="Standardskrifttypeiafsnit"/>
    <w:link w:val="Brdtekst"/>
    <w:uiPriority w:val="99"/>
    <w:semiHidden/>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semiHidden/>
    <w:rsid w:val="000162D0"/>
    <w:pPr>
      <w:spacing w:after="120"/>
    </w:pPr>
    <w:rPr>
      <w:sz w:val="16"/>
      <w:szCs w:val="16"/>
    </w:rPr>
  </w:style>
  <w:style w:type="character" w:customStyle="1" w:styleId="Brdtekst3Tegn">
    <w:name w:val="Brødtekst 3 Tegn"/>
    <w:basedOn w:val="Standardskrifttypeiafsnit"/>
    <w:link w:val="Brdtekst3"/>
    <w:uiPriority w:val="99"/>
    <w:semiHidden/>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9"/>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
    <w:rsid w:val="000162D0"/>
    <w:rPr>
      <w:sz w:val="16"/>
      <w:szCs w:val="16"/>
      <w:lang w:val="da-DK"/>
    </w:rPr>
  </w:style>
  <w:style w:type="paragraph" w:styleId="Kommentartekst">
    <w:name w:val="annotation text"/>
    <w:basedOn w:val="Normal"/>
    <w:link w:val="KommentartekstTegn"/>
    <w:uiPriority w:val="99"/>
    <w:rsid w:val="000162D0"/>
    <w:pPr>
      <w:spacing w:line="240" w:lineRule="auto"/>
    </w:pPr>
    <w:rPr>
      <w:sz w:val="20"/>
      <w:szCs w:val="20"/>
    </w:rPr>
  </w:style>
  <w:style w:type="character" w:customStyle="1" w:styleId="KommentartekstTegn">
    <w:name w:val="Kommentartekst Tegn"/>
    <w:basedOn w:val="Standardskrifttypeiafsnit"/>
    <w:link w:val="Kommentartekst"/>
    <w:uiPriority w:val="99"/>
    <w:rsid w:val="00A539A2"/>
    <w:rPr>
      <w:sz w:val="20"/>
      <w:szCs w:val="20"/>
      <w:lang w:val="da-DK"/>
    </w:rPr>
  </w:style>
  <w:style w:type="paragraph" w:styleId="Kommentaremne">
    <w:name w:val="annotation subject"/>
    <w:basedOn w:val="Kommentartekst"/>
    <w:next w:val="Kommentartekst"/>
    <w:link w:val="KommentaremneTegn"/>
    <w:uiPriority w:val="99"/>
    <w:semiHidden/>
    <w:rsid w:val="000162D0"/>
    <w:rPr>
      <w:b/>
      <w:bCs/>
    </w:rPr>
  </w:style>
  <w:style w:type="character" w:customStyle="1" w:styleId="KommentaremneTegn">
    <w:name w:val="Kommentaremne Tegn"/>
    <w:basedOn w:val="KommentartekstTegn"/>
    <w:link w:val="Kommentaremne"/>
    <w:uiPriority w:val="99"/>
    <w:semiHidden/>
    <w:rsid w:val="00A539A2"/>
    <w:rPr>
      <w:b/>
      <w:bCs/>
      <w:sz w:val="20"/>
      <w:szCs w:val="20"/>
      <w:lang w:val="da-DK"/>
    </w:rPr>
  </w:style>
  <w:style w:type="table" w:styleId="Mrkliste">
    <w:name w:val="Dark List"/>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99"/>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9"/>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9"/>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19"/>
    <w:semiHidden/>
    <w:rsid w:val="000162D0"/>
    <w:rPr>
      <w:i/>
      <w:iCs/>
      <w:lang w:val="da-DK"/>
    </w:rPr>
  </w:style>
  <w:style w:type="paragraph" w:styleId="Modtageradresse">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21"/>
    <w:semiHidden/>
    <w:rsid w:val="000162D0"/>
    <w:rPr>
      <w:color w:val="ADDDFF" w:themeColor="followedHyperlink"/>
      <w:u w:val="single"/>
      <w:lang w:val="da-DK"/>
    </w:rPr>
  </w:style>
  <w:style w:type="character" w:styleId="Fodnotehenvisning">
    <w:name w:val="footnote reference"/>
    <w:basedOn w:val="Standardskrifttypeiafsnit"/>
    <w:uiPriority w:val="21"/>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ysliste-fremhvningsfarve2">
    <w:name w:val="Light List Accent 2"/>
    <w:basedOn w:val="Tabel-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ysliste-fremhvningsfarve3">
    <w:name w:val="Light List Accent 3"/>
    <w:basedOn w:val="Tabel-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ysliste-fremhvningsfarve4">
    <w:name w:val="Light List Accent 4"/>
    <w:basedOn w:val="Tabel-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ysskygge">
    <w:name w:val="Light Shading"/>
    <w:basedOn w:val="Tabel-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9"/>
    <w:semiHidden/>
    <w:rsid w:val="000162D0"/>
    <w:pPr>
      <w:numPr>
        <w:numId w:val="2"/>
      </w:numPr>
      <w:contextualSpacing/>
    </w:pPr>
  </w:style>
  <w:style w:type="paragraph" w:styleId="Opstilling-punkttegn3">
    <w:name w:val="List Bullet 3"/>
    <w:basedOn w:val="Normal"/>
    <w:uiPriority w:val="99"/>
    <w:semiHidden/>
    <w:rsid w:val="000162D0"/>
    <w:pPr>
      <w:numPr>
        <w:numId w:val="3"/>
      </w:numPr>
      <w:contextualSpacing/>
    </w:pPr>
  </w:style>
  <w:style w:type="paragraph" w:styleId="Opstilling-punkttegn4">
    <w:name w:val="List Bullet 4"/>
    <w:basedOn w:val="Normal"/>
    <w:uiPriority w:val="99"/>
    <w:semiHidden/>
    <w:rsid w:val="000162D0"/>
    <w:pPr>
      <w:numPr>
        <w:numId w:val="4"/>
      </w:numPr>
      <w:contextualSpacing/>
    </w:pPr>
  </w:style>
  <w:style w:type="paragraph" w:styleId="Opstilling-punkttegn5">
    <w:name w:val="List Bullet 5"/>
    <w:basedOn w:val="Normal"/>
    <w:uiPriority w:val="99"/>
    <w:semiHidden/>
    <w:rsid w:val="000162D0"/>
    <w:pPr>
      <w:numPr>
        <w:numId w:val="5"/>
      </w:numPr>
      <w:contextualSpacing/>
    </w:pPr>
  </w:style>
  <w:style w:type="paragraph" w:styleId="Opstilling-forts">
    <w:name w:val="List Continue"/>
    <w:basedOn w:val="Normal"/>
    <w:uiPriority w:val="99"/>
    <w:semiHidden/>
    <w:rsid w:val="000162D0"/>
    <w:pPr>
      <w:spacing w:after="120"/>
      <w:ind w:left="283"/>
      <w:contextualSpacing/>
    </w:pPr>
  </w:style>
  <w:style w:type="paragraph" w:styleId="Opstilling-forts2">
    <w:name w:val="List Continue 2"/>
    <w:basedOn w:val="Normal"/>
    <w:uiPriority w:val="99"/>
    <w:semiHidden/>
    <w:rsid w:val="000162D0"/>
    <w:pPr>
      <w:spacing w:after="120"/>
      <w:ind w:left="566"/>
      <w:contextualSpacing/>
    </w:pPr>
  </w:style>
  <w:style w:type="paragraph" w:styleId="Opstilling-forts3">
    <w:name w:val="List Continue 3"/>
    <w:basedOn w:val="Normal"/>
    <w:uiPriority w:val="99"/>
    <w:semiHidden/>
    <w:rsid w:val="000162D0"/>
    <w:pPr>
      <w:spacing w:after="120"/>
      <w:ind w:left="849"/>
      <w:contextualSpacing/>
    </w:pPr>
  </w:style>
  <w:style w:type="paragraph" w:styleId="Opstilling-forts4">
    <w:name w:val="List Continue 4"/>
    <w:basedOn w:val="Normal"/>
    <w:uiPriority w:val="99"/>
    <w:semiHidden/>
    <w:rsid w:val="000162D0"/>
    <w:pPr>
      <w:spacing w:after="120"/>
      <w:ind w:left="1132"/>
      <w:contextualSpacing/>
    </w:pPr>
  </w:style>
  <w:style w:type="paragraph" w:styleId="Opstilling-forts5">
    <w:name w:val="List Continue 5"/>
    <w:basedOn w:val="Normal"/>
    <w:uiPriority w:val="99"/>
    <w:semiHidden/>
    <w:rsid w:val="000162D0"/>
    <w:pPr>
      <w:spacing w:after="120"/>
      <w:ind w:left="1415"/>
      <w:contextualSpacing/>
    </w:pPr>
  </w:style>
  <w:style w:type="paragraph" w:styleId="Opstilling-talellerbogst2">
    <w:name w:val="List Number 2"/>
    <w:basedOn w:val="Normal"/>
    <w:rsid w:val="000162D0"/>
    <w:pPr>
      <w:numPr>
        <w:numId w:val="7"/>
      </w:numPr>
      <w:contextualSpacing/>
    </w:pPr>
  </w:style>
  <w:style w:type="paragraph" w:styleId="Opstilling-talellerbogst3">
    <w:name w:val="List Number 3"/>
    <w:basedOn w:val="Normal"/>
    <w:uiPriority w:val="99"/>
    <w:semiHidden/>
    <w:rsid w:val="000162D0"/>
    <w:pPr>
      <w:numPr>
        <w:numId w:val="8"/>
      </w:numPr>
      <w:contextualSpacing/>
    </w:pPr>
  </w:style>
  <w:style w:type="paragraph" w:styleId="Opstilling-talellerbogst4">
    <w:name w:val="List Number 4"/>
    <w:basedOn w:val="Normal"/>
    <w:uiPriority w:val="99"/>
    <w:semiHidden/>
    <w:rsid w:val="000162D0"/>
    <w:pPr>
      <w:numPr>
        <w:numId w:val="9"/>
      </w:numPr>
      <w:contextualSpacing/>
    </w:pPr>
  </w:style>
  <w:style w:type="paragraph" w:styleId="Opstilling-talellerbogst5">
    <w:name w:val="List Number 5"/>
    <w:basedOn w:val="Normal"/>
    <w:rsid w:val="000162D0"/>
    <w:pPr>
      <w:numPr>
        <w:numId w:val="10"/>
      </w:numPr>
      <w:contextualSpacing/>
    </w:pPr>
  </w:style>
  <w:style w:type="paragraph" w:styleId="Listeafsnit">
    <w:name w:val="List Paragraph"/>
    <w:basedOn w:val="Normal"/>
    <w:link w:val="ListeafsnitTegn"/>
    <w:uiPriority w:val="34"/>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itter3-fremhvningsfarve2">
    <w:name w:val="Medium Grid 3 Accent 2"/>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itter3-fremhvningsfarve3">
    <w:name w:val="Medium Grid 3 Accent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itter3-fremhvningsfarve4">
    <w:name w:val="Medium Grid 3 Accent 4"/>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e1">
    <w:name w:val="Medium Lis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99"/>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99"/>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2"/>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3"/>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4"/>
      </w:numPr>
    </w:pPr>
    <w:rPr>
      <w:rFonts w:eastAsia="Times New Roman" w:cs="Times New Roman"/>
      <w:lang w:eastAsia="da-DK"/>
    </w:rPr>
  </w:style>
  <w:style w:type="character" w:customStyle="1" w:styleId="ListeafsnitTegn">
    <w:name w:val="Listeafsnit Tegn"/>
    <w:basedOn w:val="Standardskrifttypeiafsnit"/>
    <w:link w:val="Listeafsnit"/>
    <w:uiPriority w:val="34"/>
    <w:rsid w:val="00017B70"/>
  </w:style>
  <w:style w:type="character" w:styleId="Ulstomtale">
    <w:name w:val="Unresolved Mention"/>
    <w:basedOn w:val="Standardskrifttypeiafsnit"/>
    <w:uiPriority w:val="99"/>
    <w:semiHidden/>
    <w:unhideWhenUsed/>
    <w:rsid w:val="00313C3F"/>
    <w:rPr>
      <w:color w:val="605E5C"/>
      <w:shd w:val="clear" w:color="auto" w:fill="E1DFDD"/>
    </w:rPr>
  </w:style>
  <w:style w:type="paragraph" w:styleId="Korrektur">
    <w:name w:val="Revision"/>
    <w:hidden/>
    <w:uiPriority w:val="99"/>
    <w:semiHidden/>
    <w:rsid w:val="00D70128"/>
    <w:pPr>
      <w:spacing w:line="240" w:lineRule="auto"/>
    </w:pPr>
  </w:style>
  <w:style w:type="paragraph" w:customStyle="1" w:styleId="paragraph">
    <w:name w:val="paragraph"/>
    <w:basedOn w:val="Normal"/>
    <w:rsid w:val="00CA7780"/>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normaltextrun">
    <w:name w:val="normaltextrun"/>
    <w:basedOn w:val="Standardskrifttypeiafsnit"/>
    <w:rsid w:val="00CA7780"/>
  </w:style>
  <w:style w:type="character" w:customStyle="1" w:styleId="eop">
    <w:name w:val="eop"/>
    <w:basedOn w:val="Standardskrifttypeiafsnit"/>
    <w:rsid w:val="00CA7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12523002">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345E7"/>
    <w:rsid w:val="0004512F"/>
    <w:rsid w:val="0004711A"/>
    <w:rsid w:val="0004748F"/>
    <w:rsid w:val="00084418"/>
    <w:rsid w:val="000928C5"/>
    <w:rsid w:val="000A1C6A"/>
    <w:rsid w:val="000B1D52"/>
    <w:rsid w:val="000B2A88"/>
    <w:rsid w:val="000B6E00"/>
    <w:rsid w:val="000C381A"/>
    <w:rsid w:val="000D25A1"/>
    <w:rsid w:val="000D3ECB"/>
    <w:rsid w:val="000E440C"/>
    <w:rsid w:val="000F0E1E"/>
    <w:rsid w:val="000F6008"/>
    <w:rsid w:val="00106C7F"/>
    <w:rsid w:val="00110A5F"/>
    <w:rsid w:val="0011399E"/>
    <w:rsid w:val="0012065D"/>
    <w:rsid w:val="00130342"/>
    <w:rsid w:val="0013656A"/>
    <w:rsid w:val="001433AE"/>
    <w:rsid w:val="001475AC"/>
    <w:rsid w:val="00151920"/>
    <w:rsid w:val="001A4AD7"/>
    <w:rsid w:val="001B4225"/>
    <w:rsid w:val="001B4406"/>
    <w:rsid w:val="001B7112"/>
    <w:rsid w:val="001C14B1"/>
    <w:rsid w:val="001D4FFA"/>
    <w:rsid w:val="001E1F33"/>
    <w:rsid w:val="00202BB1"/>
    <w:rsid w:val="002157F5"/>
    <w:rsid w:val="0022014C"/>
    <w:rsid w:val="00221DAF"/>
    <w:rsid w:val="002352E1"/>
    <w:rsid w:val="002376AD"/>
    <w:rsid w:val="00245434"/>
    <w:rsid w:val="00247BBB"/>
    <w:rsid w:val="00260B4F"/>
    <w:rsid w:val="0026299E"/>
    <w:rsid w:val="00263988"/>
    <w:rsid w:val="0026544B"/>
    <w:rsid w:val="002876A6"/>
    <w:rsid w:val="002928A4"/>
    <w:rsid w:val="00293819"/>
    <w:rsid w:val="002B54BF"/>
    <w:rsid w:val="002C0FA7"/>
    <w:rsid w:val="002C6C0A"/>
    <w:rsid w:val="002D004A"/>
    <w:rsid w:val="002D3506"/>
    <w:rsid w:val="002D7D5D"/>
    <w:rsid w:val="002F2416"/>
    <w:rsid w:val="002F5C7A"/>
    <w:rsid w:val="003015FF"/>
    <w:rsid w:val="0030226D"/>
    <w:rsid w:val="0030782E"/>
    <w:rsid w:val="00307F78"/>
    <w:rsid w:val="00332D0B"/>
    <w:rsid w:val="0034263E"/>
    <w:rsid w:val="0034389A"/>
    <w:rsid w:val="00351EA0"/>
    <w:rsid w:val="00354E27"/>
    <w:rsid w:val="003746C3"/>
    <w:rsid w:val="00380D7D"/>
    <w:rsid w:val="00384004"/>
    <w:rsid w:val="00385DA5"/>
    <w:rsid w:val="003A0ADB"/>
    <w:rsid w:val="003A2128"/>
    <w:rsid w:val="003D5799"/>
    <w:rsid w:val="003D6656"/>
    <w:rsid w:val="003D7B2D"/>
    <w:rsid w:val="003E148B"/>
    <w:rsid w:val="003F67E9"/>
    <w:rsid w:val="004026EA"/>
    <w:rsid w:val="004032CC"/>
    <w:rsid w:val="00420035"/>
    <w:rsid w:val="0042176F"/>
    <w:rsid w:val="00427F4E"/>
    <w:rsid w:val="004366D7"/>
    <w:rsid w:val="00474879"/>
    <w:rsid w:val="004762B9"/>
    <w:rsid w:val="0048517D"/>
    <w:rsid w:val="00485BE6"/>
    <w:rsid w:val="004B46E5"/>
    <w:rsid w:val="004C0719"/>
    <w:rsid w:val="004C0D63"/>
    <w:rsid w:val="004C66AA"/>
    <w:rsid w:val="00525C72"/>
    <w:rsid w:val="0053045B"/>
    <w:rsid w:val="005328B2"/>
    <w:rsid w:val="00534CEF"/>
    <w:rsid w:val="00542A1A"/>
    <w:rsid w:val="00546E6A"/>
    <w:rsid w:val="00552201"/>
    <w:rsid w:val="00581A75"/>
    <w:rsid w:val="00584790"/>
    <w:rsid w:val="005A4483"/>
    <w:rsid w:val="005B2E41"/>
    <w:rsid w:val="005C6A6A"/>
    <w:rsid w:val="005D196F"/>
    <w:rsid w:val="005D2FDB"/>
    <w:rsid w:val="005D5875"/>
    <w:rsid w:val="005E103C"/>
    <w:rsid w:val="005E5AB2"/>
    <w:rsid w:val="00607C8D"/>
    <w:rsid w:val="00611598"/>
    <w:rsid w:val="00643DBB"/>
    <w:rsid w:val="00671D66"/>
    <w:rsid w:val="00675D85"/>
    <w:rsid w:val="006824CB"/>
    <w:rsid w:val="00684BE0"/>
    <w:rsid w:val="0069011F"/>
    <w:rsid w:val="0069665A"/>
    <w:rsid w:val="006C0241"/>
    <w:rsid w:val="006E3F80"/>
    <w:rsid w:val="006E6DEE"/>
    <w:rsid w:val="006F0BC3"/>
    <w:rsid w:val="006F56FA"/>
    <w:rsid w:val="00703F48"/>
    <w:rsid w:val="0070405D"/>
    <w:rsid w:val="00726662"/>
    <w:rsid w:val="00762AD6"/>
    <w:rsid w:val="00767AC4"/>
    <w:rsid w:val="007818CB"/>
    <w:rsid w:val="0079404D"/>
    <w:rsid w:val="007A6D28"/>
    <w:rsid w:val="007E3CC3"/>
    <w:rsid w:val="007E46F9"/>
    <w:rsid w:val="007E4ADC"/>
    <w:rsid w:val="008159B4"/>
    <w:rsid w:val="008231AA"/>
    <w:rsid w:val="00827C33"/>
    <w:rsid w:val="0083165F"/>
    <w:rsid w:val="008357F6"/>
    <w:rsid w:val="00863834"/>
    <w:rsid w:val="008667D2"/>
    <w:rsid w:val="00876911"/>
    <w:rsid w:val="00885AAF"/>
    <w:rsid w:val="008A198C"/>
    <w:rsid w:val="008A2F63"/>
    <w:rsid w:val="008B6407"/>
    <w:rsid w:val="008B6CD3"/>
    <w:rsid w:val="008C1EB1"/>
    <w:rsid w:val="008C2DFE"/>
    <w:rsid w:val="008C5113"/>
    <w:rsid w:val="008D17B3"/>
    <w:rsid w:val="008D2B4C"/>
    <w:rsid w:val="008D76BF"/>
    <w:rsid w:val="008F20D3"/>
    <w:rsid w:val="008F283A"/>
    <w:rsid w:val="008F650A"/>
    <w:rsid w:val="00902774"/>
    <w:rsid w:val="009135F6"/>
    <w:rsid w:val="0091383D"/>
    <w:rsid w:val="009163C0"/>
    <w:rsid w:val="009202B3"/>
    <w:rsid w:val="0092435C"/>
    <w:rsid w:val="00932739"/>
    <w:rsid w:val="00942589"/>
    <w:rsid w:val="009542E2"/>
    <w:rsid w:val="00960D84"/>
    <w:rsid w:val="00960DB3"/>
    <w:rsid w:val="0096615D"/>
    <w:rsid w:val="00975866"/>
    <w:rsid w:val="009C1D79"/>
    <w:rsid w:val="009C2829"/>
    <w:rsid w:val="009C49E0"/>
    <w:rsid w:val="009D4DF0"/>
    <w:rsid w:val="009E7B99"/>
    <w:rsid w:val="009F2CDD"/>
    <w:rsid w:val="00A06683"/>
    <w:rsid w:val="00A36764"/>
    <w:rsid w:val="00A6515B"/>
    <w:rsid w:val="00A67192"/>
    <w:rsid w:val="00A71210"/>
    <w:rsid w:val="00A77822"/>
    <w:rsid w:val="00A77E2F"/>
    <w:rsid w:val="00A93016"/>
    <w:rsid w:val="00AA0A7E"/>
    <w:rsid w:val="00AB4096"/>
    <w:rsid w:val="00AE012C"/>
    <w:rsid w:val="00AE0E80"/>
    <w:rsid w:val="00AE2B7F"/>
    <w:rsid w:val="00AE5255"/>
    <w:rsid w:val="00AF3CDC"/>
    <w:rsid w:val="00B026E0"/>
    <w:rsid w:val="00B104A1"/>
    <w:rsid w:val="00B31D34"/>
    <w:rsid w:val="00B742C2"/>
    <w:rsid w:val="00B9727F"/>
    <w:rsid w:val="00BA0FA0"/>
    <w:rsid w:val="00BA6632"/>
    <w:rsid w:val="00BA6B61"/>
    <w:rsid w:val="00BB5E7F"/>
    <w:rsid w:val="00BC41F8"/>
    <w:rsid w:val="00BC5082"/>
    <w:rsid w:val="00BF4CF5"/>
    <w:rsid w:val="00C00795"/>
    <w:rsid w:val="00C0550E"/>
    <w:rsid w:val="00C21006"/>
    <w:rsid w:val="00C436EB"/>
    <w:rsid w:val="00C45943"/>
    <w:rsid w:val="00C5250E"/>
    <w:rsid w:val="00C550CB"/>
    <w:rsid w:val="00C747F2"/>
    <w:rsid w:val="00C83588"/>
    <w:rsid w:val="00CB0C63"/>
    <w:rsid w:val="00CB790E"/>
    <w:rsid w:val="00CB7EDE"/>
    <w:rsid w:val="00CB7F92"/>
    <w:rsid w:val="00CF0E3A"/>
    <w:rsid w:val="00CF59FB"/>
    <w:rsid w:val="00CF60C4"/>
    <w:rsid w:val="00D02B16"/>
    <w:rsid w:val="00D03C77"/>
    <w:rsid w:val="00D100E8"/>
    <w:rsid w:val="00D12D17"/>
    <w:rsid w:val="00D13B76"/>
    <w:rsid w:val="00D3581B"/>
    <w:rsid w:val="00D457FD"/>
    <w:rsid w:val="00D5157C"/>
    <w:rsid w:val="00D54DCA"/>
    <w:rsid w:val="00D56FE3"/>
    <w:rsid w:val="00D70D72"/>
    <w:rsid w:val="00D82B63"/>
    <w:rsid w:val="00D83324"/>
    <w:rsid w:val="00D840F6"/>
    <w:rsid w:val="00D84330"/>
    <w:rsid w:val="00D85698"/>
    <w:rsid w:val="00DC6B18"/>
    <w:rsid w:val="00DE0150"/>
    <w:rsid w:val="00DE09F4"/>
    <w:rsid w:val="00E01A8D"/>
    <w:rsid w:val="00E02EC7"/>
    <w:rsid w:val="00E1695A"/>
    <w:rsid w:val="00E268AD"/>
    <w:rsid w:val="00E44C15"/>
    <w:rsid w:val="00E7521A"/>
    <w:rsid w:val="00E75D16"/>
    <w:rsid w:val="00E90B41"/>
    <w:rsid w:val="00E96054"/>
    <w:rsid w:val="00EA3D3A"/>
    <w:rsid w:val="00EA5940"/>
    <w:rsid w:val="00EA734C"/>
    <w:rsid w:val="00EB4AFD"/>
    <w:rsid w:val="00EB63F1"/>
    <w:rsid w:val="00EC77C3"/>
    <w:rsid w:val="00ED0D6B"/>
    <w:rsid w:val="00EE36C5"/>
    <w:rsid w:val="00EF6DE4"/>
    <w:rsid w:val="00F031F9"/>
    <w:rsid w:val="00F120B5"/>
    <w:rsid w:val="00F13DC0"/>
    <w:rsid w:val="00F3496C"/>
    <w:rsid w:val="00F3610D"/>
    <w:rsid w:val="00F43E9D"/>
    <w:rsid w:val="00F45A9C"/>
    <w:rsid w:val="00F569BD"/>
    <w:rsid w:val="00F67E62"/>
    <w:rsid w:val="00FA5660"/>
    <w:rsid w:val="00FB1005"/>
    <w:rsid w:val="00FC0C06"/>
    <w:rsid w:val="00FD060D"/>
    <w:rsid w:val="00FD6C07"/>
    <w:rsid w:val="00FE7A2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4373CE2A0AAA344A185260442135A2D" ma:contentTypeVersion="7" ma:contentTypeDescription="Create a new document." ma:contentTypeScope="" ma:versionID="c352957fb64d73ea37153bc8851dd08b">
  <xsd:schema xmlns:xsd="http://www.w3.org/2001/XMLSchema" xmlns:xs="http://www.w3.org/2001/XMLSchema" xmlns:p="http://schemas.microsoft.com/office/2006/metadata/properties" xmlns:ns2="2a4fc43e-74cb-4ecd-8f0b-7e4e11483b0c" targetNamespace="http://schemas.microsoft.com/office/2006/metadata/properties" ma:root="true" ma:fieldsID="cdc15103199d3093eb4a2dfc161609bd"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280DC0-FF59-4908-9314-B5CE0B589D64}">
  <ds:schemaRefs>
    <ds:schemaRef ds:uri="http://schemas.microsoft.com/sharepoint/v3/contenttype/forms"/>
  </ds:schemaRefs>
</ds:datastoreItem>
</file>

<file path=customXml/itemProps2.xml><?xml version="1.0" encoding="utf-8"?>
<ds:datastoreItem xmlns:ds="http://schemas.openxmlformats.org/officeDocument/2006/customXml" ds:itemID="{AE9664CD-2FB1-45AE-8154-1CA7B00F5987}">
  <ds:schemaRefs>
    <ds:schemaRef ds:uri="http://schemas.openxmlformats.org/officeDocument/2006/bibliography"/>
  </ds:schemaRefs>
</ds:datastoreItem>
</file>

<file path=customXml/itemProps3.xml><?xml version="1.0" encoding="utf-8"?>
<ds:datastoreItem xmlns:ds="http://schemas.openxmlformats.org/officeDocument/2006/customXml" ds:itemID="{6A9D3AF5-FAE9-4E26-91F7-D628021969D2}">
  <ds:schemaRefs>
    <ds:schemaRef ds:uri="http://schemas.microsoft.com/office/2006/metadata/properties"/>
    <ds:schemaRef ds:uri="http://schemas.microsoft.com/office/infopath/2007/PartnerControls"/>
    <ds:schemaRef ds:uri="2a4fc43e-74cb-4ecd-8f0b-7e4e11483b0c"/>
  </ds:schemaRefs>
</ds:datastoreItem>
</file>

<file path=customXml/itemProps4.xml><?xml version="1.0" encoding="utf-8"?>
<ds:datastoreItem xmlns:ds="http://schemas.openxmlformats.org/officeDocument/2006/customXml" ds:itemID="{83537E78-BECA-4C24-AB8F-A9DF406BA91F}"/>
</file>

<file path=docProps/app.xml><?xml version="1.0" encoding="utf-8"?>
<Properties xmlns="http://schemas.openxmlformats.org/officeDocument/2006/extended-properties" xmlns:vt="http://schemas.openxmlformats.org/officeDocument/2006/docPropsVTypes">
  <Template>Normal.dotm</Template>
  <TotalTime>416</TotalTime>
  <Pages>43</Pages>
  <Words>14829</Words>
  <Characters>93723</Characters>
  <Application>Microsoft Office Word</Application>
  <DocSecurity>0</DocSecurity>
  <Lines>2179</Lines>
  <Paragraphs>919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kontrakt</vt:lpstr>
      <vt:lpstr>kontrakt</vt:lpstr>
    </vt:vector>
  </TitlesOfParts>
  <Company/>
  <LinksUpToDate>false</LinksUpToDate>
  <CharactersWithSpaces>107633</CharactersWithSpaces>
  <SharedDoc>false</SharedDoc>
  <HLinks>
    <vt:vector size="696" baseType="variant">
      <vt:variant>
        <vt:i4>1376316</vt:i4>
      </vt:variant>
      <vt:variant>
        <vt:i4>692</vt:i4>
      </vt:variant>
      <vt:variant>
        <vt:i4>0</vt:i4>
      </vt:variant>
      <vt:variant>
        <vt:i4>5</vt:i4>
      </vt:variant>
      <vt:variant>
        <vt:lpwstr/>
      </vt:variant>
      <vt:variant>
        <vt:lpwstr>_Toc236988007</vt:lpwstr>
      </vt:variant>
      <vt:variant>
        <vt:i4>1376316</vt:i4>
      </vt:variant>
      <vt:variant>
        <vt:i4>686</vt:i4>
      </vt:variant>
      <vt:variant>
        <vt:i4>0</vt:i4>
      </vt:variant>
      <vt:variant>
        <vt:i4>5</vt:i4>
      </vt:variant>
      <vt:variant>
        <vt:lpwstr/>
      </vt:variant>
      <vt:variant>
        <vt:lpwstr>_Toc236988006</vt:lpwstr>
      </vt:variant>
      <vt:variant>
        <vt:i4>1376316</vt:i4>
      </vt:variant>
      <vt:variant>
        <vt:i4>680</vt:i4>
      </vt:variant>
      <vt:variant>
        <vt:i4>0</vt:i4>
      </vt:variant>
      <vt:variant>
        <vt:i4>5</vt:i4>
      </vt:variant>
      <vt:variant>
        <vt:lpwstr/>
      </vt:variant>
      <vt:variant>
        <vt:lpwstr>_Toc236988005</vt:lpwstr>
      </vt:variant>
      <vt:variant>
        <vt:i4>1376316</vt:i4>
      </vt:variant>
      <vt:variant>
        <vt:i4>674</vt:i4>
      </vt:variant>
      <vt:variant>
        <vt:i4>0</vt:i4>
      </vt:variant>
      <vt:variant>
        <vt:i4>5</vt:i4>
      </vt:variant>
      <vt:variant>
        <vt:lpwstr/>
      </vt:variant>
      <vt:variant>
        <vt:lpwstr>_Toc236988004</vt:lpwstr>
      </vt:variant>
      <vt:variant>
        <vt:i4>1376316</vt:i4>
      </vt:variant>
      <vt:variant>
        <vt:i4>668</vt:i4>
      </vt:variant>
      <vt:variant>
        <vt:i4>0</vt:i4>
      </vt:variant>
      <vt:variant>
        <vt:i4>5</vt:i4>
      </vt:variant>
      <vt:variant>
        <vt:lpwstr/>
      </vt:variant>
      <vt:variant>
        <vt:lpwstr>_Toc236988003</vt:lpwstr>
      </vt:variant>
      <vt:variant>
        <vt:i4>1376316</vt:i4>
      </vt:variant>
      <vt:variant>
        <vt:i4>662</vt:i4>
      </vt:variant>
      <vt:variant>
        <vt:i4>0</vt:i4>
      </vt:variant>
      <vt:variant>
        <vt:i4>5</vt:i4>
      </vt:variant>
      <vt:variant>
        <vt:lpwstr/>
      </vt:variant>
      <vt:variant>
        <vt:lpwstr>_Toc236988002</vt:lpwstr>
      </vt:variant>
      <vt:variant>
        <vt:i4>1376316</vt:i4>
      </vt:variant>
      <vt:variant>
        <vt:i4>656</vt:i4>
      </vt:variant>
      <vt:variant>
        <vt:i4>0</vt:i4>
      </vt:variant>
      <vt:variant>
        <vt:i4>5</vt:i4>
      </vt:variant>
      <vt:variant>
        <vt:lpwstr/>
      </vt:variant>
      <vt:variant>
        <vt:lpwstr>_Toc236988001</vt:lpwstr>
      </vt:variant>
      <vt:variant>
        <vt:i4>1376316</vt:i4>
      </vt:variant>
      <vt:variant>
        <vt:i4>650</vt:i4>
      </vt:variant>
      <vt:variant>
        <vt:i4>0</vt:i4>
      </vt:variant>
      <vt:variant>
        <vt:i4>5</vt:i4>
      </vt:variant>
      <vt:variant>
        <vt:lpwstr/>
      </vt:variant>
      <vt:variant>
        <vt:lpwstr>_Toc236988000</vt:lpwstr>
      </vt:variant>
      <vt:variant>
        <vt:i4>1245237</vt:i4>
      </vt:variant>
      <vt:variant>
        <vt:i4>644</vt:i4>
      </vt:variant>
      <vt:variant>
        <vt:i4>0</vt:i4>
      </vt:variant>
      <vt:variant>
        <vt:i4>5</vt:i4>
      </vt:variant>
      <vt:variant>
        <vt:lpwstr/>
      </vt:variant>
      <vt:variant>
        <vt:lpwstr>_Toc236987999</vt:lpwstr>
      </vt:variant>
      <vt:variant>
        <vt:i4>1245237</vt:i4>
      </vt:variant>
      <vt:variant>
        <vt:i4>638</vt:i4>
      </vt:variant>
      <vt:variant>
        <vt:i4>0</vt:i4>
      </vt:variant>
      <vt:variant>
        <vt:i4>5</vt:i4>
      </vt:variant>
      <vt:variant>
        <vt:lpwstr/>
      </vt:variant>
      <vt:variant>
        <vt:lpwstr>_Toc236987998</vt:lpwstr>
      </vt:variant>
      <vt:variant>
        <vt:i4>1245237</vt:i4>
      </vt:variant>
      <vt:variant>
        <vt:i4>632</vt:i4>
      </vt:variant>
      <vt:variant>
        <vt:i4>0</vt:i4>
      </vt:variant>
      <vt:variant>
        <vt:i4>5</vt:i4>
      </vt:variant>
      <vt:variant>
        <vt:lpwstr/>
      </vt:variant>
      <vt:variant>
        <vt:lpwstr>_Toc236987997</vt:lpwstr>
      </vt:variant>
      <vt:variant>
        <vt:i4>1245237</vt:i4>
      </vt:variant>
      <vt:variant>
        <vt:i4>626</vt:i4>
      </vt:variant>
      <vt:variant>
        <vt:i4>0</vt:i4>
      </vt:variant>
      <vt:variant>
        <vt:i4>5</vt:i4>
      </vt:variant>
      <vt:variant>
        <vt:lpwstr/>
      </vt:variant>
      <vt:variant>
        <vt:lpwstr>_Toc236987996</vt:lpwstr>
      </vt:variant>
      <vt:variant>
        <vt:i4>1245237</vt:i4>
      </vt:variant>
      <vt:variant>
        <vt:i4>620</vt:i4>
      </vt:variant>
      <vt:variant>
        <vt:i4>0</vt:i4>
      </vt:variant>
      <vt:variant>
        <vt:i4>5</vt:i4>
      </vt:variant>
      <vt:variant>
        <vt:lpwstr/>
      </vt:variant>
      <vt:variant>
        <vt:lpwstr>_Toc236987995</vt:lpwstr>
      </vt:variant>
      <vt:variant>
        <vt:i4>1245237</vt:i4>
      </vt:variant>
      <vt:variant>
        <vt:i4>614</vt:i4>
      </vt:variant>
      <vt:variant>
        <vt:i4>0</vt:i4>
      </vt:variant>
      <vt:variant>
        <vt:i4>5</vt:i4>
      </vt:variant>
      <vt:variant>
        <vt:lpwstr/>
      </vt:variant>
      <vt:variant>
        <vt:lpwstr>_Toc236987994</vt:lpwstr>
      </vt:variant>
      <vt:variant>
        <vt:i4>1245237</vt:i4>
      </vt:variant>
      <vt:variant>
        <vt:i4>608</vt:i4>
      </vt:variant>
      <vt:variant>
        <vt:i4>0</vt:i4>
      </vt:variant>
      <vt:variant>
        <vt:i4>5</vt:i4>
      </vt:variant>
      <vt:variant>
        <vt:lpwstr/>
      </vt:variant>
      <vt:variant>
        <vt:lpwstr>_Toc236987993</vt:lpwstr>
      </vt:variant>
      <vt:variant>
        <vt:i4>1245237</vt:i4>
      </vt:variant>
      <vt:variant>
        <vt:i4>602</vt:i4>
      </vt:variant>
      <vt:variant>
        <vt:i4>0</vt:i4>
      </vt:variant>
      <vt:variant>
        <vt:i4>5</vt:i4>
      </vt:variant>
      <vt:variant>
        <vt:lpwstr/>
      </vt:variant>
      <vt:variant>
        <vt:lpwstr>_Toc236987992</vt:lpwstr>
      </vt:variant>
      <vt:variant>
        <vt:i4>1245237</vt:i4>
      </vt:variant>
      <vt:variant>
        <vt:i4>596</vt:i4>
      </vt:variant>
      <vt:variant>
        <vt:i4>0</vt:i4>
      </vt:variant>
      <vt:variant>
        <vt:i4>5</vt:i4>
      </vt:variant>
      <vt:variant>
        <vt:lpwstr/>
      </vt:variant>
      <vt:variant>
        <vt:lpwstr>_Toc236987991</vt:lpwstr>
      </vt:variant>
      <vt:variant>
        <vt:i4>1245237</vt:i4>
      </vt:variant>
      <vt:variant>
        <vt:i4>590</vt:i4>
      </vt:variant>
      <vt:variant>
        <vt:i4>0</vt:i4>
      </vt:variant>
      <vt:variant>
        <vt:i4>5</vt:i4>
      </vt:variant>
      <vt:variant>
        <vt:lpwstr/>
      </vt:variant>
      <vt:variant>
        <vt:lpwstr>_Toc236987990</vt:lpwstr>
      </vt:variant>
      <vt:variant>
        <vt:i4>1179701</vt:i4>
      </vt:variant>
      <vt:variant>
        <vt:i4>584</vt:i4>
      </vt:variant>
      <vt:variant>
        <vt:i4>0</vt:i4>
      </vt:variant>
      <vt:variant>
        <vt:i4>5</vt:i4>
      </vt:variant>
      <vt:variant>
        <vt:lpwstr/>
      </vt:variant>
      <vt:variant>
        <vt:lpwstr>_Toc236987989</vt:lpwstr>
      </vt:variant>
      <vt:variant>
        <vt:i4>1179701</vt:i4>
      </vt:variant>
      <vt:variant>
        <vt:i4>578</vt:i4>
      </vt:variant>
      <vt:variant>
        <vt:i4>0</vt:i4>
      </vt:variant>
      <vt:variant>
        <vt:i4>5</vt:i4>
      </vt:variant>
      <vt:variant>
        <vt:lpwstr/>
      </vt:variant>
      <vt:variant>
        <vt:lpwstr>_Toc236987988</vt:lpwstr>
      </vt:variant>
      <vt:variant>
        <vt:i4>1179701</vt:i4>
      </vt:variant>
      <vt:variant>
        <vt:i4>572</vt:i4>
      </vt:variant>
      <vt:variant>
        <vt:i4>0</vt:i4>
      </vt:variant>
      <vt:variant>
        <vt:i4>5</vt:i4>
      </vt:variant>
      <vt:variant>
        <vt:lpwstr/>
      </vt:variant>
      <vt:variant>
        <vt:lpwstr>_Toc236987987</vt:lpwstr>
      </vt:variant>
      <vt:variant>
        <vt:i4>1179701</vt:i4>
      </vt:variant>
      <vt:variant>
        <vt:i4>566</vt:i4>
      </vt:variant>
      <vt:variant>
        <vt:i4>0</vt:i4>
      </vt:variant>
      <vt:variant>
        <vt:i4>5</vt:i4>
      </vt:variant>
      <vt:variant>
        <vt:lpwstr/>
      </vt:variant>
      <vt:variant>
        <vt:lpwstr>_Toc236987986</vt:lpwstr>
      </vt:variant>
      <vt:variant>
        <vt:i4>1179701</vt:i4>
      </vt:variant>
      <vt:variant>
        <vt:i4>560</vt:i4>
      </vt:variant>
      <vt:variant>
        <vt:i4>0</vt:i4>
      </vt:variant>
      <vt:variant>
        <vt:i4>5</vt:i4>
      </vt:variant>
      <vt:variant>
        <vt:lpwstr/>
      </vt:variant>
      <vt:variant>
        <vt:lpwstr>_Toc236987985</vt:lpwstr>
      </vt:variant>
      <vt:variant>
        <vt:i4>1179701</vt:i4>
      </vt:variant>
      <vt:variant>
        <vt:i4>554</vt:i4>
      </vt:variant>
      <vt:variant>
        <vt:i4>0</vt:i4>
      </vt:variant>
      <vt:variant>
        <vt:i4>5</vt:i4>
      </vt:variant>
      <vt:variant>
        <vt:lpwstr/>
      </vt:variant>
      <vt:variant>
        <vt:lpwstr>_Toc236987984</vt:lpwstr>
      </vt:variant>
      <vt:variant>
        <vt:i4>1179701</vt:i4>
      </vt:variant>
      <vt:variant>
        <vt:i4>548</vt:i4>
      </vt:variant>
      <vt:variant>
        <vt:i4>0</vt:i4>
      </vt:variant>
      <vt:variant>
        <vt:i4>5</vt:i4>
      </vt:variant>
      <vt:variant>
        <vt:lpwstr/>
      </vt:variant>
      <vt:variant>
        <vt:lpwstr>_Toc236987983</vt:lpwstr>
      </vt:variant>
      <vt:variant>
        <vt:i4>1179701</vt:i4>
      </vt:variant>
      <vt:variant>
        <vt:i4>542</vt:i4>
      </vt:variant>
      <vt:variant>
        <vt:i4>0</vt:i4>
      </vt:variant>
      <vt:variant>
        <vt:i4>5</vt:i4>
      </vt:variant>
      <vt:variant>
        <vt:lpwstr/>
      </vt:variant>
      <vt:variant>
        <vt:lpwstr>_Toc236987982</vt:lpwstr>
      </vt:variant>
      <vt:variant>
        <vt:i4>1179701</vt:i4>
      </vt:variant>
      <vt:variant>
        <vt:i4>536</vt:i4>
      </vt:variant>
      <vt:variant>
        <vt:i4>0</vt:i4>
      </vt:variant>
      <vt:variant>
        <vt:i4>5</vt:i4>
      </vt:variant>
      <vt:variant>
        <vt:lpwstr/>
      </vt:variant>
      <vt:variant>
        <vt:lpwstr>_Toc236987981</vt:lpwstr>
      </vt:variant>
      <vt:variant>
        <vt:i4>1179701</vt:i4>
      </vt:variant>
      <vt:variant>
        <vt:i4>530</vt:i4>
      </vt:variant>
      <vt:variant>
        <vt:i4>0</vt:i4>
      </vt:variant>
      <vt:variant>
        <vt:i4>5</vt:i4>
      </vt:variant>
      <vt:variant>
        <vt:lpwstr/>
      </vt:variant>
      <vt:variant>
        <vt:lpwstr>_Toc236987980</vt:lpwstr>
      </vt:variant>
      <vt:variant>
        <vt:i4>1900597</vt:i4>
      </vt:variant>
      <vt:variant>
        <vt:i4>524</vt:i4>
      </vt:variant>
      <vt:variant>
        <vt:i4>0</vt:i4>
      </vt:variant>
      <vt:variant>
        <vt:i4>5</vt:i4>
      </vt:variant>
      <vt:variant>
        <vt:lpwstr/>
      </vt:variant>
      <vt:variant>
        <vt:lpwstr>_Toc236987979</vt:lpwstr>
      </vt:variant>
      <vt:variant>
        <vt:i4>1900597</vt:i4>
      </vt:variant>
      <vt:variant>
        <vt:i4>518</vt:i4>
      </vt:variant>
      <vt:variant>
        <vt:i4>0</vt:i4>
      </vt:variant>
      <vt:variant>
        <vt:i4>5</vt:i4>
      </vt:variant>
      <vt:variant>
        <vt:lpwstr/>
      </vt:variant>
      <vt:variant>
        <vt:lpwstr>_Toc236987978</vt:lpwstr>
      </vt:variant>
      <vt:variant>
        <vt:i4>1900597</vt:i4>
      </vt:variant>
      <vt:variant>
        <vt:i4>512</vt:i4>
      </vt:variant>
      <vt:variant>
        <vt:i4>0</vt:i4>
      </vt:variant>
      <vt:variant>
        <vt:i4>5</vt:i4>
      </vt:variant>
      <vt:variant>
        <vt:lpwstr/>
      </vt:variant>
      <vt:variant>
        <vt:lpwstr>_Toc236987977</vt:lpwstr>
      </vt:variant>
      <vt:variant>
        <vt:i4>1900597</vt:i4>
      </vt:variant>
      <vt:variant>
        <vt:i4>506</vt:i4>
      </vt:variant>
      <vt:variant>
        <vt:i4>0</vt:i4>
      </vt:variant>
      <vt:variant>
        <vt:i4>5</vt:i4>
      </vt:variant>
      <vt:variant>
        <vt:lpwstr/>
      </vt:variant>
      <vt:variant>
        <vt:lpwstr>_Toc236987976</vt:lpwstr>
      </vt:variant>
      <vt:variant>
        <vt:i4>1900597</vt:i4>
      </vt:variant>
      <vt:variant>
        <vt:i4>500</vt:i4>
      </vt:variant>
      <vt:variant>
        <vt:i4>0</vt:i4>
      </vt:variant>
      <vt:variant>
        <vt:i4>5</vt:i4>
      </vt:variant>
      <vt:variant>
        <vt:lpwstr/>
      </vt:variant>
      <vt:variant>
        <vt:lpwstr>_Toc236987975</vt:lpwstr>
      </vt:variant>
      <vt:variant>
        <vt:i4>1900597</vt:i4>
      </vt:variant>
      <vt:variant>
        <vt:i4>494</vt:i4>
      </vt:variant>
      <vt:variant>
        <vt:i4>0</vt:i4>
      </vt:variant>
      <vt:variant>
        <vt:i4>5</vt:i4>
      </vt:variant>
      <vt:variant>
        <vt:lpwstr/>
      </vt:variant>
      <vt:variant>
        <vt:lpwstr>_Toc236987974</vt:lpwstr>
      </vt:variant>
      <vt:variant>
        <vt:i4>1900597</vt:i4>
      </vt:variant>
      <vt:variant>
        <vt:i4>488</vt:i4>
      </vt:variant>
      <vt:variant>
        <vt:i4>0</vt:i4>
      </vt:variant>
      <vt:variant>
        <vt:i4>5</vt:i4>
      </vt:variant>
      <vt:variant>
        <vt:lpwstr/>
      </vt:variant>
      <vt:variant>
        <vt:lpwstr>_Toc236987973</vt:lpwstr>
      </vt:variant>
      <vt:variant>
        <vt:i4>1900597</vt:i4>
      </vt:variant>
      <vt:variant>
        <vt:i4>482</vt:i4>
      </vt:variant>
      <vt:variant>
        <vt:i4>0</vt:i4>
      </vt:variant>
      <vt:variant>
        <vt:i4>5</vt:i4>
      </vt:variant>
      <vt:variant>
        <vt:lpwstr/>
      </vt:variant>
      <vt:variant>
        <vt:lpwstr>_Toc236987972</vt:lpwstr>
      </vt:variant>
      <vt:variant>
        <vt:i4>1900597</vt:i4>
      </vt:variant>
      <vt:variant>
        <vt:i4>476</vt:i4>
      </vt:variant>
      <vt:variant>
        <vt:i4>0</vt:i4>
      </vt:variant>
      <vt:variant>
        <vt:i4>5</vt:i4>
      </vt:variant>
      <vt:variant>
        <vt:lpwstr/>
      </vt:variant>
      <vt:variant>
        <vt:lpwstr>_Toc236987971</vt:lpwstr>
      </vt:variant>
      <vt:variant>
        <vt:i4>1900597</vt:i4>
      </vt:variant>
      <vt:variant>
        <vt:i4>470</vt:i4>
      </vt:variant>
      <vt:variant>
        <vt:i4>0</vt:i4>
      </vt:variant>
      <vt:variant>
        <vt:i4>5</vt:i4>
      </vt:variant>
      <vt:variant>
        <vt:lpwstr/>
      </vt:variant>
      <vt:variant>
        <vt:lpwstr>_Toc236987970</vt:lpwstr>
      </vt:variant>
      <vt:variant>
        <vt:i4>1835061</vt:i4>
      </vt:variant>
      <vt:variant>
        <vt:i4>464</vt:i4>
      </vt:variant>
      <vt:variant>
        <vt:i4>0</vt:i4>
      </vt:variant>
      <vt:variant>
        <vt:i4>5</vt:i4>
      </vt:variant>
      <vt:variant>
        <vt:lpwstr/>
      </vt:variant>
      <vt:variant>
        <vt:lpwstr>_Toc236987969</vt:lpwstr>
      </vt:variant>
      <vt:variant>
        <vt:i4>1835061</vt:i4>
      </vt:variant>
      <vt:variant>
        <vt:i4>458</vt:i4>
      </vt:variant>
      <vt:variant>
        <vt:i4>0</vt:i4>
      </vt:variant>
      <vt:variant>
        <vt:i4>5</vt:i4>
      </vt:variant>
      <vt:variant>
        <vt:lpwstr/>
      </vt:variant>
      <vt:variant>
        <vt:lpwstr>_Toc236987968</vt:lpwstr>
      </vt:variant>
      <vt:variant>
        <vt:i4>1835061</vt:i4>
      </vt:variant>
      <vt:variant>
        <vt:i4>452</vt:i4>
      </vt:variant>
      <vt:variant>
        <vt:i4>0</vt:i4>
      </vt:variant>
      <vt:variant>
        <vt:i4>5</vt:i4>
      </vt:variant>
      <vt:variant>
        <vt:lpwstr/>
      </vt:variant>
      <vt:variant>
        <vt:lpwstr>_Toc236987967</vt:lpwstr>
      </vt:variant>
      <vt:variant>
        <vt:i4>1835061</vt:i4>
      </vt:variant>
      <vt:variant>
        <vt:i4>446</vt:i4>
      </vt:variant>
      <vt:variant>
        <vt:i4>0</vt:i4>
      </vt:variant>
      <vt:variant>
        <vt:i4>5</vt:i4>
      </vt:variant>
      <vt:variant>
        <vt:lpwstr/>
      </vt:variant>
      <vt:variant>
        <vt:lpwstr>_Toc236987966</vt:lpwstr>
      </vt:variant>
      <vt:variant>
        <vt:i4>1835061</vt:i4>
      </vt:variant>
      <vt:variant>
        <vt:i4>440</vt:i4>
      </vt:variant>
      <vt:variant>
        <vt:i4>0</vt:i4>
      </vt:variant>
      <vt:variant>
        <vt:i4>5</vt:i4>
      </vt:variant>
      <vt:variant>
        <vt:lpwstr/>
      </vt:variant>
      <vt:variant>
        <vt:lpwstr>_Toc236987965</vt:lpwstr>
      </vt:variant>
      <vt:variant>
        <vt:i4>1835061</vt:i4>
      </vt:variant>
      <vt:variant>
        <vt:i4>434</vt:i4>
      </vt:variant>
      <vt:variant>
        <vt:i4>0</vt:i4>
      </vt:variant>
      <vt:variant>
        <vt:i4>5</vt:i4>
      </vt:variant>
      <vt:variant>
        <vt:lpwstr/>
      </vt:variant>
      <vt:variant>
        <vt:lpwstr>_Toc236987964</vt:lpwstr>
      </vt:variant>
      <vt:variant>
        <vt:i4>1835061</vt:i4>
      </vt:variant>
      <vt:variant>
        <vt:i4>428</vt:i4>
      </vt:variant>
      <vt:variant>
        <vt:i4>0</vt:i4>
      </vt:variant>
      <vt:variant>
        <vt:i4>5</vt:i4>
      </vt:variant>
      <vt:variant>
        <vt:lpwstr/>
      </vt:variant>
      <vt:variant>
        <vt:lpwstr>_Toc236987963</vt:lpwstr>
      </vt:variant>
      <vt:variant>
        <vt:i4>1835061</vt:i4>
      </vt:variant>
      <vt:variant>
        <vt:i4>422</vt:i4>
      </vt:variant>
      <vt:variant>
        <vt:i4>0</vt:i4>
      </vt:variant>
      <vt:variant>
        <vt:i4>5</vt:i4>
      </vt:variant>
      <vt:variant>
        <vt:lpwstr/>
      </vt:variant>
      <vt:variant>
        <vt:lpwstr>_Toc236987962</vt:lpwstr>
      </vt:variant>
      <vt:variant>
        <vt:i4>1835061</vt:i4>
      </vt:variant>
      <vt:variant>
        <vt:i4>416</vt:i4>
      </vt:variant>
      <vt:variant>
        <vt:i4>0</vt:i4>
      </vt:variant>
      <vt:variant>
        <vt:i4>5</vt:i4>
      </vt:variant>
      <vt:variant>
        <vt:lpwstr/>
      </vt:variant>
      <vt:variant>
        <vt:lpwstr>_Toc236987961</vt:lpwstr>
      </vt:variant>
      <vt:variant>
        <vt:i4>1835061</vt:i4>
      </vt:variant>
      <vt:variant>
        <vt:i4>410</vt:i4>
      </vt:variant>
      <vt:variant>
        <vt:i4>0</vt:i4>
      </vt:variant>
      <vt:variant>
        <vt:i4>5</vt:i4>
      </vt:variant>
      <vt:variant>
        <vt:lpwstr/>
      </vt:variant>
      <vt:variant>
        <vt:lpwstr>_Toc236987960</vt:lpwstr>
      </vt:variant>
      <vt:variant>
        <vt:i4>2031669</vt:i4>
      </vt:variant>
      <vt:variant>
        <vt:i4>404</vt:i4>
      </vt:variant>
      <vt:variant>
        <vt:i4>0</vt:i4>
      </vt:variant>
      <vt:variant>
        <vt:i4>5</vt:i4>
      </vt:variant>
      <vt:variant>
        <vt:lpwstr/>
      </vt:variant>
      <vt:variant>
        <vt:lpwstr>_Toc236987959</vt:lpwstr>
      </vt:variant>
      <vt:variant>
        <vt:i4>2031669</vt:i4>
      </vt:variant>
      <vt:variant>
        <vt:i4>398</vt:i4>
      </vt:variant>
      <vt:variant>
        <vt:i4>0</vt:i4>
      </vt:variant>
      <vt:variant>
        <vt:i4>5</vt:i4>
      </vt:variant>
      <vt:variant>
        <vt:lpwstr/>
      </vt:variant>
      <vt:variant>
        <vt:lpwstr>_Toc236987958</vt:lpwstr>
      </vt:variant>
      <vt:variant>
        <vt:i4>2031669</vt:i4>
      </vt:variant>
      <vt:variant>
        <vt:i4>392</vt:i4>
      </vt:variant>
      <vt:variant>
        <vt:i4>0</vt:i4>
      </vt:variant>
      <vt:variant>
        <vt:i4>5</vt:i4>
      </vt:variant>
      <vt:variant>
        <vt:lpwstr/>
      </vt:variant>
      <vt:variant>
        <vt:lpwstr>_Toc236987957</vt:lpwstr>
      </vt:variant>
      <vt:variant>
        <vt:i4>2031669</vt:i4>
      </vt:variant>
      <vt:variant>
        <vt:i4>386</vt:i4>
      </vt:variant>
      <vt:variant>
        <vt:i4>0</vt:i4>
      </vt:variant>
      <vt:variant>
        <vt:i4>5</vt:i4>
      </vt:variant>
      <vt:variant>
        <vt:lpwstr/>
      </vt:variant>
      <vt:variant>
        <vt:lpwstr>_Toc236987956</vt:lpwstr>
      </vt:variant>
      <vt:variant>
        <vt:i4>2031669</vt:i4>
      </vt:variant>
      <vt:variant>
        <vt:i4>380</vt:i4>
      </vt:variant>
      <vt:variant>
        <vt:i4>0</vt:i4>
      </vt:variant>
      <vt:variant>
        <vt:i4>5</vt:i4>
      </vt:variant>
      <vt:variant>
        <vt:lpwstr/>
      </vt:variant>
      <vt:variant>
        <vt:lpwstr>_Toc236987955</vt:lpwstr>
      </vt:variant>
      <vt:variant>
        <vt:i4>2031669</vt:i4>
      </vt:variant>
      <vt:variant>
        <vt:i4>374</vt:i4>
      </vt:variant>
      <vt:variant>
        <vt:i4>0</vt:i4>
      </vt:variant>
      <vt:variant>
        <vt:i4>5</vt:i4>
      </vt:variant>
      <vt:variant>
        <vt:lpwstr/>
      </vt:variant>
      <vt:variant>
        <vt:lpwstr>_Toc236987954</vt:lpwstr>
      </vt:variant>
      <vt:variant>
        <vt:i4>2031669</vt:i4>
      </vt:variant>
      <vt:variant>
        <vt:i4>368</vt:i4>
      </vt:variant>
      <vt:variant>
        <vt:i4>0</vt:i4>
      </vt:variant>
      <vt:variant>
        <vt:i4>5</vt:i4>
      </vt:variant>
      <vt:variant>
        <vt:lpwstr/>
      </vt:variant>
      <vt:variant>
        <vt:lpwstr>_Toc236987953</vt:lpwstr>
      </vt:variant>
      <vt:variant>
        <vt:i4>2031669</vt:i4>
      </vt:variant>
      <vt:variant>
        <vt:i4>362</vt:i4>
      </vt:variant>
      <vt:variant>
        <vt:i4>0</vt:i4>
      </vt:variant>
      <vt:variant>
        <vt:i4>5</vt:i4>
      </vt:variant>
      <vt:variant>
        <vt:lpwstr/>
      </vt:variant>
      <vt:variant>
        <vt:lpwstr>_Toc236987952</vt:lpwstr>
      </vt:variant>
      <vt:variant>
        <vt:i4>2031669</vt:i4>
      </vt:variant>
      <vt:variant>
        <vt:i4>356</vt:i4>
      </vt:variant>
      <vt:variant>
        <vt:i4>0</vt:i4>
      </vt:variant>
      <vt:variant>
        <vt:i4>5</vt:i4>
      </vt:variant>
      <vt:variant>
        <vt:lpwstr/>
      </vt:variant>
      <vt:variant>
        <vt:lpwstr>_Toc236987951</vt:lpwstr>
      </vt:variant>
      <vt:variant>
        <vt:i4>2031669</vt:i4>
      </vt:variant>
      <vt:variant>
        <vt:i4>350</vt:i4>
      </vt:variant>
      <vt:variant>
        <vt:i4>0</vt:i4>
      </vt:variant>
      <vt:variant>
        <vt:i4>5</vt:i4>
      </vt:variant>
      <vt:variant>
        <vt:lpwstr/>
      </vt:variant>
      <vt:variant>
        <vt:lpwstr>_Toc236987950</vt:lpwstr>
      </vt:variant>
      <vt:variant>
        <vt:i4>1966133</vt:i4>
      </vt:variant>
      <vt:variant>
        <vt:i4>344</vt:i4>
      </vt:variant>
      <vt:variant>
        <vt:i4>0</vt:i4>
      </vt:variant>
      <vt:variant>
        <vt:i4>5</vt:i4>
      </vt:variant>
      <vt:variant>
        <vt:lpwstr/>
      </vt:variant>
      <vt:variant>
        <vt:lpwstr>_Toc236987949</vt:lpwstr>
      </vt:variant>
      <vt:variant>
        <vt:i4>1966133</vt:i4>
      </vt:variant>
      <vt:variant>
        <vt:i4>338</vt:i4>
      </vt:variant>
      <vt:variant>
        <vt:i4>0</vt:i4>
      </vt:variant>
      <vt:variant>
        <vt:i4>5</vt:i4>
      </vt:variant>
      <vt:variant>
        <vt:lpwstr/>
      </vt:variant>
      <vt:variant>
        <vt:lpwstr>_Toc236987948</vt:lpwstr>
      </vt:variant>
      <vt:variant>
        <vt:i4>1966133</vt:i4>
      </vt:variant>
      <vt:variant>
        <vt:i4>332</vt:i4>
      </vt:variant>
      <vt:variant>
        <vt:i4>0</vt:i4>
      </vt:variant>
      <vt:variant>
        <vt:i4>5</vt:i4>
      </vt:variant>
      <vt:variant>
        <vt:lpwstr/>
      </vt:variant>
      <vt:variant>
        <vt:lpwstr>_Toc236987947</vt:lpwstr>
      </vt:variant>
      <vt:variant>
        <vt:i4>1966133</vt:i4>
      </vt:variant>
      <vt:variant>
        <vt:i4>326</vt:i4>
      </vt:variant>
      <vt:variant>
        <vt:i4>0</vt:i4>
      </vt:variant>
      <vt:variant>
        <vt:i4>5</vt:i4>
      </vt:variant>
      <vt:variant>
        <vt:lpwstr/>
      </vt:variant>
      <vt:variant>
        <vt:lpwstr>_Toc236987946</vt:lpwstr>
      </vt:variant>
      <vt:variant>
        <vt:i4>1966133</vt:i4>
      </vt:variant>
      <vt:variant>
        <vt:i4>320</vt:i4>
      </vt:variant>
      <vt:variant>
        <vt:i4>0</vt:i4>
      </vt:variant>
      <vt:variant>
        <vt:i4>5</vt:i4>
      </vt:variant>
      <vt:variant>
        <vt:lpwstr/>
      </vt:variant>
      <vt:variant>
        <vt:lpwstr>_Toc236987945</vt:lpwstr>
      </vt:variant>
      <vt:variant>
        <vt:i4>1966133</vt:i4>
      </vt:variant>
      <vt:variant>
        <vt:i4>314</vt:i4>
      </vt:variant>
      <vt:variant>
        <vt:i4>0</vt:i4>
      </vt:variant>
      <vt:variant>
        <vt:i4>5</vt:i4>
      </vt:variant>
      <vt:variant>
        <vt:lpwstr/>
      </vt:variant>
      <vt:variant>
        <vt:lpwstr>_Toc236987944</vt:lpwstr>
      </vt:variant>
      <vt:variant>
        <vt:i4>1966133</vt:i4>
      </vt:variant>
      <vt:variant>
        <vt:i4>308</vt:i4>
      </vt:variant>
      <vt:variant>
        <vt:i4>0</vt:i4>
      </vt:variant>
      <vt:variant>
        <vt:i4>5</vt:i4>
      </vt:variant>
      <vt:variant>
        <vt:lpwstr/>
      </vt:variant>
      <vt:variant>
        <vt:lpwstr>_Toc236987943</vt:lpwstr>
      </vt:variant>
      <vt:variant>
        <vt:i4>1966133</vt:i4>
      </vt:variant>
      <vt:variant>
        <vt:i4>302</vt:i4>
      </vt:variant>
      <vt:variant>
        <vt:i4>0</vt:i4>
      </vt:variant>
      <vt:variant>
        <vt:i4>5</vt:i4>
      </vt:variant>
      <vt:variant>
        <vt:lpwstr/>
      </vt:variant>
      <vt:variant>
        <vt:lpwstr>_Toc236987942</vt:lpwstr>
      </vt:variant>
      <vt:variant>
        <vt:i4>1966133</vt:i4>
      </vt:variant>
      <vt:variant>
        <vt:i4>296</vt:i4>
      </vt:variant>
      <vt:variant>
        <vt:i4>0</vt:i4>
      </vt:variant>
      <vt:variant>
        <vt:i4>5</vt:i4>
      </vt:variant>
      <vt:variant>
        <vt:lpwstr/>
      </vt:variant>
      <vt:variant>
        <vt:lpwstr>_Toc236987941</vt:lpwstr>
      </vt:variant>
      <vt:variant>
        <vt:i4>1966133</vt:i4>
      </vt:variant>
      <vt:variant>
        <vt:i4>290</vt:i4>
      </vt:variant>
      <vt:variant>
        <vt:i4>0</vt:i4>
      </vt:variant>
      <vt:variant>
        <vt:i4>5</vt:i4>
      </vt:variant>
      <vt:variant>
        <vt:lpwstr/>
      </vt:variant>
      <vt:variant>
        <vt:lpwstr>_Toc236987940</vt:lpwstr>
      </vt:variant>
      <vt:variant>
        <vt:i4>1638453</vt:i4>
      </vt:variant>
      <vt:variant>
        <vt:i4>284</vt:i4>
      </vt:variant>
      <vt:variant>
        <vt:i4>0</vt:i4>
      </vt:variant>
      <vt:variant>
        <vt:i4>5</vt:i4>
      </vt:variant>
      <vt:variant>
        <vt:lpwstr/>
      </vt:variant>
      <vt:variant>
        <vt:lpwstr>_Toc236987939</vt:lpwstr>
      </vt:variant>
      <vt:variant>
        <vt:i4>1638453</vt:i4>
      </vt:variant>
      <vt:variant>
        <vt:i4>278</vt:i4>
      </vt:variant>
      <vt:variant>
        <vt:i4>0</vt:i4>
      </vt:variant>
      <vt:variant>
        <vt:i4>5</vt:i4>
      </vt:variant>
      <vt:variant>
        <vt:lpwstr/>
      </vt:variant>
      <vt:variant>
        <vt:lpwstr>_Toc236987938</vt:lpwstr>
      </vt:variant>
      <vt:variant>
        <vt:i4>1638453</vt:i4>
      </vt:variant>
      <vt:variant>
        <vt:i4>272</vt:i4>
      </vt:variant>
      <vt:variant>
        <vt:i4>0</vt:i4>
      </vt:variant>
      <vt:variant>
        <vt:i4>5</vt:i4>
      </vt:variant>
      <vt:variant>
        <vt:lpwstr/>
      </vt:variant>
      <vt:variant>
        <vt:lpwstr>_Toc236987937</vt:lpwstr>
      </vt:variant>
      <vt:variant>
        <vt:i4>1638453</vt:i4>
      </vt:variant>
      <vt:variant>
        <vt:i4>266</vt:i4>
      </vt:variant>
      <vt:variant>
        <vt:i4>0</vt:i4>
      </vt:variant>
      <vt:variant>
        <vt:i4>5</vt:i4>
      </vt:variant>
      <vt:variant>
        <vt:lpwstr/>
      </vt:variant>
      <vt:variant>
        <vt:lpwstr>_Toc236987936</vt:lpwstr>
      </vt:variant>
      <vt:variant>
        <vt:i4>1638453</vt:i4>
      </vt:variant>
      <vt:variant>
        <vt:i4>260</vt:i4>
      </vt:variant>
      <vt:variant>
        <vt:i4>0</vt:i4>
      </vt:variant>
      <vt:variant>
        <vt:i4>5</vt:i4>
      </vt:variant>
      <vt:variant>
        <vt:lpwstr/>
      </vt:variant>
      <vt:variant>
        <vt:lpwstr>_Toc236987935</vt:lpwstr>
      </vt:variant>
      <vt:variant>
        <vt:i4>1638453</vt:i4>
      </vt:variant>
      <vt:variant>
        <vt:i4>254</vt:i4>
      </vt:variant>
      <vt:variant>
        <vt:i4>0</vt:i4>
      </vt:variant>
      <vt:variant>
        <vt:i4>5</vt:i4>
      </vt:variant>
      <vt:variant>
        <vt:lpwstr/>
      </vt:variant>
      <vt:variant>
        <vt:lpwstr>_Toc236987934</vt:lpwstr>
      </vt:variant>
      <vt:variant>
        <vt:i4>1638453</vt:i4>
      </vt:variant>
      <vt:variant>
        <vt:i4>248</vt:i4>
      </vt:variant>
      <vt:variant>
        <vt:i4>0</vt:i4>
      </vt:variant>
      <vt:variant>
        <vt:i4>5</vt:i4>
      </vt:variant>
      <vt:variant>
        <vt:lpwstr/>
      </vt:variant>
      <vt:variant>
        <vt:lpwstr>_Toc236987933</vt:lpwstr>
      </vt:variant>
      <vt:variant>
        <vt:i4>1638453</vt:i4>
      </vt:variant>
      <vt:variant>
        <vt:i4>242</vt:i4>
      </vt:variant>
      <vt:variant>
        <vt:i4>0</vt:i4>
      </vt:variant>
      <vt:variant>
        <vt:i4>5</vt:i4>
      </vt:variant>
      <vt:variant>
        <vt:lpwstr/>
      </vt:variant>
      <vt:variant>
        <vt:lpwstr>_Toc236987932</vt:lpwstr>
      </vt:variant>
      <vt:variant>
        <vt:i4>1638453</vt:i4>
      </vt:variant>
      <vt:variant>
        <vt:i4>236</vt:i4>
      </vt:variant>
      <vt:variant>
        <vt:i4>0</vt:i4>
      </vt:variant>
      <vt:variant>
        <vt:i4>5</vt:i4>
      </vt:variant>
      <vt:variant>
        <vt:lpwstr/>
      </vt:variant>
      <vt:variant>
        <vt:lpwstr>_Toc236987931</vt:lpwstr>
      </vt:variant>
      <vt:variant>
        <vt:i4>1638453</vt:i4>
      </vt:variant>
      <vt:variant>
        <vt:i4>230</vt:i4>
      </vt:variant>
      <vt:variant>
        <vt:i4>0</vt:i4>
      </vt:variant>
      <vt:variant>
        <vt:i4>5</vt:i4>
      </vt:variant>
      <vt:variant>
        <vt:lpwstr/>
      </vt:variant>
      <vt:variant>
        <vt:lpwstr>_Toc236987930</vt:lpwstr>
      </vt:variant>
      <vt:variant>
        <vt:i4>1572917</vt:i4>
      </vt:variant>
      <vt:variant>
        <vt:i4>224</vt:i4>
      </vt:variant>
      <vt:variant>
        <vt:i4>0</vt:i4>
      </vt:variant>
      <vt:variant>
        <vt:i4>5</vt:i4>
      </vt:variant>
      <vt:variant>
        <vt:lpwstr/>
      </vt:variant>
      <vt:variant>
        <vt:lpwstr>_Toc236987929</vt:lpwstr>
      </vt:variant>
      <vt:variant>
        <vt:i4>1572917</vt:i4>
      </vt:variant>
      <vt:variant>
        <vt:i4>218</vt:i4>
      </vt:variant>
      <vt:variant>
        <vt:i4>0</vt:i4>
      </vt:variant>
      <vt:variant>
        <vt:i4>5</vt:i4>
      </vt:variant>
      <vt:variant>
        <vt:lpwstr/>
      </vt:variant>
      <vt:variant>
        <vt:lpwstr>_Toc236987928</vt:lpwstr>
      </vt:variant>
      <vt:variant>
        <vt:i4>1572917</vt:i4>
      </vt:variant>
      <vt:variant>
        <vt:i4>212</vt:i4>
      </vt:variant>
      <vt:variant>
        <vt:i4>0</vt:i4>
      </vt:variant>
      <vt:variant>
        <vt:i4>5</vt:i4>
      </vt:variant>
      <vt:variant>
        <vt:lpwstr/>
      </vt:variant>
      <vt:variant>
        <vt:lpwstr>_Toc236987927</vt:lpwstr>
      </vt:variant>
      <vt:variant>
        <vt:i4>1572917</vt:i4>
      </vt:variant>
      <vt:variant>
        <vt:i4>206</vt:i4>
      </vt:variant>
      <vt:variant>
        <vt:i4>0</vt:i4>
      </vt:variant>
      <vt:variant>
        <vt:i4>5</vt:i4>
      </vt:variant>
      <vt:variant>
        <vt:lpwstr/>
      </vt:variant>
      <vt:variant>
        <vt:lpwstr>_Toc236987926</vt:lpwstr>
      </vt:variant>
      <vt:variant>
        <vt:i4>1572917</vt:i4>
      </vt:variant>
      <vt:variant>
        <vt:i4>200</vt:i4>
      </vt:variant>
      <vt:variant>
        <vt:i4>0</vt:i4>
      </vt:variant>
      <vt:variant>
        <vt:i4>5</vt:i4>
      </vt:variant>
      <vt:variant>
        <vt:lpwstr/>
      </vt:variant>
      <vt:variant>
        <vt:lpwstr>_Toc236987925</vt:lpwstr>
      </vt:variant>
      <vt:variant>
        <vt:i4>1572917</vt:i4>
      </vt:variant>
      <vt:variant>
        <vt:i4>194</vt:i4>
      </vt:variant>
      <vt:variant>
        <vt:i4>0</vt:i4>
      </vt:variant>
      <vt:variant>
        <vt:i4>5</vt:i4>
      </vt:variant>
      <vt:variant>
        <vt:lpwstr/>
      </vt:variant>
      <vt:variant>
        <vt:lpwstr>_Toc236987924</vt:lpwstr>
      </vt:variant>
      <vt:variant>
        <vt:i4>1572917</vt:i4>
      </vt:variant>
      <vt:variant>
        <vt:i4>188</vt:i4>
      </vt:variant>
      <vt:variant>
        <vt:i4>0</vt:i4>
      </vt:variant>
      <vt:variant>
        <vt:i4>5</vt:i4>
      </vt:variant>
      <vt:variant>
        <vt:lpwstr/>
      </vt:variant>
      <vt:variant>
        <vt:lpwstr>_Toc236987923</vt:lpwstr>
      </vt:variant>
      <vt:variant>
        <vt:i4>1572917</vt:i4>
      </vt:variant>
      <vt:variant>
        <vt:i4>182</vt:i4>
      </vt:variant>
      <vt:variant>
        <vt:i4>0</vt:i4>
      </vt:variant>
      <vt:variant>
        <vt:i4>5</vt:i4>
      </vt:variant>
      <vt:variant>
        <vt:lpwstr/>
      </vt:variant>
      <vt:variant>
        <vt:lpwstr>_Toc236987922</vt:lpwstr>
      </vt:variant>
      <vt:variant>
        <vt:i4>1572917</vt:i4>
      </vt:variant>
      <vt:variant>
        <vt:i4>176</vt:i4>
      </vt:variant>
      <vt:variant>
        <vt:i4>0</vt:i4>
      </vt:variant>
      <vt:variant>
        <vt:i4>5</vt:i4>
      </vt:variant>
      <vt:variant>
        <vt:lpwstr/>
      </vt:variant>
      <vt:variant>
        <vt:lpwstr>_Toc236987921</vt:lpwstr>
      </vt:variant>
      <vt:variant>
        <vt:i4>1572917</vt:i4>
      </vt:variant>
      <vt:variant>
        <vt:i4>170</vt:i4>
      </vt:variant>
      <vt:variant>
        <vt:i4>0</vt:i4>
      </vt:variant>
      <vt:variant>
        <vt:i4>5</vt:i4>
      </vt:variant>
      <vt:variant>
        <vt:lpwstr/>
      </vt:variant>
      <vt:variant>
        <vt:lpwstr>_Toc236987920</vt:lpwstr>
      </vt:variant>
      <vt:variant>
        <vt:i4>1769525</vt:i4>
      </vt:variant>
      <vt:variant>
        <vt:i4>164</vt:i4>
      </vt:variant>
      <vt:variant>
        <vt:i4>0</vt:i4>
      </vt:variant>
      <vt:variant>
        <vt:i4>5</vt:i4>
      </vt:variant>
      <vt:variant>
        <vt:lpwstr/>
      </vt:variant>
      <vt:variant>
        <vt:lpwstr>_Toc236987919</vt:lpwstr>
      </vt:variant>
      <vt:variant>
        <vt:i4>1769525</vt:i4>
      </vt:variant>
      <vt:variant>
        <vt:i4>158</vt:i4>
      </vt:variant>
      <vt:variant>
        <vt:i4>0</vt:i4>
      </vt:variant>
      <vt:variant>
        <vt:i4>5</vt:i4>
      </vt:variant>
      <vt:variant>
        <vt:lpwstr/>
      </vt:variant>
      <vt:variant>
        <vt:lpwstr>_Toc236987918</vt:lpwstr>
      </vt:variant>
      <vt:variant>
        <vt:i4>1769525</vt:i4>
      </vt:variant>
      <vt:variant>
        <vt:i4>152</vt:i4>
      </vt:variant>
      <vt:variant>
        <vt:i4>0</vt:i4>
      </vt:variant>
      <vt:variant>
        <vt:i4>5</vt:i4>
      </vt:variant>
      <vt:variant>
        <vt:lpwstr/>
      </vt:variant>
      <vt:variant>
        <vt:lpwstr>_Toc236987917</vt:lpwstr>
      </vt:variant>
      <vt:variant>
        <vt:i4>1769525</vt:i4>
      </vt:variant>
      <vt:variant>
        <vt:i4>146</vt:i4>
      </vt:variant>
      <vt:variant>
        <vt:i4>0</vt:i4>
      </vt:variant>
      <vt:variant>
        <vt:i4>5</vt:i4>
      </vt:variant>
      <vt:variant>
        <vt:lpwstr/>
      </vt:variant>
      <vt:variant>
        <vt:lpwstr>_Toc236987916</vt:lpwstr>
      </vt:variant>
      <vt:variant>
        <vt:i4>1769525</vt:i4>
      </vt:variant>
      <vt:variant>
        <vt:i4>140</vt:i4>
      </vt:variant>
      <vt:variant>
        <vt:i4>0</vt:i4>
      </vt:variant>
      <vt:variant>
        <vt:i4>5</vt:i4>
      </vt:variant>
      <vt:variant>
        <vt:lpwstr/>
      </vt:variant>
      <vt:variant>
        <vt:lpwstr>_Toc236987915</vt:lpwstr>
      </vt:variant>
      <vt:variant>
        <vt:i4>1769525</vt:i4>
      </vt:variant>
      <vt:variant>
        <vt:i4>134</vt:i4>
      </vt:variant>
      <vt:variant>
        <vt:i4>0</vt:i4>
      </vt:variant>
      <vt:variant>
        <vt:i4>5</vt:i4>
      </vt:variant>
      <vt:variant>
        <vt:lpwstr/>
      </vt:variant>
      <vt:variant>
        <vt:lpwstr>_Toc236987914</vt:lpwstr>
      </vt:variant>
      <vt:variant>
        <vt:i4>1769525</vt:i4>
      </vt:variant>
      <vt:variant>
        <vt:i4>128</vt:i4>
      </vt:variant>
      <vt:variant>
        <vt:i4>0</vt:i4>
      </vt:variant>
      <vt:variant>
        <vt:i4>5</vt:i4>
      </vt:variant>
      <vt:variant>
        <vt:lpwstr/>
      </vt:variant>
      <vt:variant>
        <vt:lpwstr>_Toc236987913</vt:lpwstr>
      </vt:variant>
      <vt:variant>
        <vt:i4>1769525</vt:i4>
      </vt:variant>
      <vt:variant>
        <vt:i4>122</vt:i4>
      </vt:variant>
      <vt:variant>
        <vt:i4>0</vt:i4>
      </vt:variant>
      <vt:variant>
        <vt:i4>5</vt:i4>
      </vt:variant>
      <vt:variant>
        <vt:lpwstr/>
      </vt:variant>
      <vt:variant>
        <vt:lpwstr>_Toc236987912</vt:lpwstr>
      </vt:variant>
      <vt:variant>
        <vt:i4>1769525</vt:i4>
      </vt:variant>
      <vt:variant>
        <vt:i4>116</vt:i4>
      </vt:variant>
      <vt:variant>
        <vt:i4>0</vt:i4>
      </vt:variant>
      <vt:variant>
        <vt:i4>5</vt:i4>
      </vt:variant>
      <vt:variant>
        <vt:lpwstr/>
      </vt:variant>
      <vt:variant>
        <vt:lpwstr>_Toc236987911</vt:lpwstr>
      </vt:variant>
      <vt:variant>
        <vt:i4>1769525</vt:i4>
      </vt:variant>
      <vt:variant>
        <vt:i4>110</vt:i4>
      </vt:variant>
      <vt:variant>
        <vt:i4>0</vt:i4>
      </vt:variant>
      <vt:variant>
        <vt:i4>5</vt:i4>
      </vt:variant>
      <vt:variant>
        <vt:lpwstr/>
      </vt:variant>
      <vt:variant>
        <vt:lpwstr>_Toc236987910</vt:lpwstr>
      </vt:variant>
      <vt:variant>
        <vt:i4>1703989</vt:i4>
      </vt:variant>
      <vt:variant>
        <vt:i4>104</vt:i4>
      </vt:variant>
      <vt:variant>
        <vt:i4>0</vt:i4>
      </vt:variant>
      <vt:variant>
        <vt:i4>5</vt:i4>
      </vt:variant>
      <vt:variant>
        <vt:lpwstr/>
      </vt:variant>
      <vt:variant>
        <vt:lpwstr>_Toc236987909</vt:lpwstr>
      </vt:variant>
      <vt:variant>
        <vt:i4>1703989</vt:i4>
      </vt:variant>
      <vt:variant>
        <vt:i4>98</vt:i4>
      </vt:variant>
      <vt:variant>
        <vt:i4>0</vt:i4>
      </vt:variant>
      <vt:variant>
        <vt:i4>5</vt:i4>
      </vt:variant>
      <vt:variant>
        <vt:lpwstr/>
      </vt:variant>
      <vt:variant>
        <vt:lpwstr>_Toc236987908</vt:lpwstr>
      </vt:variant>
      <vt:variant>
        <vt:i4>1703989</vt:i4>
      </vt:variant>
      <vt:variant>
        <vt:i4>92</vt:i4>
      </vt:variant>
      <vt:variant>
        <vt:i4>0</vt:i4>
      </vt:variant>
      <vt:variant>
        <vt:i4>5</vt:i4>
      </vt:variant>
      <vt:variant>
        <vt:lpwstr/>
      </vt:variant>
      <vt:variant>
        <vt:lpwstr>_Toc236987907</vt:lpwstr>
      </vt:variant>
      <vt:variant>
        <vt:i4>1703989</vt:i4>
      </vt:variant>
      <vt:variant>
        <vt:i4>86</vt:i4>
      </vt:variant>
      <vt:variant>
        <vt:i4>0</vt:i4>
      </vt:variant>
      <vt:variant>
        <vt:i4>5</vt:i4>
      </vt:variant>
      <vt:variant>
        <vt:lpwstr/>
      </vt:variant>
      <vt:variant>
        <vt:lpwstr>_Toc236987906</vt:lpwstr>
      </vt:variant>
      <vt:variant>
        <vt:i4>1703989</vt:i4>
      </vt:variant>
      <vt:variant>
        <vt:i4>80</vt:i4>
      </vt:variant>
      <vt:variant>
        <vt:i4>0</vt:i4>
      </vt:variant>
      <vt:variant>
        <vt:i4>5</vt:i4>
      </vt:variant>
      <vt:variant>
        <vt:lpwstr/>
      </vt:variant>
      <vt:variant>
        <vt:lpwstr>_Toc236987905</vt:lpwstr>
      </vt:variant>
      <vt:variant>
        <vt:i4>1703989</vt:i4>
      </vt:variant>
      <vt:variant>
        <vt:i4>74</vt:i4>
      </vt:variant>
      <vt:variant>
        <vt:i4>0</vt:i4>
      </vt:variant>
      <vt:variant>
        <vt:i4>5</vt:i4>
      </vt:variant>
      <vt:variant>
        <vt:lpwstr/>
      </vt:variant>
      <vt:variant>
        <vt:lpwstr>_Toc236987904</vt:lpwstr>
      </vt:variant>
      <vt:variant>
        <vt:i4>1703989</vt:i4>
      </vt:variant>
      <vt:variant>
        <vt:i4>68</vt:i4>
      </vt:variant>
      <vt:variant>
        <vt:i4>0</vt:i4>
      </vt:variant>
      <vt:variant>
        <vt:i4>5</vt:i4>
      </vt:variant>
      <vt:variant>
        <vt:lpwstr/>
      </vt:variant>
      <vt:variant>
        <vt:lpwstr>_Toc236987903</vt:lpwstr>
      </vt:variant>
      <vt:variant>
        <vt:i4>1703989</vt:i4>
      </vt:variant>
      <vt:variant>
        <vt:i4>62</vt:i4>
      </vt:variant>
      <vt:variant>
        <vt:i4>0</vt:i4>
      </vt:variant>
      <vt:variant>
        <vt:i4>5</vt:i4>
      </vt:variant>
      <vt:variant>
        <vt:lpwstr/>
      </vt:variant>
      <vt:variant>
        <vt:lpwstr>_Toc236987902</vt:lpwstr>
      </vt:variant>
      <vt:variant>
        <vt:i4>1703989</vt:i4>
      </vt:variant>
      <vt:variant>
        <vt:i4>56</vt:i4>
      </vt:variant>
      <vt:variant>
        <vt:i4>0</vt:i4>
      </vt:variant>
      <vt:variant>
        <vt:i4>5</vt:i4>
      </vt:variant>
      <vt:variant>
        <vt:lpwstr/>
      </vt:variant>
      <vt:variant>
        <vt:lpwstr>_Toc236987901</vt:lpwstr>
      </vt:variant>
      <vt:variant>
        <vt:i4>1703989</vt:i4>
      </vt:variant>
      <vt:variant>
        <vt:i4>50</vt:i4>
      </vt:variant>
      <vt:variant>
        <vt:i4>0</vt:i4>
      </vt:variant>
      <vt:variant>
        <vt:i4>5</vt:i4>
      </vt:variant>
      <vt:variant>
        <vt:lpwstr/>
      </vt:variant>
      <vt:variant>
        <vt:lpwstr>_Toc236987900</vt:lpwstr>
      </vt:variant>
      <vt:variant>
        <vt:i4>1245236</vt:i4>
      </vt:variant>
      <vt:variant>
        <vt:i4>44</vt:i4>
      </vt:variant>
      <vt:variant>
        <vt:i4>0</vt:i4>
      </vt:variant>
      <vt:variant>
        <vt:i4>5</vt:i4>
      </vt:variant>
      <vt:variant>
        <vt:lpwstr/>
      </vt:variant>
      <vt:variant>
        <vt:lpwstr>_Toc236987899</vt:lpwstr>
      </vt:variant>
      <vt:variant>
        <vt:i4>1245236</vt:i4>
      </vt:variant>
      <vt:variant>
        <vt:i4>38</vt:i4>
      </vt:variant>
      <vt:variant>
        <vt:i4>0</vt:i4>
      </vt:variant>
      <vt:variant>
        <vt:i4>5</vt:i4>
      </vt:variant>
      <vt:variant>
        <vt:lpwstr/>
      </vt:variant>
      <vt:variant>
        <vt:lpwstr>_Toc236987898</vt:lpwstr>
      </vt:variant>
      <vt:variant>
        <vt:i4>1245236</vt:i4>
      </vt:variant>
      <vt:variant>
        <vt:i4>32</vt:i4>
      </vt:variant>
      <vt:variant>
        <vt:i4>0</vt:i4>
      </vt:variant>
      <vt:variant>
        <vt:i4>5</vt:i4>
      </vt:variant>
      <vt:variant>
        <vt:lpwstr/>
      </vt:variant>
      <vt:variant>
        <vt:lpwstr>_Toc236987897</vt:lpwstr>
      </vt:variant>
      <vt:variant>
        <vt:i4>1245236</vt:i4>
      </vt:variant>
      <vt:variant>
        <vt:i4>26</vt:i4>
      </vt:variant>
      <vt:variant>
        <vt:i4>0</vt:i4>
      </vt:variant>
      <vt:variant>
        <vt:i4>5</vt:i4>
      </vt:variant>
      <vt:variant>
        <vt:lpwstr/>
      </vt:variant>
      <vt:variant>
        <vt:lpwstr>_Toc236987896</vt:lpwstr>
      </vt:variant>
      <vt:variant>
        <vt:i4>1245236</vt:i4>
      </vt:variant>
      <vt:variant>
        <vt:i4>20</vt:i4>
      </vt:variant>
      <vt:variant>
        <vt:i4>0</vt:i4>
      </vt:variant>
      <vt:variant>
        <vt:i4>5</vt:i4>
      </vt:variant>
      <vt:variant>
        <vt:lpwstr/>
      </vt:variant>
      <vt:variant>
        <vt:lpwstr>_Toc236987895</vt:lpwstr>
      </vt:variant>
      <vt:variant>
        <vt:i4>1245236</vt:i4>
      </vt:variant>
      <vt:variant>
        <vt:i4>14</vt:i4>
      </vt:variant>
      <vt:variant>
        <vt:i4>0</vt:i4>
      </vt:variant>
      <vt:variant>
        <vt:i4>5</vt:i4>
      </vt:variant>
      <vt:variant>
        <vt:lpwstr/>
      </vt:variant>
      <vt:variant>
        <vt:lpwstr>_Toc236987894</vt:lpwstr>
      </vt:variant>
      <vt:variant>
        <vt:i4>1245236</vt:i4>
      </vt:variant>
      <vt:variant>
        <vt:i4>8</vt:i4>
      </vt:variant>
      <vt:variant>
        <vt:i4>0</vt:i4>
      </vt:variant>
      <vt:variant>
        <vt:i4>5</vt:i4>
      </vt:variant>
      <vt:variant>
        <vt:lpwstr/>
      </vt:variant>
      <vt:variant>
        <vt:lpwstr>_Toc236987893</vt:lpwstr>
      </vt:variant>
      <vt:variant>
        <vt:i4>1245236</vt:i4>
      </vt:variant>
      <vt:variant>
        <vt:i4>2</vt:i4>
      </vt:variant>
      <vt:variant>
        <vt:i4>0</vt:i4>
      </vt:variant>
      <vt:variant>
        <vt:i4>5</vt:i4>
      </vt:variant>
      <vt:variant>
        <vt:lpwstr/>
      </vt:variant>
      <vt:variant>
        <vt:lpwstr>_Toc236987892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kontrakt</dc:title>
  <dc:subject>udvikling af den veterinære receptløsning</dc:subject>
  <dc:creator>Maj-Britt Rose Böwadt</dc:creator>
  <cp:keywords/>
  <cp:lastModifiedBy>Maj-Britt Rose Böwadt</cp:lastModifiedBy>
  <cp:revision>251</cp:revision>
  <dcterms:created xsi:type="dcterms:W3CDTF">2026-06-16T07:49:00Z</dcterms:created>
  <dcterms:modified xsi:type="dcterms:W3CDTF">2026-09-23T09:39:00Z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CustomerId">
    <vt:lpwstr>ramboll</vt:lpwstr>
  </property>
  <property fmtid="{D5CDD505-2E9C-101B-9397-08002B2CF9AE}" pid="5" name="TemplateId">
    <vt:lpwstr>636401260757942719</vt:lpwstr>
  </property>
  <property fmtid="{D5CDD505-2E9C-101B-9397-08002B2CF9AE}" pid="6" name="UserProfileId">
    <vt:lpwstr>636643081480834579</vt:lpwstr>
  </property>
  <property fmtid="{D5CDD505-2E9C-101B-9397-08002B2CF9AE}" pid="7" name="ContentTypeId">
    <vt:lpwstr>0x01010024373CE2A0AAA344A185260442135A2D</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y fmtid="{D5CDD505-2E9C-101B-9397-08002B2CF9AE}" pid="14" name="Folder_Number">
    <vt:lpwstr/>
  </property>
  <property fmtid="{D5CDD505-2E9C-101B-9397-08002B2CF9AE}" pid="15" name="Folder_Code">
    <vt:lpwstr/>
  </property>
  <property fmtid="{D5CDD505-2E9C-101B-9397-08002B2CF9AE}" pid="16" name="Folder_Name">
    <vt:lpwstr/>
  </property>
  <property fmtid="{D5CDD505-2E9C-101B-9397-08002B2CF9AE}" pid="17" name="Folder_Description">
    <vt:lpwstr/>
  </property>
  <property fmtid="{D5CDD505-2E9C-101B-9397-08002B2CF9AE}" pid="18" name="/Folder_Name/">
    <vt:lpwstr/>
  </property>
  <property fmtid="{D5CDD505-2E9C-101B-9397-08002B2CF9AE}" pid="19" name="/Folder_Description/">
    <vt:lpwstr/>
  </property>
  <property fmtid="{D5CDD505-2E9C-101B-9397-08002B2CF9AE}" pid="20" name="Folder_Version">
    <vt:lpwstr/>
  </property>
  <property fmtid="{D5CDD505-2E9C-101B-9397-08002B2CF9AE}" pid="21" name="Folder_VersionSeq">
    <vt:lpwstr/>
  </property>
  <property fmtid="{D5CDD505-2E9C-101B-9397-08002B2CF9AE}" pid="22" name="Folder_Manager">
    <vt:lpwstr/>
  </property>
  <property fmtid="{D5CDD505-2E9C-101B-9397-08002B2CF9AE}" pid="23" name="Folder_ManagerDesc">
    <vt:lpwstr/>
  </property>
  <property fmtid="{D5CDD505-2E9C-101B-9397-08002B2CF9AE}" pid="24" name="Folder_Storage">
    <vt:lpwstr/>
  </property>
  <property fmtid="{D5CDD505-2E9C-101B-9397-08002B2CF9AE}" pid="25" name="Folder_StorageDesc">
    <vt:lpwstr/>
  </property>
  <property fmtid="{D5CDD505-2E9C-101B-9397-08002B2CF9AE}" pid="26" name="Folder_Creator">
    <vt:lpwstr/>
  </property>
  <property fmtid="{D5CDD505-2E9C-101B-9397-08002B2CF9AE}" pid="27" name="Folder_CreatorDesc">
    <vt:lpwstr/>
  </property>
  <property fmtid="{D5CDD505-2E9C-101B-9397-08002B2CF9AE}" pid="28" name="Folder_CreateDate">
    <vt:lpwstr/>
  </property>
  <property fmtid="{D5CDD505-2E9C-101B-9397-08002B2CF9AE}" pid="29" name="Folder_Updater">
    <vt:lpwstr/>
  </property>
  <property fmtid="{D5CDD505-2E9C-101B-9397-08002B2CF9AE}" pid="30" name="Folder_UpdaterDesc">
    <vt:lpwstr/>
  </property>
  <property fmtid="{D5CDD505-2E9C-101B-9397-08002B2CF9AE}" pid="31" name="Folder_UpdateDate">
    <vt:lpwstr/>
  </property>
  <property fmtid="{D5CDD505-2E9C-101B-9397-08002B2CF9AE}" pid="32" name="Document_Number">
    <vt:lpwstr/>
  </property>
  <property fmtid="{D5CDD505-2E9C-101B-9397-08002B2CF9AE}" pid="33" name="Document_Name">
    <vt:lpwstr/>
  </property>
  <property fmtid="{D5CDD505-2E9C-101B-9397-08002B2CF9AE}" pid="34" name="Document_FileName">
    <vt:lpwstr/>
  </property>
  <property fmtid="{D5CDD505-2E9C-101B-9397-08002B2CF9AE}" pid="35" name="Document_Version">
    <vt:lpwstr/>
  </property>
  <property fmtid="{D5CDD505-2E9C-101B-9397-08002B2CF9AE}" pid="36" name="Document_VersionSeq">
    <vt:lpwstr/>
  </property>
  <property fmtid="{D5CDD505-2E9C-101B-9397-08002B2CF9AE}" pid="37" name="Document_Creator">
    <vt:lpwstr/>
  </property>
  <property fmtid="{D5CDD505-2E9C-101B-9397-08002B2CF9AE}" pid="38" name="Document_CreatorDesc">
    <vt:lpwstr/>
  </property>
  <property fmtid="{D5CDD505-2E9C-101B-9397-08002B2CF9AE}" pid="39" name="Document_CreateDate">
    <vt:lpwstr/>
  </property>
  <property fmtid="{D5CDD505-2E9C-101B-9397-08002B2CF9AE}" pid="40" name="Document_Updater">
    <vt:lpwstr/>
  </property>
  <property fmtid="{D5CDD505-2E9C-101B-9397-08002B2CF9AE}" pid="41" name="Document_UpdaterDesc">
    <vt:lpwstr/>
  </property>
  <property fmtid="{D5CDD505-2E9C-101B-9397-08002B2CF9AE}" pid="42" name="Document_UpdateDate">
    <vt:lpwstr/>
  </property>
  <property fmtid="{D5CDD505-2E9C-101B-9397-08002B2CF9AE}" pid="43" name="Document_Size">
    <vt:lpwstr/>
  </property>
  <property fmtid="{D5CDD505-2E9C-101B-9397-08002B2CF9AE}" pid="44" name="Document_Storage">
    <vt:lpwstr/>
  </property>
  <property fmtid="{D5CDD505-2E9C-101B-9397-08002B2CF9AE}" pid="45" name="Document_StorageDesc">
    <vt:lpwstr/>
  </property>
  <property fmtid="{D5CDD505-2E9C-101B-9397-08002B2CF9AE}" pid="46" name="Document_Department">
    <vt:lpwstr/>
  </property>
  <property fmtid="{D5CDD505-2E9C-101B-9397-08002B2CF9AE}" pid="47" name="Document_DepartmentDesc">
    <vt:lpwstr/>
  </property>
  <property fmtid="{D5CDD505-2E9C-101B-9397-08002B2CF9AE}" pid="48" name="ClassificationContentMarkingFooterShapeIds">
    <vt:lpwstr>c,f</vt:lpwstr>
  </property>
  <property fmtid="{D5CDD505-2E9C-101B-9397-08002B2CF9AE}" pid="49" name="ClassificationContentMarkingFooterFontProps">
    <vt:lpwstr>#000000,7,Verdana</vt:lpwstr>
  </property>
  <property fmtid="{D5CDD505-2E9C-101B-9397-08002B2CF9AE}" pid="50" name="ClassificationContentMarkingFooterText">
    <vt:lpwstr>Confidential</vt:lpwstr>
  </property>
  <property fmtid="{D5CDD505-2E9C-101B-9397-08002B2CF9AE}" pid="51" name="MediaServiceImageTags">
    <vt:lpwstr/>
  </property>
  <property fmtid="{D5CDD505-2E9C-101B-9397-08002B2CF9AE}" pid="52" name="Order">
    <vt:r8>586900</vt:r8>
  </property>
  <property fmtid="{D5CDD505-2E9C-101B-9397-08002B2CF9AE}" pid="53" name="MSIP_Label_26f68670-8fe7-46b3-b55b-6957d0e86a46_Removed">
    <vt:lpwstr>False</vt:lpwstr>
  </property>
  <property fmtid="{D5CDD505-2E9C-101B-9397-08002B2CF9AE}" pid="54" name="MSIP_Label_26f68670-8fe7-46b3-b55b-6957d0e86a46_ActionId">
    <vt:lpwstr>b03f3fb0-2f90-42cc-800d-ed615dac21c4</vt:lpwstr>
  </property>
  <property fmtid="{D5CDD505-2E9C-101B-9397-08002B2CF9AE}" pid="55" name="MSIP_Label_26f68670-8fe7-46b3-b55b-6957d0e86a46_Name">
    <vt:lpwstr>Confidential - NO AI</vt:lpwstr>
  </property>
  <property fmtid="{D5CDD505-2E9C-101B-9397-08002B2CF9AE}" pid="56" name="MSIP_Label_26f68670-8fe7-46b3-b55b-6957d0e86a46_SetDate">
    <vt:lpwstr>2026-04-26T01:50:52Z</vt:lpwstr>
  </property>
  <property fmtid="{D5CDD505-2E9C-101B-9397-08002B2CF9AE}" pid="57" name="MSIP_Label_26f68670-8fe7-46b3-b55b-6957d0e86a46_SiteId">
    <vt:lpwstr>c8823c91-be81-4f89-b024-6c3dd789c106</vt:lpwstr>
  </property>
  <property fmtid="{D5CDD505-2E9C-101B-9397-08002B2CF9AE}" pid="58" name="MSIP_Label_26f68670-8fe7-46b3-b55b-6957d0e86a46_Enabled">
    <vt:lpwstr>True</vt:lpwstr>
  </property>
  <property fmtid="{D5CDD505-2E9C-101B-9397-08002B2CF9AE}" pid="59" name="docLang">
    <vt:lpwstr>da</vt:lpwstr>
  </property>
  <property fmtid="{D5CDD505-2E9C-101B-9397-08002B2CF9AE}" pid="60" name="MSIP_Label_26f68670-8fe7-46b3-b55b-6957d0e86a46_Extended_MSFT_Method">
    <vt:lpwstr>Standard</vt:lpwstr>
  </property>
  <property fmtid="{D5CDD505-2E9C-101B-9397-08002B2CF9AE}" pid="61" name="Sensitivity">
    <vt:lpwstr>Confidential - NO AI</vt:lpwstr>
  </property>
  <property fmtid="{D5CDD505-2E9C-101B-9397-08002B2CF9AE}" pid="62" name="MSIP_Label_bc39398e-350a-456e-902d-194b9c90b617_SetDate">
    <vt:lpwstr>2025-10-31T12:13:47Z</vt:lpwstr>
  </property>
  <property fmtid="{D5CDD505-2E9C-101B-9397-08002B2CF9AE}" pid="63" name="MSIP_Label_bc39398e-350a-456e-902d-194b9c90b617_ContentBits">
    <vt:lpwstr>0</vt:lpwstr>
  </property>
  <property fmtid="{D5CDD505-2E9C-101B-9397-08002B2CF9AE}" pid="64" name="MSIP_Label_bc39398e-350a-456e-902d-194b9c90b617_ActionId">
    <vt:lpwstr>8b2b08c2-cb4d-4775-9f38-16f8d2f74197</vt:lpwstr>
  </property>
  <property fmtid="{D5CDD505-2E9C-101B-9397-08002B2CF9AE}" pid="65" name="MSIP_Label_bc39398e-350a-456e-902d-194b9c90b617_Tag">
    <vt:lpwstr>10, 0, 1, 1</vt:lpwstr>
  </property>
  <property fmtid="{D5CDD505-2E9C-101B-9397-08002B2CF9AE}" pid="66" name="MSIP_Label_bc39398e-350a-456e-902d-194b9c90b617_SiteId">
    <vt:lpwstr>c8823c91-be81-4f89-b024-6c3dd789c106</vt:lpwstr>
  </property>
  <property fmtid="{D5CDD505-2E9C-101B-9397-08002B2CF9AE}" pid="67" name="MSIP_Label_bc39398e-350a-456e-902d-194b9c90b617_Method">
    <vt:lpwstr>Privileged</vt:lpwstr>
  </property>
  <property fmtid="{D5CDD505-2E9C-101B-9397-08002B2CF9AE}" pid="68" name="MSIP_Label_bc39398e-350a-456e-902d-194b9c90b617_Name">
    <vt:lpwstr>Client Materials</vt:lpwstr>
  </property>
  <property fmtid="{D5CDD505-2E9C-101B-9397-08002B2CF9AE}" pid="69" name="MSIP_Label_bc39398e-350a-456e-902d-194b9c90b617_Enabled">
    <vt:lpwstr>true</vt:lpwstr>
  </property>
  <property fmtid="{D5CDD505-2E9C-101B-9397-08002B2CF9AE}" pid="70" name="Ram_Document_Title1">
    <vt:lpwstr> </vt:lpwstr>
  </property>
  <property fmtid="{D5CDD505-2E9C-101B-9397-08002B2CF9AE}" pid="71" name="Ram_Document_Title2">
    <vt:lpwstr> </vt:lpwstr>
  </property>
  <property fmtid="{D5CDD505-2E9C-101B-9397-08002B2CF9AE}" pid="72" name="Ram_Document_Date">
    <vt:lpwstr> </vt:lpwstr>
  </property>
  <property fmtid="{D5CDD505-2E9C-101B-9397-08002B2CF9AE}" pid="73" name="Ram_Document_DocID">
    <vt:lpwstr> </vt:lpwstr>
  </property>
  <property fmtid="{D5CDD505-2E9C-101B-9397-08002B2CF9AE}" pid="74" name="Ram_Document_Version">
    <vt:lpwstr> </vt:lpwstr>
  </property>
  <property fmtid="{D5CDD505-2E9C-101B-9397-08002B2CF9AE}" pid="75" name="Ram_Project_Number">
    <vt:lpwstr> </vt:lpwstr>
  </property>
  <property fmtid="{D5CDD505-2E9C-101B-9397-08002B2CF9AE}" pid="76" name="Ram_Document_VersionDescription">
    <vt:lpwstr> </vt:lpwstr>
  </property>
  <property fmtid="{D5CDD505-2E9C-101B-9397-08002B2CF9AE}" pid="77" name="Ram_Document_DocStructureID">
    <vt:lpwstr> </vt:lpwstr>
  </property>
  <property fmtid="{D5CDD505-2E9C-101B-9397-08002B2CF9AE}" pid="78" name="Ram_Document_CheckedBy">
    <vt:lpwstr> </vt:lpwstr>
  </property>
  <property fmtid="{D5CDD505-2E9C-101B-9397-08002B2CF9AE}" pid="79" name="Ram_Document_ApprovedBy">
    <vt:lpwstr> </vt:lpwstr>
  </property>
  <property fmtid="{D5CDD505-2E9C-101B-9397-08002B2CF9AE}" pid="80" name="Ram_Document_PreparedBy">
    <vt:lpwstr> </vt:lpwstr>
  </property>
  <property fmtid="{D5CDD505-2E9C-101B-9397-08002B2CF9AE}" pid="81" name="Ram_Project_Name">
    <vt:lpwstr> </vt:lpwstr>
  </property>
</Properties>
</file>