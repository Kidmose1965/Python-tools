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3D0E00" w:rsidP="00066591" w:rsidRDefault="00F50260" w14:paraId="6FC17557" w14:textId="77777777">
      <w:r>
        <w:rPr>
          <w:noProof/>
        </w:rPr>
        <mc:AlternateContent>
          <mc:Choice Requires="wps">
            <w:drawing>
              <wp:anchor distT="0" distB="0" distL="114300" distR="114300" simplePos="0" relativeHeight="251658240" behindDoc="0" locked="0" layoutInCell="1" allowOverlap="1" wp14:anchorId="5E293B68" wp14:editId="6ED8F2B3">
                <wp:simplePos x="0" y="0"/>
                <wp:positionH relativeFrom="margin">
                  <wp:posOffset>-363855</wp:posOffset>
                </wp:positionH>
                <wp:positionV relativeFrom="page">
                  <wp:posOffset>904875</wp:posOffset>
                </wp:positionV>
                <wp:extent cx="6123600" cy="2600325"/>
                <wp:effectExtent l="0" t="0" r="0" b="0"/>
                <wp:wrapNone/>
                <wp:docPr id="8" name="Coverpage_ImageText"/>
                <wp:cNvGraphicFramePr/>
                <a:graphic xmlns:a="http://schemas.openxmlformats.org/drawingml/2006/main">
                  <a:graphicData uri="http://schemas.microsoft.com/office/word/2010/wordprocessingShape">
                    <wps:wsp>
                      <wps:cNvSpPr txBox="1"/>
                      <wps:spPr>
                        <a:xfrm>
                          <a:off x="0" y="0"/>
                          <a:ext cx="6123600" cy="2600325"/>
                        </a:xfrm>
                        <a:prstGeom prst="rect">
                          <a:avLst/>
                        </a:prstGeom>
                        <a:solidFill>
                          <a:srgbClr val="FFFFFF"/>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Tabel-Gitter"/>
                              <w:tblOverlap w:val="never"/>
                              <w:tblW w:w="9526" w:type="dxa"/>
                              <w:tblLayout w:type="fixed"/>
                              <w:tblCellMar>
                                <w:left w:w="0" w:type="dxa"/>
                                <w:right w:w="1134" w:type="dxa"/>
                              </w:tblCellMar>
                              <w:tblLook w:val="01E0" w:firstRow="1" w:lastRow="1" w:firstColumn="1" w:lastColumn="1" w:noHBand="0" w:noVBand="0"/>
                            </w:tblPr>
                            <w:tblGrid>
                              <w:gridCol w:w="9526"/>
                            </w:tblGrid>
                            <w:tr w:rsidRPr="00603C80" w:rsidR="00F50260" w:rsidTr="00BF485A" w14:paraId="68533590" w14:textId="77777777">
                              <w:trPr>
                                <w:trHeight w:val="3839" w:hRule="exact"/>
                              </w:trPr>
                              <w:tc>
                                <w:tcPr>
                                  <w:tcW w:w="9526" w:type="dxa"/>
                                  <w:tcBorders>
                                    <w:top w:val="nil"/>
                                    <w:left w:val="nil"/>
                                    <w:bottom w:val="nil"/>
                                    <w:right w:val="nil"/>
                                  </w:tcBorders>
                                </w:tcPr>
                                <w:p w:rsidRPr="00603C80" w:rsidR="00F50260" w:rsidP="00BF485A" w:rsidRDefault="00F50260" w14:paraId="60599919" w14:textId="6B9AFE21">
                                  <w:pPr>
                                    <w:pStyle w:val="Documentdatatext"/>
                                  </w:pPr>
                                </w:p>
                              </w:tc>
                            </w:tr>
                          </w:tbl>
                          <w:p w:rsidR="00F50260" w:rsidP="00F50260" w:rsidRDefault="00F50260" w14:paraId="5B3ABB37" w14:textId="77777777"/>
                          <w:p w:rsidR="00F50260" w:rsidP="00F50260" w:rsidRDefault="00F50260" w14:paraId="772D0804" w14:textId="77777777"/>
                          <w:p w:rsidR="00F50260" w:rsidP="00F50260" w:rsidRDefault="00F50260" w14:paraId="159975E5" w14:textId="77777777"/>
                          <w:p w:rsidR="00F50260" w:rsidP="00F50260" w:rsidRDefault="00F50260" w14:paraId="3B4C9028" w14:textId="7777777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D423B99">
              <v:shapetype id="_x0000_t202" coordsize="21600,21600" o:spt="202" path="m,l,21600r21600,l21600,xe" w14:anchorId="5E293B68">
                <v:stroke joinstyle="miter"/>
                <v:path gradientshapeok="t" o:connecttype="rect"/>
              </v:shapetype>
              <v:shape id="Coverpage_ImageText" style="position:absolute;margin-left:-28.65pt;margin-top:71.25pt;width:482.15pt;height:204.7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spid="_x0000_s1026" stroked="f" strokeweight=".5pt"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hnxnbwIAAFcFAAAOAAAAZHJzL2Uyb0RvYy54bWysVEtv2zAMvg/YfxB0X50HGgxBnSJrkWFA 0RZLh54VWUqEyaJGKbGzXz9KtpOu26XDclBo8ePrI6mr67a27KAwGHAlH1+MOFNOQmXctuTfnlYf PnIWonCVsOBUyY8q8OvF+3dXjZ+rCezAVgoZOXFh3viS72L086IIcqdqES7AK0dKDViLSJ+4LSoU DXmvbTEZjWZFA1h5BKlCoNvbTskX2b/WSsYHrYOKzJaccov5xHxu0lksrsR8i8LvjOzTEP+QRS2M o6AnV7ciCrZH84er2kiEADpeSKgL0NpIlWugasajV9Wsd8KrXAuRE/yJpvD/3Mr7w9o/IovtJ2ip gYmQxod5oMtUT6uxTv+UKSM9UXg80abayCRdzsaT6WxEKkm6CUnTyWXyU5zNPYb4WUHNklBypL5k usThLsQOOkBStADWVCtjbf7A7ebGIjsI6uEq/3rvv8GsYw3lMr0cZc8Okn3n2rrkR+Vx6OOda8xS PFqVMNZ9VZqZKpeag6dBVKfwQkrlYmaJqsvohNIU6i2GPf6c1VuMuzrIIkcGF0/GtXGAufq8P+e0 q+9DyrrDU3Ne1J3E2G7avvcbqI40EgjdtgQvV4badidCfBRI60GtppWPD3RoC8Q69BJnO8Cff7tP eJpa0nLW0LqVPPzYC1Sc2S+O5jnt5iDgIGwGwe3rG6Duj+kx8TKLZIDRDqJGqJ/pJVimKKQSTlKs ksdBvInd0tNLItVymUG0gV7EO7f2MrlOdKYhfGqfBfp+UiMN+T0Miyjmrwa2wyZLB8t9BG3yNCdC OxZ7oml78z70L016Hl5+Z9T5PVz8AgAA//8DAFBLAwQUAAYACAAAACEAhPDRUd4AAAALAQAADwAA AGRycy9kb3ducmV2LnhtbEyPQU7DMBBF90jcwRokdq1NIARCnAoBPQApC5ZuPE1C43Eau21ye4YV XY7+05/3i9XkenHCMXSeNNwtFQik2tuOGg1fm/XiCUSIhqzpPaGGGQOsyuurwuTWn+kTT1VsBJdQ yI2GNsYhlzLULToTln5A4mznR2cin2Mj7WjOXO56mSj1KJ3piD+0ZsC3Fut9dXQabJYc6riv5upn vaPD/LFphu93rW9vptcXEBGn+A/Dnz6rQ8lOW38kG0SvYZFm94xy8JCkIJh4Vhmv22pI00SBLAt5 uaH8BQAA//8DAFBLAQItABQABgAIAAAAIQC2gziS/gAAAOEBAAATAAAAAAAAAAAAAAAAAAAAAABb Q29udGVudF9UeXBlc10ueG1sUEsBAi0AFAAGAAgAAAAhADj9If/WAAAAlAEAAAsAAAAAAAAAAAAA AAAALwEAAF9yZWxzLy5yZWxzUEsBAi0AFAAGAAgAAAAhAESGfGdvAgAAVwUAAA4AAAAAAAAAAAAA AAAALgIAAGRycy9lMm9Eb2MueG1sUEsBAi0AFAAGAAgAAAAhAITw0VHeAAAACwEAAA8AAAAAAAAA AAAAAAAAyQQAAGRycy9kb3ducmV2LnhtbFBLBQYAAAAABAAEAPMAAADUBQAAAAA= ">
                <v:textbox inset="0,0,0,0">
                  <w:txbxContent>
                    <w:tbl>
                      <w:tblPr>
                        <w:tblStyle w:val="Tabel-Gitter"/>
                        <w:tblOverlap w:val="never"/>
                        <w:tblW w:w="9526" w:type="dxa"/>
                        <w:tblLayout w:type="fixed"/>
                        <w:tblCellMar>
                          <w:left w:w="0" w:type="dxa"/>
                          <w:right w:w="1134" w:type="dxa"/>
                        </w:tblCellMar>
                        <w:tblLook w:val="01E0" w:firstRow="1" w:lastRow="1" w:firstColumn="1" w:lastColumn="1" w:noHBand="0" w:noVBand="0"/>
                      </w:tblPr>
                      <w:tblGrid>
                        <w:gridCol w:w="9526"/>
                      </w:tblGrid>
                      <w:tr w:rsidRPr="00603C80" w:rsidR="00F50260" w:rsidTr="00BF485A" w14:paraId="672A6659" w14:textId="77777777">
                        <w:trPr>
                          <w:trHeight w:val="3839" w:hRule="exact"/>
                        </w:trPr>
                        <w:tc>
                          <w:tcPr>
                            <w:tcW w:w="9526" w:type="dxa"/>
                            <w:tcBorders>
                              <w:top w:val="nil"/>
                              <w:left w:val="nil"/>
                              <w:bottom w:val="nil"/>
                              <w:right w:val="nil"/>
                            </w:tcBorders>
                          </w:tcPr>
                          <w:p w:rsidRPr="00603C80" w:rsidR="00F50260" w:rsidP="00BF485A" w:rsidRDefault="00F50260" w14:paraId="0A37501D" w14:textId="6B9AFE21">
                            <w:pPr>
                              <w:pStyle w:val="Documentdatatext"/>
                            </w:pPr>
                          </w:p>
                        </w:tc>
                      </w:tr>
                    </w:tbl>
                    <w:p w:rsidR="00F50260" w:rsidP="00F50260" w:rsidRDefault="00F50260" w14:paraId="5DAB6C7B" w14:textId="77777777"/>
                    <w:p w:rsidR="00F50260" w:rsidP="00F50260" w:rsidRDefault="00F50260" w14:paraId="02EB378F" w14:textId="77777777"/>
                    <w:p w:rsidR="00F50260" w:rsidP="00F50260" w:rsidRDefault="00F50260" w14:paraId="6A05A809" w14:textId="77777777"/>
                    <w:p w:rsidR="00F50260" w:rsidP="00F50260" w:rsidRDefault="00F50260" w14:paraId="5A39BBE3" w14:textId="77777777"/>
                  </w:txbxContent>
                </v:textbox>
                <w10:wrap anchorx="margin" anchory="page"/>
              </v:shape>
            </w:pict>
          </mc:Fallback>
        </mc:AlternateContent>
      </w:r>
    </w:p>
    <w:p w:rsidR="00025683" w:rsidP="00066591" w:rsidRDefault="00025683" w14:paraId="6BBF8F4D" w14:textId="77777777"/>
    <w:p w:rsidR="00025683" w:rsidP="00066591" w:rsidRDefault="00F50260" w14:paraId="2EE97130" w14:textId="77777777">
      <w:r>
        <w:rPr>
          <w:noProof/>
        </w:rPr>
        <mc:AlternateContent>
          <mc:Choice Requires="wps">
            <w:drawing>
              <wp:anchor distT="0" distB="0" distL="114300" distR="114300" simplePos="0" relativeHeight="251658241" behindDoc="0" locked="0" layoutInCell="1" allowOverlap="1" wp14:anchorId="13E3A8C7" wp14:editId="1FCE9590">
                <wp:simplePos x="0" y="0"/>
                <wp:positionH relativeFrom="margin">
                  <wp:posOffset>-360045</wp:posOffset>
                </wp:positionH>
                <wp:positionV relativeFrom="page">
                  <wp:posOffset>900430</wp:posOffset>
                </wp:positionV>
                <wp:extent cx="6123600" cy="8733600"/>
                <wp:effectExtent l="0" t="0" r="0" b="0"/>
                <wp:wrapNone/>
                <wp:docPr id="10" name="Coverpage_TextOnly" hidden="1"/>
                <wp:cNvGraphicFramePr/>
                <a:graphic xmlns:a="http://schemas.openxmlformats.org/drawingml/2006/main">
                  <a:graphicData uri="http://schemas.microsoft.com/office/word/2010/wordprocessingShape">
                    <wps:wsp>
                      <wps:cNvSpPr txBox="1"/>
                      <wps:spPr>
                        <a:xfrm>
                          <a:off x="0" y="0"/>
                          <a:ext cx="6123600" cy="8733600"/>
                        </a:xfrm>
                        <a:prstGeom prst="rect">
                          <a:avLst/>
                        </a:prstGeom>
                        <a:solidFill>
                          <a:srgbClr val="FFFFFF"/>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Tabel-Gitter"/>
                              <w:tblOverlap w:val="never"/>
                              <w:tblW w:w="9526" w:type="dxa"/>
                              <w:tblLayout w:type="fixed"/>
                              <w:tblCellMar>
                                <w:left w:w="0" w:type="dxa"/>
                                <w:right w:w="1134" w:type="dxa"/>
                              </w:tblCellMar>
                              <w:tblLook w:val="01E0" w:firstRow="1" w:lastRow="1" w:firstColumn="1" w:lastColumn="1" w:noHBand="0" w:noVBand="0"/>
                            </w:tblPr>
                            <w:tblGrid>
                              <w:gridCol w:w="9526"/>
                            </w:tblGrid>
                            <w:tr w:rsidRPr="00603C80" w:rsidR="00F50260" w:rsidTr="00F50260" w14:paraId="48E60C74" w14:textId="77777777">
                              <w:trPr>
                                <w:trHeight w:val="4641"/>
                              </w:trPr>
                              <w:tc>
                                <w:tcPr>
                                  <w:tcW w:w="9526" w:type="dxa"/>
                                  <w:tcBorders>
                                    <w:top w:val="nil"/>
                                    <w:left w:val="nil"/>
                                    <w:bottom w:val="nil"/>
                                    <w:right w:val="nil"/>
                                  </w:tcBorders>
                                </w:tcPr>
                                <w:p w:rsidRPr="00603C80" w:rsidR="00F50260" w:rsidP="00BF485A" w:rsidRDefault="00F50260" w14:paraId="43AFA7D4" w14:textId="77777777">
                                  <w:pPr>
                                    <w:pStyle w:val="Documentdataleadtext"/>
                                  </w:pPr>
                                  <w:bookmarkStart w:name="LAN_Intendedfor" w:id="0"/>
                                  <w:r>
                                    <w:t>Til</w:t>
                                  </w:r>
                                  <w:bookmarkEnd w:id="0"/>
                                </w:p>
                                <w:p w:rsidRPr="00603C80" w:rsidR="00F50260" w:rsidP="00BF485A" w:rsidRDefault="00F50260" w14:paraId="44C64C54" w14:textId="77777777">
                                  <w:pPr>
                                    <w:pStyle w:val="Documentdatatext"/>
                                  </w:pPr>
                                  <w:r>
                                    <w:fldChar w:fldCharType="begin"/>
                                    <w:instrText xml:space="preserve"> MACROBUTTON NoName [</w:instrText>
                                  </w:r>
                                  <w:bookmarkStart w:name="LAN_Text_12" w:id="1"/>
                                  <w:r>
                                    <w:instrText>Tekst</w:instrText>
                                  </w:r>
                                  <w:bookmarkEnd w:id="1"/>
                                  <w:r>
                                    <w:instrText>]</w:instrText>
                                    <w:fldChar w:fldCharType="end"/>
                                  </w:r>
                                </w:p>
                                <w:p w:rsidRPr="00603C80" w:rsidR="00F50260" w:rsidP="00BF485A" w:rsidRDefault="00F50260" w14:paraId="066B1AF8" w14:textId="77777777">
                                  <w:pPr>
                                    <w:pStyle w:val="Documentdataleadtext"/>
                                  </w:pPr>
                                </w:p>
                                <w:p w:rsidRPr="00603C80" w:rsidR="00F50260" w:rsidP="00BF485A" w:rsidRDefault="00F50260" w14:paraId="55F65783" w14:textId="77777777">
                                  <w:pPr>
                                    <w:pStyle w:val="Documentdataleadtext"/>
                                  </w:pPr>
                                  <w:bookmarkStart w:name="LAN_Documenttype_2" w:id="2"/>
                                  <w:r>
                                    <w:t>Dokumenttype</w:t>
                                  </w:r>
                                  <w:bookmarkEnd w:id="2"/>
                                </w:p>
                                <w:p w:rsidRPr="00603C80" w:rsidR="00F50260" w:rsidP="00BF485A" w:rsidRDefault="00F50260" w14:paraId="66881800" w14:textId="77777777">
                                  <w:pPr>
                                    <w:pStyle w:val="Documentdatatext"/>
                                  </w:pPr>
                                  <w:r>
                                    <w:fldChar w:fldCharType="begin"/>
                                    <w:instrText xml:space="preserve"> MACROBUTTON NoName [</w:instrText>
                                  </w:r>
                                  <w:bookmarkStart w:name="LAN_Text_13" w:id="3"/>
                                  <w:r>
                                    <w:instrText>Tekst</w:instrText>
                                  </w:r>
                                  <w:bookmarkEnd w:id="3"/>
                                  <w:r>
                                    <w:instrText>]</w:instrText>
                                    <w:fldChar w:fldCharType="end"/>
                                  </w:r>
                                </w:p>
                                <w:p w:rsidRPr="00603C80" w:rsidR="00F50260" w:rsidP="00BF485A" w:rsidRDefault="00F50260" w14:paraId="0E0DA8EC" w14:textId="77777777">
                                  <w:pPr>
                                    <w:pStyle w:val="Documentdataleadtext"/>
                                  </w:pPr>
                                </w:p>
                                <w:p w:rsidRPr="00603C80" w:rsidR="00F50260" w:rsidP="00BF485A" w:rsidRDefault="00F50260" w14:paraId="3D160EF2" w14:textId="77777777">
                                  <w:pPr>
                                    <w:pStyle w:val="Documentdataleadtext"/>
                                  </w:pPr>
                                  <w:bookmarkStart w:name="LAN_Date_1" w:id="4"/>
                                  <w:r>
                                    <w:t>Dato</w:t>
                                  </w:r>
                                  <w:bookmarkEnd w:id="4"/>
                                </w:p>
                                <w:p w:rsidRPr="00603C80" w:rsidR="00F50260" w:rsidP="00BF485A" w:rsidRDefault="00F50260" w14:paraId="12483003" w14:textId="77777777">
                                  <w:pPr>
                                    <w:pStyle w:val="Documentdatatext"/>
                                  </w:pPr>
                                  <w:r>
                                    <w:fldChar w:fldCharType="begin"/>
                                    <w:instrText xml:space="preserve"> MACROBUTTON NoName [</w:instrText>
                                  </w:r>
                                  <w:bookmarkStart w:name="LAN_MonthYear_1" w:id="5"/>
                                  <w:r>
                                    <w:instrText>Måned, År</w:instrText>
                                  </w:r>
                                  <w:bookmarkEnd w:id="5"/>
                                  <w:r>
                                    <w:instrText>]</w:instrText>
                                    <w:fldChar w:fldCharType="end"/>
                                  </w:r>
                                </w:p>
                                <w:p w:rsidRPr="00603C80" w:rsidR="00F50260" w:rsidP="00BF485A" w:rsidRDefault="00F50260" w14:paraId="76668B40" w14:textId="77777777">
                                  <w:pPr>
                                    <w:pStyle w:val="Documentdataleadtext"/>
                                  </w:pPr>
                                </w:p>
                                <w:p w:rsidRPr="00603C80" w:rsidR="00F50260" w:rsidP="00BF485A" w:rsidRDefault="00F50260" w14:paraId="56F8FDE0" w14:textId="77777777">
                                  <w:pPr>
                                    <w:pStyle w:val="Documentdataleadtext"/>
                                  </w:pPr>
                                  <w:r>
                                    <w:fldChar w:fldCharType="begin"/>
                                    <w:instrText xml:space="preserve"> MACROBUTTON NoName [</w:instrText>
                                  </w:r>
                                  <w:bookmarkStart w:name="LAN_Optional" w:id="6"/>
                                  <w:r>
                                    <w:instrText>Valgfri</w:instrText>
                                  </w:r>
                                  <w:bookmarkEnd w:id="6"/>
                                  <w:r>
                                    <w:instrText xml:space="preserve"> 1 </w:instrText>
                                  </w:r>
                                  <w:r>
                                    <w:rPr>
                                      <w:color w:val="800000"/>
                                      <w:sz w:val="12"/>
                                      <w:szCs w:val="12"/>
                                    </w:rPr>
                                    <w:instrText xml:space="preserve">- </w:instrText>
                                  </w:r>
                                  <w:bookmarkStart w:name="LAN_RememberDelete_6" w:id="7"/>
                                  <w:r>
                                    <w:rPr>
                                      <w:color w:val="800000"/>
                                      <w:sz w:val="12"/>
                                      <w:szCs w:val="12"/>
                                    </w:rPr>
                                    <w:instrText>Hvis der ikke er valfri tekst, slet da dette felt</w:instrText>
                                  </w:r>
                                  <w:bookmarkEnd w:id="7"/>
                                  <w:r>
                                    <w:instrText>]</w:instrText>
                                    <w:fldChar w:fldCharType="end"/>
                                  </w:r>
                                </w:p>
                                <w:p w:rsidRPr="00603C80" w:rsidR="00F50260" w:rsidP="00BF485A" w:rsidRDefault="00F50260" w14:paraId="29305C4F" w14:textId="77777777">
                                  <w:pPr>
                                    <w:pStyle w:val="Documentdatatext"/>
                                  </w:pPr>
                                  <w:r>
                                    <w:fldChar w:fldCharType="begin"/>
                                    <w:instrText xml:space="preserve"> MACROBUTTON NoName [</w:instrText>
                                  </w:r>
                                  <w:bookmarkStart w:name="LAN_Text_14" w:id="8"/>
                                  <w:r>
                                    <w:instrText>Tekst</w:instrText>
                                  </w:r>
                                  <w:bookmarkEnd w:id="8"/>
                                  <w:r>
                                    <w:instrText xml:space="preserve"> </w:instrText>
                                  </w:r>
                                  <w:r>
                                    <w:rPr>
                                      <w:color w:val="800000"/>
                                      <w:sz w:val="12"/>
                                    </w:rPr>
                                    <w:instrText xml:space="preserve">- </w:instrText>
                                  </w:r>
                                  <w:bookmarkStart w:name="LAN_RememberDelete_7" w:id="9"/>
                                  <w:r>
                                    <w:rPr>
                                      <w:color w:val="800000"/>
                                      <w:sz w:val="12"/>
                                    </w:rPr>
                                    <w:instrText>Hvis der ikke er valfri tekst, slet da dette felt</w:instrText>
                                  </w:r>
                                  <w:bookmarkEnd w:id="9"/>
                                  <w:r>
                                    <w:instrText>]</w:instrText>
                                    <w:fldChar w:fldCharType="end"/>
                                  </w:r>
                                </w:p>
                                <w:p w:rsidRPr="00603C80" w:rsidR="00F50260" w:rsidP="00BF485A" w:rsidRDefault="00F50260" w14:paraId="3F5205AF" w14:textId="77777777">
                                  <w:pPr>
                                    <w:pStyle w:val="Documentdataleadtext"/>
                                  </w:pPr>
                                </w:p>
                                <w:p w:rsidRPr="00603C80" w:rsidR="00F50260" w:rsidP="00BF485A" w:rsidRDefault="00F50260" w14:paraId="48B0F340" w14:textId="77777777">
                                  <w:pPr>
                                    <w:pStyle w:val="Documentdataleadtext"/>
                                  </w:pPr>
                                  <w:r>
                                    <w:fldChar w:fldCharType="begin"/>
                                    <w:instrText xml:space="preserve"> MACROBUTTON NoName [</w:instrText>
                                  </w:r>
                                  <w:bookmarkStart w:name="LAN_Optional_1" w:id="10"/>
                                  <w:r>
                                    <w:instrText>Valgfri</w:instrText>
                                  </w:r>
                                  <w:bookmarkEnd w:id="10"/>
                                  <w:r>
                                    <w:instrText xml:space="preserve"> 2 </w:instrText>
                                  </w:r>
                                  <w:r>
                                    <w:rPr>
                                      <w:color w:val="800000"/>
                                      <w:sz w:val="12"/>
                                    </w:rPr>
                                    <w:instrText xml:space="preserve">- </w:instrText>
                                  </w:r>
                                  <w:bookmarkStart w:name="LAN_RememberDelete_8" w:id="11"/>
                                  <w:r>
                                    <w:rPr>
                                      <w:color w:val="800000"/>
                                      <w:sz w:val="12"/>
                                    </w:rPr>
                                    <w:instrText>Hvis der ikke er valfri tekst, slet da dette felt</w:instrText>
                                  </w:r>
                                  <w:bookmarkEnd w:id="11"/>
                                  <w:r>
                                    <w:instrText>]</w:instrText>
                                    <w:fldChar w:fldCharType="end"/>
                                  </w:r>
                                </w:p>
                                <w:p w:rsidRPr="00603C80" w:rsidR="00F50260" w:rsidP="00BF485A" w:rsidRDefault="00F50260" w14:paraId="4770AE93" w14:textId="77777777">
                                  <w:pPr>
                                    <w:pStyle w:val="Documentdatatext"/>
                                  </w:pPr>
                                  <w:r>
                                    <w:fldChar w:fldCharType="begin"/>
                                    <w:instrText xml:space="preserve"> MACROBUTTON NoName [</w:instrText>
                                  </w:r>
                                  <w:bookmarkStart w:name="LAN_Text_15" w:id="12"/>
                                  <w:r>
                                    <w:instrText>Tekst</w:instrText>
                                  </w:r>
                                  <w:bookmarkEnd w:id="12"/>
                                  <w:r>
                                    <w:instrText xml:space="preserve"> </w:instrText>
                                  </w:r>
                                  <w:r>
                                    <w:rPr>
                                      <w:color w:val="800000"/>
                                      <w:sz w:val="12"/>
                                    </w:rPr>
                                    <w:instrText xml:space="preserve">- </w:instrText>
                                  </w:r>
                                  <w:bookmarkStart w:name="LAN_RememberDelete_9" w:id="13"/>
                                  <w:r>
                                    <w:rPr>
                                      <w:color w:val="800000"/>
                                      <w:sz w:val="12"/>
                                    </w:rPr>
                                    <w:instrText>Hvis der ikke er valfri tekst, slet da dette felt</w:instrText>
                                  </w:r>
                                  <w:bookmarkEnd w:id="13"/>
                                  <w:r>
                                    <w:instrText>]</w:instrText>
                                    <w:fldChar w:fldCharType="end"/>
                                  </w:r>
                                </w:p>
                              </w:tc>
                            </w:tr>
                            <w:tr w:rsidRPr="00B35708" w:rsidR="00F50260" w:rsidTr="00F50260" w14:paraId="3A01029D" w14:textId="77777777">
                              <w:tblPrEx>
                                <w:tblCellMar>
                                  <w:right w:w="0" w:type="dxa"/>
                                </w:tblCellMar>
                              </w:tblPrEx>
                              <w:trPr>
                                <w:trHeight w:val="5425" w:hRule="exact"/>
                              </w:trPr>
                              <w:tc>
                                <w:tcPr>
                                  <w:tcW w:w="9526" w:type="dxa"/>
                                  <w:tcBorders>
                                    <w:top w:val="nil"/>
                                    <w:left w:val="nil"/>
                                    <w:bottom w:val="nil"/>
                                    <w:right w:val="nil"/>
                                  </w:tcBorders>
                                </w:tcPr>
                                <w:p w:rsidRPr="007308ED" w:rsidR="00547F22" w:rsidP="00547F22" w:rsidRDefault="00000000" w14:paraId="3C7889D2" w14:textId="29C46701">
                                  <w:pPr>
                                    <w:pStyle w:val="FrontpageHeading1"/>
                                  </w:pPr>
                                  <w:sdt>
                                    <w:sdtPr>
                                      <w:alias w:val="Title"/>
                                      <w:tag w:val="{&quot;SkabelonDesign&quot;:{&quot;type&quot;:&quot;text&quot;,&quot;binding&quot;:&quot;Doc.Prop.Ram_Document_Title1&quot;,&quot;ignoreBlank&quot;:true}}"/>
                                      <w:id w:val="1162898749"/>
                                      <w:placeholder>
                                        <w:docPart w:val="2E6EBF13FD4E49039BC2284E498E47E5"/>
                                      </w:placeholder>
                                      <w:dataBinding w:prefixMappings="xmlns:ns0='http://purl.org/dc/elements/1.1/' xmlns:ns1='http://schemas.openxmlformats.org/package/2006/metadata/core-properties' " w:xpath="/ns1:coreProperties[1]/ns0:title[1]" w:storeItemID="{6C3C8BC8-F283-45AE-878A-BAB7291924A1}"/>
                                      <w:text/>
                                    </w:sdtPr>
                                    <w:sdtContent>
                                      <w:r>
                                        <w:t>Bilag 12</w:t>
                                      </w:r>
                                    </w:sdtContent>
                                  </w:sdt>
                                  <w:r>
                                    <w:t xml:space="preserve"> </w:t>
                                  </w:r>
                                </w:p>
                                <w:p w:rsidRPr="00B35708" w:rsidR="00F50260" w:rsidP="00547F22" w:rsidRDefault="00000000" w14:paraId="774C024C" w14:textId="7D6DA71F">
                                  <w:pPr>
                                    <w:pStyle w:val="FrontpageHeading2"/>
                                  </w:pPr>
                                  <w:sdt>
                                    <w:sdtPr>
                                      <w:alias w:val="Subject"/>
                                      <w:tag w:val="{&quot;SkabelonDesign&quot;:{&quot;type&quot;:&quot;text&quot;,&quot;binding&quot;:&quot;Doc.Prop.Ram_Document_Title2&quot;,&quot;ignoreBlank&quot;:true}}"/>
                                      <w:id w:val="317305559"/>
                                      <w:placeholder>
                                        <w:docPart w:val="62C31F67DC6C451A8C340AAA8D17CA98"/>
                                      </w:placeholder>
                                      <w:dataBinding w:prefixMappings="xmlns:ns0='http://purl.org/dc/elements/1.1/' xmlns:ns1='http://schemas.openxmlformats.org/package/2006/metadata/core-properties' " w:xpath="/ns1:coreProperties[1]/ns0:subject[1]" w:storeItemID="{6C3C8BC8-F283-45AE-878A-BAB7291924A1}"/>
                                      <w:text/>
                                    </w:sdtPr>
                                    <w:sdtContent>
                                      <w:r>
                                        <w:t>leverancevederlag og betalingsplan samt øvrige priser</w:t>
                                      </w:r>
                                    </w:sdtContent>
                                  </w:sdt>
                                </w:p>
                              </w:tc>
                            </w:tr>
                          </w:tbl>
                          <w:p w:rsidR="00F50260" w:rsidP="00F50260" w:rsidRDefault="00F50260" w14:paraId="53CE152E" w14:textId="7777777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97E6CA5">
              <v:shape id="Coverpage_TextOnly" style="position:absolute;margin-left:-28.35pt;margin-top:70.9pt;width:482.15pt;height:687.7pt;z-index:251658241;visibility:hidden;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spid="_x0000_s1027" stroked="f" strokeweight=".5pt"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xbK8cgIAAF4FAAAOAAAAZHJzL2Uyb0RvYy54bWysVN9v2yAQfp+0/wHxvjpJta6K6lRZqkyT qrZqOvWZYEjQMMcOEjv763dgO+m6vXSaH/DBffeT77i6bmvL9gqDAVfy8dmIM+UkVMZtSv7tafnh krMQhauEBadKflCBX8/ev7tq/FRNYAu2UsjIiQvTxpd8G6OfFkWQW1WLcAZeOVJqwFpE2uKmqFA0 5L22xWQ0uigawMojSBUCnd50Sj7L/rVWMt5rHVRktuSUW8wr5nWd1mJ2JaYbFH5rZJ+G+IcsamEc BT26uhFRsB2aP1zVRiIE0PFMQl2A1kaqXANVMx69qma1FV7lWqg5wR/bFP6fW3m3X/kHZLH9DC1d YGpI48M00GGqp9VYpz9lykhPLTwc26bayCQdXown5xcjUknSXX46zxvyU5zMPYb4RUHNklBypHvJ 7RL72xA76ABJ0QJYUy2NtXmDm/XCItsLusNl/lKW5P03mHWsoVzOP46yZwfJvsNZl/yoTIc+3qnG LMWDVQlj3aPSzFS51Bw8EVEdwwsplYu5SxQ/oxNKU6i3GPb4U1ZvMe7qIIscGVw8GtfGAebq8/yc 0q6+DynrDk/te1F3EmO7bqnwFxRYQ3UgZiB0QxO8XBq6vVsR4oNAmhK6cZr8eE+LtkDNh17ibAv4 82/nCU/kJS1nDU1dycOPnUDFmf3qiNZpRAcBB2E9CG5XL4BIMKY3xcsskgFGO4gaoX6mB2GeopBK OEmxSh4HcRG72acHRar5PINoEL2It27lZXKdupq4+NQ+C/Q9YSNx/Q6GeRTTV7ztsMnSwXwXQZtM 6tTXrot9v2mIM3H7Bye9Ei/3GXV6Fme/AAAA//8DAFBLAwQUAAYACAAAACEA88se5uAAAAAMAQAA DwAAAGRycy9kb3ducmV2LnhtbEyPQU+DQBCF7yb+h82YeDHtArGgyNIYk3q3No3HgR2Byu4SdgvU X+940uO89+XNe8V2Mb2YaPSdswridQSCbO10ZxsFh/fd6gGED2g19s6Sggt52JbXVwXm2s32jaZ9 aASHWJ+jgjaEIZfS1y0Z9Gs3kGXv040GA59jI/WIM4ebXiZRlEqDneUPLQ700lL9tT8bBdWUHJed /v54NcvxhJeO5tPhTqnbm+X5CUSgJfzB8Fufq0PJnSp3ttqLXsFqk2aMsnEf8wYmHqMsBVGxsomz BGRZyP8jyh8AAAD//wMAUEsBAi0AFAAGAAgAAAAhALaDOJL+AAAA4QEAABMAAAAAAAAAAAAAAAAA AAAAAFtDb250ZW50X1R5cGVzXS54bWxQSwECLQAUAAYACAAAACEAOP0h/9YAAACUAQAACwAAAAAA AAAAAAAAAAAvAQAAX3JlbHMvLnJlbHNQSwECLQAUAAYACAAAACEARsWyvHICAABeBQAADgAAAAAA AAAAAAAAAAAuAgAAZHJzL2Uyb0RvYy54bWxQSwECLQAUAAYACAAAACEA88se5uAAAAAMAQAADwAA AAAAAAAAAAAAAADMBAAAZHJzL2Rvd25yZXYueG1sUEsFBgAAAAAEAAQA8wAAANkFAAAAAA== " w14:anchorId="13E3A8C7">
                <v:textbox inset="0,0,0,0">
                  <w:txbxContent>
                    <w:tbl>
                      <w:tblPr>
                        <w:tblStyle w:val="Tabel-Gitter"/>
                        <w:tblOverlap w:val="never"/>
                        <w:tblW w:w="9526" w:type="dxa"/>
                        <w:tblLayout w:type="fixed"/>
                        <w:tblCellMar>
                          <w:left w:w="0" w:type="dxa"/>
                          <w:right w:w="1134" w:type="dxa"/>
                        </w:tblCellMar>
                        <w:tblLook w:val="01E0" w:firstRow="1" w:lastRow="1" w:firstColumn="1" w:lastColumn="1" w:noHBand="0" w:noVBand="0"/>
                      </w:tblPr>
                      <w:tblGrid>
                        <w:gridCol w:w="9526"/>
                      </w:tblGrid>
                      <w:tr w:rsidRPr="00603C80" w:rsidR="00F50260" w:rsidTr="00F50260" w14:paraId="147D725A" w14:textId="77777777">
                        <w:trPr>
                          <w:trHeight w:val="4641"/>
                        </w:trPr>
                        <w:tc>
                          <w:tcPr>
                            <w:tcW w:w="9526" w:type="dxa"/>
                            <w:tcBorders>
                              <w:top w:val="nil"/>
                              <w:left w:val="nil"/>
                              <w:bottom w:val="nil"/>
                              <w:right w:val="nil"/>
                            </w:tcBorders>
                          </w:tcPr>
                          <w:p w:rsidRPr="00603C80" w:rsidR="00F50260" w:rsidP="00BF485A" w:rsidRDefault="00F50260" w14:paraId="5F5D994B" w14:textId="77777777">
                            <w:pPr>
                              <w:pStyle w:val="Documentdataleadtext"/>
                            </w:pPr>
                            <w:r>
                              <w:t>Til</w:t>
                            </w:r>
                          </w:p>
                          <w:p w:rsidRPr="00603C80" w:rsidR="00F50260" w:rsidP="00BF485A" w:rsidRDefault="00F50260" w14:paraId="33818886" w14:textId="77777777">
                            <w:pPr>
                              <w:pStyle w:val="Documentdatatext"/>
                            </w:pPr>
                            <w:r>
                              <w:fldChar w:fldCharType="begin"/>
                              <w:instrText xml:space="preserve"> MACROBUTTON NoName [</w:instrText>
                              <w:instrText>Tekst</w:instrText>
                              <w:instrText>]</w:instrText>
                              <w:fldChar w:fldCharType="end"/>
                            </w:r>
                          </w:p>
                          <w:p w:rsidRPr="00603C80" w:rsidR="00F50260" w:rsidP="00BF485A" w:rsidRDefault="00F50260" w14:paraId="41C8F396" w14:textId="77777777">
                            <w:pPr>
                              <w:pStyle w:val="Documentdataleadtext"/>
                            </w:pPr>
                          </w:p>
                          <w:p w:rsidRPr="00603C80" w:rsidR="00F50260" w:rsidP="00BF485A" w:rsidRDefault="00F50260" w14:paraId="21E03374" w14:textId="77777777">
                            <w:pPr>
                              <w:pStyle w:val="Documentdataleadtext"/>
                            </w:pPr>
                            <w:r>
                              <w:t>Dokumenttype</w:t>
                            </w:r>
                          </w:p>
                          <w:p w:rsidRPr="00603C80" w:rsidR="00F50260" w:rsidP="00BF485A" w:rsidRDefault="00F50260" w14:paraId="5DC64DC2" w14:textId="77777777">
                            <w:pPr>
                              <w:pStyle w:val="Documentdatatext"/>
                            </w:pPr>
                            <w:r>
                              <w:fldChar w:fldCharType="begin"/>
                              <w:instrText xml:space="preserve"> MACROBUTTON NoName [</w:instrText>
                              <w:instrText>Tekst</w:instrText>
                              <w:instrText>]</w:instrText>
                              <w:fldChar w:fldCharType="end"/>
                            </w:r>
                          </w:p>
                          <w:p w:rsidRPr="00603C80" w:rsidR="00F50260" w:rsidP="00BF485A" w:rsidRDefault="00F50260" w14:paraId="72A3D3EC" w14:textId="77777777">
                            <w:pPr>
                              <w:pStyle w:val="Documentdataleadtext"/>
                            </w:pPr>
                          </w:p>
                          <w:p w:rsidRPr="00603C80" w:rsidR="00F50260" w:rsidP="00BF485A" w:rsidRDefault="00F50260" w14:paraId="31EDE7BF" w14:textId="77777777">
                            <w:pPr>
                              <w:pStyle w:val="Documentdataleadtext"/>
                            </w:pPr>
                            <w:r>
                              <w:t>Dato</w:t>
                            </w:r>
                          </w:p>
                          <w:p w:rsidRPr="00603C80" w:rsidR="00F50260" w:rsidP="00BF485A" w:rsidRDefault="00F50260" w14:paraId="6ACE905D" w14:textId="77777777">
                            <w:pPr>
                              <w:pStyle w:val="Documentdatatext"/>
                            </w:pPr>
                            <w:r>
                              <w:fldChar w:fldCharType="begin"/>
                              <w:instrText xml:space="preserve"> MACROBUTTON NoName [</w:instrText>
                              <w:instrText>Måned, År</w:instrText>
                              <w:instrText>]</w:instrText>
                              <w:fldChar w:fldCharType="end"/>
                            </w:r>
                          </w:p>
                          <w:p w:rsidRPr="00603C80" w:rsidR="00F50260" w:rsidP="00BF485A" w:rsidRDefault="00F50260" w14:paraId="0D0B940D" w14:textId="77777777">
                            <w:pPr>
                              <w:pStyle w:val="Documentdataleadtext"/>
                            </w:pPr>
                          </w:p>
                          <w:p w:rsidRPr="00603C80" w:rsidR="00F50260" w:rsidP="00BF485A" w:rsidRDefault="00F50260" w14:paraId="1CFB00DA" w14:textId="77777777">
                            <w:pPr>
                              <w:pStyle w:val="Documentdataleadtext"/>
                            </w:pPr>
                            <w:r>
                              <w:fldChar w:fldCharType="begin"/>
                              <w:instrText xml:space="preserve"> MACROBUTTON NoName [</w:instrText>
                              <w:instrText>Valgfri</w:instrText>
                              <w:instrText xml:space="preserve"> 1 </w:instrText>
                            </w:r>
                            <w:r>
                              <w:rPr>
                                <w:color w:val="800000"/>
                                <w:sz w:val="12"/>
                                <w:szCs w:val="12"/>
                              </w:rPr>
                              <w:instrText xml:space="preserve">- </w:instrText>
                              <w:instrText>Hvis der ikke er valfri tekst, slet da dette felt</w:instrText>
                            </w:r>
                            <w:r>
                              <w:instrText>]</w:instrText>
                              <w:fldChar w:fldCharType="end"/>
                            </w:r>
                          </w:p>
                          <w:p w:rsidRPr="00603C80" w:rsidR="00F50260" w:rsidP="00BF485A" w:rsidRDefault="00F50260" w14:paraId="7AF9C56E" w14:textId="77777777">
                            <w:pPr>
                              <w:pStyle w:val="Documentdatatext"/>
                            </w:pPr>
                            <w:r>
                              <w:fldChar w:fldCharType="begin"/>
                              <w:instrText xml:space="preserve"> MACROBUTTON NoName [</w:instrText>
                              <w:instrText>Tekst</w:instrText>
                              <w:instrText xml:space="preserve"> </w:instrText>
                            </w:r>
                            <w:r>
                              <w:rPr>
                                <w:color w:val="800000"/>
                                <w:sz w:val="12"/>
                              </w:rPr>
                              <w:instrText xml:space="preserve">- </w:instrText>
                              <w:instrText>Hvis der ikke er valfri tekst, slet da dette felt</w:instrText>
                            </w:r>
                            <w:r>
                              <w:instrText>]</w:instrText>
                              <w:fldChar w:fldCharType="end"/>
                            </w:r>
                          </w:p>
                          <w:p w:rsidRPr="00603C80" w:rsidR="00F50260" w:rsidP="00BF485A" w:rsidRDefault="00F50260" w14:paraId="0E27B00A" w14:textId="77777777">
                            <w:pPr>
                              <w:pStyle w:val="Documentdataleadtext"/>
                            </w:pPr>
                          </w:p>
                          <w:p w:rsidRPr="00603C80" w:rsidR="00F50260" w:rsidP="00BF485A" w:rsidRDefault="00F50260" w14:paraId="2C56E111" w14:textId="77777777">
                            <w:pPr>
                              <w:pStyle w:val="Documentdataleadtext"/>
                            </w:pPr>
                            <w:r>
                              <w:fldChar w:fldCharType="begin"/>
                              <w:instrText xml:space="preserve"> MACROBUTTON NoName [</w:instrText>
                              <w:instrText>Valgfri</w:instrText>
                              <w:instrText xml:space="preserve"> 2 </w:instrText>
                            </w:r>
                            <w:r>
                              <w:rPr>
                                <w:color w:val="800000"/>
                                <w:sz w:val="12"/>
                              </w:rPr>
                              <w:instrText xml:space="preserve">- </w:instrText>
                              <w:instrText>Hvis der ikke er valfri tekst, slet da dette felt</w:instrText>
                            </w:r>
                            <w:r>
                              <w:instrText>]</w:instrText>
                              <w:fldChar w:fldCharType="end"/>
                            </w:r>
                          </w:p>
                          <w:p w:rsidRPr="00603C80" w:rsidR="00F50260" w:rsidP="00BF485A" w:rsidRDefault="00F50260" w14:paraId="5E4B50F7" w14:textId="77777777">
                            <w:pPr>
                              <w:pStyle w:val="Documentdatatext"/>
                            </w:pPr>
                            <w:r>
                              <w:fldChar w:fldCharType="begin"/>
                              <w:instrText xml:space="preserve"> MACROBUTTON NoName [</w:instrText>
                              <w:instrText>Tekst</w:instrText>
                              <w:instrText xml:space="preserve"> </w:instrText>
                            </w:r>
                            <w:r>
                              <w:rPr>
                                <w:color w:val="800000"/>
                                <w:sz w:val="12"/>
                              </w:rPr>
                              <w:instrText xml:space="preserve">- </w:instrText>
                              <w:instrText>Hvis der ikke er valfri tekst, slet da dette felt</w:instrText>
                            </w:r>
                            <w:r>
                              <w:instrText>]</w:instrText>
                              <w:fldChar w:fldCharType="end"/>
                            </w:r>
                          </w:p>
                        </w:tc>
                      </w:tr>
                      <w:tr w:rsidRPr="00B35708" w:rsidR="00F50260" w:rsidTr="00F50260" w14:paraId="4F7C7366" w14:textId="77777777">
                        <w:tblPrEx>
                          <w:tblCellMar>
                            <w:right w:w="0" w:type="dxa"/>
                          </w:tblCellMar>
                        </w:tblPrEx>
                        <w:trPr>
                          <w:trHeight w:val="5425" w:hRule="exact"/>
                        </w:trPr>
                        <w:tc>
                          <w:tcPr>
                            <w:tcW w:w="9526" w:type="dxa"/>
                            <w:tcBorders>
                              <w:top w:val="nil"/>
                              <w:left w:val="nil"/>
                              <w:bottom w:val="nil"/>
                              <w:right w:val="nil"/>
                            </w:tcBorders>
                          </w:tcPr>
                          <w:p w:rsidRPr="007308ED" w:rsidR="00547F22" w:rsidP="00547F22" w:rsidRDefault="00000000" w14:paraId="052C1070" w14:textId="29C46701">
                            <w:pPr>
                              <w:pStyle w:val="FrontpageHeading1"/>
                            </w:pPr>
                            <w:sdt>
                              <w:sdtPr>
                                <w:id w:val="1315320507"/>
                                <w:alias w:val="Title"/>
                                <w:tag w:val="{&quot;SkabelonDesign&quot;:{&quot;type&quot;:&quot;text&quot;,&quot;binding&quot;:&quot;Doc.Prop.Ram_Document_Title1&quot;,&quot;ignoreBlank&quot;:true}}"/>
                                <w:id w:val="1162898749"/>
                                <w:placeholder>
                                  <w:docPart w:val="2E6EBF13FD4E49039BC2284E498E47E5"/>
                                </w:placeholder>
                                <w:dataBinding w:prefixMappings="xmlns:ns0='http://purl.org/dc/elements/1.1/' xmlns:ns1='http://schemas.openxmlformats.org/package/2006/metadata/core-properties' " w:xpath="/ns1:coreProperties[1]/ns0:title[1]" w:storeItemID="{6C3C8BC8-F283-45AE-878A-BAB7291924A1}"/>
                                <w:text/>
                              </w:sdtPr>
                              <w:sdtContent>
                                <w:r>
                                  <w:t>Bilag 12</w:t>
                                </w:r>
                              </w:sdtContent>
                            </w:sdt>
                            <w:r>
                              <w:t xml:space="preserve"> </w:t>
                            </w:r>
                          </w:p>
                          <w:p w:rsidRPr="00B35708" w:rsidR="00F50260" w:rsidP="00547F22" w:rsidRDefault="00000000" w14:paraId="06704867" w14:textId="7D6DA71F">
                            <w:pPr>
                              <w:pStyle w:val="FrontpageHeading2"/>
                            </w:pPr>
                            <w:sdt>
                              <w:sdtPr>
                                <w:id w:val="440716717"/>
                                <w:alias w:val="Subject"/>
                                <w:tag w:val="{&quot;SkabelonDesign&quot;:{&quot;type&quot;:&quot;text&quot;,&quot;binding&quot;:&quot;Doc.Prop.Ram_Document_Title2&quot;,&quot;ignoreBlank&quot;:true}}"/>
                                <w:id w:val="317305559"/>
                                <w:placeholder>
                                  <w:docPart w:val="62C31F67DC6C451A8C340AAA8D17CA98"/>
                                </w:placeholder>
                                <w:dataBinding w:prefixMappings="xmlns:ns0='http://purl.org/dc/elements/1.1/' xmlns:ns1='http://schemas.openxmlformats.org/package/2006/metadata/core-properties' " w:xpath="/ns1:coreProperties[1]/ns0:subject[1]" w:storeItemID="{6C3C8BC8-F283-45AE-878A-BAB7291924A1}"/>
                                <w:text/>
                              </w:sdtPr>
                              <w:sdtContent>
                                <w:r>
                                  <w:t>leverancevederlag og betalingsplan samt øvrige priser</w:t>
                                </w:r>
                              </w:sdtContent>
                            </w:sdt>
                          </w:p>
                        </w:tc>
                      </w:tr>
                    </w:tbl>
                    <w:p w:rsidR="00F50260" w:rsidP="00F50260" w:rsidRDefault="00F50260" w14:paraId="60061E4C" w14:textId="77777777"/>
                  </w:txbxContent>
                </v:textbox>
                <w10:wrap anchorx="margin" anchory="page"/>
              </v:shape>
            </w:pict>
          </mc:Fallback>
        </mc:AlternateContent>
      </w:r>
    </w:p>
    <w:p w:rsidR="00F50260" w:rsidP="00066591" w:rsidRDefault="00F50260" w14:paraId="4CA80DC9" w14:textId="77777777"/>
    <w:p w:rsidR="00025683" w:rsidP="00066591" w:rsidRDefault="00025683" w14:paraId="6625BF92" w14:textId="77777777"/>
    <w:p w:rsidR="00025683" w:rsidP="00066591" w:rsidRDefault="00A84F08" w14:paraId="51331EED" w14:textId="77777777">
      <w:pPr>
        <w:sectPr w:rsidR="00025683" w:rsidSect="00320824">
          <w:headerReference w:type="even" r:id="rId11"/>
          <w:footerReference w:type="even" r:id="rId12"/>
          <w:footerReference w:type="default" r:id="rId13"/>
          <w:footerReference w:type="first" r:id="rId14"/>
          <w:pgSz w:w="11907" w:h="16839" w:orient="portrait" w:code="9"/>
          <w:pgMar w:top="1984" w:right="1190" w:bottom="1417" w:left="1757" w:header="851" w:footer="680" w:gutter="0"/>
          <w:cols w:space="708"/>
          <w:docGrid w:linePitch="360"/>
        </w:sectPr>
      </w:pPr>
      <w:r>
        <w:rPr>
          <w:noProof/>
        </w:rPr>
        <mc:AlternateContent>
          <mc:Choice Requires="wps">
            <w:drawing>
              <wp:anchor distT="0" distB="0" distL="114300" distR="114300" simplePos="0" relativeHeight="251658242" behindDoc="0" locked="0" layoutInCell="1" allowOverlap="1" wp14:anchorId="534C82CA" wp14:editId="3942522E">
                <wp:simplePos x="0" y="0"/>
                <wp:positionH relativeFrom="margin">
                  <wp:posOffset>-363855</wp:posOffset>
                </wp:positionH>
                <wp:positionV relativeFrom="margin">
                  <wp:align>bottom</wp:align>
                </wp:positionV>
                <wp:extent cx="6123600" cy="5900400"/>
                <wp:effectExtent l="0" t="0" r="0" b="0"/>
                <wp:wrapNone/>
                <wp:docPr id="7" name="Coverpage_Image"/>
                <wp:cNvGraphicFramePr/>
                <a:graphic xmlns:a="http://schemas.openxmlformats.org/drawingml/2006/main">
                  <a:graphicData uri="http://schemas.microsoft.com/office/word/2010/wordprocessingShape">
                    <wps:wsp>
                      <wps:cNvSpPr txBox="1"/>
                      <wps:spPr>
                        <a:xfrm>
                          <a:off x="0" y="0"/>
                          <a:ext cx="6123600" cy="5900400"/>
                        </a:xfrm>
                        <a:prstGeom prst="rect">
                          <a:avLst/>
                        </a:prstGeom>
                        <a:solidFill>
                          <a:srgbClr val="FFFFFF"/>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Blank"/>
                              <w:tblW w:w="9526" w:type="dxa"/>
                              <w:tblLayout w:type="fixed"/>
                              <w:tblLook w:val="04A0" w:firstRow="1" w:lastRow="0" w:firstColumn="1" w:lastColumn="0" w:noHBand="0" w:noVBand="1"/>
                            </w:tblPr>
                            <w:tblGrid>
                              <w:gridCol w:w="9526"/>
                            </w:tblGrid>
                            <w:tr w:rsidRPr="00B35708" w:rsidR="00A84F08" w:rsidTr="00A84F08" w14:paraId="4CA86F87" w14:textId="77777777">
                              <w:trPr>
                                <w:trHeight w:val="2835" w:hRule="exact"/>
                              </w:trPr>
                              <w:tc>
                                <w:tcPr>
                                  <w:tcW w:w="8947" w:type="dxa"/>
                                </w:tcPr>
                                <w:p w:rsidRPr="007308ED" w:rsidR="00A84F08" w:rsidP="007308ED" w:rsidRDefault="00000000" w14:paraId="7CB7970E" w14:textId="351614DB">
                                  <w:pPr>
                                    <w:pStyle w:val="FrontpageHeading1"/>
                                  </w:pPr>
                                  <w:sdt>
                                    <w:sdtPr>
                                      <w:alias w:val="Title"/>
                                      <w:tag w:val="{&quot;SkabelonDesign&quot;:{&quot;type&quot;:&quot;text&quot;,&quot;binding&quot;:&quot;Doc.Prop.Ram_Document_Title1&quot;,&quot;ignoreBlank&quot;:true}}"/>
                                      <w:id w:val="1984964114"/>
                                      <w:dataBinding w:prefixMappings="xmlns:ns0='http://purl.org/dc/elements/1.1/' xmlns:ns1='http://schemas.openxmlformats.org/package/2006/metadata/core-properties' " w:xpath="/ns1:coreProperties[1]/ns0:title[1]" w:storeItemID="{6C3C8BC8-F283-45AE-878A-BAB7291924A1}"/>
                                      <w:text/>
                                    </w:sdtPr>
                                    <w:sdtContent>
                                      <w:r>
                                        <w:t>Bilag 12</w:t>
                                      </w:r>
                                    </w:sdtContent>
                                  </w:sdt>
                                </w:p>
                                <w:p w:rsidRPr="007308ED" w:rsidR="00547F22" w:rsidP="007308ED" w:rsidRDefault="00000000" w14:paraId="2A2AF291" w14:textId="051DD7A5">
                                  <w:pPr>
                                    <w:pStyle w:val="FrontpageHeading2"/>
                                  </w:pPr>
                                  <w:sdt>
                                    <w:sdtPr>
                                      <w:alias w:val="Subject"/>
                                      <w:tag w:val="{&quot;SkabelonDesign&quot;:{&quot;type&quot;:&quot;text&quot;,&quot;binding&quot;:&quot;Doc.Prop.Ram_Document_Title2&quot;,&quot;ignoreBlank&quot;:true}}"/>
                                      <w:id w:val="921840303"/>
                                      <w:dataBinding w:prefixMappings="xmlns:ns0='http://purl.org/dc/elements/1.1/' xmlns:ns1='http://schemas.openxmlformats.org/package/2006/metadata/core-properties' " w:xpath="/ns1:coreProperties[1]/ns0:subject[1]" w:storeItemID="{6C3C8BC8-F283-45AE-878A-BAB7291924A1}"/>
                                      <w:text/>
                                    </w:sdtPr>
                                    <w:sdtContent>
                                      <w:r>
                                        <w:t>leverancevederlag og betalingsplan samt øvrige priser</w:t>
                                      </w:r>
                                    </w:sdtContent>
                                  </w:sdt>
                                </w:p>
                              </w:tc>
                            </w:tr>
                            <w:tr w:rsidRPr="00B35708" w:rsidR="00A84F08" w:rsidTr="00A84F08" w14:paraId="3D009C62" w14:textId="77777777">
                              <w:trPr>
                                <w:trHeight w:val="437" w:hRule="exact"/>
                              </w:trPr>
                              <w:tc>
                                <w:tcPr>
                                  <w:tcW w:w="8947" w:type="dxa"/>
                                </w:tcPr>
                                <w:p w:rsidRPr="00B35708" w:rsidR="00A84F08" w:rsidP="00A84F08" w:rsidRDefault="00A84F08" w14:paraId="74CB797D" w14:textId="77777777">
                                  <w:pPr>
                                    <w:suppressOverlap/>
                                  </w:pPr>
                                </w:p>
                              </w:tc>
                            </w:tr>
                            <w:tr w:rsidRPr="00B35708" w:rsidR="00A84F08" w:rsidTr="00A84F08" w14:paraId="45A55289" w14:textId="77777777">
                              <w:trPr>
                                <w:trHeight w:val="5727" w:hRule="exact"/>
                              </w:trPr>
                              <w:tc>
                                <w:tcPr>
                                  <w:tcW w:w="8947" w:type="dxa"/>
                                </w:tcPr>
                                <w:p w:rsidRPr="00B35708" w:rsidR="00A84F08" w:rsidP="00A84F08" w:rsidRDefault="00DC42BA" w14:paraId="5B7C2BB3" w14:textId="77777777">
                                  <w:pPr>
                                    <w:suppressOverlap/>
                                    <w:jc w:val="center"/>
                                  </w:pPr>
                                  <w:r>
                                    <w:rPr>
                                      <w:noProof/>
                                    </w:rPr>
                                    <w:drawing>
                                      <wp:inline distT="0" distB="0" distL="0" distR="0" wp14:anchorId="067E3087" wp14:editId="32185022">
                                        <wp:extent cx="5913351" cy="365252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pz\AppData\Local\Microsoft\Windows\INetCache\Content.Word\Report front image.emf"/>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925708" cy="3660153"/>
                                                </a:xfrm>
                                                <a:prstGeom prst="rect">
                                                  <a:avLst/>
                                                </a:prstGeom>
                                                <a:noFill/>
                                                <a:ln>
                                                  <a:noFill/>
                                                </a:ln>
                                              </pic:spPr>
                                            </pic:pic>
                                          </a:graphicData>
                                        </a:graphic>
                                      </wp:inline>
                                    </w:drawing>
                                  </w:r>
                                </w:p>
                              </w:tc>
                            </w:tr>
                          </w:tbl>
                          <w:p w:rsidR="00A84F08" w:rsidP="00E333F0" w:rsidRDefault="00A84F08" w14:paraId="725C29CF" w14:textId="77777777"/>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w14:anchorId="260EDC7F">
              <v:shape id="Coverpage_Image" style="position:absolute;margin-left:-28.65pt;margin-top:0;width:482.15pt;height:464.6pt;z-index:251658242;visibility:visible;mso-wrap-style:square;mso-width-percent:0;mso-height-percent:0;mso-wrap-distance-left:9pt;mso-wrap-distance-top:0;mso-wrap-distance-right:9pt;mso-wrap-distance-bottom:0;mso-position-horizontal:absolute;mso-position-horizontal-relative:margin;mso-position-vertical:bottom;mso-position-vertical-relative:margin;mso-width-percent:0;mso-height-percent:0;mso-width-relative:margin;mso-height-relative:margin;v-text-anchor:top" o:spid="_x0000_s1028" stroked="f" strokeweight=".5pt"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PJ0pdAIAAF4FAAAOAAAAZHJzL2Uyb0RvYy54bWysVF9v0zAQf0fiO1h+Z0k7NkHUdCqbipCm baJDe3Ydu41wfObsNimfnrOTtGPwMkQenLPv/93vbnbVNYbtFfoabMknZzlnykqoarsp+bfH5bsP nPkgbCUMWFXyg/L8av72zax1hZrCFkylkJER64vWlXwbgiuyzMutaoQ/A6csMTVgIwJdcZNVKFqy 3phsmueXWQtYOQSpvKfXm57J58m+1kqGe629CsyUnGIL6cR0ruOZzWei2KBw21oOYYh/iKIRtSWn R1M3Igi2w/oPU00tETzocCahyUDrWqqUA2UzyV9ks9oKp1IuVBzvjmXy/8+svNuv3AOy0H2CjhoY C9I6X3h6jPl0Gpv4p0gZ8amEh2PZVBeYpMfLyfT8MieWJN7Fxzx/Txeyk53UHfrwWUHDIlFypL6k con9rQ+96CgSvXkwdbWsjUkX3KyvDbK9oB4u0zdY/03MWNZSLOcXebJsIer3po2NdlSCw+DvlGOi wsGoKGPsV6VZXaVUk/MIRHV0L6RUNqQqUXZJOkppcvUaxUH+FNVrlPs8SCN5BhuOyk1tAVP2aX5O YVffx5B1L0/NeZZ3JEO37ijxkk9HCKyhOhAyEPqh8U4ua+rerfDhQSBNCXWcJj/c06ENUPFhoDjb Av7823uUJ/ASl7OWpq7k/sdOoOLMfLEE6ziiI4EjsR4Ju2uugUAwoZ3iZCJJAYMZSY3QPNFCWEQv xBJWkq+Sh5G8Dv3s00KRarFIQjSIToRbu3Iymo5VjVh87J4EugGwgbB+B+M8iuIFbnvZqOndYhcI egnUsa59FYd60xCnsRgWTtwSz+9J6rQW578AAAD//wMAUEsDBBQABgAIAAAAIQCdVP1z3gAAAAgB AAAPAAAAZHJzL2Rvd25yZXYueG1sTI/NasMwEITvhb6D2EJviVSXNrVrOYRA6A/00CSQq2xtbBNr ZSwldt++21Nzm2WGb2fy5eQ6ccEhtJ40PMwVCKTK25ZqDfvdZvYCIkRD1nSeUMMPBlgWtze5yawf 6Rsv21gLhlDIjIYmxj6TMlQNOhPmvkdi7+gHZyKfQy3tYEaGu04mSj1LZ1riD43pcd1gddqenQb1 cXj//Ep3lBzWG9nX+9UblqPW93fT6hVExCn+h+GvPleHgjuV/kw2iE7D7GnxyFGGgWA7VQsWJYsk TUAWubweUPwCAAD//wMAUEsBAi0AFAAGAAgAAAAhALaDOJL+AAAA4QEAABMAAAAAAAAAAAAAAAAA AAAAAFtDb250ZW50X1R5cGVzXS54bWxQSwECLQAUAAYACAAAACEAOP0h/9YAAACUAQAACwAAAAAA AAAAAAAAAAAvAQAAX3JlbHMvLnJlbHNQSwECLQAUAAYACAAAACEAXjydKXQCAABeBQAADgAAAAAA AAAAAAAAAAAuAgAAZHJzL2Uyb0RvYy54bWxQSwECLQAUAAYACAAAACEAnVT9c94AAAAIAQAADwAA AAAAAAAAAAAAAADOBAAAZHJzL2Rvd25yZXYueG1sUEsFBgAAAAAEAAQA8wAAANkFAAAAAA== " w14:anchorId="534C82CA">
                <v:textbox style="mso-fit-shape-to-text:t" inset="0,0,0,0">
                  <w:txbxContent>
                    <w:tbl>
                      <w:tblPr>
                        <w:tblStyle w:val="Blank"/>
                        <w:tblW w:w="9526" w:type="dxa"/>
                        <w:tblLayout w:type="fixed"/>
                        <w:tblLook w:val="04A0" w:firstRow="1" w:lastRow="0" w:firstColumn="1" w:lastColumn="0" w:noHBand="0" w:noVBand="1"/>
                      </w:tblPr>
                      <w:tblGrid>
                        <w:gridCol w:w="9526"/>
                      </w:tblGrid>
                      <w:tr w:rsidRPr="00B35708" w:rsidR="00A84F08" w:rsidTr="00A84F08" w14:paraId="16923D01" w14:textId="77777777">
                        <w:trPr>
                          <w:trHeight w:val="2835" w:hRule="exact"/>
                        </w:trPr>
                        <w:tc>
                          <w:tcPr>
                            <w:tcW w:w="8947" w:type="dxa"/>
                          </w:tcPr>
                          <w:p w:rsidRPr="007308ED" w:rsidR="00A84F08" w:rsidP="007308ED" w:rsidRDefault="00000000" w14:paraId="181E48BF" w14:textId="351614DB">
                            <w:pPr>
                              <w:pStyle w:val="FrontpageHeading1"/>
                            </w:pPr>
                            <w:sdt>
                              <w:sdtPr>
                                <w:id w:val="276038784"/>
                                <w:alias w:val="Title"/>
                                <w:tag w:val="{&quot;SkabelonDesign&quot;:{&quot;type&quot;:&quot;text&quot;,&quot;binding&quot;:&quot;Doc.Prop.Ram_Document_Title1&quot;,&quot;ignoreBlank&quot;:true}}"/>
                                <w:id w:val="1984964114"/>
                                <w:dataBinding w:prefixMappings="xmlns:ns0='http://purl.org/dc/elements/1.1/' xmlns:ns1='http://schemas.openxmlformats.org/package/2006/metadata/core-properties' " w:xpath="/ns1:coreProperties[1]/ns0:title[1]" w:storeItemID="{6C3C8BC8-F283-45AE-878A-BAB7291924A1}"/>
                                <w:text/>
                              </w:sdtPr>
                              <w:sdtContent>
                                <w:r>
                                  <w:t>Bilag 12</w:t>
                                </w:r>
                              </w:sdtContent>
                            </w:sdt>
                          </w:p>
                          <w:p w:rsidRPr="007308ED" w:rsidR="00547F22" w:rsidP="007308ED" w:rsidRDefault="00000000" w14:paraId="2B5D775D" w14:textId="051DD7A5">
                            <w:pPr>
                              <w:pStyle w:val="FrontpageHeading2"/>
                            </w:pPr>
                            <w:sdt>
                              <w:sdtPr>
                                <w:id w:val="367576020"/>
                                <w:alias w:val="Subject"/>
                                <w:tag w:val="{&quot;SkabelonDesign&quot;:{&quot;type&quot;:&quot;text&quot;,&quot;binding&quot;:&quot;Doc.Prop.Ram_Document_Title2&quot;,&quot;ignoreBlank&quot;:true}}"/>
                                <w:id w:val="921840303"/>
                                <w:dataBinding w:prefixMappings="xmlns:ns0='http://purl.org/dc/elements/1.1/' xmlns:ns1='http://schemas.openxmlformats.org/package/2006/metadata/core-properties' " w:xpath="/ns1:coreProperties[1]/ns0:subject[1]" w:storeItemID="{6C3C8BC8-F283-45AE-878A-BAB7291924A1}"/>
                                <w:text/>
                              </w:sdtPr>
                              <w:sdtContent>
                                <w:r>
                                  <w:t>leverancevederlag og betalingsplan samt øvrige priser</w:t>
                                </w:r>
                              </w:sdtContent>
                            </w:sdt>
                          </w:p>
                        </w:tc>
                      </w:tr>
                      <w:tr w:rsidRPr="00B35708" w:rsidR="00A84F08" w:rsidTr="00A84F08" w14:paraId="44EAFD9C" w14:textId="77777777">
                        <w:trPr>
                          <w:trHeight w:val="437" w:hRule="exact"/>
                        </w:trPr>
                        <w:tc>
                          <w:tcPr>
                            <w:tcW w:w="8947" w:type="dxa"/>
                          </w:tcPr>
                          <w:p w:rsidRPr="00B35708" w:rsidR="00A84F08" w:rsidP="00A84F08" w:rsidRDefault="00A84F08" w14:paraId="4B94D5A5" w14:textId="77777777">
                            <w:pPr>
                              <w:suppressOverlap/>
                            </w:pPr>
                          </w:p>
                        </w:tc>
                      </w:tr>
                      <w:tr w:rsidRPr="00B35708" w:rsidR="00A84F08" w:rsidTr="00A84F08" w14:paraId="3DEEC669" w14:textId="77777777">
                        <w:trPr>
                          <w:trHeight w:val="5727" w:hRule="exact"/>
                        </w:trPr>
                        <w:tc>
                          <w:tcPr>
                            <w:tcW w:w="8947" w:type="dxa"/>
                          </w:tcPr>
                          <w:p w:rsidRPr="00B35708" w:rsidR="00A84F08" w:rsidP="00A84F08" w:rsidRDefault="00DC42BA" w14:paraId="3656B9AB" w14:textId="77777777">
                            <w:pPr>
                              <w:suppressOverlap/>
                              <w:jc w:val="center"/>
                            </w:pPr>
                            <w:r>
                              <w:rPr>
                                <w:noProof/>
                              </w:rPr>
                              <w:drawing>
                                <wp:inline distT="0" distB="0" distL="0" distR="0" wp14:anchorId="65593BA3" wp14:editId="32185022">
                                  <wp:extent cx="5913351" cy="3652520"/>
                                  <wp:effectExtent l="0" t="0" r="0" b="5080"/>
                                  <wp:docPr id="13434613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pz\AppData\Local\Microsoft\Windows\INetCache\Content.Word\Report front image.emf"/>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925708" cy="3660153"/>
                                          </a:xfrm>
                                          <a:prstGeom prst="rect">
                                            <a:avLst/>
                                          </a:prstGeom>
                                          <a:noFill/>
                                          <a:ln>
                                            <a:noFill/>
                                          </a:ln>
                                        </pic:spPr>
                                      </pic:pic>
                                    </a:graphicData>
                                  </a:graphic>
                                </wp:inline>
                              </w:drawing>
                            </w:r>
                          </w:p>
                        </w:tc>
                      </w:tr>
                    </w:tbl>
                    <w:p w:rsidR="00A84F08" w:rsidP="00E333F0" w:rsidRDefault="00A84F08" w14:paraId="45FB0818" w14:textId="77777777"/>
                  </w:txbxContent>
                </v:textbox>
                <w10:wrap anchorx="margin" anchory="margin"/>
              </v:shape>
            </w:pict>
          </mc:Fallback>
        </mc:AlternateContent>
      </w:r>
    </w:p>
    <w:p w:rsidRPr="00C313F1" w:rsidR="00025683" w:rsidP="006F5860" w:rsidRDefault="00DC42BA" w14:paraId="3136509A" w14:textId="77777777">
      <w:pPr>
        <w:spacing w:line="276" w:lineRule="auto"/>
        <w:rPr>
          <w:b/>
          <w:sz w:val="22"/>
          <w:szCs w:val="22"/>
        </w:rPr>
      </w:pPr>
      <w:r>
        <w:rPr>
          <w:b/>
          <w:sz w:val="22"/>
          <w:szCs w:val="22"/>
        </w:rPr>
        <w:t>Vejledning</w:t>
      </w:r>
    </w:p>
    <w:p w:rsidR="00DC42BA" w:rsidP="006F5860" w:rsidRDefault="00DC42BA" w14:paraId="0BBEEA02" w14:textId="77777777">
      <w:pPr>
        <w:spacing w:line="276" w:lineRule="auto"/>
      </w:pPr>
    </w:p>
    <w:p w:rsidR="00751A06" w:rsidP="006F5860" w:rsidRDefault="00751A06" w14:paraId="3623FBD6" w14:textId="77777777">
      <w:pPr>
        <w:spacing w:line="276" w:lineRule="auto"/>
      </w:pPr>
    </w:p>
    <w:p w:rsidRPr="009B7E47" w:rsidR="00EC7C9D" w:rsidP="00EC7C9D" w:rsidRDefault="00EC7C9D" w14:paraId="1AA8470E" w14:textId="34C54298">
      <w:pPr>
        <w:rPr>
          <w:iCs/>
        </w:rPr>
      </w:pPr>
      <w:r>
        <w:rPr>
          <w:iCs/>
        </w:rPr>
        <w:t xml:space="preserve">Dette bilag angiver tilbudsgivers priser og vilkårene herfor. Bilaget skal </w:t>
      </w:r>
      <w:r>
        <w:rPr>
          <w:iCs/>
          <w:u w:val="single"/>
        </w:rPr>
        <w:t>ikke</w:t>
      </w:r>
      <w:r>
        <w:rPr>
          <w:iCs/>
        </w:rPr>
        <w:t xml:space="preserve"> udfyldes af tilbudsgiver. Tilbudsgiver skal derimod udfylde Appendiks A. </w:t>
      </w:r>
    </w:p>
    <w:p w:rsidRPr="009B7E47" w:rsidR="00EC7C9D" w:rsidP="00EC7C9D" w:rsidRDefault="00EC7C9D" w14:paraId="44BAA92B" w14:textId="77777777">
      <w:pPr>
        <w:rPr>
          <w:iCs/>
        </w:rPr>
      </w:pPr>
    </w:p>
    <w:p w:rsidRPr="00117D93" w:rsidR="0047651B" w:rsidP="0047651B" w:rsidRDefault="00EC7C9D" w14:paraId="63883820" w14:textId="77777777">
      <w:pPr>
        <w:spacing w:line="276" w:lineRule="auto"/>
      </w:pPr>
      <w:r>
        <w:rPr>
          <w:iCs/>
        </w:rPr>
        <w:t xml:space="preserve">Tilbudsgiver skal i Appendiks A angive samtlige priselementer for Leverancen og for Løbende Ydelser. </w:t>
      </w:r>
      <w:r>
        <w:t xml:space="preserve">Tilbudsgiver er ikke berettiget til at fakturere Kunden for ydelser, medmindre det af Kontrakten eksplicit fremgår, at sådanne ydelser erlægges mod særskilt betaling.</w:t>
      </w:r>
    </w:p>
    <w:p w:rsidRPr="009B7E47" w:rsidR="00EC7C9D" w:rsidP="00EC7C9D" w:rsidRDefault="00EC7C9D" w14:paraId="47F8C298" w14:textId="7BDE180F">
      <w:pPr>
        <w:rPr>
          <w:iCs/>
        </w:rPr>
      </w:pPr>
    </w:p>
    <w:p w:rsidRPr="00555872" w:rsidR="00EC7C9D" w:rsidP="00EC7C9D" w:rsidRDefault="00EC7C9D" w14:paraId="26F85111" w14:textId="684C0BCD">
      <w:pPr>
        <w:rPr>
          <w:iCs/>
        </w:rPr>
      </w:pPr>
      <w:r>
        <w:rPr>
          <w:iCs/>
        </w:rPr>
        <w:t xml:space="preserve">Appendiks A består af 2 faneblade:  </w:t>
      </w:r>
    </w:p>
    <w:p w:rsidRPr="00555872" w:rsidR="001D3BAA" w:rsidP="00EC7C9D" w:rsidRDefault="001D3BAA" w14:paraId="214525B8" w14:textId="77777777">
      <w:pPr>
        <w:rPr>
          <w:iCs/>
        </w:rPr>
      </w:pPr>
    </w:p>
    <w:p w:rsidRPr="00555872" w:rsidR="00EC7C9D" w:rsidP="001D3BAA" w:rsidRDefault="00EC7C9D" w14:paraId="1F4AAEFA" w14:textId="77777777">
      <w:pPr>
        <w:pStyle w:val="Listeafsnit"/>
        <w:numPr>
          <w:ilvl w:val="0"/>
          <w:numId w:val="36"/>
        </w:numPr>
      </w:pPr>
      <w:r>
        <w:t>Faneblad 1 – Priselementer (</w:t>
      </w:r>
      <w:r>
        <w:rPr>
          <w:u w:val="single"/>
        </w:rPr>
        <w:t>skal</w:t>
      </w:r>
      <w:r>
        <w:t xml:space="preserve"> udfyldes af tilbudsgiver)</w:t>
      </w:r>
    </w:p>
    <w:p w:rsidRPr="00555872" w:rsidR="00EC7C9D" w:rsidP="001D3BAA" w:rsidRDefault="00EC7C9D" w14:paraId="0F277056" w14:textId="77777777">
      <w:pPr>
        <w:pStyle w:val="Listeafsnit"/>
        <w:numPr>
          <w:ilvl w:val="0"/>
          <w:numId w:val="36"/>
        </w:numPr>
      </w:pPr>
      <w:r>
        <w:t xml:space="preserve">Faneblad 2 - Samlet teknisk pris (skal </w:t>
      </w:r>
      <w:r>
        <w:rPr>
          <w:u w:val="single"/>
        </w:rPr>
        <w:t>ikke</w:t>
      </w:r>
      <w:r>
        <w:t xml:space="preserve"> udfyldes af tilbudsgiver) </w:t>
      </w:r>
    </w:p>
    <w:p w:rsidR="0047651B" w:rsidP="0047651B" w:rsidRDefault="0047651B" w14:paraId="6B90584C" w14:textId="1B985452">
      <w:pPr>
        <w:rPr>
          <w:highlight w:val="yellow"/>
        </w:rPr>
      </w:pPr>
    </w:p>
    <w:p w:rsidRPr="00E30E63" w:rsidR="0047651B" w:rsidP="0047651B" w:rsidRDefault="0047651B" w14:paraId="78EEB5FD" w14:textId="77777777">
      <w:pPr>
        <w:spacing w:line="276" w:lineRule="auto"/>
        <w:rPr>
          <w:b/>
          <w:color w:val="FF0000"/>
        </w:rPr>
      </w:pPr>
      <w:r>
        <w:rPr>
          <w:b/>
          <w:color w:val="FF0000"/>
        </w:rPr>
        <w:t>Mindstekrav:</w:t>
      </w:r>
    </w:p>
    <w:p w:rsidR="0047651B" w:rsidP="0047651B" w:rsidRDefault="0047651B" w14:paraId="78C89C46" w14:textId="77777777">
      <w:pPr>
        <w:spacing w:line="276" w:lineRule="auto"/>
      </w:pPr>
    </w:p>
    <w:p w:rsidRPr="00C53205" w:rsidR="0047651B" w:rsidP="00734FC5" w:rsidRDefault="0047651B" w14:paraId="432022E3" w14:textId="550F537D">
      <w:pPr>
        <w:pStyle w:val="Listeafsnit"/>
        <w:numPr>
          <w:ilvl w:val="0"/>
          <w:numId w:val="41"/>
        </w:numPr>
      </w:pPr>
      <w:r>
        <w:t xml:space="preserve">Tilbudsgiver </w:t>
      </w:r>
      <w:r>
        <w:rPr>
          <w:b/>
        </w:rPr>
        <w:t>skal</w:t>
      </w:r>
      <w:r>
        <w:t xml:space="preserve"> i Appendiks A udfylde </w:t>
      </w:r>
      <w:r>
        <w:rPr>
          <w:b/>
        </w:rPr>
        <w:t>samtlige</w:t>
      </w:r>
      <w:r>
        <w:t xml:space="preserve"> de </w:t>
      </w:r>
      <w:r>
        <w:rPr>
          <w:b/>
          <w:bCs/>
        </w:rPr>
        <w:t xml:space="preserve">hvide felter </w:t>
      </w:r>
      <w:r>
        <w:t xml:space="preserve">med beløb til brug for beregningen af den tilbudstekniske pris. </w:t>
      </w:r>
    </w:p>
    <w:p w:rsidR="0047651B" w:rsidP="00734FC5" w:rsidRDefault="0047651B" w14:paraId="42E7493D" w14:textId="77777777">
      <w:pPr>
        <w:pStyle w:val="Listeafsnit"/>
        <w:numPr>
          <w:ilvl w:val="0"/>
          <w:numId w:val="41"/>
        </w:numPr>
      </w:pPr>
      <w:r>
        <w:t xml:space="preserve">Der </w:t>
      </w:r>
      <w:r>
        <w:rPr>
          <w:b/>
        </w:rPr>
        <w:t>skal</w:t>
      </w:r>
      <w:r>
        <w:t xml:space="preserve"> angives priser i alle felter. Er prisen ”0”, skal dette angives.</w:t>
      </w:r>
    </w:p>
    <w:p w:rsidR="0047651B" w:rsidP="00734FC5" w:rsidRDefault="0047651B" w14:paraId="3DF17CC8" w14:textId="0DF65FA8">
      <w:pPr>
        <w:pStyle w:val="Listeafsnit"/>
        <w:numPr>
          <w:ilvl w:val="0"/>
          <w:numId w:val="41"/>
        </w:numPr>
      </w:pPr>
      <w:r>
        <w:t xml:space="preserve">Der </w:t>
      </w:r>
      <w:r>
        <w:rPr>
          <w:b/>
        </w:rPr>
        <w:t>kan ikke</w:t>
      </w:r>
      <w:r>
        <w:t xml:space="preserve"> angives priser ud over de angivne priselementer. </w:t>
      </w:r>
    </w:p>
    <w:p w:rsidR="0047651B" w:rsidP="00734FC5" w:rsidRDefault="0047651B" w14:paraId="744CD367" w14:textId="77777777">
      <w:pPr>
        <w:pStyle w:val="Listeafsnit"/>
        <w:numPr>
          <w:ilvl w:val="0"/>
          <w:numId w:val="41"/>
        </w:numPr>
      </w:pPr>
      <w:r>
        <w:t xml:space="preserve">Der </w:t>
      </w:r>
      <w:r>
        <w:rPr>
          <w:b/>
        </w:rPr>
        <w:t>kan ikke</w:t>
      </w:r>
      <w:r>
        <w:t xml:space="preserve"> tilbydes alternative prissætningsmodeller</w:t>
      </w:r>
    </w:p>
    <w:p w:rsidR="0047651B" w:rsidP="0047651B" w:rsidRDefault="0047651B" w14:paraId="425712F3" w14:textId="77777777">
      <w:pPr>
        <w:spacing w:line="276" w:lineRule="auto"/>
      </w:pPr>
    </w:p>
    <w:p w:rsidRPr="00F409AC" w:rsidR="0047651B" w:rsidP="0047651B" w:rsidRDefault="0047651B" w14:paraId="2D598A87" w14:textId="18840D6A">
      <w:pPr>
        <w:spacing w:line="276" w:lineRule="auto"/>
      </w:pPr>
      <w:bookmarkStart w:name="SD_SPP_RamProjectVersionNo" w:id="15"/>
      <w:bookmarkEnd w:id="15"/>
      <w:r>
        <w:t xml:space="preserve">Den tilbudstekniske pris, der beregnes i Appendiks A, indgår i vurderingen af underkriteriet ”Pris”, jf. punkt 14.1 i udbudsbetingelserne.</w:t>
      </w:r>
    </w:p>
    <w:p w:rsidRPr="00EC7C9D" w:rsidR="0047651B" w:rsidP="0047651B" w:rsidRDefault="0047651B" w14:paraId="3DE7993E" w14:textId="77777777">
      <w:pPr>
        <w:rPr>
          <w:highlight w:val="yellow"/>
        </w:rPr>
      </w:pPr>
    </w:p>
    <w:p w:rsidR="00C95913" w:rsidP="00C95913" w:rsidRDefault="00C95913" w14:paraId="6DB89B7A" w14:textId="2425B6C2">
      <w:r>
        <w:rPr>
          <w:iCs/>
        </w:rPr>
        <w:t xml:space="preserve">Timeantallet, der danner grundlag for den tilbudstekniske pris, er baseret på en vurdering af forventet forbrug. </w:t>
      </w:r>
      <w:r>
        <w:t>Kunden er ikke forpligtet til at aftage det estimerede antal timer fra Leverandøren. Der er således ikke garanteret en minimumsafsætning.</w:t>
      </w:r>
    </w:p>
    <w:p w:rsidRPr="00C26484" w:rsidR="00C95913" w:rsidP="00C95913" w:rsidRDefault="00C95913" w14:paraId="5E317C66" w14:textId="77777777"/>
    <w:p w:rsidR="00C95913" w:rsidP="00C95913" w:rsidRDefault="00C95913" w14:paraId="2B7E3BC8" w14:textId="6F433606">
      <w:pPr>
        <w:rPr>
          <w:iCs/>
        </w:rPr>
      </w:pPr>
      <w:r>
        <w:rPr>
          <w:iCs/>
        </w:rPr>
        <w:t xml:space="preserve">Tilbudsgiver skal forvente, at timeforbruget kan afvige fra det estimerede timetal, og at det kan svinge fra år til år.</w:t>
      </w:r>
    </w:p>
    <w:p w:rsidRPr="00C26484" w:rsidR="00C95913" w:rsidP="00C95913" w:rsidRDefault="00C95913" w14:paraId="24C8429F" w14:textId="77777777"/>
    <w:p w:rsidR="00C95913" w:rsidP="00C95913" w:rsidRDefault="00C95913" w14:paraId="31B094DF" w14:textId="20359CED">
      <w:pPr>
        <w:rPr>
          <w:iCs/>
        </w:rPr>
      </w:pPr>
      <w:r>
        <w:rPr>
          <w:iCs/>
        </w:rPr>
        <w:t xml:space="preserve">Den tilbudstekniske pris tager udgangspunkt i, at Kontrakten løber i 6 år med option på forlængelse i 2 x 1 år. </w:t>
      </w:r>
    </w:p>
    <w:p w:rsidRPr="00C26484" w:rsidR="00C95913" w:rsidP="00C95913" w:rsidRDefault="00C95913" w14:paraId="5E4BF0F2" w14:textId="77777777"/>
    <w:p w:rsidRPr="00C26484" w:rsidR="00C95913" w:rsidP="00C95913" w:rsidRDefault="00C95913" w14:paraId="22676E20" w14:textId="51EC10D3">
      <w:r>
        <w:rPr>
          <w:iCs/>
        </w:rPr>
        <w:t xml:space="preserve">Den evalueringstekniske pris bliver beregnet i nutidsværdi og tager ikke højde for prisudvikling.</w:t>
      </w:r>
    </w:p>
    <w:p w:rsidRPr="00EC7C9D" w:rsidR="00C95913" w:rsidP="00EC7C9D" w:rsidRDefault="00C95913" w14:paraId="3B473656" w14:textId="77777777">
      <w:pPr>
        <w:rPr>
          <w:iCs/>
          <w:highlight w:val="yellow"/>
        </w:rPr>
      </w:pPr>
    </w:p>
    <w:p w:rsidRPr="00DF574A" w:rsidR="00DD6F75" w:rsidP="006F5860" w:rsidRDefault="00DD6F75" w14:paraId="792582FE" w14:textId="77777777">
      <w:pPr>
        <w:spacing w:line="276" w:lineRule="auto"/>
      </w:pPr>
    </w:p>
    <w:tbl>
      <w:tblPr>
        <w:tblStyle w:val="Blank"/>
        <w:tblpPr w:topFromText="567" w:horzAnchor="margin" w:tblpX="-566" w:tblpYSpec="bottom"/>
        <w:tblOverlap w:val="never"/>
        <w:tblW w:w="0" w:type="auto"/>
        <w:tblLayout w:type="fixed"/>
        <w:tblLook w:val="04A0" w:firstRow="1" w:lastRow="0" w:firstColumn="1" w:lastColumn="0" w:noHBand="0" w:noVBand="1"/>
      </w:tblPr>
      <w:tblGrid>
        <w:gridCol w:w="6804"/>
      </w:tblGrid>
      <w:tr w:rsidR="005328A3" w:rsidTr="00465D99" w14:paraId="17B6D7F9" w14:textId="77777777">
        <w:tc>
          <w:tcPr>
            <w:tcW w:w="6804" w:type="dxa"/>
          </w:tcPr>
          <w:p w:rsidR="005328A3" w:rsidP="00DD6F75" w:rsidRDefault="005328A3" w14:paraId="5DB584DC" w14:textId="77777777">
            <w:bookmarkStart w:name="OFF_ReportDisclaimer" w:id="16"/>
            <w:bookmarkEnd w:id="16"/>
          </w:p>
        </w:tc>
      </w:tr>
    </w:tbl>
    <w:p w:rsidR="00D66E60" w:rsidP="00DD6F75" w:rsidRDefault="00DD4AEB" w14:paraId="5C881C16" w14:textId="77777777">
      <w:r>
        <w:t xml:space="preserve"> </w:t>
      </w:r>
    </w:p>
    <w:p w:rsidR="008637B5" w:rsidP="00DD6F75" w:rsidRDefault="008637B5" w14:paraId="6CAA4D68" w14:textId="77777777"/>
    <w:p w:rsidR="008637B5" w:rsidP="005328A3" w:rsidRDefault="008637B5" w14:paraId="5C6891AE" w14:textId="77777777"/>
    <w:p w:rsidR="00025683" w:rsidP="00066591" w:rsidRDefault="00025683" w14:paraId="32A9A6A4" w14:textId="77777777"/>
    <w:p w:rsidR="00DC42BA" w:rsidP="00066591" w:rsidRDefault="00DC42BA" w14:paraId="316AA0AB" w14:textId="77777777"/>
    <w:p w:rsidRPr="00DC42BA" w:rsidR="00DC42BA" w:rsidP="00DC42BA" w:rsidRDefault="00DC42BA" w14:paraId="62A297B6" w14:textId="77777777"/>
    <w:p w:rsidRPr="00DC42BA" w:rsidR="00DC42BA" w:rsidP="00DC42BA" w:rsidRDefault="00DC42BA" w14:paraId="12A307EC" w14:textId="77777777"/>
    <w:p w:rsidRPr="00DC42BA" w:rsidR="00DC42BA" w:rsidP="00DC42BA" w:rsidRDefault="00DC42BA" w14:paraId="1373A44E" w14:textId="77777777"/>
    <w:p w:rsidRPr="00DC42BA" w:rsidR="00DC42BA" w:rsidP="00DC42BA" w:rsidRDefault="00DC42BA" w14:paraId="56730752" w14:textId="77777777"/>
    <w:p w:rsidR="000B4EAB" w:rsidRDefault="000B4EAB" w14:paraId="659EA1AE" w14:textId="77777777">
      <w:bookmarkStart w:name="LAN_Contents" w:id="17"/>
      <w:r>
        <w:rPr>
          <w:b/>
          <w:caps/>
        </w:rPr>
        <w:br w:type="page"/>
      </w:r>
    </w:p>
    <w:tbl>
      <w:tblPr>
        <w:tblStyle w:val="Tabel-Gitter"/>
        <w:tblW w:w="8791" w:type="dxa"/>
        <w:tblInd w:w="-5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1E0" w:firstRow="1" w:lastRow="1" w:firstColumn="1" w:lastColumn="1" w:noHBand="0" w:noVBand="0"/>
      </w:tblPr>
      <w:tblGrid>
        <w:gridCol w:w="8791"/>
      </w:tblGrid>
      <w:tr w:rsidRPr="00B35708" w:rsidR="00936B38" w:rsidTr="00D06DD3" w14:paraId="581B5983" w14:textId="77777777">
        <w:trPr>
          <w:trHeight w:val="2892" w:hRule="exact"/>
        </w:trPr>
        <w:tc>
          <w:tcPr>
            <w:tcW w:w="8791" w:type="dxa"/>
          </w:tcPr>
          <w:p w:rsidRPr="00B35708" w:rsidR="00936B38" w:rsidP="00BF485A" w:rsidRDefault="00936B38" w14:paraId="0224C80D" w14:textId="5FD0BAE4">
            <w:pPr>
              <w:pStyle w:val="Overskrift"/>
            </w:pPr>
            <w:r>
              <w:t>Indhold</w:t>
            </w:r>
            <w:bookmarkEnd w:id="17"/>
          </w:p>
        </w:tc>
      </w:tr>
    </w:tbl>
    <w:p w:rsidR="00D11D2D" w:rsidRDefault="00A27A90" w14:paraId="34128B9A" w14:textId="124AD036">
      <w:pPr>
        <w:pStyle w:val="Indholdsfortegnelse1"/>
        <w:rPr>
          <w:rFonts w:asciiTheme="minorHAnsi" w:hAnsiTheme="minorHAnsi" w:eastAsiaTheme="minorEastAsia" w:cstheme="minorBidi"/>
          <w:b w:val="0"/>
          <w:noProof/>
          <w:kern w:val="2"/>
          <w:sz w:val="24"/>
          <w:szCs w:val="24"/>
          <w:lang w:eastAsia="da-DK"/>
          <w14:ligatures w14:val="standardContextual"/>
        </w:rPr>
      </w:pPr>
      <w:r>
        <w:rPr>
          <w:caps/>
        </w:rPr>
        <w:fldChar w:fldCharType="begin"/>
      </w:r>
      <w:r>
        <w:instrText xml:space="preserve"> TOC \o "1-</w:instrText>
        <w:instrText>3</w:instrText>
        <w:instrText xml:space="preserve">" \h \z \u </w:instrText>
      </w:r>
      <w:r>
        <w:rPr>
          <w:caps/>
        </w:rPr>
        <w:fldChar w:fldCharType="separate"/>
      </w:r>
      <w:hyperlink w:history="1" w:anchor="_Toc238711676">
        <w:r>
          <w:rPr>
            <w:rStyle w:val="Hyperlink"/>
            <w:noProof/>
          </w:rPr>
          <w:t>1.</w:t>
        </w:r>
        <w:r>
          <w:rPr>
            <w:rFonts w:asciiTheme="minorHAnsi" w:hAnsiTheme="minorHAnsi" w:eastAsiaTheme="minorEastAsia" w:cstheme="minorBidi"/>
            <w:b w:val="0"/>
            <w:noProof/>
            <w:kern w:val="2"/>
            <w:sz w:val="24"/>
            <w:szCs w:val="24"/>
            <w:lang w:eastAsia="da-DK"/>
            <w14:ligatures w14:val="standardContextual"/>
          </w:rPr>
          <w:tab/>
        </w:r>
        <w:r>
          <w:rPr>
            <w:rStyle w:val="Hyperlink"/>
            <w:noProof/>
          </w:rPr>
          <w:t>Indledning</w:t>
        </w:r>
        <w:r>
          <w:rPr>
            <w:noProof/>
            <w:webHidden/>
          </w:rPr>
          <w:tab/>
          <w:fldChar w:fldCharType="begin"/>
          <w:instrText xml:space="preserve"> PAGEREF _Toc238711676 \h </w:instrText>
          <w:fldChar w:fldCharType="separate"/>
          <w:t>1</w:t>
          <w:fldChar w:fldCharType="end"/>
        </w:r>
      </w:hyperlink>
    </w:p>
    <w:p w:rsidR="00D11D2D" w:rsidRDefault="00D11D2D" w14:paraId="46827075" w14:textId="5188E852">
      <w:pPr>
        <w:pStyle w:val="Indholdsfortegnelse1"/>
        <w:rPr>
          <w:rFonts w:asciiTheme="minorHAnsi" w:hAnsiTheme="minorHAnsi" w:eastAsiaTheme="minorEastAsia" w:cstheme="minorBidi"/>
          <w:b w:val="0"/>
          <w:noProof/>
          <w:kern w:val="2"/>
          <w:sz w:val="24"/>
          <w:szCs w:val="24"/>
          <w:lang w:eastAsia="da-DK"/>
          <w14:ligatures w14:val="standardContextual"/>
        </w:rPr>
      </w:pPr>
      <w:hyperlink w:history="1" w:anchor="_Toc238711677">
        <w:r>
          <w:rPr>
            <w:rStyle w:val="Hyperlink"/>
            <w:noProof/>
          </w:rPr>
          <w:t>2.</w:t>
        </w:r>
        <w:r>
          <w:rPr>
            <w:rFonts w:asciiTheme="minorHAnsi" w:hAnsiTheme="minorHAnsi" w:eastAsiaTheme="minorEastAsia" w:cstheme="minorBidi"/>
            <w:b w:val="0"/>
            <w:noProof/>
            <w:kern w:val="2"/>
            <w:sz w:val="24"/>
            <w:szCs w:val="24"/>
            <w:lang w:eastAsia="da-DK"/>
            <w14:ligatures w14:val="standardContextual"/>
          </w:rPr>
          <w:tab/>
        </w:r>
        <w:r>
          <w:rPr>
            <w:rStyle w:val="Hyperlink"/>
            <w:noProof/>
          </w:rPr>
          <w:t>Indregnede omkostninger</w:t>
        </w:r>
        <w:r>
          <w:rPr>
            <w:noProof/>
            <w:webHidden/>
          </w:rPr>
          <w:tab/>
          <w:fldChar w:fldCharType="begin"/>
          <w:instrText xml:space="preserve"> PAGEREF _Toc238711677 \h </w:instrText>
          <w:fldChar w:fldCharType="separate"/>
          <w:t>1</w:t>
          <w:fldChar w:fldCharType="end"/>
        </w:r>
      </w:hyperlink>
    </w:p>
    <w:p w:rsidR="00D11D2D" w:rsidRDefault="00D11D2D" w14:paraId="1521065B" w14:textId="5D251DD5">
      <w:pPr>
        <w:pStyle w:val="Indholdsfortegnelse1"/>
        <w:rPr>
          <w:rFonts w:asciiTheme="minorHAnsi" w:hAnsiTheme="minorHAnsi" w:eastAsiaTheme="minorEastAsia" w:cstheme="minorBidi"/>
          <w:b w:val="0"/>
          <w:noProof/>
          <w:kern w:val="2"/>
          <w:sz w:val="24"/>
          <w:szCs w:val="24"/>
          <w:lang w:eastAsia="da-DK"/>
          <w14:ligatures w14:val="standardContextual"/>
        </w:rPr>
      </w:pPr>
      <w:hyperlink w:history="1" w:anchor="_Toc238711678">
        <w:r>
          <w:rPr>
            <w:rStyle w:val="Hyperlink"/>
            <w:noProof/>
          </w:rPr>
          <w:t>3.</w:t>
        </w:r>
        <w:r>
          <w:rPr>
            <w:rFonts w:asciiTheme="minorHAnsi" w:hAnsiTheme="minorHAnsi" w:eastAsiaTheme="minorEastAsia" w:cstheme="minorBidi"/>
            <w:b w:val="0"/>
            <w:noProof/>
            <w:kern w:val="2"/>
            <w:sz w:val="24"/>
            <w:szCs w:val="24"/>
            <w:lang w:eastAsia="da-DK"/>
            <w14:ligatures w14:val="standardContextual"/>
          </w:rPr>
          <w:tab/>
        </w:r>
        <w:r>
          <w:rPr>
            <w:rStyle w:val="Hyperlink"/>
            <w:noProof/>
          </w:rPr>
          <w:t>Vederlag for udtrædelse i afklaringsfasen</w:t>
        </w:r>
        <w:r>
          <w:rPr>
            <w:noProof/>
            <w:webHidden/>
          </w:rPr>
          <w:tab/>
          <w:fldChar w:fldCharType="begin"/>
          <w:instrText xml:space="preserve"> PAGEREF _Toc238711678 \h </w:instrText>
          <w:fldChar w:fldCharType="separate"/>
          <w:t>1</w:t>
          <w:fldChar w:fldCharType="end"/>
        </w:r>
      </w:hyperlink>
    </w:p>
    <w:p w:rsidR="00D11D2D" w:rsidRDefault="00D11D2D" w14:paraId="2EFDA056" w14:textId="4E1A69DF">
      <w:pPr>
        <w:pStyle w:val="Indholdsfortegnelse1"/>
        <w:rPr>
          <w:rFonts w:asciiTheme="minorHAnsi" w:hAnsiTheme="minorHAnsi" w:eastAsiaTheme="minorEastAsia" w:cstheme="minorBidi"/>
          <w:b w:val="0"/>
          <w:noProof/>
          <w:kern w:val="2"/>
          <w:sz w:val="24"/>
          <w:szCs w:val="24"/>
          <w:lang w:eastAsia="da-DK"/>
          <w14:ligatures w14:val="standardContextual"/>
        </w:rPr>
      </w:pPr>
      <w:hyperlink w:history="1" w:anchor="_Toc238711679">
        <w:r>
          <w:rPr>
            <w:rStyle w:val="Hyperlink"/>
            <w:noProof/>
          </w:rPr>
          <w:t>4.</w:t>
        </w:r>
        <w:r>
          <w:rPr>
            <w:rFonts w:asciiTheme="minorHAnsi" w:hAnsiTheme="minorHAnsi" w:eastAsiaTheme="minorEastAsia" w:cstheme="minorBidi"/>
            <w:b w:val="0"/>
            <w:noProof/>
            <w:kern w:val="2"/>
            <w:sz w:val="24"/>
            <w:szCs w:val="24"/>
            <w:lang w:eastAsia="da-DK"/>
            <w14:ligatures w14:val="standardContextual"/>
          </w:rPr>
          <w:tab/>
        </w:r>
        <w:r>
          <w:rPr>
            <w:rStyle w:val="Hyperlink"/>
            <w:noProof/>
          </w:rPr>
          <w:t>Leverancevederlag og betalingsplan</w:t>
        </w:r>
        <w:r>
          <w:rPr>
            <w:noProof/>
            <w:webHidden/>
          </w:rPr>
          <w:tab/>
          <w:fldChar w:fldCharType="begin"/>
          <w:instrText xml:space="preserve"> PAGEREF _Toc238711679 \h </w:instrText>
          <w:fldChar w:fldCharType="separate"/>
          <w:t>1</w:t>
          <w:fldChar w:fldCharType="end"/>
        </w:r>
      </w:hyperlink>
    </w:p>
    <w:p w:rsidR="00D11D2D" w:rsidRDefault="00D11D2D" w14:paraId="52FCBD76" w14:textId="05F8F7F8">
      <w:pPr>
        <w:pStyle w:val="Indholdsfortegnelse1"/>
        <w:rPr>
          <w:rFonts w:asciiTheme="minorHAnsi" w:hAnsiTheme="minorHAnsi" w:eastAsiaTheme="minorEastAsia" w:cstheme="minorBidi"/>
          <w:b w:val="0"/>
          <w:noProof/>
          <w:kern w:val="2"/>
          <w:sz w:val="24"/>
          <w:szCs w:val="24"/>
          <w:lang w:eastAsia="da-DK"/>
          <w14:ligatures w14:val="standardContextual"/>
        </w:rPr>
      </w:pPr>
      <w:hyperlink w:history="1" w:anchor="_Toc238711680">
        <w:r>
          <w:rPr>
            <w:rStyle w:val="Hyperlink"/>
            <w:noProof/>
          </w:rPr>
          <w:t>5.</w:t>
        </w:r>
        <w:r>
          <w:rPr>
            <w:rFonts w:asciiTheme="minorHAnsi" w:hAnsiTheme="minorHAnsi" w:eastAsiaTheme="minorEastAsia" w:cstheme="minorBidi"/>
            <w:b w:val="0"/>
            <w:noProof/>
            <w:kern w:val="2"/>
            <w:sz w:val="24"/>
            <w:szCs w:val="24"/>
            <w:lang w:eastAsia="da-DK"/>
            <w14:ligatures w14:val="standardContextual"/>
          </w:rPr>
          <w:tab/>
        </w:r>
        <w:r>
          <w:rPr>
            <w:rStyle w:val="Hyperlink"/>
            <w:noProof/>
          </w:rPr>
          <w:t>Timebaserede vederlag</w:t>
        </w:r>
        <w:r>
          <w:rPr>
            <w:noProof/>
            <w:webHidden/>
          </w:rPr>
          <w:tab/>
          <w:fldChar w:fldCharType="begin"/>
          <w:instrText xml:space="preserve"> PAGEREF _Toc238711680 \h </w:instrText>
          <w:fldChar w:fldCharType="separate"/>
          <w:t>2</w:t>
          <w:fldChar w:fldCharType="end"/>
        </w:r>
      </w:hyperlink>
    </w:p>
    <w:p w:rsidR="00D11D2D" w:rsidRDefault="00D11D2D" w14:paraId="44FD36E0" w14:textId="2BF11E8E">
      <w:pPr>
        <w:pStyle w:val="Indholdsfortegnelse2"/>
        <w:rPr>
          <w:rFonts w:asciiTheme="minorHAnsi" w:hAnsiTheme="minorHAnsi" w:eastAsiaTheme="minorEastAsia" w:cstheme="minorBidi"/>
          <w:noProof/>
          <w:kern w:val="2"/>
          <w:sz w:val="24"/>
          <w:szCs w:val="24"/>
          <w:lang w:eastAsia="da-DK"/>
          <w14:ligatures w14:val="standardContextual"/>
        </w:rPr>
      </w:pPr>
      <w:hyperlink w:history="1" w:anchor="_Toc238711681">
        <w:r>
          <w:rPr>
            <w:rStyle w:val="Hyperlink"/>
            <w:noProof/>
          </w:rPr>
          <w:t>5.1</w:t>
        </w:r>
        <w:r>
          <w:rPr>
            <w:rFonts w:asciiTheme="minorHAnsi" w:hAnsiTheme="minorHAnsi" w:eastAsiaTheme="minorEastAsia" w:cstheme="minorBidi"/>
            <w:noProof/>
            <w:kern w:val="2"/>
            <w:sz w:val="24"/>
            <w:szCs w:val="24"/>
            <w:lang w:eastAsia="da-DK"/>
            <w14:ligatures w14:val="standardContextual"/>
          </w:rPr>
          <w:tab/>
        </w:r>
        <w:r>
          <w:rPr>
            <w:rStyle w:val="Hyperlink"/>
            <w:noProof/>
          </w:rPr>
          <w:t>Vederlag for bestillingsydelser og øvrige ændringer</w:t>
        </w:r>
        <w:r>
          <w:rPr>
            <w:noProof/>
            <w:webHidden/>
          </w:rPr>
          <w:tab/>
          <w:fldChar w:fldCharType="begin"/>
          <w:instrText xml:space="preserve"> PAGEREF _Toc238711681 \h </w:instrText>
          <w:fldChar w:fldCharType="separate"/>
          <w:t>2</w:t>
          <w:fldChar w:fldCharType="end"/>
        </w:r>
      </w:hyperlink>
    </w:p>
    <w:p w:rsidR="00D11D2D" w:rsidRDefault="00D11D2D" w14:paraId="412F1581" w14:textId="6C3EB982">
      <w:pPr>
        <w:pStyle w:val="Indholdsfortegnelse2"/>
        <w:rPr>
          <w:rFonts w:asciiTheme="minorHAnsi" w:hAnsiTheme="minorHAnsi" w:eastAsiaTheme="minorEastAsia" w:cstheme="minorBidi"/>
          <w:noProof/>
          <w:kern w:val="2"/>
          <w:sz w:val="24"/>
          <w:szCs w:val="24"/>
          <w:lang w:eastAsia="da-DK"/>
          <w14:ligatures w14:val="standardContextual"/>
        </w:rPr>
      </w:pPr>
      <w:hyperlink w:history="1" w:anchor="_Toc238711682">
        <w:r>
          <w:rPr>
            <w:rStyle w:val="Hyperlink"/>
            <w:noProof/>
          </w:rPr>
          <w:t>5.2</w:t>
        </w:r>
        <w:r>
          <w:rPr>
            <w:rFonts w:asciiTheme="minorHAnsi" w:hAnsiTheme="minorHAnsi" w:eastAsiaTheme="minorEastAsia" w:cstheme="minorBidi"/>
            <w:noProof/>
            <w:kern w:val="2"/>
            <w:sz w:val="24"/>
            <w:szCs w:val="24"/>
            <w:lang w:eastAsia="da-DK"/>
            <w14:ligatures w14:val="standardContextual"/>
          </w:rPr>
          <w:tab/>
        </w:r>
        <w:r>
          <w:rPr>
            <w:rStyle w:val="Hyperlink"/>
            <w:noProof/>
          </w:rPr>
          <w:t>Vederlag for øvrige timebaserede ydelser</w:t>
        </w:r>
        <w:r>
          <w:rPr>
            <w:noProof/>
            <w:webHidden/>
          </w:rPr>
          <w:tab/>
          <w:fldChar w:fldCharType="begin"/>
          <w:instrText xml:space="preserve"> PAGEREF _Toc238711682 \h </w:instrText>
          <w:fldChar w:fldCharType="separate"/>
          <w:t>2</w:t>
          <w:fldChar w:fldCharType="end"/>
        </w:r>
      </w:hyperlink>
    </w:p>
    <w:p w:rsidR="00D11D2D" w:rsidRDefault="00D11D2D" w14:paraId="4658BF71" w14:textId="1B05FD74">
      <w:pPr>
        <w:pStyle w:val="Indholdsfortegnelse2"/>
        <w:rPr>
          <w:rFonts w:asciiTheme="minorHAnsi" w:hAnsiTheme="minorHAnsi" w:eastAsiaTheme="minorEastAsia" w:cstheme="minorBidi"/>
          <w:noProof/>
          <w:kern w:val="2"/>
          <w:sz w:val="24"/>
          <w:szCs w:val="24"/>
          <w:lang w:eastAsia="da-DK"/>
          <w14:ligatures w14:val="standardContextual"/>
        </w:rPr>
      </w:pPr>
      <w:hyperlink w:history="1" w:anchor="_Toc238711683">
        <w:r>
          <w:rPr>
            <w:rStyle w:val="Hyperlink"/>
            <w:noProof/>
          </w:rPr>
          <w:t>5.3</w:t>
        </w:r>
        <w:r>
          <w:rPr>
            <w:rFonts w:asciiTheme="minorHAnsi" w:hAnsiTheme="minorHAnsi" w:eastAsiaTheme="minorEastAsia" w:cstheme="minorBidi"/>
            <w:noProof/>
            <w:kern w:val="2"/>
            <w:sz w:val="24"/>
            <w:szCs w:val="24"/>
            <w:lang w:eastAsia="da-DK"/>
            <w14:ligatures w14:val="standardContextual"/>
          </w:rPr>
          <w:tab/>
        </w:r>
        <w:r>
          <w:rPr>
            <w:rStyle w:val="Hyperlink"/>
            <w:noProof/>
          </w:rPr>
          <w:t>Vederlag for arbejde uden for normal arbejdstid</w:t>
        </w:r>
        <w:r>
          <w:rPr>
            <w:noProof/>
            <w:webHidden/>
          </w:rPr>
          <w:tab/>
          <w:fldChar w:fldCharType="begin"/>
          <w:instrText xml:space="preserve"> PAGEREF _Toc238711683 \h </w:instrText>
          <w:fldChar w:fldCharType="separate"/>
          <w:t>2</w:t>
          <w:fldChar w:fldCharType="end"/>
        </w:r>
      </w:hyperlink>
    </w:p>
    <w:p w:rsidR="00D11D2D" w:rsidRDefault="00D11D2D" w14:paraId="55B53A20" w14:textId="526AA80B">
      <w:pPr>
        <w:pStyle w:val="Indholdsfortegnelse2"/>
        <w:rPr>
          <w:rFonts w:asciiTheme="minorHAnsi" w:hAnsiTheme="minorHAnsi" w:eastAsiaTheme="minorEastAsia" w:cstheme="minorBidi"/>
          <w:noProof/>
          <w:kern w:val="2"/>
          <w:sz w:val="24"/>
          <w:szCs w:val="24"/>
          <w:lang w:eastAsia="da-DK"/>
          <w14:ligatures w14:val="standardContextual"/>
        </w:rPr>
      </w:pPr>
      <w:hyperlink w:history="1" w:anchor="_Toc238711684">
        <w:r>
          <w:rPr>
            <w:rStyle w:val="Hyperlink"/>
            <w:noProof/>
          </w:rPr>
          <w:t>5.4</w:t>
        </w:r>
        <w:r>
          <w:rPr>
            <w:rFonts w:asciiTheme="minorHAnsi" w:hAnsiTheme="minorHAnsi" w:eastAsiaTheme="minorEastAsia" w:cstheme="minorBidi"/>
            <w:noProof/>
            <w:kern w:val="2"/>
            <w:sz w:val="24"/>
            <w:szCs w:val="24"/>
            <w:lang w:eastAsia="da-DK"/>
            <w14:ligatures w14:val="standardContextual"/>
          </w:rPr>
          <w:tab/>
        </w:r>
        <w:r>
          <w:rPr>
            <w:rStyle w:val="Hyperlink"/>
            <w:noProof/>
          </w:rPr>
          <w:t>Timepriser</w:t>
        </w:r>
        <w:r>
          <w:rPr>
            <w:noProof/>
            <w:webHidden/>
          </w:rPr>
          <w:tab/>
          <w:fldChar w:fldCharType="begin"/>
          <w:instrText xml:space="preserve"> PAGEREF _Toc238711684 \h </w:instrText>
          <w:fldChar w:fldCharType="separate"/>
          <w:t>3</w:t>
          <w:fldChar w:fldCharType="end"/>
        </w:r>
      </w:hyperlink>
    </w:p>
    <w:p w:rsidR="00D11D2D" w:rsidRDefault="00D11D2D" w14:paraId="2483C2EE" w14:textId="64B47005">
      <w:pPr>
        <w:pStyle w:val="Indholdsfortegnelse2"/>
        <w:rPr>
          <w:rFonts w:asciiTheme="minorHAnsi" w:hAnsiTheme="minorHAnsi" w:eastAsiaTheme="minorEastAsia" w:cstheme="minorBidi"/>
          <w:noProof/>
          <w:kern w:val="2"/>
          <w:sz w:val="24"/>
          <w:szCs w:val="24"/>
          <w:lang w:eastAsia="da-DK"/>
          <w14:ligatures w14:val="standardContextual"/>
        </w:rPr>
      </w:pPr>
      <w:hyperlink w:history="1" w:anchor="_Toc238711685">
        <w:r>
          <w:rPr>
            <w:rStyle w:val="Hyperlink"/>
            <w:noProof/>
          </w:rPr>
          <w:t>5.5</w:t>
        </w:r>
        <w:r>
          <w:rPr>
            <w:rFonts w:asciiTheme="minorHAnsi" w:hAnsiTheme="minorHAnsi" w:eastAsiaTheme="minorEastAsia" w:cstheme="minorBidi"/>
            <w:noProof/>
            <w:kern w:val="2"/>
            <w:sz w:val="24"/>
            <w:szCs w:val="24"/>
            <w:lang w:eastAsia="da-DK"/>
            <w14:ligatures w14:val="standardContextual"/>
          </w:rPr>
          <w:tab/>
        </w:r>
        <w:r>
          <w:rPr>
            <w:rStyle w:val="Hyperlink"/>
            <w:noProof/>
          </w:rPr>
          <w:t>Medarbejderkategorier</w:t>
        </w:r>
        <w:r>
          <w:rPr>
            <w:noProof/>
            <w:webHidden/>
          </w:rPr>
          <w:tab/>
          <w:fldChar w:fldCharType="begin"/>
          <w:instrText xml:space="preserve"> PAGEREF _Toc238711685 \h </w:instrText>
          <w:fldChar w:fldCharType="separate"/>
          <w:t>3</w:t>
          <w:fldChar w:fldCharType="end"/>
        </w:r>
      </w:hyperlink>
    </w:p>
    <w:p w:rsidR="00D11D2D" w:rsidRDefault="00D11D2D" w14:paraId="6DD9EE1D" w14:textId="506FB26E">
      <w:pPr>
        <w:pStyle w:val="Indholdsfortegnelse2"/>
        <w:rPr>
          <w:rFonts w:asciiTheme="minorHAnsi" w:hAnsiTheme="minorHAnsi" w:eastAsiaTheme="minorEastAsia" w:cstheme="minorBidi"/>
          <w:noProof/>
          <w:kern w:val="2"/>
          <w:sz w:val="24"/>
          <w:szCs w:val="24"/>
          <w:lang w:eastAsia="da-DK"/>
          <w14:ligatures w14:val="standardContextual"/>
        </w:rPr>
      </w:pPr>
      <w:hyperlink w:history="1" w:anchor="_Toc238711686">
        <w:r>
          <w:rPr>
            <w:rStyle w:val="Hyperlink"/>
            <w:noProof/>
          </w:rPr>
          <w:t>5.6</w:t>
        </w:r>
        <w:r>
          <w:rPr>
            <w:rFonts w:asciiTheme="minorHAnsi" w:hAnsiTheme="minorHAnsi" w:eastAsiaTheme="minorEastAsia" w:cstheme="minorBidi"/>
            <w:noProof/>
            <w:kern w:val="2"/>
            <w:sz w:val="24"/>
            <w:szCs w:val="24"/>
            <w:lang w:eastAsia="da-DK"/>
            <w14:ligatures w14:val="standardContextual"/>
          </w:rPr>
          <w:tab/>
        </w:r>
        <w:r>
          <w:rPr>
            <w:rStyle w:val="Hyperlink"/>
            <w:noProof/>
          </w:rPr>
          <w:t>Krav til timeregnskaber</w:t>
        </w:r>
        <w:r>
          <w:rPr>
            <w:noProof/>
            <w:webHidden/>
          </w:rPr>
          <w:tab/>
          <w:fldChar w:fldCharType="begin"/>
          <w:instrText xml:space="preserve"> PAGEREF _Toc238711686 \h </w:instrText>
          <w:fldChar w:fldCharType="separate"/>
          <w:t>4</w:t>
          <w:fldChar w:fldCharType="end"/>
        </w:r>
      </w:hyperlink>
    </w:p>
    <w:p w:rsidR="00D11D2D" w:rsidRDefault="00D11D2D" w14:paraId="5C90BD94" w14:textId="3BEA2902">
      <w:pPr>
        <w:pStyle w:val="Indholdsfortegnelse1"/>
        <w:rPr>
          <w:rFonts w:asciiTheme="minorHAnsi" w:hAnsiTheme="minorHAnsi" w:eastAsiaTheme="minorEastAsia" w:cstheme="minorBidi"/>
          <w:b w:val="0"/>
          <w:noProof/>
          <w:kern w:val="2"/>
          <w:sz w:val="24"/>
          <w:szCs w:val="24"/>
          <w:lang w:eastAsia="da-DK"/>
          <w14:ligatures w14:val="standardContextual"/>
        </w:rPr>
      </w:pPr>
      <w:hyperlink w:history="1" w:anchor="_Toc238711687">
        <w:r>
          <w:rPr>
            <w:rStyle w:val="Hyperlink"/>
            <w:noProof/>
          </w:rPr>
          <w:t>6.</w:t>
        </w:r>
        <w:r>
          <w:rPr>
            <w:rFonts w:asciiTheme="minorHAnsi" w:hAnsiTheme="minorHAnsi" w:eastAsiaTheme="minorEastAsia" w:cstheme="minorBidi"/>
            <w:b w:val="0"/>
            <w:noProof/>
            <w:kern w:val="2"/>
            <w:sz w:val="24"/>
            <w:szCs w:val="24"/>
            <w:lang w:eastAsia="da-DK"/>
            <w14:ligatures w14:val="standardContextual"/>
          </w:rPr>
          <w:tab/>
        </w:r>
        <w:r>
          <w:rPr>
            <w:rStyle w:val="Hyperlink"/>
            <w:noProof/>
          </w:rPr>
          <w:t>Fast månedligt vederlag for vedligeholdelse og support</w:t>
        </w:r>
        <w:r>
          <w:rPr>
            <w:noProof/>
            <w:webHidden/>
          </w:rPr>
          <w:tab/>
          <w:fldChar w:fldCharType="begin"/>
          <w:instrText xml:space="preserve"> PAGEREF _Toc238711687 \h </w:instrText>
          <w:fldChar w:fldCharType="separate"/>
          <w:t>4</w:t>
          <w:fldChar w:fldCharType="end"/>
        </w:r>
      </w:hyperlink>
    </w:p>
    <w:p w:rsidR="00D11D2D" w:rsidRDefault="00D11D2D" w14:paraId="37C5B819" w14:textId="62176917">
      <w:pPr>
        <w:pStyle w:val="Indholdsfortegnelse1"/>
        <w:rPr>
          <w:rFonts w:asciiTheme="minorHAnsi" w:hAnsiTheme="minorHAnsi" w:eastAsiaTheme="minorEastAsia" w:cstheme="minorBidi"/>
          <w:b w:val="0"/>
          <w:noProof/>
          <w:kern w:val="2"/>
          <w:sz w:val="24"/>
          <w:szCs w:val="24"/>
          <w:lang w:eastAsia="da-DK"/>
          <w14:ligatures w14:val="standardContextual"/>
        </w:rPr>
      </w:pPr>
      <w:hyperlink w:history="1" w:anchor="_Toc238711688">
        <w:r>
          <w:rPr>
            <w:rStyle w:val="Hyperlink"/>
            <w:noProof/>
          </w:rPr>
          <w:t>7.</w:t>
        </w:r>
        <w:r>
          <w:rPr>
            <w:rFonts w:asciiTheme="minorHAnsi" w:hAnsiTheme="minorHAnsi" w:eastAsiaTheme="minorEastAsia" w:cstheme="minorBidi"/>
            <w:b w:val="0"/>
            <w:noProof/>
            <w:kern w:val="2"/>
            <w:sz w:val="24"/>
            <w:szCs w:val="24"/>
            <w:lang w:eastAsia="da-DK"/>
            <w14:ligatures w14:val="standardContextual"/>
          </w:rPr>
          <w:tab/>
        </w:r>
        <w:r>
          <w:rPr>
            <w:rStyle w:val="Hyperlink"/>
            <w:noProof/>
          </w:rPr>
          <w:t>Fast årligt licensvederlag for Standardprogrammel</w:t>
        </w:r>
        <w:r>
          <w:rPr>
            <w:noProof/>
            <w:webHidden/>
          </w:rPr>
          <w:tab/>
          <w:fldChar w:fldCharType="begin"/>
          <w:instrText xml:space="preserve"> PAGEREF _Toc238711688 \h </w:instrText>
          <w:fldChar w:fldCharType="separate"/>
          <w:t>4</w:t>
          <w:fldChar w:fldCharType="end"/>
        </w:r>
      </w:hyperlink>
    </w:p>
    <w:p w:rsidR="00D11D2D" w:rsidRDefault="00D11D2D" w14:paraId="37346F0C" w14:textId="032DAECD">
      <w:pPr>
        <w:pStyle w:val="Indholdsfortegnelse1"/>
        <w:rPr>
          <w:rFonts w:asciiTheme="minorHAnsi" w:hAnsiTheme="minorHAnsi" w:eastAsiaTheme="minorEastAsia" w:cstheme="minorBidi"/>
          <w:b w:val="0"/>
          <w:noProof/>
          <w:kern w:val="2"/>
          <w:sz w:val="24"/>
          <w:szCs w:val="24"/>
          <w:lang w:eastAsia="da-DK"/>
          <w14:ligatures w14:val="standardContextual"/>
        </w:rPr>
      </w:pPr>
      <w:hyperlink w:history="1" w:anchor="_Toc238711691">
        <w:r>
          <w:rPr>
            <w:rStyle w:val="Hyperlink"/>
            <w:noProof/>
          </w:rPr>
          <w:t>8.</w:t>
        </w:r>
        <w:r>
          <w:rPr>
            <w:rFonts w:asciiTheme="minorHAnsi" w:hAnsiTheme="minorHAnsi" w:eastAsiaTheme="minorEastAsia" w:cstheme="minorBidi"/>
            <w:b w:val="0"/>
            <w:noProof/>
            <w:kern w:val="2"/>
            <w:sz w:val="24"/>
            <w:szCs w:val="24"/>
            <w:lang w:eastAsia="da-DK"/>
            <w14:ligatures w14:val="standardContextual"/>
          </w:rPr>
          <w:tab/>
        </w:r>
        <w:r>
          <w:rPr>
            <w:rStyle w:val="Hyperlink"/>
            <w:noProof/>
          </w:rPr>
          <w:t>Regulering af priser</w:t>
        </w:r>
        <w:r>
          <w:rPr>
            <w:noProof/>
            <w:webHidden/>
          </w:rPr>
          <w:tab/>
          <w:fldChar w:fldCharType="begin"/>
          <w:instrText xml:space="preserve"> PAGEREF _Toc238711691 \h </w:instrText>
          <w:fldChar w:fldCharType="separate"/>
          <w:t>5</w:t>
          <w:fldChar w:fldCharType="end"/>
        </w:r>
      </w:hyperlink>
    </w:p>
    <w:p w:rsidR="00D11D2D" w:rsidRDefault="00D11D2D" w14:paraId="719502A3" w14:textId="74B709C3">
      <w:pPr>
        <w:pStyle w:val="Indholdsfortegnelse1"/>
        <w:rPr>
          <w:rFonts w:asciiTheme="minorHAnsi" w:hAnsiTheme="minorHAnsi" w:eastAsiaTheme="minorEastAsia" w:cstheme="minorBidi"/>
          <w:b w:val="0"/>
          <w:noProof/>
          <w:kern w:val="2"/>
          <w:sz w:val="24"/>
          <w:szCs w:val="24"/>
          <w:lang w:eastAsia="da-DK"/>
          <w14:ligatures w14:val="standardContextual"/>
        </w:rPr>
      </w:pPr>
      <w:hyperlink w:history="1" w:anchor="_Toc238711692">
        <w:r>
          <w:rPr>
            <w:rStyle w:val="Hyperlink"/>
            <w:noProof/>
          </w:rPr>
          <w:t>9.</w:t>
        </w:r>
        <w:r>
          <w:rPr>
            <w:rFonts w:asciiTheme="minorHAnsi" w:hAnsiTheme="minorHAnsi" w:eastAsiaTheme="minorEastAsia" w:cstheme="minorBidi"/>
            <w:b w:val="0"/>
            <w:noProof/>
            <w:kern w:val="2"/>
            <w:sz w:val="24"/>
            <w:szCs w:val="24"/>
            <w:lang w:eastAsia="da-DK"/>
            <w14:ligatures w14:val="standardContextual"/>
          </w:rPr>
          <w:tab/>
        </w:r>
        <w:r>
          <w:rPr>
            <w:rStyle w:val="Hyperlink"/>
            <w:noProof/>
          </w:rPr>
          <w:t>Betalingsbetingelser</w:t>
        </w:r>
        <w:r>
          <w:rPr>
            <w:noProof/>
            <w:webHidden/>
          </w:rPr>
          <w:tab/>
          <w:fldChar w:fldCharType="begin"/>
          <w:instrText xml:space="preserve"> PAGEREF _Toc238711692 \h </w:instrText>
          <w:fldChar w:fldCharType="separate"/>
          <w:t>5</w:t>
          <w:fldChar w:fldCharType="end"/>
        </w:r>
      </w:hyperlink>
    </w:p>
    <w:p w:rsidR="00D11D2D" w:rsidRDefault="00D11D2D" w14:paraId="7C931AE7" w14:textId="37A39F6C">
      <w:pPr>
        <w:pStyle w:val="Indholdsfortegnelse1"/>
        <w:rPr>
          <w:rFonts w:asciiTheme="minorHAnsi" w:hAnsiTheme="minorHAnsi" w:eastAsiaTheme="minorEastAsia" w:cstheme="minorBidi"/>
          <w:b w:val="0"/>
          <w:noProof/>
          <w:kern w:val="2"/>
          <w:sz w:val="24"/>
          <w:szCs w:val="24"/>
          <w:lang w:eastAsia="da-DK"/>
          <w14:ligatures w14:val="standardContextual"/>
        </w:rPr>
      </w:pPr>
      <w:hyperlink w:history="1" w:anchor="_Toc238711693">
        <w:r>
          <w:rPr>
            <w:rStyle w:val="Hyperlink"/>
            <w:noProof/>
          </w:rPr>
          <w:t>10.</w:t>
        </w:r>
        <w:r>
          <w:rPr>
            <w:rFonts w:asciiTheme="minorHAnsi" w:hAnsiTheme="minorHAnsi" w:eastAsiaTheme="minorEastAsia" w:cstheme="minorBidi"/>
            <w:b w:val="0"/>
            <w:noProof/>
            <w:kern w:val="2"/>
            <w:sz w:val="24"/>
            <w:szCs w:val="24"/>
            <w:lang w:eastAsia="da-DK"/>
            <w14:ligatures w14:val="standardContextual"/>
          </w:rPr>
          <w:tab/>
        </w:r>
        <w:r>
          <w:rPr>
            <w:rStyle w:val="Hyperlink"/>
            <w:noProof/>
          </w:rPr>
          <w:t>Krav til faktura</w:t>
        </w:r>
        <w:r>
          <w:rPr>
            <w:noProof/>
            <w:webHidden/>
          </w:rPr>
          <w:tab/>
          <w:fldChar w:fldCharType="begin"/>
          <w:instrText xml:space="preserve"> PAGEREF _Toc238711693 \h </w:instrText>
          <w:fldChar w:fldCharType="separate"/>
          <w:t>6</w:t>
          <w:fldChar w:fldCharType="end"/>
        </w:r>
      </w:hyperlink>
    </w:p>
    <w:p w:rsidR="00D06DD3" w:rsidP="00936B38" w:rsidRDefault="00A27A90" w14:paraId="0E96266A" w14:textId="327BFB24">
      <w:r>
        <w:fldChar w:fldCharType="end"/>
      </w:r>
    </w:p>
    <w:p w:rsidR="00A40A26" w:rsidP="00DE6588" w:rsidRDefault="00A40A26" w14:paraId="314C6183" w14:textId="77777777">
      <w:pPr>
        <w:ind w:hanging="426"/>
      </w:pPr>
    </w:p>
    <w:p w:rsidR="00A40A26" w:rsidP="00DE6588" w:rsidRDefault="00A40A26" w14:paraId="5A45B07C" w14:textId="77777777"/>
    <w:p w:rsidR="00685078" w:rsidP="00DE6588" w:rsidRDefault="00685078" w14:paraId="3E907357" w14:textId="77777777">
      <w:pPr>
        <w:spacing w:after="240" w:line="360" w:lineRule="auto"/>
        <w:ind w:hanging="567"/>
        <w:rPr>
          <w:b/>
          <w:caps/>
          <w:color w:val="009DE0"/>
          <w:sz w:val="22"/>
          <w:szCs w:val="22"/>
        </w:rPr>
      </w:pPr>
    </w:p>
    <w:p w:rsidR="00685078" w:rsidP="00DE6588" w:rsidRDefault="00685078" w14:paraId="46A5B8D5" w14:textId="77777777">
      <w:pPr>
        <w:spacing w:after="240" w:line="360" w:lineRule="auto"/>
        <w:ind w:hanging="567"/>
        <w:rPr>
          <w:b/>
          <w:caps/>
          <w:color w:val="009DE0"/>
          <w:sz w:val="22"/>
          <w:szCs w:val="22"/>
        </w:rPr>
      </w:pPr>
    </w:p>
    <w:p w:rsidR="00A40A26" w:rsidP="00A40A26" w:rsidRDefault="00A40A26" w14:paraId="614A4AE7" w14:textId="77777777">
      <w:pPr>
        <w:sectPr w:rsidR="00A40A26" w:rsidSect="003D32A2">
          <w:footerReference w:type="even" r:id="rId16"/>
          <w:footerReference w:type="default" r:id="rId17"/>
          <w:footerReference w:type="first" r:id="rId18"/>
          <w:pgSz w:w="11907" w:h="16839" w:orient="portrait" w:code="9"/>
          <w:pgMar w:top="1984" w:right="1190" w:bottom="1417" w:left="1757" w:header="947" w:footer="680" w:gutter="0"/>
          <w:pgNumType w:start="1"/>
          <w:cols w:space="708"/>
          <w:docGrid w:linePitch="360"/>
        </w:sectPr>
      </w:pPr>
    </w:p>
    <w:p w:rsidR="00BD35FA" w:rsidP="006F5860" w:rsidRDefault="00137B1B" w14:paraId="7A2871E1" w14:textId="45306782">
      <w:pPr>
        <w:pStyle w:val="Overskrift1"/>
        <w:spacing w:line="276" w:lineRule="auto"/>
        <w:rPr/>
      </w:pPr>
      <w:bookmarkStart w:name="_Toc126778142" w:id="18"/>
      <w:bookmarkStart w:name="_Toc238711676" w:id="19"/>
      <w:r>
        <w:rPr/>
        <w:t>Indledning</w:t>
      </w:r>
      <w:bookmarkEnd w:id="18"/>
      <w:bookmarkEnd w:id="19"/>
    </w:p>
    <w:p w:rsidRPr="00B32EFF" w:rsidR="0067351E" w:rsidP="0067351E" w:rsidRDefault="0001496D" w14:paraId="50A38F03" w14:textId="74E8A430">
      <w:r>
        <w:t xml:space="preserve">Dette bilag indeholder henvisninger og vejledning til angivelse af priser i Appendiks A, som omfatter priser for samtlige de ydelser, der er omfattet af Kontrakten. </w:t>
      </w:r>
    </w:p>
    <w:p w:rsidR="0067351E" w:rsidP="0067351E" w:rsidRDefault="0067351E" w14:paraId="2DB2562F" w14:textId="112A1EBC"/>
    <w:p w:rsidRPr="00117D93" w:rsidR="005718F7" w:rsidP="005718F7" w:rsidRDefault="005718F7" w14:paraId="0E7CD71A" w14:textId="77777777">
      <w:pPr>
        <w:spacing w:line="276" w:lineRule="auto"/>
      </w:pPr>
      <w:r>
        <w:t xml:space="preserve">Herudover har Leverandøren kun krav på vederlag, såfremt det udtrykkeligt fremgår af Kontraktens øvrige bestemmelser, at ydelser erlægges mod særskilt betaling. Leverandøren er således ikke berettiget til at fakturere Kunden for ydelser, medmindre det af Kontrakten eksplicit fremgår, at sådanne ydelser erlægges mod særskilt betaling.</w:t>
      </w:r>
    </w:p>
    <w:p w:rsidR="00645A5B" w:rsidP="00645A5B" w:rsidRDefault="00645A5B" w14:paraId="17F566FC" w14:textId="77777777">
      <w:pPr>
        <w:rPr>
          <w:iCs/>
        </w:rPr>
      </w:pPr>
    </w:p>
    <w:p w:rsidR="00471751" w:rsidP="00645A5B" w:rsidRDefault="00471751" w14:paraId="52CF6D99" w14:textId="77777777">
      <w:pPr>
        <w:rPr>
          <w:iCs/>
        </w:rPr>
      </w:pPr>
    </w:p>
    <w:p w:rsidR="00E02DD3" w:rsidP="00E02DD3" w:rsidRDefault="00E02DD3" w14:paraId="76B3FA31" w14:textId="5061D656">
      <w:pPr>
        <w:pStyle w:val="Overskrift1"/>
        <w:pageBreakBefore w:val="0"/>
        <w:spacing w:line="276" w:lineRule="auto"/>
      </w:pPr>
      <w:bookmarkStart w:name="_Toc238711677" w:id="21"/>
      <w:r>
        <w:t>Indregnede omkostninger</w:t>
      </w:r>
      <w:bookmarkEnd w:id="21"/>
    </w:p>
    <w:p w:rsidR="00B000F8" w:rsidP="0090126D" w:rsidRDefault="00D364A7" w14:paraId="3C0B6E92" w14:textId="4F1DE28D">
      <w:r>
        <w:t xml:space="preserve">Leverandøren har ikke krav på særskilt godtgørelse eller vederlag i anledning af transport til adresser inden for Storkøbenhavn og mellem Leverandørens adresse og Kundens adresse eller for fortæring for Leverandørens ansatte. Sådanne omkostninger skal derfor indregnes i de anførte priser. </w:t>
      </w:r>
    </w:p>
    <w:p w:rsidR="00B000F8" w:rsidP="0090126D" w:rsidRDefault="00B000F8" w14:paraId="45133F5C" w14:textId="77777777"/>
    <w:p w:rsidR="00E02DD3" w:rsidP="0090126D" w:rsidRDefault="00D364A7" w14:paraId="32E57B03" w14:textId="1D9DAD6F">
      <w:r>
        <w:t xml:space="preserve">I konkrete tilfælde kan udgifter til transport og ophold dog godtgøres af Kunden efter forudgående skriftlig aftale. </w:t>
      </w:r>
    </w:p>
    <w:p w:rsidR="0090126D" w:rsidP="00663E80" w:rsidRDefault="0090126D" w14:paraId="53CAF140" w14:textId="77777777"/>
    <w:p w:rsidR="00D364A7" w:rsidP="00663E80" w:rsidRDefault="00D364A7" w14:paraId="7B9F4376" w14:textId="37101650">
      <w:r>
        <w:t xml:space="preserve">Udgifter til tidsregistrering, fakturering, regnskabsopgaver, sekretærbistand, intern koordination og andre kontorudgifter mv. afholdes af Leverandøren og skal ligeledes indregnes i de anførte priser.</w:t>
      </w:r>
    </w:p>
    <w:p w:rsidR="00663E80" w:rsidP="00663E80" w:rsidRDefault="00663E80" w14:paraId="6A7C9AA0" w14:textId="77777777"/>
    <w:p w:rsidR="004B3E48" w:rsidP="004B3E48" w:rsidRDefault="00D364A7" w14:paraId="30568A8E" w14:textId="207EFF11">
      <w:r>
        <w:t xml:space="preserve">Leverandørens tidsforbrug til overordnet kontraktstyring og andre former for overordnet planlægning afholdes også af Leverandøren, medmindre andet eksplicit er aftalt med Kunden. Sådanne omkostninger skal således også indregnes i de anførte priser. </w:t>
      </w:r>
    </w:p>
    <w:p w:rsidR="00D364A7" w:rsidP="00663E80" w:rsidRDefault="00D364A7" w14:paraId="23F9BA91" w14:textId="030E3C3C"/>
    <w:p w:rsidR="0001496D" w:rsidP="0067351E" w:rsidRDefault="0001496D" w14:paraId="17E9BD76" w14:textId="77777777"/>
    <w:p w:rsidRPr="00093EB4" w:rsidR="005D0CB2" w:rsidP="005D0CB2" w:rsidRDefault="005D0CB2" w14:paraId="2CAAFBD9" w14:textId="78C16782">
      <w:pPr>
        <w:pStyle w:val="Overskrift1"/>
        <w:keepLines w:val="0"/>
        <w:pageBreakBefore w:val="0"/>
        <w:suppressAutoHyphens w:val="0"/>
        <w:spacing w:after="240" w:line="276" w:lineRule="auto"/>
        <w:contextualSpacing w:val="0"/>
      </w:pPr>
      <w:bookmarkStart w:name="_Toc448772500" w:id="22"/>
      <w:bookmarkStart w:name="_Toc459900029" w:id="23"/>
      <w:bookmarkStart w:name="_Toc467749841" w:id="24"/>
      <w:bookmarkStart w:name="_Toc508610909" w:id="25"/>
      <w:bookmarkStart w:name="_Toc76896820" w:id="26"/>
      <w:bookmarkStart w:name="_Toc126778143" w:id="27"/>
      <w:bookmarkStart w:name="_Toc238711678" w:id="28"/>
      <w:r>
        <w:t>Vederlag for udtrædelse</w:t>
      </w:r>
      <w:bookmarkEnd w:id="22"/>
      <w:bookmarkEnd w:id="23"/>
      <w:bookmarkEnd w:id="24"/>
      <w:bookmarkEnd w:id="25"/>
      <w:bookmarkEnd w:id="26"/>
      <w:bookmarkEnd w:id="27"/>
      <w:r>
        <w:t xml:space="preserve"> i afklaringsfasen</w:t>
      </w:r>
      <w:bookmarkEnd w:id="28"/>
    </w:p>
    <w:p w:rsidR="005D0CB2" w:rsidP="005D0CB2" w:rsidRDefault="005D0CB2" w14:paraId="368C8069" w14:textId="02998C14">
      <w:pPr>
        <w:spacing w:line="276" w:lineRule="auto"/>
      </w:pPr>
      <w:r>
        <w:t xml:space="preserve">Hvis Kunden udtræder af Kontrakten i henhold til Kontraktens pkt. 5.3.2, betaler Kunden et vederlag til Leverandøren svarende til maksimalt den angivne %-del af det samlede leverancevederlag, som betales efter godkendelse af revideret Leverancebeskrivelse, jf. betalingsplanen i punkt </w:t>
        <w:fldChar w:fldCharType="begin"/>
        <w:instrText xml:space="preserve"> REF _Ref238711661 \r \h </w:instrText>
        <w:fldChar w:fldCharType="separate"/>
        <w:t>4</w:t>
        <w:fldChar w:fldCharType="end"/>
        <w:t xml:space="preserve">. </w:t>
      </w:r>
    </w:p>
    <w:p w:rsidR="005D0CB2" w:rsidP="005D0CB2" w:rsidRDefault="005D0CB2" w14:paraId="4727080C" w14:textId="6F66A9FF">
      <w:pPr>
        <w:spacing w:line="276" w:lineRule="auto"/>
      </w:pPr>
    </w:p>
    <w:p w:rsidR="005D0CB2" w:rsidP="005D0CB2" w:rsidRDefault="005D0CB2" w14:paraId="3F6C8E46" w14:textId="6E16D463">
      <w:pPr>
        <w:spacing w:line="276" w:lineRule="auto"/>
      </w:pPr>
      <w:r>
        <w:t xml:space="preserve">Beløbet fastsættes på baggrund af det antal timer, som Leverandøren har forbrugt i forhold til de aktiviteter, der skal udføres i afklaringsfasen frem til Kundens meddelelse om udtrædelsen samt dokumenterede og nødvendige omkostninger, som Leverandøren har afholdt i forbindelse med afklaringsfasen. </w:t>
      </w:r>
    </w:p>
    <w:p w:rsidR="005D0CB2" w:rsidP="0067351E" w:rsidRDefault="005D0CB2" w14:paraId="12504670" w14:textId="66F77B62"/>
    <w:p w:rsidRPr="00B32EFF" w:rsidR="00243D2E" w:rsidP="0067351E" w:rsidRDefault="00243D2E" w14:paraId="0361333A" w14:textId="03A1C601"/>
    <w:p w:rsidRPr="000362D1" w:rsidR="0067351E" w:rsidP="000362D1" w:rsidRDefault="0067351E" w14:paraId="65262C52" w14:textId="5CF15591">
      <w:pPr>
        <w:pStyle w:val="Overskrift1"/>
        <w:pageBreakBefore w:val="0"/>
      </w:pPr>
      <w:bookmarkStart w:name="_Ref275245843" w:id="29"/>
      <w:bookmarkStart w:name="_Toc474919436" w:id="30"/>
      <w:bookmarkStart w:name="_Toc126778145" w:id="31"/>
      <w:bookmarkStart w:name="_Ref238711661" w:id="32"/>
      <w:bookmarkStart w:name="_Toc238711679" w:id="33"/>
      <w:r>
        <w:t>Leverancevederlag</w:t>
      </w:r>
      <w:bookmarkEnd w:id="29"/>
      <w:bookmarkEnd w:id="30"/>
      <w:bookmarkEnd w:id="31"/>
      <w:r>
        <w:t xml:space="preserve"> og betalingsplan</w:t>
      </w:r>
      <w:bookmarkEnd w:id="32"/>
      <w:bookmarkEnd w:id="33"/>
    </w:p>
    <w:p w:rsidR="0017690F" w:rsidP="00761256" w:rsidRDefault="0067351E" w14:paraId="41AA1A7C" w14:textId="77777777">
      <w:r>
        <w:t xml:space="preserve">Leverancevederlaget opgøres i overensstemmelse med Kontraktens punkt 15.2. </w:t>
      </w:r>
    </w:p>
    <w:p w:rsidR="0017690F" w:rsidP="00761256" w:rsidRDefault="0017690F" w14:paraId="2BB39EDC" w14:textId="77777777"/>
    <w:p w:rsidRPr="003038B0" w:rsidR="00591C7A" w:rsidP="00761256" w:rsidRDefault="006F0364" w14:paraId="6F0AB07E" w14:textId="35C6EE60">
      <w:r>
        <w:t xml:space="preserve">Leverancevederlaget omfatter også brugsretten, herunder løbende licensomkostninger. til eventuelt Leverandørspecifikt Programmel, jf. Kontraktens punkt 23.2.</w:t>
      </w:r>
    </w:p>
    <w:p w:rsidR="005A4D81" w:rsidP="0067351E" w:rsidRDefault="005A4D81" w14:paraId="13D08A56" w14:textId="77777777"/>
    <w:p w:rsidRPr="00B32EFF" w:rsidR="0067351E" w:rsidP="0067351E" w:rsidRDefault="0067351E" w14:paraId="72FAF3B0" w14:textId="308906A4">
      <w:r>
        <w:t>Hertil kommer vederlag for ændringer, der skal leveres som en del af Leverancen på Overtagelsesdagen.</w:t>
      </w:r>
    </w:p>
    <w:p w:rsidRPr="00B32EFF" w:rsidR="0067351E" w:rsidP="0067351E" w:rsidRDefault="0067351E" w14:paraId="2063AA70" w14:textId="77777777"/>
    <w:p w:rsidR="001A0C05" w:rsidP="0067351E" w:rsidRDefault="0067351E" w14:paraId="3892DC28" w14:textId="5A7D114A">
      <w:pPr>
        <w:rPr>
          <w:highlight w:val="green"/>
        </w:rPr>
      </w:pPr>
      <w:r>
        <w:t xml:space="preserve">Leverancevederlaget omfatter i overensstemmelse med Kontraktens punkt 15.2 ikke:</w:t>
      </w:r>
    </w:p>
    <w:p w:rsidRPr="000B0223" w:rsidR="001A0C05" w:rsidP="0067351E" w:rsidRDefault="001A0C05" w14:paraId="396ABA6D" w14:textId="77777777"/>
    <w:p w:rsidRPr="000B0223" w:rsidR="001A0C05" w:rsidP="001A0C05" w:rsidRDefault="001A0C05" w14:paraId="300CBDA5" w14:textId="666EFB0A">
      <w:pPr>
        <w:pStyle w:val="Listeafsnit"/>
        <w:numPr>
          <w:ilvl w:val="0"/>
          <w:numId w:val="46"/>
        </w:numPr>
      </w:pPr>
      <w:r>
        <w:t xml:space="preserve">Vederlag for bestillingsydelser og øvrige ændringer, jf. punkt </w:t>
        <w:fldChar w:fldCharType="begin"/>
        <w:instrText xml:space="preserve"> REF _Ref237432648 \r \h </w:instrText>
        <w:instrText xml:space="preserve"> \* MERGEFORMAT </w:instrText>
        <w:fldChar w:fldCharType="separate"/>
        <w:t>5.1</w:t>
        <w:fldChar w:fldCharType="end"/>
      </w:r>
    </w:p>
    <w:p w:rsidRPr="000B0223" w:rsidR="001A0C05" w:rsidP="001A0C05" w:rsidRDefault="001A0C05" w14:paraId="1EEA272E" w14:textId="3347ECC2">
      <w:pPr>
        <w:pStyle w:val="Listeafsnit"/>
        <w:numPr>
          <w:ilvl w:val="0"/>
          <w:numId w:val="46"/>
        </w:numPr>
      </w:pPr>
      <w:r>
        <w:t xml:space="preserve">Vederlag for øvrige timebaserede vederlag, jf. punkt </w:t>
        <w:fldChar w:fldCharType="begin"/>
        <w:instrText xml:space="preserve"> REF _Ref237432656 \r \h </w:instrText>
        <w:instrText xml:space="preserve"> \* MERGEFORMAT </w:instrText>
        <w:fldChar w:fldCharType="separate"/>
        <w:t>5.2</w:t>
        <w:fldChar w:fldCharType="end"/>
        <w:t xml:space="preserve"> </w:t>
      </w:r>
    </w:p>
    <w:p>
      <w:pPr>
        <w:pStyle w:val="Listeafsnit"/>
        <w:numPr>
          <w:ilvl w:val="0"/>
          <w:numId w:val="46"/>
        </w:numPr>
        <w:rPr>
          <w:ins w:id="1088" w:author="Claude" w:date="2026-09-29T12:00:00Z"/>
        </w:rPr>
      </w:pPr>
      <w:ins w:id="1089" w:author="Claude" w:date="2026-09-29T12:00:00Z">
        <w:r>
          <w:t xml:space="preserve">Vederlag for Optionen, jf. punkt 8</w:t>
        </w:r>
      </w:ins>
    </w:p>
    <w:p w:rsidRPr="000B0223" w:rsidR="00B9012C" w:rsidP="005C1DC7" w:rsidRDefault="00F60E2C" w14:paraId="33997343" w14:textId="20F67549">
      <w:pPr>
        <w:pStyle w:val="Listeafsnit"/>
        <w:numPr>
          <w:ilvl w:val="0"/>
          <w:numId w:val="46"/>
        </w:numPr>
      </w:pPr>
      <w:r>
        <w:t xml:space="preserve">Fast månedligt vederlag for vedligeholdelse og support, jf. punkt </w:t>
        <w:fldChar w:fldCharType="begin"/>
        <w:instrText xml:space="preserve"> REF _Ref237432668 \r \h </w:instrText>
        <w:instrText xml:space="preserve"> \* MERGEFORMAT </w:instrText>
        <w:fldChar w:fldCharType="separate"/>
        <w:t>6</w:t>
        <w:fldChar w:fldCharType="end"/>
      </w:r>
    </w:p>
    <w:p w:rsidRPr="000B0223" w:rsidR="0067351E" w:rsidP="005C1DC7" w:rsidRDefault="004F7CE5" w14:paraId="2A8E5C23" w14:textId="2E75BD7F">
      <w:pPr>
        <w:pStyle w:val="Listeafsnit"/>
        <w:numPr>
          <w:ilvl w:val="0"/>
          <w:numId w:val="46"/>
        </w:numPr>
      </w:pPr>
      <w:r>
        <w:t xml:space="preserve">Fast årligt licensvederlag for Standardprogrammel, jf. punkt </w:t>
        <w:fldChar w:fldCharType="begin"/>
        <w:instrText xml:space="preserve"> REF _Ref237432681 \r \h </w:instrText>
        <w:instrText xml:space="preserve"> \* MERGEFORMAT </w:instrText>
        <w:fldChar w:fldCharType="separate"/>
        <w:t>7</w:t>
        <w:fldChar w:fldCharType="end"/>
        <w:t>.</w:t>
      </w:r>
    </w:p>
    <w:p w:rsidR="00104A39" w:rsidP="00104A39" w:rsidRDefault="00104A39" w14:paraId="79609A1F" w14:textId="77777777"/>
    <w:p w:rsidR="00104A39" w:rsidP="00104A39" w:rsidRDefault="00104A39" w14:paraId="0A059EBC" w14:textId="5EA44B49">
      <w:r>
        <w:t xml:space="preserve">Det samlede vederlag for Leverancen, fremgår af Appendiks A, punkt 4.</w:t>
      </w:r>
    </w:p>
    <w:p>
      <w:pPr>
        <w:rPr>
          <w:ins w:id="1090" w:author="Claude" w:date="2026-09-29T12:00:00Z"/>
        </w:rPr>
      </w:pPr>
      <w:ins w:id="1091" w:author="Claude" w:date="2026-09-29T12:00:00Z">
        <w:r>
          <w:t xml:space="preserve">Udnyttes Optionen til levering som en del af Leverancen, jf. Kontraktens punkt 6.2, tillægges vederlaget for Optionen, jf. punkt 8, Leverancevederlaget og faktureres efter betalingsplanen nedenfor.</w:t>
        </w:r>
      </w:ins>
    </w:p>
    <w:p w:rsidR="00A46FCB" w:rsidP="00104A39" w:rsidRDefault="00A46FCB" w14:paraId="15B60BA9" w14:textId="77777777"/>
    <w:p w:rsidR="004E3662" w:rsidP="004E3662" w:rsidRDefault="004E3662" w14:paraId="02E255A9" w14:textId="77777777">
      <w:r>
        <w:t>Leverancevederlaget faktureres efter følgende plan:</w:t>
      </w:r>
    </w:p>
    <w:p w:rsidRPr="00E6438B" w:rsidR="004E3662" w:rsidP="004E3662" w:rsidRDefault="004E3662" w14:paraId="3FFCE313" w14:textId="77777777"/>
    <w:tbl>
      <w:tblPr>
        <w:tblW w:w="8931"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5954"/>
        <w:gridCol w:w="2977"/>
      </w:tblGrid>
      <w:tr w:rsidRPr="00E6438B" w:rsidR="004E3662" w:rsidTr="0B8DF771" w14:paraId="08B37994" w14:textId="77777777">
        <w:trPr>
          <w:tblHeader/>
        </w:trPr>
        <w:tc>
          <w:tcPr>
            <w:tcW w:w="5954" w:type="dxa"/>
            <w:shd w:val="clear" w:color="auto" w:fill="C0C0C0"/>
          </w:tcPr>
          <w:p w:rsidRPr="00E6438B" w:rsidR="004E3662" w:rsidRDefault="004E3662" w14:paraId="135CDBF8" w14:textId="35EDAB03">
            <w:pPr>
              <w:rPr>
                <w:b/>
                <w:bCs/>
              </w:rPr>
            </w:pPr>
            <w:r>
              <w:rPr>
                <w:b/>
                <w:bCs/>
              </w:rPr>
              <w:t>Betalingsudløsende aktivitet</w:t>
            </w:r>
          </w:p>
        </w:tc>
        <w:tc>
          <w:tcPr>
            <w:tcW w:w="2977" w:type="dxa"/>
            <w:shd w:val="clear" w:color="auto" w:fill="C0C0C0"/>
          </w:tcPr>
          <w:p w:rsidRPr="00E6438B" w:rsidR="004E3662" w:rsidRDefault="004E3662" w14:paraId="6C6F6646" w14:textId="77777777">
            <w:pPr>
              <w:jc w:val="center"/>
              <w:rPr>
                <w:b/>
                <w:bCs/>
              </w:rPr>
            </w:pPr>
            <w:r>
              <w:rPr>
                <w:b/>
                <w:bCs/>
              </w:rPr>
              <w:t>% af leverancevederlaget</w:t>
            </w:r>
          </w:p>
        </w:tc>
      </w:tr>
      <w:tr w:rsidRPr="0073045B" w:rsidR="004E3662" w:rsidTr="0B8DF771" w14:paraId="3700D8AE" w14:textId="77777777">
        <w:tblPrEx>
          <w:tblLook w:val="01E0" w:firstRow="1" w:lastRow="1" w:firstColumn="1" w:lastColumn="1" w:noHBand="0" w:noVBand="0"/>
        </w:tblPrEx>
        <w:tc>
          <w:tcPr>
            <w:tcW w:w="5954" w:type="dxa"/>
            <w:tcMar>
              <w:top w:w="28" w:type="dxa"/>
              <w:bottom w:w="28" w:type="dxa"/>
            </w:tcMar>
          </w:tcPr>
          <w:p w:rsidRPr="0073045B" w:rsidR="000A6D79" w:rsidRDefault="004E3662" w14:paraId="684BD6D7" w14:textId="7C2A2B90">
            <w:r>
              <w:t>Afklaringsfasen godkendes</w:t>
            </w:r>
          </w:p>
        </w:tc>
        <w:tc>
          <w:tcPr>
            <w:tcW w:w="2977" w:type="dxa"/>
            <w:tcMar>
              <w:top w:w="28" w:type="dxa"/>
              <w:bottom w:w="28" w:type="dxa"/>
            </w:tcMar>
          </w:tcPr>
          <w:p w:rsidRPr="00CB2E9C" w:rsidR="004E3662" w:rsidRDefault="004E3662" w14:paraId="407DD929" w14:textId="6CB4ABB5">
            <w:pPr>
              <w:jc w:val="center"/>
            </w:pPr>
            <w:r>
              <w:t xml:space="preserve">15 %</w:t>
            </w:r>
          </w:p>
        </w:tc>
      </w:tr>
      <w:tr w:rsidRPr="0073045B" w:rsidR="009A7C67" w:rsidTr="0B8DF771" w14:paraId="53FA7610" w14:textId="77777777">
        <w:tblPrEx>
          <w:tblLook w:val="01E0" w:firstRow="1" w:lastRow="1" w:firstColumn="1" w:lastColumn="1" w:noHBand="0" w:noVBand="0"/>
        </w:tblPrEx>
        <w:tc>
          <w:tcPr>
            <w:tcW w:w="5954" w:type="dxa"/>
            <w:tcMar>
              <w:top w:w="28" w:type="dxa"/>
              <w:bottom w:w="28" w:type="dxa"/>
            </w:tcMar>
          </w:tcPr>
          <w:p w:rsidRPr="00551503" w:rsidR="009A7C67" w:rsidRDefault="00CA29AB" w14:paraId="438A32CE" w14:textId="1C1420AF">
            <w:pPr>
              <w:rPr>
                <w:bCs/>
              </w:rPr>
            </w:pPr>
            <w:r>
              <w:rPr>
                <w:bCs/>
              </w:rPr>
              <w:t>Verificeringsvindue afsluttes</w:t>
            </w:r>
          </w:p>
        </w:tc>
        <w:tc>
          <w:tcPr>
            <w:tcW w:w="2977" w:type="dxa"/>
            <w:tcMar>
              <w:top w:w="28" w:type="dxa"/>
              <w:bottom w:w="28" w:type="dxa"/>
            </w:tcMar>
          </w:tcPr>
          <w:p w:rsidRPr="00D73D7C" w:rsidR="00FE63A7" w:rsidP="008A32C8" w:rsidRDefault="004E2783" w14:paraId="27CBE41A" w14:textId="5D4C193F">
            <w:pPr>
              <w:jc w:val="center"/>
            </w:pPr>
            <w:r>
              <w:t xml:space="preserve">10 %</w:t>
            </w:r>
          </w:p>
        </w:tc>
      </w:tr>
      <w:tr w:rsidRPr="0073045B" w:rsidR="004E3662" w:rsidTr="0B8DF771" w14:paraId="6085CC50" w14:textId="77777777">
        <w:tblPrEx>
          <w:tblLook w:val="01E0" w:firstRow="1" w:lastRow="1" w:firstColumn="1" w:lastColumn="1" w:noHBand="0" w:noVBand="0"/>
        </w:tblPrEx>
        <w:tc>
          <w:tcPr>
            <w:tcW w:w="5954" w:type="dxa"/>
            <w:tcMar>
              <w:top w:w="28" w:type="dxa"/>
              <w:bottom w:w="28" w:type="dxa"/>
            </w:tcMar>
          </w:tcPr>
          <w:p w:rsidRPr="00551503" w:rsidR="004E3662" w:rsidRDefault="004E3662" w14:paraId="42F5FFCD" w14:textId="5F11B79E">
            <w:pPr>
              <w:rPr>
                <w:bCs/>
              </w:rPr>
            </w:pPr>
            <w:r>
              <w:rPr>
                <w:bCs/>
              </w:rPr>
              <w:t>Overtagelsesprøve godkendes</w:t>
            </w:r>
          </w:p>
        </w:tc>
        <w:tc>
          <w:tcPr>
            <w:tcW w:w="2977" w:type="dxa"/>
            <w:tcMar>
              <w:top w:w="28" w:type="dxa"/>
              <w:bottom w:w="28" w:type="dxa"/>
            </w:tcMar>
          </w:tcPr>
          <w:p w:rsidRPr="00D73D7C" w:rsidR="004E3662" w:rsidP="0B8DF771" w:rsidRDefault="00BC4AAC" w14:paraId="726324C0" w14:textId="463BD051">
            <w:pPr>
              <w:jc w:val="center"/>
            </w:pPr>
            <w:r>
              <w:t xml:space="preserve">50 %</w:t>
            </w:r>
          </w:p>
        </w:tc>
      </w:tr>
      <w:tr w:rsidRPr="0073045B" w:rsidR="004E3662" w:rsidTr="0B8DF771" w14:paraId="2DBF9E06" w14:textId="77777777">
        <w:tblPrEx>
          <w:tblLook w:val="01E0" w:firstRow="1" w:lastRow="1" w:firstColumn="1" w:lastColumn="1" w:noHBand="0" w:noVBand="0"/>
        </w:tblPrEx>
        <w:tc>
          <w:tcPr>
            <w:tcW w:w="5954" w:type="dxa"/>
            <w:tcMar>
              <w:top w:w="28" w:type="dxa"/>
              <w:bottom w:w="28" w:type="dxa"/>
            </w:tcMar>
          </w:tcPr>
          <w:p w:rsidRPr="00551503" w:rsidR="004E3662" w:rsidRDefault="004E3662" w14:paraId="6BD56938" w14:textId="326DA93D">
            <w:r>
              <w:t>Driftsprøve godkendes</w:t>
            </w:r>
          </w:p>
        </w:tc>
        <w:tc>
          <w:tcPr>
            <w:tcW w:w="2977" w:type="dxa"/>
            <w:tcMar>
              <w:top w:w="28" w:type="dxa"/>
              <w:bottom w:w="28" w:type="dxa"/>
            </w:tcMar>
          </w:tcPr>
          <w:p w:rsidRPr="00D73D7C" w:rsidR="004E3662" w:rsidP="0B8DF771" w:rsidRDefault="009821B9" w14:paraId="7532825A" w14:textId="6A2C1EA9">
            <w:pPr>
              <w:jc w:val="center"/>
            </w:pPr>
            <w:r>
              <w:t xml:space="preserve">25 %</w:t>
            </w:r>
          </w:p>
        </w:tc>
      </w:tr>
      <w:tr w:rsidRPr="00E90D59" w:rsidR="004E3662" w:rsidTr="0B8DF771" w14:paraId="66E42C2A" w14:textId="77777777">
        <w:tblPrEx>
          <w:tblLook w:val="01E0" w:firstRow="1" w:lastRow="1" w:firstColumn="1" w:lastColumn="1" w:noHBand="0" w:noVBand="0"/>
        </w:tblPrEx>
        <w:tc>
          <w:tcPr>
            <w:tcW w:w="5954" w:type="dxa"/>
            <w:tcBorders>
              <w:top w:val="single" w:color="auto" w:sz="4" w:space="0"/>
              <w:left w:val="single" w:color="auto" w:sz="4" w:space="0"/>
              <w:bottom w:val="single" w:color="auto" w:sz="4" w:space="0"/>
              <w:right w:val="single" w:color="auto" w:sz="4" w:space="0"/>
            </w:tcBorders>
            <w:tcMar>
              <w:top w:w="28" w:type="dxa"/>
              <w:bottom w:w="28" w:type="dxa"/>
            </w:tcMar>
          </w:tcPr>
          <w:p w:rsidRPr="00E90D59" w:rsidR="004E3662" w:rsidRDefault="004E3662" w14:paraId="3BAE81A2" w14:textId="5665C227">
            <w:pPr>
              <w:rPr>
                <w:b/>
                <w:bCs/>
              </w:rPr>
            </w:pPr>
            <w:r>
              <w:rPr>
                <w:b/>
                <w:bCs/>
              </w:rPr>
              <w:t>I alt</w:t>
            </w:r>
          </w:p>
        </w:tc>
        <w:tc>
          <w:tcPr>
            <w:tcW w:w="2977" w:type="dxa"/>
            <w:tcBorders>
              <w:top w:val="single" w:color="auto" w:sz="4" w:space="0"/>
              <w:left w:val="single" w:color="auto" w:sz="4" w:space="0"/>
              <w:bottom w:val="single" w:color="auto" w:sz="4" w:space="0"/>
              <w:right w:val="single" w:color="auto" w:sz="4" w:space="0"/>
            </w:tcBorders>
            <w:tcMar>
              <w:top w:w="28" w:type="dxa"/>
              <w:bottom w:w="28" w:type="dxa"/>
            </w:tcMar>
          </w:tcPr>
          <w:p w:rsidRPr="00E90D59" w:rsidR="004E3662" w:rsidRDefault="004E3662" w14:paraId="30AFE4AA" w14:textId="77777777">
            <w:pPr>
              <w:jc w:val="center"/>
              <w:rPr>
                <w:b/>
                <w:bCs/>
              </w:rPr>
            </w:pPr>
            <w:r>
              <w:rPr>
                <w:b/>
                <w:bCs/>
              </w:rPr>
              <w:t>100 %</w:t>
            </w:r>
          </w:p>
        </w:tc>
      </w:tr>
    </w:tbl>
    <w:p w:rsidR="00103CFA" w:rsidP="0067351E" w:rsidRDefault="00103CFA" w14:paraId="2D6F06A2" w14:textId="77777777"/>
    <w:p w:rsidR="00C557F4" w:rsidP="0067351E" w:rsidRDefault="00C557F4" w14:paraId="68E05594" w14:textId="77777777"/>
    <w:p w:rsidR="00C47D52" w:rsidP="00C47D52" w:rsidRDefault="00C47D52" w14:paraId="3D01CE7A" w14:textId="631D245B">
      <w:pPr>
        <w:pStyle w:val="Overskrift1"/>
        <w:pageBreakBefore w:val="0"/>
      </w:pPr>
      <w:bookmarkStart w:name="_Toc238711680" w:id="34"/>
      <w:r>
        <w:t>Timebaserede vederlag</w:t>
      </w:r>
      <w:bookmarkEnd w:id="34"/>
    </w:p>
    <w:p w:rsidRPr="00C47D52" w:rsidR="00C557F4" w:rsidP="00C47D52" w:rsidRDefault="00C557F4" w14:paraId="417C5C64" w14:textId="5E1F3AE1">
      <w:pPr>
        <w:pStyle w:val="Overskrift2"/>
      </w:pPr>
      <w:bookmarkStart w:name="_Ref275242386" w:id="35"/>
      <w:bookmarkStart w:name="_Toc474919442" w:id="36"/>
      <w:bookmarkStart w:name="_Toc126778153" w:id="37"/>
      <w:bookmarkStart w:name="_Ref237432648" w:id="38"/>
      <w:bookmarkStart w:name="_Toc238711681" w:id="39"/>
      <w:r>
        <w:t xml:space="preserve">Vederlag for bestillingsydelser og øvrig</w:t>
      </w:r>
      <w:bookmarkEnd w:id="35"/>
      <w:bookmarkEnd w:id="36"/>
      <w:bookmarkEnd w:id="37"/>
      <w:r>
        <w:t>e ændringer</w:t>
      </w:r>
      <w:bookmarkEnd w:id="38"/>
      <w:bookmarkEnd w:id="39"/>
    </w:p>
    <w:p w:rsidR="00C47D52" w:rsidP="00C342D3" w:rsidRDefault="00C47D52" w14:paraId="439E9C3B" w14:textId="77777777">
      <w:pPr>
        <w:pStyle w:val="Brdtekst"/>
        <w:spacing w:after="0"/>
      </w:pPr>
    </w:p>
    <w:p w:rsidR="00C342D3" w:rsidP="00C342D3" w:rsidRDefault="00C342D3" w14:paraId="6C8306C9" w14:textId="23B721F6">
      <w:pPr>
        <w:pStyle w:val="Brdtekst"/>
        <w:spacing w:after="0"/>
      </w:pPr>
      <w:r>
        <w:t xml:space="preserve">Vederlag for bestillingsydelser og øvrige ændringer afregnes efter Kundens valg på baggrund af en af følgende prismodeller, jf. Kontraktens </w:t>
      </w:r>
      <w:del w:id="2104" w:author="Claude" w:date="2026-09-29T12:00:00Z">
        <w:r>
          <w:delText xml:space="preserve">punkt 15.3</w:delText>
        </w:r>
      </w:del>
      <w:ins w:id="2105" w:author="Claude" w:date="2026-09-29T12:00:00Z">
        <w:r>
          <w:t xml:space="preserve">punkt 15.4</w:t>
        </w:r>
      </w:ins>
      <w:r>
        <w:t xml:space="preserve">:</w:t>
      </w:r>
    </w:p>
    <w:p w:rsidR="00C342D3" w:rsidP="00C342D3" w:rsidRDefault="00C342D3" w14:paraId="79A84EDE" w14:textId="77777777">
      <w:pPr>
        <w:pStyle w:val="Brdtekst"/>
        <w:spacing w:after="0"/>
      </w:pPr>
    </w:p>
    <w:p w:rsidR="00C342D3" w:rsidP="00C342D3" w:rsidRDefault="00C342D3" w14:paraId="48E6929C" w14:textId="77777777">
      <w:pPr>
        <w:pStyle w:val="Listeafsnit"/>
        <w:numPr>
          <w:ilvl w:val="0"/>
          <w:numId w:val="45"/>
        </w:numPr>
        <w:spacing w:line="259" w:lineRule="auto"/>
      </w:pPr>
      <w:bookmarkStart w:name="_Toc228800771" w:id="40"/>
      <w:bookmarkEnd w:id="40"/>
      <w:r>
        <w:t>Efter medgået tid</w:t>
      </w:r>
    </w:p>
    <w:p w:rsidR="00C342D3" w:rsidP="00C342D3" w:rsidRDefault="00C342D3" w14:paraId="50933D2B" w14:textId="77777777">
      <w:pPr>
        <w:pStyle w:val="Listeafsnit"/>
        <w:numPr>
          <w:ilvl w:val="0"/>
          <w:numId w:val="45"/>
        </w:numPr>
        <w:spacing w:line="259" w:lineRule="auto"/>
      </w:pPr>
      <w:r>
        <w:t>Til fast pris</w:t>
      </w:r>
    </w:p>
    <w:p w:rsidR="00C557F4" w:rsidP="00C557F4" w:rsidRDefault="00C557F4" w14:paraId="5AF13B29" w14:textId="77777777">
      <w:pPr>
        <w:rPr>
          <w:highlight w:val="green"/>
        </w:rPr>
      </w:pPr>
    </w:p>
    <w:p w:rsidRPr="004705E7" w:rsidR="00310446" w:rsidP="00310446" w:rsidRDefault="00310446" w14:paraId="6D0584BA" w14:textId="60A03CC3">
      <w:r>
        <w:t xml:space="preserve">For bestillingsydelser og øvrige ændringer efter medgået tid estimerer Leverandøren vederlaget for opgaven ud fra det estimerede tidsforbrug og på basis af de i punkt </w:t>
        <w:fldChar w:fldCharType="begin"/>
        <w:instrText xml:space="preserve"> REF _Ref238711739 \r \h </w:instrText>
        <w:fldChar w:fldCharType="separate"/>
        <w:t>5.4</w:t>
        <w:fldChar w:fldCharType="end"/>
        <w:t xml:space="preserve"> angivne timepriser.</w:t>
      </w:r>
    </w:p>
    <w:p w:rsidRPr="004705E7" w:rsidR="00310446" w:rsidP="00C557F4" w:rsidRDefault="00310446" w14:paraId="5635E7AC" w14:textId="77777777"/>
    <w:p w:rsidRPr="004705E7" w:rsidR="00C861A3" w:rsidP="00C861A3" w:rsidRDefault="00C861A3" w14:paraId="5703F8B7" w14:textId="2B03B2A4">
      <w:r>
        <w:t xml:space="preserve">Ved bestillingsydelser og øvrige ændringer til fast pris skal den faste pris være baseret på Leverandørens timeestimat for opgavens løsning samt de i punkt </w:t>
        <w:fldChar w:fldCharType="begin"/>
        <w:instrText xml:space="preserve"> REF _Ref238711750 \r \h </w:instrText>
        <w:fldChar w:fldCharType="separate"/>
        <w:t>5.4</w:t>
        <w:fldChar w:fldCharType="end"/>
        <w:t xml:space="preserve"> angivne timepriser.</w:t>
      </w:r>
    </w:p>
    <w:p w:rsidRPr="004705E7" w:rsidR="00E43B90" w:rsidP="00E43B90" w:rsidRDefault="00E43B90" w14:paraId="5764DA1B" w14:textId="77777777">
      <w:pPr>
        <w:pStyle w:val="Overskrift2"/>
      </w:pPr>
      <w:bookmarkStart w:name="_Ref237432656" w:id="41"/>
      <w:bookmarkStart w:name="_Toc238711682" w:id="42"/>
      <w:r>
        <w:t>Vederlag for øvrige timebaserede ydelser</w:t>
      </w:r>
      <w:bookmarkEnd w:id="41"/>
      <w:bookmarkEnd w:id="42"/>
    </w:p>
    <w:p w:rsidRPr="004705E7" w:rsidR="00E43B90" w:rsidP="00C861A3" w:rsidRDefault="00E43B90" w14:paraId="5E6803C1" w14:textId="77777777"/>
    <w:p w:rsidR="00E43B90" w:rsidP="00C861A3" w:rsidRDefault="00254B4D" w14:paraId="3AA9C473" w14:textId="4ED6F1C9">
      <w:r>
        <w:t xml:space="preserve">Vederlag for øvrige timebaserede ydelser, der leveres på rammeaftalelignende vilkår, beregnes på grundlag af medgået tid og de i punkt </w:t>
        <w:fldChar w:fldCharType="begin"/>
        <w:instrText xml:space="preserve"> REF _Ref238711705 \r \h </w:instrText>
        <w:fldChar w:fldCharType="separate"/>
        <w:t>5.4</w:t>
        <w:fldChar w:fldCharType="end"/>
        <w:t xml:space="preserve">  angivne timepriser for de nævnte medarbejderkategorier.</w:t>
      </w:r>
    </w:p>
    <w:p w:rsidR="005A23E9" w:rsidP="003C0E07" w:rsidRDefault="00E01A04" w14:paraId="18DC8635" w14:textId="19DF3A29">
      <w:pPr>
        <w:pStyle w:val="Overskrift2"/>
      </w:pPr>
      <w:bookmarkStart w:name="_Ref155961147" w:id="43"/>
      <w:bookmarkStart w:name="_Ref225432220" w:id="44"/>
      <w:bookmarkStart w:name="_Toc229140750" w:id="45"/>
      <w:bookmarkStart w:name="_Toc238711683" w:id="46"/>
      <w:r>
        <w:t>Vederlag for arbejde uden for normal arbejdstid</w:t>
      </w:r>
      <w:bookmarkEnd w:id="43"/>
      <w:bookmarkEnd w:id="44"/>
      <w:bookmarkEnd w:id="45"/>
      <w:bookmarkEnd w:id="46"/>
    </w:p>
    <w:p w:rsidRPr="00A07F43" w:rsidR="005A23E9" w:rsidP="00481CC1" w:rsidRDefault="005A23E9" w14:paraId="6374FE38" w14:textId="77777777">
      <w:pPr>
        <w:rPr>
          <w:highlight w:val="green"/>
        </w:rPr>
      </w:pPr>
    </w:p>
    <w:p w:rsidRPr="00E665DB" w:rsidR="00481CC1" w:rsidP="00481CC1" w:rsidRDefault="00481CC1" w14:paraId="70836EF7" w14:textId="637F7C30">
      <w:r>
        <w:rPr/>
        <w:t xml:space="preserve">Hvis Kunden foretager særskilt bestilling af vedligeholdelsesarbejder, herunder fejlafhjælpning, jf. bilag 5, punkt 7.4, eller i øvrigt har pålagt Leverandøren at udføre ydelser uden for normal arbejdstid (7.00 til 18.00 på Arbejdsdage), opgøres vederlaget på baggrund af følgende tillæg til de gældende timepriser, jf. punkt </w:t>
      </w:r>
      <w:r>
        <w:fldChar w:fldCharType="begin"/>
        <w:instrText xml:space="preserve"> REF _Ref238711718 \r \h </w:instrText>
        <w:fldChar w:fldCharType="separate"/>
      </w:r>
      <w:r>
        <w:rPr/>
        <w:t>5.4</w:t>
      </w:r>
      <w:r>
        <w:fldChar w:fldCharType="end"/>
      </w:r>
      <w:r>
        <w:rPr/>
        <w:t>:</w:t>
      </w:r>
    </w:p>
    <w:p w:rsidRPr="00E665DB" w:rsidR="00481CC1" w:rsidP="00481CC1" w:rsidRDefault="00481CC1" w14:paraId="7D44EF37" w14:textId="77777777"/>
    <w:p w:rsidRPr="00E665DB" w:rsidR="00481CC1" w:rsidP="00481CC1" w:rsidRDefault="00481CC1" w14:paraId="589A09FD" w14:textId="77777777">
      <w:pPr>
        <w:pStyle w:val="Listeafsnit"/>
        <w:numPr>
          <w:ilvl w:val="0"/>
          <w:numId w:val="42"/>
        </w:numPr>
      </w:pPr>
      <w:r>
        <w:t>På Arbejdsdage mellem 18.00 og 22.00 er taksten 150 % af den gældende timepris.</w:t>
      </w:r>
    </w:p>
    <w:p w:rsidRPr="00E665DB" w:rsidR="00481CC1" w:rsidP="00481CC1" w:rsidRDefault="00481CC1" w14:paraId="287E163D" w14:textId="77777777"/>
    <w:p w:rsidRPr="00E665DB" w:rsidR="00481CC1" w:rsidP="00481CC1" w:rsidRDefault="00481CC1" w14:paraId="0827E826" w14:textId="77777777">
      <w:pPr>
        <w:pStyle w:val="Listeafsnit"/>
        <w:numPr>
          <w:ilvl w:val="0"/>
          <w:numId w:val="42"/>
        </w:numPr>
      </w:pPr>
      <w:r>
        <w:t>På Arbejdsdage mellem 22.00 og 07.00 samt weekend og helligdage er taksten 200 % af den gældende timepris.</w:t>
      </w:r>
    </w:p>
    <w:p w:rsidRPr="00E665DB" w:rsidR="00481CC1" w:rsidP="00481CC1" w:rsidRDefault="00481CC1" w14:paraId="7E019FF1" w14:textId="77777777"/>
    <w:p w:rsidRPr="00CE1E21" w:rsidR="00481CC1" w:rsidP="00481CC1" w:rsidRDefault="00481CC1" w14:paraId="1F61CBDA" w14:textId="77777777">
      <w:r>
        <w:t>De ovennævnte takster honoreres kun efter forudgående aftale med Kunden.</w:t>
      </w:r>
    </w:p>
    <w:p w:rsidR="008C2A6A" w:rsidP="008C2A6A" w:rsidRDefault="008C2A6A" w14:paraId="273B28F8" w14:textId="7951E7F1">
      <w:pPr>
        <w:pStyle w:val="Overskrift2"/>
      </w:pPr>
      <w:bookmarkStart w:name="_Toc238711684" w:id="47"/>
      <w:bookmarkStart w:name="_Ref238711705" w:id="48"/>
      <w:bookmarkStart w:name="_Ref238711718" w:id="49"/>
      <w:bookmarkStart w:name="_Ref238711739" w:id="50"/>
      <w:bookmarkStart w:name="_Ref238711750" w:id="51"/>
      <w:r>
        <w:t>Timepriser</w:t>
      </w:r>
      <w:bookmarkEnd w:id="47"/>
      <w:bookmarkEnd w:id="48"/>
      <w:bookmarkEnd w:id="49"/>
      <w:bookmarkEnd w:id="50"/>
      <w:bookmarkEnd w:id="51"/>
    </w:p>
    <w:p w:rsidRPr="008C2A6A" w:rsidR="008C2A6A" w:rsidP="008C2A6A" w:rsidRDefault="008C2A6A" w14:paraId="3FC121EF" w14:textId="77777777"/>
    <w:p w:rsidRPr="00040C16" w:rsidR="00264685" w:rsidP="00264685" w:rsidRDefault="00264685" w14:paraId="0E19F397" w14:textId="473DC1A8">
      <w:r>
        <w:t xml:space="preserve">Leverandørens timepriser for bestillingsydelser, øvrige ændringer og øvrige timebaserede ydelser i kontraktperioden fremgår af Appendiks A, punkt 5. </w:t>
      </w:r>
    </w:p>
    <w:p w:rsidRPr="00040C16" w:rsidR="008C2A6A" w:rsidP="008C2A6A" w:rsidRDefault="008C2A6A" w14:paraId="61D8F2E9" w14:textId="0C22E371">
      <w:pPr>
        <w:pStyle w:val="Overskrift2"/>
      </w:pPr>
      <w:bookmarkStart w:name="_Toc238711685" w:id="52"/>
      <w:r>
        <w:t>Medarbejderkategorier</w:t>
      </w:r>
      <w:bookmarkEnd w:id="52"/>
    </w:p>
    <w:p w:rsidRPr="00040C16" w:rsidR="008C2A6A" w:rsidP="008C2A6A" w:rsidRDefault="008C2A6A" w14:paraId="03F9FE8B" w14:textId="77777777"/>
    <w:p w:rsidRPr="003F7341" w:rsidR="0062574B" w:rsidP="0062574B" w:rsidRDefault="0062574B" w14:paraId="1B685693" w14:textId="77777777">
      <w:r>
        <w:t xml:space="preserve">De i Appendiks A, punkt 5, anførte timepriser baserer sig på nedenstående medarbejderkategorier. </w:t>
      </w:r>
    </w:p>
    <w:p w:rsidRPr="003F7341" w:rsidR="0062574B" w:rsidP="0062574B" w:rsidRDefault="0062574B" w14:paraId="0CCE0279" w14:textId="77777777"/>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547"/>
        <w:gridCol w:w="6379"/>
      </w:tblGrid>
      <w:tr w:rsidRPr="003F7341" w:rsidR="0062574B" w:rsidTr="00E625C7" w14:paraId="543DF9F3" w14:textId="77777777">
        <w:trPr>
          <w:tblHeader/>
        </w:trPr>
        <w:tc>
          <w:tcPr>
            <w:tcW w:w="2547" w:type="dxa"/>
            <w:shd w:val="clear" w:color="auto" w:fill="BFBFBF" w:themeFill="background1" w:themeFillShade="BF"/>
          </w:tcPr>
          <w:p w:rsidRPr="003F7341" w:rsidR="0062574B" w:rsidP="00E625C7" w:rsidRDefault="0062574B" w14:paraId="564190DB" w14:textId="77777777">
            <w:pPr>
              <w:rPr>
                <w:b/>
              </w:rPr>
            </w:pPr>
            <w:r>
              <w:rPr>
                <w:b/>
              </w:rPr>
              <w:t>Medarbejderkategori</w:t>
            </w:r>
          </w:p>
        </w:tc>
        <w:tc>
          <w:tcPr>
            <w:tcW w:w="6379" w:type="dxa"/>
            <w:shd w:val="clear" w:color="auto" w:fill="BFBFBF" w:themeFill="background1" w:themeFillShade="BF"/>
          </w:tcPr>
          <w:p w:rsidRPr="003F7341" w:rsidR="0062574B" w:rsidP="00E625C7" w:rsidRDefault="0062574B" w14:paraId="2C5F048A" w14:textId="77777777">
            <w:pPr>
              <w:rPr>
                <w:b/>
              </w:rPr>
            </w:pPr>
            <w:r>
              <w:rPr>
                <w:b/>
                <w:bCs/>
              </w:rPr>
              <w:t>Profil/kvalifikationer</w:t>
            </w:r>
          </w:p>
        </w:tc>
      </w:tr>
      <w:tr w:rsidRPr="003F7341" w:rsidR="0062574B" w:rsidTr="00E625C7" w14:paraId="33BF5BF5" w14:textId="77777777">
        <w:tc>
          <w:tcPr>
            <w:tcW w:w="2547" w:type="dxa"/>
          </w:tcPr>
          <w:p w:rsidRPr="003F7341" w:rsidR="0062574B" w:rsidP="00E625C7" w:rsidRDefault="0062574B" w14:paraId="68AAB49E" w14:textId="77777777">
            <w:pPr>
              <w:rPr>
                <w:b/>
                <w:bCs/>
              </w:rPr>
            </w:pPr>
            <w:r>
              <w:rPr>
                <w:b/>
                <w:bCs/>
              </w:rPr>
              <w:t>Medarbejderkategori 1</w:t>
            </w:r>
          </w:p>
        </w:tc>
        <w:tc>
          <w:tcPr>
            <w:tcW w:w="6379" w:type="dxa"/>
          </w:tcPr>
          <w:p w:rsidRPr="003F7341" w:rsidR="0062574B" w:rsidP="00E625C7" w:rsidRDefault="0062574B" w14:paraId="77E00D54" w14:textId="77777777">
            <w:pPr>
              <w:rPr>
                <w:bCs/>
              </w:rPr>
            </w:pPr>
            <w:r>
              <w:rPr>
                <w:bCs/>
              </w:rPr>
              <w:t xml:space="preserve">Leverandørens seniorprojektleder og tilsvarende, der leder og forestår den samlede tilrettelæggelse, gennemførelse og afrapportering af teamets arbejde i overensstemmelse med den aftalte leverance til Kunden. En medarbejderkategori 1 har typisk mere end syv års erfaring inden for ydelser, der svarer til Kontraktens område.</w:t>
            </w:r>
          </w:p>
          <w:p w:rsidRPr="003F7341" w:rsidR="0062574B" w:rsidP="00E625C7" w:rsidRDefault="0062574B" w14:paraId="696C39FD" w14:textId="77777777">
            <w:pPr>
              <w:rPr>
                <w:bCs/>
              </w:rPr>
            </w:pPr>
          </w:p>
          <w:p w:rsidR="0062574B" w:rsidP="00E625C7" w:rsidRDefault="0062574B" w14:paraId="77F97D18" w14:textId="77777777">
            <w:pPr>
              <w:rPr>
                <w:bCs/>
              </w:rPr>
            </w:pPr>
            <w:r>
              <w:rPr>
                <w:bCs/>
              </w:rPr>
              <w:t>Eksempler:</w:t>
            </w:r>
          </w:p>
          <w:p w:rsidRPr="003F7341" w:rsidR="0062574B" w:rsidP="00E625C7" w:rsidRDefault="0062574B" w14:paraId="3940E7EC" w14:textId="77777777">
            <w:pPr>
              <w:rPr>
                <w:bCs/>
              </w:rPr>
            </w:pPr>
          </w:p>
          <w:p w:rsidRPr="003F7341" w:rsidR="0062574B" w:rsidP="00E625C7" w:rsidRDefault="0062574B" w14:paraId="0A0E1949" w14:textId="77777777">
            <w:pPr>
              <w:numPr>
                <w:ilvl w:val="0"/>
                <w:numId w:val="31"/>
              </w:numPr>
              <w:spacing w:line="276" w:lineRule="auto"/>
              <w:jc w:val="both"/>
              <w:rPr>
                <w:bCs/>
              </w:rPr>
            </w:pPr>
            <w:r>
              <w:rPr>
                <w:bCs/>
              </w:rPr>
              <w:t>Ledelsesrepræsentant</w:t>
            </w:r>
          </w:p>
          <w:p w:rsidRPr="003F7341" w:rsidR="0062574B" w:rsidP="00E625C7" w:rsidRDefault="0062574B" w14:paraId="59ECC31C" w14:textId="77777777">
            <w:pPr>
              <w:numPr>
                <w:ilvl w:val="0"/>
                <w:numId w:val="31"/>
              </w:numPr>
              <w:spacing w:line="276" w:lineRule="auto"/>
              <w:jc w:val="both"/>
              <w:rPr>
                <w:bCs/>
              </w:rPr>
            </w:pPr>
            <w:r>
              <w:rPr>
                <w:bCs/>
              </w:rPr>
              <w:t>Seniorprojektleder</w:t>
            </w:r>
          </w:p>
          <w:p w:rsidRPr="003F7341" w:rsidR="0062574B" w:rsidP="00E625C7" w:rsidRDefault="0062574B" w14:paraId="6B05EED9" w14:textId="77777777">
            <w:pPr>
              <w:numPr>
                <w:ilvl w:val="0"/>
                <w:numId w:val="31"/>
              </w:numPr>
              <w:spacing w:line="276" w:lineRule="auto"/>
              <w:jc w:val="both"/>
            </w:pPr>
            <w:r>
              <w:rPr>
                <w:bCs/>
              </w:rPr>
              <w:t>Teamleder i større projekter</w:t>
            </w:r>
          </w:p>
          <w:p w:rsidRPr="003F7341" w:rsidR="0062574B" w:rsidP="00E625C7" w:rsidRDefault="0062574B" w14:paraId="5DA8E754" w14:textId="77777777">
            <w:pPr>
              <w:spacing w:line="276" w:lineRule="auto"/>
              <w:ind w:left="720"/>
              <w:jc w:val="both"/>
            </w:pPr>
          </w:p>
        </w:tc>
      </w:tr>
      <w:tr w:rsidRPr="003F7341" w:rsidR="0062574B" w:rsidTr="00E625C7" w14:paraId="58578A29" w14:textId="77777777">
        <w:tc>
          <w:tcPr>
            <w:tcW w:w="2547" w:type="dxa"/>
          </w:tcPr>
          <w:p w:rsidRPr="003F7341" w:rsidR="0062574B" w:rsidP="00E625C7" w:rsidRDefault="0062574B" w14:paraId="4F3782B2" w14:textId="77777777">
            <w:pPr>
              <w:rPr>
                <w:b/>
                <w:bCs/>
              </w:rPr>
            </w:pPr>
            <w:r>
              <w:rPr>
                <w:b/>
                <w:bCs/>
              </w:rPr>
              <w:t>Medarbejderkategori 2</w:t>
            </w:r>
          </w:p>
        </w:tc>
        <w:tc>
          <w:tcPr>
            <w:tcW w:w="6379" w:type="dxa"/>
          </w:tcPr>
          <w:p w:rsidRPr="003F7341" w:rsidR="0062574B" w:rsidP="00E625C7" w:rsidRDefault="0062574B" w14:paraId="1F9DC573" w14:textId="77777777">
            <w:pPr>
              <w:rPr>
                <w:bCs/>
              </w:rPr>
            </w:pPr>
            <w:r>
              <w:rPr>
                <w:bCs/>
              </w:rPr>
              <w:t xml:space="preserve">En erfaren medarbejder i det daglige team, der har god faglig kompetence og erfaring fra flere opgaver eller større projekter inden for Kontraktens område. En medarbejderkategori 2 har typisk mere end 5 års erfaring inden for ydelser, der svarer til Kontraktens område.</w:t>
            </w:r>
          </w:p>
          <w:p w:rsidRPr="003F7341" w:rsidR="0062574B" w:rsidP="00E625C7" w:rsidRDefault="0062574B" w14:paraId="02AC9E01" w14:textId="77777777">
            <w:pPr>
              <w:rPr>
                <w:bCs/>
              </w:rPr>
            </w:pPr>
          </w:p>
          <w:p w:rsidR="0062574B" w:rsidP="00E625C7" w:rsidRDefault="0062574B" w14:paraId="33363BF2" w14:textId="77777777">
            <w:pPr>
              <w:rPr>
                <w:bCs/>
              </w:rPr>
            </w:pPr>
            <w:r>
              <w:rPr>
                <w:bCs/>
              </w:rPr>
              <w:t>Eksempler:</w:t>
            </w:r>
          </w:p>
          <w:p w:rsidRPr="003F7341" w:rsidR="0062574B" w:rsidP="00E625C7" w:rsidRDefault="0062574B" w14:paraId="42A67381" w14:textId="77777777">
            <w:pPr>
              <w:rPr>
                <w:bCs/>
              </w:rPr>
            </w:pPr>
          </w:p>
          <w:p w:rsidRPr="003F7341" w:rsidR="0062574B" w:rsidP="00E625C7" w:rsidRDefault="0062574B" w14:paraId="06A9FC60" w14:textId="77777777">
            <w:pPr>
              <w:numPr>
                <w:ilvl w:val="0"/>
                <w:numId w:val="32"/>
              </w:numPr>
              <w:spacing w:line="276" w:lineRule="auto"/>
              <w:jc w:val="both"/>
            </w:pPr>
            <w:r>
              <w:t>Seniorudvikler</w:t>
            </w:r>
          </w:p>
          <w:p w:rsidRPr="003F7341" w:rsidR="0062574B" w:rsidP="00E625C7" w:rsidRDefault="0062574B" w14:paraId="4243A08D" w14:textId="77777777">
            <w:pPr>
              <w:numPr>
                <w:ilvl w:val="0"/>
                <w:numId w:val="32"/>
              </w:numPr>
              <w:spacing w:line="276" w:lineRule="auto"/>
              <w:jc w:val="both"/>
            </w:pPr>
            <w:r>
              <w:t xml:space="preserve">Løsningsarkitekt </w:t>
            </w:r>
          </w:p>
          <w:p w:rsidRPr="003F7341" w:rsidR="0062574B" w:rsidP="00E625C7" w:rsidRDefault="0062574B" w14:paraId="37732B79" w14:textId="77777777">
            <w:pPr>
              <w:spacing w:line="276" w:lineRule="auto"/>
              <w:ind w:left="720"/>
              <w:jc w:val="both"/>
            </w:pPr>
          </w:p>
        </w:tc>
      </w:tr>
      <w:tr w:rsidRPr="003F7341" w:rsidR="0062574B" w:rsidTr="00E625C7" w14:paraId="7F1A3D24" w14:textId="77777777">
        <w:tc>
          <w:tcPr>
            <w:tcW w:w="2547" w:type="dxa"/>
          </w:tcPr>
          <w:p w:rsidRPr="003F7341" w:rsidR="0062574B" w:rsidP="00E625C7" w:rsidRDefault="0062574B" w14:paraId="315C327E" w14:textId="77777777">
            <w:pPr>
              <w:rPr>
                <w:b/>
                <w:bCs/>
              </w:rPr>
            </w:pPr>
            <w:r>
              <w:rPr>
                <w:b/>
                <w:bCs/>
              </w:rPr>
              <w:t>Medarbejderkategori 3</w:t>
            </w:r>
          </w:p>
        </w:tc>
        <w:tc>
          <w:tcPr>
            <w:tcW w:w="6379" w:type="dxa"/>
          </w:tcPr>
          <w:p w:rsidRPr="003F7341" w:rsidR="0062574B" w:rsidP="00E625C7" w:rsidRDefault="0062574B" w14:paraId="3909DF52" w14:textId="77777777">
            <w:pPr>
              <w:rPr>
                <w:bCs/>
              </w:rPr>
            </w:pPr>
            <w:r>
              <w:rPr>
                <w:bCs/>
              </w:rPr>
              <w:t xml:space="preserve">En medarbejder i det daglige team, der er i stand til at tilrettelægge, gennemføre og afrapportere egne delopgaver. Medarbejderkategori 3 har god faglig kompetence og nogen praktisk erfaring. En medarbejderkategori 3 har mindst to års erfaring inden for ydelser, der svarer til Kontraktens område.</w:t>
            </w:r>
          </w:p>
          <w:p w:rsidRPr="003F7341" w:rsidR="0062574B" w:rsidP="00E625C7" w:rsidRDefault="0062574B" w14:paraId="4AC91492" w14:textId="77777777">
            <w:pPr>
              <w:rPr>
                <w:bCs/>
              </w:rPr>
            </w:pPr>
          </w:p>
          <w:p w:rsidR="0062574B" w:rsidP="00E625C7" w:rsidRDefault="0062574B" w14:paraId="1F26FF54" w14:textId="77777777">
            <w:pPr>
              <w:rPr>
                <w:bCs/>
              </w:rPr>
            </w:pPr>
            <w:r>
              <w:rPr>
                <w:bCs/>
              </w:rPr>
              <w:t>Eksempler:</w:t>
            </w:r>
          </w:p>
          <w:p w:rsidRPr="003F7341" w:rsidR="0062574B" w:rsidP="00E625C7" w:rsidRDefault="0062574B" w14:paraId="361E0EA3" w14:textId="77777777">
            <w:pPr>
              <w:rPr>
                <w:bCs/>
              </w:rPr>
            </w:pPr>
          </w:p>
          <w:p w:rsidRPr="003F7341" w:rsidR="0062574B" w:rsidP="00E625C7" w:rsidRDefault="0062574B" w14:paraId="3A2443E1" w14:textId="77777777">
            <w:pPr>
              <w:numPr>
                <w:ilvl w:val="0"/>
                <w:numId w:val="33"/>
              </w:numPr>
              <w:spacing w:line="276" w:lineRule="auto"/>
            </w:pPr>
            <w:r>
              <w:t>Udvikler</w:t>
            </w:r>
          </w:p>
          <w:p w:rsidRPr="003F7341" w:rsidR="0062574B" w:rsidP="00E625C7" w:rsidRDefault="0062574B" w14:paraId="1C4CDF37" w14:textId="77777777">
            <w:pPr>
              <w:numPr>
                <w:ilvl w:val="0"/>
                <w:numId w:val="33"/>
              </w:numPr>
              <w:spacing w:line="276" w:lineRule="auto"/>
            </w:pPr>
            <w:r>
              <w:t>Konsulent</w:t>
            </w:r>
          </w:p>
          <w:p w:rsidRPr="003F7341" w:rsidR="0062574B" w:rsidP="00E625C7" w:rsidRDefault="0062574B" w14:paraId="4C1BF79A" w14:textId="77777777">
            <w:pPr>
              <w:numPr>
                <w:ilvl w:val="0"/>
                <w:numId w:val="33"/>
              </w:numPr>
              <w:spacing w:line="276" w:lineRule="auto"/>
            </w:pPr>
            <w:r>
              <w:t>Supporter</w:t>
            </w:r>
          </w:p>
          <w:p w:rsidRPr="003F7341" w:rsidR="0062574B" w:rsidP="00E625C7" w:rsidRDefault="0062574B" w14:paraId="67F6B8BE" w14:textId="77777777">
            <w:pPr>
              <w:spacing w:line="276" w:lineRule="auto"/>
              <w:ind w:left="720"/>
            </w:pPr>
          </w:p>
        </w:tc>
      </w:tr>
    </w:tbl>
    <w:p w:rsidR="0062574B" w:rsidP="0062574B" w:rsidRDefault="0062574B" w14:paraId="2CA89267" w14:textId="77777777">
      <w:pPr>
        <w:rPr>
          <w:bCs/>
        </w:rPr>
      </w:pPr>
    </w:p>
    <w:p w:rsidR="00F84017" w:rsidP="0067351E" w:rsidRDefault="0062574B" w14:paraId="1F130875" w14:textId="40EFD0D8">
      <w:r>
        <w:rPr>
          <w:bCs/>
        </w:rPr>
        <w:t>Leverandøren er forpligtet til at stille medarbejdere med de beskrevne kvalifikationer og erfaringer til rådighed for Kunden.</w:t>
      </w:r>
    </w:p>
    <w:p w:rsidR="00572DB4" w:rsidP="00572DB4" w:rsidRDefault="00572DB4" w14:paraId="60913808" w14:textId="77777777">
      <w:pPr>
        <w:pStyle w:val="Overskrift2"/>
      </w:pPr>
      <w:bookmarkStart w:name="_Toc238711686" w:id="53"/>
      <w:r>
        <w:t>Krav til timeregnskaber</w:t>
      </w:r>
      <w:bookmarkEnd w:id="53"/>
    </w:p>
    <w:p w:rsidR="00572DB4" w:rsidP="00572DB4" w:rsidRDefault="00572DB4" w14:paraId="66913452" w14:textId="77777777"/>
    <w:p w:rsidR="00572DB4" w:rsidP="00572DB4" w:rsidRDefault="00572DB4" w14:paraId="3E1F620D" w14:textId="4B2BB37A">
      <w:r>
        <w:t>Leverandøren er forpligtet til at føre et nøjagtigt og detaljeret timeregnskab i forbindelse med udførelse af ydelser, som afregnes efter medgået tid.</w:t>
      </w:r>
    </w:p>
    <w:p w:rsidR="00572DB4" w:rsidP="00572DB4" w:rsidRDefault="00572DB4" w14:paraId="55015793" w14:textId="77777777"/>
    <w:p w:rsidR="00572DB4" w:rsidP="00572DB4" w:rsidRDefault="00572DB4" w14:paraId="2F898DDA" w14:textId="77777777">
      <w:r>
        <w:t xml:space="preserve">Timeregnskabet skal indeholde en opgørelse over forbrugt tid på den enkelte ydelse. </w:t>
      </w:r>
    </w:p>
    <w:p w:rsidR="00572DB4" w:rsidP="00572DB4" w:rsidRDefault="00572DB4" w14:paraId="4B13A9CE" w14:textId="77777777"/>
    <w:p w:rsidR="00572DB4" w:rsidP="00572DB4" w:rsidRDefault="00572DB4" w14:paraId="4C6613DC" w14:textId="77777777">
      <w:r>
        <w:t xml:space="preserve">Leverandøren skal kunne dokumentere den enkelte medarbejders timeforbrug. </w:t>
      </w:r>
    </w:p>
    <w:p w:rsidR="00572DB4" w:rsidP="00572DB4" w:rsidRDefault="00572DB4" w14:paraId="0314B877" w14:textId="77777777"/>
    <w:p w:rsidR="00572DB4" w:rsidP="00572DB4" w:rsidRDefault="00572DB4" w14:paraId="4CF56307" w14:textId="77777777">
      <w:r>
        <w:t>Timeregnskaber skal føres således, at følgende oplysninger specificeres:</w:t>
      </w:r>
    </w:p>
    <w:p w:rsidR="00572DB4" w:rsidP="00572DB4" w:rsidRDefault="00572DB4" w14:paraId="7CE4ED6A" w14:textId="77777777"/>
    <w:p w:rsidR="00572DB4" w:rsidP="00572DB4" w:rsidRDefault="00572DB4" w14:paraId="75750599" w14:textId="77777777">
      <w:pPr>
        <w:pStyle w:val="Opstilling-punkttegn"/>
        <w:numPr>
          <w:ilvl w:val="0"/>
          <w:numId w:val="44"/>
        </w:numPr>
        <w:spacing w:line="288" w:lineRule="auto"/>
        <w:contextualSpacing w:val="0"/>
        <w:jc w:val="both"/>
      </w:pPr>
      <w:r>
        <w:t>Hvilken medarbejder</w:t>
      </w:r>
    </w:p>
    <w:p w:rsidR="00572DB4" w:rsidP="00572DB4" w:rsidRDefault="00572DB4" w14:paraId="2564B5CB" w14:textId="77777777">
      <w:pPr>
        <w:pStyle w:val="Opstilling-punkttegn"/>
        <w:numPr>
          <w:ilvl w:val="0"/>
          <w:numId w:val="44"/>
        </w:numPr>
        <w:spacing w:line="288" w:lineRule="auto"/>
        <w:contextualSpacing w:val="0"/>
        <w:jc w:val="both"/>
      </w:pPr>
      <w:r>
        <w:t>Hvilken dag</w:t>
      </w:r>
    </w:p>
    <w:p w:rsidR="00572DB4" w:rsidP="00572DB4" w:rsidRDefault="00572DB4" w14:paraId="239F064A" w14:textId="77777777">
      <w:pPr>
        <w:pStyle w:val="Opstilling-punkttegn"/>
        <w:numPr>
          <w:ilvl w:val="0"/>
          <w:numId w:val="44"/>
        </w:numPr>
        <w:spacing w:line="288" w:lineRule="auto"/>
        <w:contextualSpacing w:val="0"/>
        <w:jc w:val="both"/>
      </w:pPr>
      <w:r>
        <w:t>Hvilken opgave</w:t>
      </w:r>
    </w:p>
    <w:p w:rsidR="00572DB4" w:rsidP="00572DB4" w:rsidRDefault="00572DB4" w14:paraId="26C0FAAF" w14:textId="77777777">
      <w:pPr>
        <w:pStyle w:val="Opstilling-punkttegn"/>
        <w:numPr>
          <w:ilvl w:val="0"/>
          <w:numId w:val="44"/>
        </w:numPr>
        <w:spacing w:line="288" w:lineRule="auto"/>
        <w:contextualSpacing w:val="0"/>
        <w:jc w:val="both"/>
      </w:pPr>
      <w:r>
        <w:t>Tidsforbrug</w:t>
      </w:r>
    </w:p>
    <w:p w:rsidR="00572DB4" w:rsidP="0067351E" w:rsidRDefault="00572DB4" w14:paraId="0005260C" w14:textId="77777777"/>
    <w:p w:rsidR="00B42059" w:rsidP="0067351E" w:rsidRDefault="00B42059" w14:paraId="1421AA01" w14:textId="77777777"/>
    <w:p w:rsidRPr="003F7341" w:rsidR="0067351E" w:rsidP="000B4F0F" w:rsidRDefault="00E91F13" w14:paraId="261DD758" w14:textId="5B234C50">
      <w:pPr>
        <w:pStyle w:val="Overskrift1"/>
        <w:pageBreakBefore w:val="0"/>
      </w:pPr>
      <w:bookmarkStart w:name="_Ref275246988" w:id="54"/>
      <w:bookmarkStart w:name="_Toc474919447" w:id="55"/>
      <w:bookmarkStart w:name="_Toc126778158" w:id="56"/>
      <w:bookmarkStart w:name="_Ref231389828" w:id="57"/>
      <w:bookmarkStart w:name="_Ref237432668" w:id="58"/>
      <w:bookmarkStart w:name="_Toc238711687" w:id="59"/>
      <w:r>
        <w:t>Fast månedligt vederlag for vedligeholdelse</w:t>
      </w:r>
      <w:bookmarkEnd w:id="54"/>
      <w:bookmarkEnd w:id="55"/>
      <w:r>
        <w:t xml:space="preserve"> og support</w:t>
      </w:r>
      <w:bookmarkEnd w:id="56"/>
      <w:bookmarkEnd w:id="57"/>
      <w:bookmarkEnd w:id="58"/>
      <w:bookmarkEnd w:id="59"/>
    </w:p>
    <w:p w:rsidR="00EE09FB" w:rsidP="0067351E" w:rsidRDefault="0067351E" w14:paraId="773C4582" w14:textId="3EA9005D">
      <w:r>
        <w:t xml:space="preserve">Leverandørens faste månedlige vederlag for vedligeholdelse og support af Leverancen fremgår af Appendiks A, punkt 6. </w:t>
      </w:r>
    </w:p>
    <w:p w:rsidR="003C5665" w:rsidP="0067351E" w:rsidRDefault="003C5665" w14:paraId="377AB299" w14:textId="77777777"/>
    <w:p w:rsidRPr="003F7341" w:rsidR="00B31B81" w:rsidP="0067351E" w:rsidRDefault="00B31B81" w14:paraId="58D6CA5A" w14:textId="5FDBB0AC"/>
    <w:p w:rsidR="000866BF" w:rsidP="00416ADA" w:rsidRDefault="00B9012C" w14:paraId="07E13349" w14:textId="4D9DE70F">
      <w:pPr>
        <w:pStyle w:val="Overskrift1"/>
        <w:pageBreakBefore w:val="0"/>
      </w:pPr>
      <w:bookmarkStart w:name="_Ref237432681" w:id="60"/>
      <w:bookmarkStart w:name="_Ref231389869" w:id="61"/>
      <w:bookmarkStart w:name="_Toc238711688" w:id="62"/>
      <w:r>
        <w:t xml:space="preserve">Fast årligt licensvederlag</w:t>
      </w:r>
      <w:bookmarkEnd w:id="60"/>
      <w:r>
        <w:t xml:space="preserve"> </w:t>
      </w:r>
      <w:bookmarkEnd w:id="61"/>
      <w:r>
        <w:t>for Standardprogrammel</w:t>
      </w:r>
      <w:bookmarkEnd w:id="62"/>
    </w:p>
    <w:p w:rsidR="004E42EB" w:rsidP="004E42EB" w:rsidRDefault="004E42EB" w14:paraId="327A0F24" w14:textId="1664A154">
      <w:bookmarkStart w:name="_Ref288052580" w:id="63"/>
      <w:r>
        <w:t xml:space="preserve">Leverandøren har fra Overtagelsesdagen ret til et fast årligt licensvederlag for Standardprogrammel. </w:t>
      </w:r>
    </w:p>
    <w:p w:rsidR="004E42EB" w:rsidP="004E42EB" w:rsidRDefault="004E42EB" w14:paraId="160734E2" w14:textId="77777777"/>
    <w:p w:rsidR="00FC7E75" w:rsidP="000F71A9" w:rsidRDefault="004E42EB" w14:paraId="4AECE609" w14:textId="2D8DDBAC">
      <w:r>
        <w:t xml:space="preserve">Vederlaget dækker de løbende licensomkostninger for brugsretten til Standardprogrammel inkluderet i Systemet, inklusive brugsretten til fremtidige versioner af Programmellet. </w:t>
      </w:r>
      <w:bookmarkStart w:name="_Toc228800767" w:id="64"/>
      <w:bookmarkStart w:name="_Ref228972640" w:id="65"/>
      <w:bookmarkStart w:name="_Toc229140742" w:id="66"/>
      <w:bookmarkEnd w:id="64"/>
    </w:p>
    <w:bookmarkEnd w:id="65"/>
    <w:bookmarkEnd w:id="66"/>
    <w:p w:rsidR="0040596B" w:rsidP="0040596B" w:rsidRDefault="004E42EB" w14:paraId="7B9B78BA" w14:textId="6BE30A4F">
      <w:r>
        <w:t xml:space="preserve">Det faste årlige licensvederlag for Standardprogrammel fremgår af Appendiks A, punkt 7. </w:t>
      </w:r>
    </w:p>
    <w:p w:rsidR="00983102" w:rsidP="0040596B" w:rsidRDefault="00983102" w14:paraId="573FE8A6" w14:textId="77777777"/>
    <w:p w:rsidRPr="00857DFF" w:rsidR="00983102" w:rsidP="0040596B" w:rsidRDefault="00983102" w14:paraId="58F7B5B1" w14:textId="77777777"/>
    <w:p w:rsidR="0040596B" w:rsidP="0040596B" w:rsidRDefault="0040596B" w14:paraId="1C777E49" w14:textId="727AFAA2"/>
    <w:p w:rsidR="00983102" w:rsidP="0040596B" w:rsidRDefault="00983102" w14:paraId="3862C233" w14:textId="77777777"/>
    <w:p>
      <w:pPr>
        <w:pStyle w:val="Overskrift1"/>
        <w:pageBreakBefore w:val="0"/>
        <w:rPr>
          <w:ins w:id="1092" w:author="Claude" w:date="2026-09-29T12:00:00Z"/>
        </w:rPr>
      </w:pPr>
      <w:ins w:id="1093" w:author="Claude" w:date="2026-09-29T12:00:00Z">
        <w:r>
          <w:t xml:space="preserve">Option: DVR online</w:t>
        </w:r>
      </w:ins>
    </w:p>
    <w:p>
      <w:pPr>
        <w:rPr>
          <w:ins w:id="1094" w:author="Claude" w:date="2026-09-29T12:00:00Z"/>
        </w:rPr>
      </w:pPr>
      <w:ins w:id="1095" w:author="Claude" w:date="2026-09-29T12:00:00Z">
        <w:r>
          <w:t xml:space="preserve">Vederlaget for Optionen på udvikling og levering af DVR online, jf. Kontraktens punkt 6.2, 6.3 og 15.3 samt bilag 3A, afsnit 3.5, fremgår af Appendiks A, punkt 8.</w:t>
        </w:r>
      </w:ins>
    </w:p>
    <w:p>
      <w:pPr>
        <w:rPr>
          <w:ins w:id="1096" w:author="Claude" w:date="2026-09-29T12:00:00Z"/>
        </w:rPr>
      </w:pPr>
      <w:ins w:id="1097" w:author="Claude" w:date="2026-09-29T12:00:00Z">
        <w:r>
          <w:t xml:space="preserve">Engangsvederlaget for Optionen (Appendiks A, punkt 8.1) omfatter samtlige ydelser, der er nødvendige for udvikling, levering, afprøvning og Dokumentation af DVR online, herunder brugervejledningen, jf. bilag 3A, afsnit 2.1, 2.3 og 3.5.</w:t>
        </w:r>
      </w:ins>
    </w:p>
    <w:p>
      <w:pPr>
        <w:rPr>
          <w:ins w:id="1098" w:author="Claude" w:date="2026-09-29T12:00:00Z"/>
        </w:rPr>
      </w:pPr>
      <w:ins w:id="1099" w:author="Claude" w:date="2026-09-29T12:00:00Z">
        <w:r>
          <w:t xml:space="preserve">Tillægget til det faste månedlige vederlag for vedligeholdelse og support (Appendiks A, punkt 8.2) betales fra det tidspunkt, hvor Optionen er overtaget.</w:t>
        </w:r>
      </w:ins>
    </w:p>
    <w:p>
      <w:pPr>
        <w:rPr>
          <w:ins w:id="1100" w:author="Claude" w:date="2026-09-29T12:00:00Z"/>
        </w:rPr>
      </w:pPr>
      <w:ins w:id="1101" w:author="Claude" w:date="2026-09-29T12:00:00Z">
        <w:r>
          <w:t xml:space="preserve">Vederlaget for Optionen indgår i den samlede tilbudstekniske pris, jf. Appendiks A, uanset om Kunden udnytter Optionen. Leverandøren har alene krav på vederlaget, såfremt Kunden udnytter Optionen.</w:t>
        </w:r>
      </w:ins>
    </w:p>
    <w:p w:rsidRPr="003F7341" w:rsidR="0067351E" w:rsidP="00F3179F" w:rsidRDefault="0067351E" w14:paraId="2E7B0C69" w14:textId="77777777">
      <w:pPr>
        <w:pStyle w:val="Overskrift1"/>
        <w:pageBreakBefore w:val="0"/>
      </w:pPr>
      <w:bookmarkStart w:name="_Toc288083055" w:id="67"/>
      <w:bookmarkStart w:name="_Toc285693848" w:id="68"/>
      <w:bookmarkStart w:name="_Toc288083056" w:id="69"/>
      <w:bookmarkStart w:name="_Toc288083057" w:id="70"/>
      <w:bookmarkStart w:name="_Toc288083058" w:id="71"/>
      <w:bookmarkStart w:name="_Toc288083083" w:id="72"/>
      <w:bookmarkStart w:name="_Toc288083084" w:id="73"/>
      <w:bookmarkStart w:name="_Toc288083085" w:id="74"/>
      <w:bookmarkStart w:name="_Toc288083086" w:id="75"/>
      <w:bookmarkStart w:name="_Toc288083087" w:id="76"/>
      <w:bookmarkStart w:name="_Toc288083088" w:id="77"/>
      <w:bookmarkStart w:name="_Ref290548462" w:id="78"/>
      <w:bookmarkStart w:name="_Toc474919469" w:id="79"/>
      <w:bookmarkStart w:name="_Toc126778162" w:id="80"/>
      <w:bookmarkStart w:name="_Toc238711691" w:id="81"/>
      <w:bookmarkEnd w:id="63"/>
      <w:bookmarkEnd w:id="67"/>
      <w:bookmarkEnd w:id="68"/>
      <w:bookmarkEnd w:id="69"/>
      <w:bookmarkEnd w:id="70"/>
      <w:bookmarkEnd w:id="71"/>
      <w:bookmarkEnd w:id="72"/>
      <w:bookmarkEnd w:id="73"/>
      <w:bookmarkEnd w:id="74"/>
      <w:bookmarkEnd w:id="75"/>
      <w:bookmarkEnd w:id="76"/>
      <w:bookmarkEnd w:id="77"/>
      <w:r>
        <w:t>Regulering af priser</w:t>
      </w:r>
      <w:bookmarkEnd w:id="78"/>
      <w:bookmarkEnd w:id="79"/>
      <w:bookmarkEnd w:id="80"/>
      <w:bookmarkEnd w:id="81"/>
    </w:p>
    <w:p w:rsidRPr="00117D93" w:rsidR="001B19BF" w:rsidP="001B19BF" w:rsidRDefault="001B19BF" w14:paraId="25A25FA4" w14:textId="5585F7E2">
      <w:pPr>
        <w:spacing w:line="276" w:lineRule="auto"/>
      </w:pPr>
      <w:r>
        <w:t xml:space="preserve">Regulering af de nævnte vederlag, bortset fra leverancevederlaget, kan højst kræves på grundlag af den forholdsmæssige ændring i det i medfør af lovbekendtgørelse nr. 76/1999 fastsatte nettoprisindeks. </w:t>
      </w:r>
    </w:p>
    <w:p w:rsidR="001F0707" w:rsidP="001B19BF" w:rsidRDefault="001F0707" w14:paraId="74DD1AA2" w14:textId="77777777">
      <w:pPr>
        <w:spacing w:line="276" w:lineRule="auto"/>
      </w:pPr>
    </w:p>
    <w:p w:rsidRPr="007951FB" w:rsidR="001B19BF" w:rsidP="001B19BF" w:rsidRDefault="001B19BF" w14:paraId="4F9217F0" w14:textId="757576A8">
      <w:pPr>
        <w:spacing w:line="276" w:lineRule="auto"/>
      </w:pPr>
      <w:r>
        <w:t xml:space="preserve">De angivne priser er baseret på indekset for oktober måned 2026.</w:t>
      </w:r>
    </w:p>
    <w:p w:rsidRPr="007951FB" w:rsidR="001B19BF" w:rsidP="001B19BF" w:rsidRDefault="001B19BF" w14:paraId="32AD2044" w14:textId="77777777">
      <w:pPr>
        <w:spacing w:line="276" w:lineRule="auto"/>
      </w:pPr>
    </w:p>
    <w:p w:rsidRPr="007951FB" w:rsidR="001B19BF" w:rsidP="001B19BF" w:rsidRDefault="001B19BF" w14:paraId="36BB8E85" w14:textId="1771A021">
      <w:pPr>
        <w:spacing w:line="276" w:lineRule="auto"/>
      </w:pPr>
      <w:r>
        <w:t xml:space="preserve">Priserne reguleres hvert år pr. 1. januar på baggrund af ændringen i nettoprisindekset fra oktober til oktober. </w:t>
      </w:r>
    </w:p>
    <w:p w:rsidRPr="007951FB" w:rsidR="001B19BF" w:rsidP="001B19BF" w:rsidRDefault="001B19BF" w14:paraId="54575889" w14:textId="77777777">
      <w:pPr>
        <w:spacing w:line="276" w:lineRule="auto"/>
      </w:pPr>
    </w:p>
    <w:p w:rsidRPr="00117D93" w:rsidR="001B19BF" w:rsidP="001B19BF" w:rsidRDefault="001B19BF" w14:paraId="35EC5FE7" w14:textId="7A485C9E">
      <w:pPr>
        <w:spacing w:line="276" w:lineRule="auto"/>
      </w:pPr>
      <w:r>
        <w:t xml:space="preserve">Regulering sker dog første gang den 1. januar 2029, baseret på ændringen fra oktober 2026 til oktober 2028.</w:t>
      </w:r>
    </w:p>
    <w:p w:rsidR="001B19BF" w:rsidP="0067351E" w:rsidRDefault="001B19BF" w14:paraId="3883DFD6" w14:textId="77777777"/>
    <w:p w:rsidRPr="003F7341" w:rsidR="003E1FD9" w:rsidP="003E1FD9" w:rsidRDefault="003E1FD9" w14:paraId="18D9DD4F" w14:textId="41086654">
      <w:r>
        <w:t xml:space="preserve">Leverandøren er forpligtet til særskilt at orientere Kunden, når prisreguleringen efter denne bestemmelse træder i kraft. </w:t>
      </w:r>
    </w:p>
    <w:p w:rsidRPr="003F7341" w:rsidR="003E1FD9" w:rsidP="0067351E" w:rsidRDefault="003E1FD9" w14:paraId="641C510A" w14:textId="77777777"/>
    <w:p w:rsidRPr="003F7341" w:rsidR="0067351E" w:rsidP="0067351E" w:rsidRDefault="0067351E" w14:paraId="2FA23ED3" w14:textId="54444ED4"/>
    <w:p w:rsidRPr="003F7341" w:rsidR="0067351E" w:rsidP="00BD2875" w:rsidRDefault="0067351E" w14:paraId="7E50E53D" w14:textId="77777777">
      <w:pPr>
        <w:pStyle w:val="Overskrift1"/>
        <w:pageBreakBefore w:val="0"/>
      </w:pPr>
      <w:bookmarkStart w:name="_Toc474919470" w:id="82"/>
      <w:bookmarkStart w:name="_Toc126778163" w:id="83"/>
      <w:bookmarkStart w:name="_Toc238711692" w:id="84"/>
      <w:r>
        <w:t>Betalingsbetingelser</w:t>
      </w:r>
      <w:bookmarkEnd w:id="82"/>
      <w:bookmarkEnd w:id="83"/>
      <w:bookmarkEnd w:id="84"/>
    </w:p>
    <w:p w:rsidRPr="003F7341" w:rsidR="0067351E" w:rsidP="0067351E" w:rsidRDefault="00B90751" w14:paraId="00774508" w14:textId="612CC456">
      <w:pPr>
        <w:rPr>
          <w:bCs/>
        </w:rPr>
      </w:pPr>
      <w:r>
        <w:rPr>
          <w:bCs/>
        </w:rPr>
        <w:t xml:space="preserve">Leverancevederlaget betales i overensstemmelse med betalingsplanen, jf. punkt </w:t>
        <w:fldChar w:fldCharType="begin"/>
        <w:instrText xml:space="preserve"> REF _Ref238711661 \r \h </w:instrText>
        <w:fldChar w:fldCharType="separate"/>
        <w:t>4</w:t>
        <w:fldChar w:fldCharType="end"/>
        <w:t>, under forudsætning af, at Leverandøren på faktureringstidspunktet har udført alt, hvad Leverandøren i henhold til tidsplanen i bilag 1 skal have udført på dette tidspunkt.</w:t>
      </w:r>
    </w:p>
    <w:p w:rsidR="00BD2875" w:rsidP="0067351E" w:rsidRDefault="00BD2875" w14:paraId="2A4ED517" w14:textId="77777777">
      <w:pPr>
        <w:rPr>
          <w:bCs/>
        </w:rPr>
      </w:pPr>
    </w:p>
    <w:p w:rsidR="008A5920" w:rsidP="008A5920" w:rsidRDefault="0066622E" w14:paraId="00085A0F" w14:textId="4FB8DAFB">
      <w:pPr>
        <w:rPr>
          <w:bCs/>
        </w:rPr>
      </w:pPr>
      <w:r>
        <w:t>For vederlag for bestillingsydelser</w:t>
      </w:r>
      <w:r>
        <w:rPr>
          <w:bCs/>
        </w:rPr>
        <w:t xml:space="preserve">, der leveres som en Selvstændig Opgave, sker betaling af det </w:t>
      </w:r>
      <w:r>
        <w:t xml:space="preserve">selvstændigt fastsatte vederlag herfor </w:t>
      </w:r>
      <w:r>
        <w:rPr>
          <w:bCs/>
        </w:rPr>
        <w:t xml:space="preserve">i henhold til en aftalt betalingsplan.</w:t>
      </w:r>
    </w:p>
    <w:p>
      <w:pPr>
        <w:rPr>
          <w:ins w:id="1102" w:author="Claude" w:date="2026-09-29T12:00:00Z"/>
          <w:bCs/>
        </w:rPr>
      </w:pPr>
      <w:ins w:id="1103" w:author="Claude" w:date="2026-09-29T12:00:00Z">
        <w:r>
          <w:t xml:space="preserve">Engangsvederlaget for Optionen faktureres ved Kundens godkendelse af overtagelsesprøven for Optionen, medmindre Optionen leveres som en del af Leverancen, jf. punkt 4. Tillægget til det faste månedlige vederlag for vedligeholdelse og support faktureres månedligt bagud sammen med dette.</w:t>
        </w:r>
      </w:ins>
    </w:p>
    <w:p w:rsidR="00185BAA" w:rsidP="00CC4267" w:rsidRDefault="00185BAA" w14:paraId="353C7365" w14:textId="77777777">
      <w:pPr>
        <w:spacing w:line="276" w:lineRule="auto"/>
      </w:pPr>
    </w:p>
    <w:p w:rsidR="0066622E" w:rsidP="00CC4267" w:rsidRDefault="002E12FA" w14:paraId="6B086786" w14:textId="5EE09A3C">
      <w:pPr>
        <w:spacing w:line="276" w:lineRule="auto"/>
      </w:pPr>
      <w:r>
        <w:t xml:space="preserve">For bestillingsydelser og øvrige ændringer, der leveres på baggrund af et estimat og efter medgået tid, faktureres månedligt bagud på basis af Leverandørens opgørelse over forbrug. </w:t>
      </w:r>
    </w:p>
    <w:p w:rsidR="0066622E" w:rsidP="00CC4267" w:rsidRDefault="0066622E" w14:paraId="75D49296" w14:textId="77777777">
      <w:pPr>
        <w:spacing w:line="276" w:lineRule="auto"/>
      </w:pPr>
    </w:p>
    <w:p w:rsidR="00063660" w:rsidP="00063660" w:rsidRDefault="00063660" w14:paraId="2E7432F0" w14:textId="3FC72C99">
      <w:pPr>
        <w:spacing w:line="276" w:lineRule="auto"/>
      </w:pPr>
      <w:r>
        <w:t xml:space="preserve">Vederlag for øvrige timebaserede ydelser, der leveres på baggrund af et estimat og efter medgået tid, faktureres månedligt bagud på basis af Leverandørens opgørelse over forbrug.</w:t>
      </w:r>
    </w:p>
    <w:p w:rsidR="00063660" w:rsidP="00CC4267" w:rsidRDefault="00063660" w14:paraId="2E312564" w14:textId="77777777">
      <w:pPr>
        <w:spacing w:line="276" w:lineRule="auto"/>
      </w:pPr>
    </w:p>
    <w:p w:rsidR="00CC4267" w:rsidP="00CC4267" w:rsidRDefault="002E12FA" w14:paraId="5817E291" w14:textId="16A2D5BC">
      <w:pPr>
        <w:spacing w:line="276" w:lineRule="auto"/>
      </w:pPr>
      <w:r>
        <w:t xml:space="preserve">For bestillingsydelser og øvrige ændringer, der leveres til fast pris, faktureres betaling ved Kundens godkendelse af ydelsen.</w:t>
      </w:r>
    </w:p>
    <w:p w:rsidR="002E3BAC" w:rsidP="008A5920" w:rsidRDefault="002E3BAC" w14:paraId="2E9A47C5" w14:textId="275BCB37"/>
    <w:p w:rsidR="00EF5344" w:rsidP="00EF5344" w:rsidRDefault="00EF5344" w14:paraId="540BE01B" w14:textId="6F7954C6">
      <w:r>
        <w:t>Det faste månedlige vederlag for vedligeholdelse og support faktureres månedligt bagud.</w:t>
      </w:r>
    </w:p>
    <w:p w:rsidR="008A5920" w:rsidP="0067351E" w:rsidRDefault="008A5920" w14:paraId="4FF90E77" w14:textId="77777777"/>
    <w:p w:rsidRPr="007319AE" w:rsidR="00B4788F" w:rsidP="00874A9F" w:rsidRDefault="00826895" w14:paraId="3E78566D" w14:textId="7FA970BE">
      <w:r>
        <w:t xml:space="preserve">Det faste årlige licensvederlag for Standardprogrammel faktureres årligt forud, første gang 1 år efter Overtagelsesdagen.  Leverandøren er herefter berettiget til at fakturere Kunden årligt forud for det næstkommende år. </w:t>
      </w:r>
    </w:p>
    <w:p w:rsidRPr="007319AE" w:rsidR="00071376" w:rsidP="0067351E" w:rsidRDefault="00071376" w14:paraId="09E68F76" w14:textId="77777777"/>
    <w:p w:rsidR="0067351E" w:rsidP="0067351E" w:rsidRDefault="0067351E" w14:paraId="77490077" w14:textId="74C20DE7">
      <w:r>
        <w:t>Kunden er tidligst forpligtet til at betale 30 kalenderdage efter Leverandørens afsendelse af fyldestgørende faktura.</w:t>
      </w:r>
    </w:p>
    <w:p w:rsidR="00D11D2D" w:rsidP="0067351E" w:rsidRDefault="00D11D2D" w14:paraId="70A33497" w14:textId="77777777"/>
    <w:p w:rsidR="00A44455" w:rsidP="0067351E" w:rsidRDefault="00A44455" w14:paraId="4280986B" w14:textId="77777777"/>
    <w:p w:rsidRPr="00B32EFF" w:rsidR="0067351E" w:rsidP="00A44455" w:rsidRDefault="0067351E" w14:paraId="16C9CEDE" w14:textId="77777777">
      <w:pPr>
        <w:pStyle w:val="Overskrift1"/>
        <w:pageBreakBefore w:val="0"/>
      </w:pPr>
      <w:bookmarkStart w:name="_Toc474919471" w:id="85"/>
      <w:bookmarkStart w:name="_Toc126778164" w:id="86"/>
      <w:bookmarkStart w:name="_Toc238711693" w:id="87"/>
      <w:r>
        <w:t>Krav til faktura</w:t>
      </w:r>
      <w:bookmarkEnd w:id="85"/>
      <w:bookmarkEnd w:id="86"/>
      <w:bookmarkEnd w:id="87"/>
    </w:p>
    <w:p w:rsidR="00614EC9" w:rsidP="00614EC9" w:rsidRDefault="00614EC9" w14:paraId="3D9F62E0" w14:textId="77777777">
      <w:pPr>
        <w:spacing w:line="276" w:lineRule="auto"/>
      </w:pPr>
      <w:r>
        <w:t>Leverandørens faktura skal opfylde de til enhver tid gældende regler, herunder reglerne om e-faktura samt Lov om elektronisk fakturering ved offentlige udbud.</w:t>
      </w:r>
    </w:p>
    <w:p w:rsidR="00614EC9" w:rsidP="0067351E" w:rsidRDefault="00614EC9" w14:paraId="7C64AF20" w14:textId="77777777"/>
    <w:p w:rsidR="00F17074" w:rsidP="00E94153" w:rsidRDefault="00F17074" w14:paraId="355F8FEA" w14:textId="0DEAEE32">
      <w:pPr>
        <w:pStyle w:val="Brdtekst"/>
        <w:spacing w:after="0"/>
      </w:pPr>
      <w:r>
        <w:t xml:space="preserve">Kundens EAN-nummer er: 5798000362185.</w:t>
      </w:r>
    </w:p>
    <w:p w:rsidRPr="00B32EFF" w:rsidR="00F17074" w:rsidP="0067351E" w:rsidRDefault="00F17074" w14:paraId="318779FC" w14:textId="77777777"/>
    <w:p w:rsidRPr="00B32EFF" w:rsidR="0067351E" w:rsidP="0067351E" w:rsidRDefault="0067351E" w14:paraId="16FC8447" w14:textId="40597674">
      <w:r>
        <w:t>Fakturaer skal have følgende indhold:</w:t>
      </w:r>
    </w:p>
    <w:p w:rsidRPr="00B32EFF" w:rsidR="0067351E" w:rsidP="0067351E" w:rsidRDefault="0067351E" w14:paraId="706B4F89" w14:textId="77777777"/>
    <w:p w:rsidRPr="00B32EFF" w:rsidR="0067351E" w:rsidP="00A44455" w:rsidRDefault="0067351E" w14:paraId="5FD7405D" w14:textId="77777777">
      <w:pPr>
        <w:numPr>
          <w:ilvl w:val="0"/>
          <w:numId w:val="35"/>
        </w:numPr>
        <w:spacing w:line="276" w:lineRule="auto"/>
        <w:jc w:val="both"/>
      </w:pPr>
      <w:r>
        <w:t>Kundens navn, adresse, EAN nr., og mailadresse på attentionperson</w:t>
      </w:r>
    </w:p>
    <w:p w:rsidRPr="00B32EFF" w:rsidR="0067351E" w:rsidP="00A44455" w:rsidRDefault="0067351E" w14:paraId="5FCD2AE4" w14:textId="0262E7E1">
      <w:pPr>
        <w:numPr>
          <w:ilvl w:val="0"/>
          <w:numId w:val="35"/>
        </w:numPr>
        <w:spacing w:line="276" w:lineRule="auto"/>
        <w:jc w:val="both"/>
      </w:pPr>
      <w:r>
        <w:t xml:space="preserve">Leverandørens navn, adresse, CVR nr., kontaktperson, telefon, e-mail</w:t>
      </w:r>
    </w:p>
    <w:p w:rsidRPr="00B32EFF" w:rsidR="0067351E" w:rsidP="00A44455" w:rsidRDefault="0067351E" w14:paraId="5CF35760" w14:textId="3245CF4F">
      <w:pPr>
        <w:numPr>
          <w:ilvl w:val="0"/>
          <w:numId w:val="35"/>
        </w:numPr>
        <w:spacing w:line="276" w:lineRule="auto"/>
        <w:jc w:val="both"/>
      </w:pPr>
      <w:r>
        <w:t>Kundens reference</w:t>
      </w:r>
    </w:p>
    <w:p w:rsidRPr="00B32EFF" w:rsidR="0067351E" w:rsidP="00A44455" w:rsidRDefault="0067351E" w14:paraId="7E6BE2F3" w14:textId="77777777">
      <w:pPr>
        <w:numPr>
          <w:ilvl w:val="0"/>
          <w:numId w:val="35"/>
        </w:numPr>
        <w:spacing w:line="276" w:lineRule="auto"/>
        <w:jc w:val="both"/>
      </w:pPr>
      <w:r>
        <w:t>Leverandørens reference</w:t>
      </w:r>
    </w:p>
    <w:p w:rsidRPr="00B32EFF" w:rsidR="0067351E" w:rsidP="00A44455" w:rsidRDefault="0067351E" w14:paraId="0BEE85C2" w14:textId="77777777">
      <w:pPr>
        <w:numPr>
          <w:ilvl w:val="0"/>
          <w:numId w:val="35"/>
        </w:numPr>
        <w:spacing w:line="276" w:lineRule="auto"/>
        <w:jc w:val="both"/>
      </w:pPr>
      <w:r>
        <w:t>Periode i hvilken ydelserne er leveret (dato(er))</w:t>
      </w:r>
    </w:p>
    <w:p w:rsidRPr="00B32EFF" w:rsidR="0067351E" w:rsidP="00A44455" w:rsidRDefault="0067351E" w14:paraId="588E1228" w14:textId="77777777">
      <w:pPr>
        <w:numPr>
          <w:ilvl w:val="0"/>
          <w:numId w:val="35"/>
        </w:numPr>
        <w:spacing w:line="276" w:lineRule="auto"/>
        <w:jc w:val="both"/>
      </w:pPr>
      <w:r>
        <w:t>Beskrivelse af ydelserne</w:t>
      </w:r>
    </w:p>
    <w:p w:rsidRPr="00B32EFF" w:rsidR="0067351E" w:rsidP="00A44455" w:rsidRDefault="0067351E" w14:paraId="5D5B6896" w14:textId="77777777">
      <w:pPr>
        <w:numPr>
          <w:ilvl w:val="0"/>
          <w:numId w:val="35"/>
        </w:numPr>
        <w:spacing w:line="276" w:lineRule="auto"/>
        <w:jc w:val="both"/>
      </w:pPr>
      <w:r>
        <w:t>Timeforbrug (hvis der er tale om ydelse, der er betalbar på timebasis)</w:t>
      </w:r>
    </w:p>
    <w:p w:rsidR="0067351E" w:rsidP="00A44455" w:rsidRDefault="0067351E" w14:paraId="16C83D74" w14:textId="77777777">
      <w:pPr>
        <w:numPr>
          <w:ilvl w:val="0"/>
          <w:numId w:val="35"/>
        </w:numPr>
        <w:spacing w:line="276" w:lineRule="auto"/>
        <w:jc w:val="both"/>
      </w:pPr>
      <w:r>
        <w:t>Timepriser (hvis der er tale om ydelse, der er betalbar på timebasis)</w:t>
      </w:r>
    </w:p>
    <w:p w:rsidR="002823F0" w:rsidP="00A44455" w:rsidRDefault="002823F0" w14:paraId="567B9D04" w14:textId="3BAAD36B">
      <w:pPr>
        <w:numPr>
          <w:ilvl w:val="0"/>
          <w:numId w:val="35"/>
        </w:numPr>
        <w:spacing w:line="276" w:lineRule="auto"/>
        <w:jc w:val="both"/>
      </w:pPr>
      <w:r>
        <w:t>Navnene på de medarbejdere, der har udført ydelserne</w:t>
      </w:r>
    </w:p>
    <w:p w:rsidRPr="00B32EFF" w:rsidR="002823F0" w:rsidP="00A44455" w:rsidRDefault="002823F0" w14:paraId="2623E0DF" w14:textId="66EFCBD6">
      <w:pPr>
        <w:numPr>
          <w:ilvl w:val="0"/>
          <w:numId w:val="35"/>
        </w:numPr>
        <w:spacing w:line="276" w:lineRule="auto"/>
        <w:jc w:val="both"/>
      </w:pPr>
      <w:r>
        <w:t>Timeregnskaber</w:t>
      </w:r>
    </w:p>
    <w:p w:rsidRPr="00B32EFF" w:rsidR="0067351E" w:rsidP="00A44455" w:rsidRDefault="0067351E" w14:paraId="1AEA4164" w14:textId="77777777">
      <w:pPr>
        <w:numPr>
          <w:ilvl w:val="0"/>
          <w:numId w:val="35"/>
        </w:numPr>
        <w:spacing w:line="276" w:lineRule="auto"/>
        <w:jc w:val="both"/>
      </w:pPr>
      <w:r>
        <w:t>Vederlag ekskl. moms</w:t>
      </w:r>
    </w:p>
    <w:p w:rsidRPr="00B32EFF" w:rsidR="0067351E" w:rsidP="00A44455" w:rsidRDefault="0067351E" w14:paraId="27DB6049" w14:textId="77777777">
      <w:pPr>
        <w:numPr>
          <w:ilvl w:val="0"/>
          <w:numId w:val="35"/>
        </w:numPr>
        <w:spacing w:line="276" w:lineRule="auto"/>
        <w:jc w:val="both"/>
      </w:pPr>
      <w:r>
        <w:t>Momsbeløb</w:t>
      </w:r>
    </w:p>
    <w:p w:rsidRPr="00B32EFF" w:rsidR="0067351E" w:rsidP="00A44455" w:rsidRDefault="0067351E" w14:paraId="2609AAE3" w14:textId="77777777">
      <w:pPr>
        <w:numPr>
          <w:ilvl w:val="0"/>
          <w:numId w:val="35"/>
        </w:numPr>
        <w:spacing w:line="276" w:lineRule="auto"/>
        <w:jc w:val="both"/>
      </w:pPr>
      <w:r>
        <w:t>Vederlag inkl. moms</w:t>
      </w:r>
    </w:p>
    <w:p w:rsidRPr="00B32EFF" w:rsidR="0067351E" w:rsidP="00A44455" w:rsidRDefault="0067351E" w14:paraId="5BED7C30" w14:textId="77777777">
      <w:pPr>
        <w:numPr>
          <w:ilvl w:val="0"/>
          <w:numId w:val="35"/>
        </w:numPr>
        <w:spacing w:line="276" w:lineRule="auto"/>
        <w:jc w:val="both"/>
      </w:pPr>
      <w:r>
        <w:t>Fakturanr.</w:t>
      </w:r>
    </w:p>
    <w:p w:rsidR="0067351E" w:rsidP="00A44455" w:rsidRDefault="0067351E" w14:paraId="40C22058" w14:textId="77777777">
      <w:pPr>
        <w:numPr>
          <w:ilvl w:val="0"/>
          <w:numId w:val="35"/>
        </w:numPr>
        <w:spacing w:line="276" w:lineRule="auto"/>
        <w:jc w:val="both"/>
      </w:pPr>
      <w:r>
        <w:t>Fakturadato</w:t>
      </w:r>
    </w:p>
    <w:p w:rsidRPr="00B32EFF" w:rsidR="0067351E" w:rsidP="00A44455" w:rsidRDefault="0067351E" w14:paraId="725FA0D0" w14:textId="77777777">
      <w:pPr>
        <w:numPr>
          <w:ilvl w:val="0"/>
          <w:numId w:val="35"/>
        </w:numPr>
        <w:spacing w:line="276" w:lineRule="auto"/>
        <w:jc w:val="both"/>
      </w:pPr>
      <w:r>
        <w:t>Forfaldsdato (30 kalenderdage)</w:t>
      </w:r>
    </w:p>
    <w:p w:rsidRPr="00B32EFF" w:rsidR="0067351E" w:rsidP="00A44455" w:rsidRDefault="0067351E" w14:paraId="59A94B64" w14:textId="062C37E7">
      <w:pPr>
        <w:numPr>
          <w:ilvl w:val="0"/>
          <w:numId w:val="35"/>
        </w:numPr>
        <w:spacing w:line="276" w:lineRule="auto"/>
        <w:jc w:val="both"/>
      </w:pPr>
      <w:r>
        <w:t xml:space="preserve">Evt. bankinformationer</w:t>
      </w:r>
    </w:p>
    <w:p w:rsidR="00B465B6" w:rsidP="0067351E" w:rsidRDefault="00B465B6" w14:paraId="0BFBA445" w14:textId="77777777"/>
    <w:p w:rsidR="002823F0" w:rsidP="002823F0" w:rsidRDefault="002823F0" w14:paraId="35F026BC" w14:textId="77777777">
      <w:pPr>
        <w:pStyle w:val="Brdtekst"/>
      </w:pPr>
      <w:r>
        <w:t>Det kan aftales, at timeregnskaber afleveres i et særskilt dokument.</w:t>
      </w:r>
    </w:p>
    <w:p w:rsidR="002823F0" w:rsidP="0067351E" w:rsidRDefault="002823F0" w14:paraId="5E7405C8" w14:textId="77777777"/>
    <w:p w:rsidRPr="0067351E" w:rsidR="00257517" w:rsidP="002823F0" w:rsidRDefault="00257517" w14:paraId="239BAE5A" w14:textId="77777777"/>
    <w:sectPr w:rsidRPr="0067351E" w:rsidR="00257517" w:rsidSect="003D32A2">
      <w:footerReference w:type="even" r:id="rId23"/>
      <w:footerReference w:type="default" r:id="rId24"/>
      <w:footerReference w:type="first" r:id="rId25"/>
      <w:pgSz w:w="11907" w:h="16839" w:orient="portrait" w:code="9"/>
      <w:pgMar w:top="1984" w:right="1190" w:bottom="1417" w:left="1757" w:header="947" w:footer="680" w:gutter="0"/>
      <w:pgNumType w:start="1"/>
      <w:cols w:space="708"/>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E3603" w:rsidP="009E4B94" w:rsidRDefault="003E3603" w14:paraId="451C8103" w14:textId="77777777">
      <w:pPr>
        <w:spacing w:line="240" w:lineRule="auto"/>
      </w:pPr>
      <w:r>
        <w:separator/>
      </w:r>
    </w:p>
  </w:endnote>
  <w:endnote w:type="continuationSeparator" w:id="0">
    <w:p w:rsidR="003E3603" w:rsidP="009E4B94" w:rsidRDefault="003E3603" w14:paraId="7444D424" w14:textId="77777777">
      <w:pPr>
        <w:spacing w:line="240" w:lineRule="auto"/>
      </w:pPr>
      <w:r>
        <w:continuationSeparator/>
      </w:r>
    </w:p>
  </w:endnote>
  <w:endnote w:type="continuationNotice" w:id="1">
    <w:p w:rsidR="003E3603" w:rsidRDefault="003E3603" w14:paraId="7110CF63"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xmlns:a14="http://schemas.microsoft.com/office/drawing/2010/main" mc:Ignorable="w14 w15 w16se w16cid w16 w16cex w16sdtdh w16sdtfl w16du wp14">
  <w:p w:rsidR="008D2FBD" w:rsidP="008D2FBD" w:rsidRDefault="0056071E" w14:paraId="6ED0B32C" w14:textId="18BA9FFE">
    <w:pPr>
      <w:pStyle w:val="Sidefod"/>
    </w:pPr>
    <w:r>
      <w:rPr>
        <w:noProof/>
      </w:rPr>
      <mc:AlternateContent>
        <mc:Choice Requires="wps">
          <w:drawing>
            <wp:anchor distT="0" distB="0" distL="0" distR="0" simplePos="0" relativeHeight="251658244" behindDoc="0" locked="0" layoutInCell="1" allowOverlap="1" wp14:anchorId="4A989C7A" wp14:editId="6745A35E">
              <wp:simplePos x="635" y="635"/>
              <wp:positionH relativeFrom="column">
                <wp:align>center</wp:align>
              </wp:positionH>
              <wp:positionV relativeFrom="paragraph">
                <wp:posOffset>635</wp:posOffset>
              </wp:positionV>
              <wp:extent cx="443865" cy="443865"/>
              <wp:effectExtent l="0" t="0" r="3175" b="6350"/>
              <wp:wrapSquare wrapText="bothSides"/>
              <wp:docPr id="3" name="Tekstfelt 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56071E" w:rsidR="0056071E" w:rsidRDefault="0056071E" w14:paraId="4120B827" w14:textId="1F458A75">
                          <w:pPr>
                            <w:rPr>
                              <w:rFonts w:eastAsia="Verdana" w:cs="Verdana"/>
                              <w:noProof/>
                              <w:color w:val="000000"/>
                              <w:sz w:val="14"/>
                              <w:szCs w:val="14"/>
                            </w:rPr>
                          </w:pPr>
                          <w:r w:rsidRPr="0056071E">
                            <w:rPr>
                              <w:rFonts w:eastAsia="Verdana" w:cs="Verdana"/>
                              <w:noProof/>
                              <w:color w:val="000000"/>
                              <w:sz w:val="14"/>
                              <w:szCs w:val="14"/>
                            </w:rPr>
                            <w:t>Confidential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w14:anchorId="15D3D1E6">
            <v:shapetype id="_x0000_t202" coordsize="21600,21600" o:spt="202" path="m,l,21600r21600,l21600,xe" w14:anchorId="4A989C7A">
              <v:stroke joinstyle="miter"/>
              <v:path gradientshapeok="t" o:connecttype="rect"/>
            </v:shapetype>
            <v:shape id="Tekstfelt 3" style="position:absolute;margin-left:0;margin-top:.05pt;width:34.95pt;height:34.95pt;z-index:251658244;visibility:visible;mso-wrap-style:none;mso-wrap-distance-left:0;mso-wrap-distance-top:0;mso-wrap-distance-right:0;mso-wrap-distance-bottom:0;mso-position-horizontal:center;mso-position-horizontal-relative:text;mso-position-vertical:absolute;mso-position-vertical-relative:text;v-text-anchor:top" alt="Confidential"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83GAAIAABA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">
              <v:textbox style="mso-fit-shape-to-text:t" inset="0,0,0,0">
                <w:txbxContent>
                  <w:p w:rsidRPr="0056071E" w:rsidR="0056071E" w:rsidRDefault="0056071E" w14:paraId="3CCF283E" w14:textId="1F458A75">
                    <w:pPr>
                      <w:rPr>
                        <w:rFonts w:eastAsia="Verdana" w:cs="Verdana"/>
                        <w:noProof/>
                        <w:color w:val="000000"/>
                        <w:sz w:val="14"/>
                        <w:szCs w:val="14"/>
                      </w:rPr>
                    </w:pPr>
                    <w:r w:rsidRPr="0056071E">
                      <w:rPr>
                        <w:rFonts w:eastAsia="Verdana" w:cs="Verdana"/>
                        <w:noProof/>
                        <w:color w:val="000000"/>
                        <w:sz w:val="14"/>
                        <w:szCs w:val="14"/>
                      </w:rPr>
                      <w:t>Confidential</w:t>
                    </w:r>
                  </w:p>
                </w:txbxContent>
              </v:textbox>
              <w10:wrap type="square"/>
            </v:shape>
          </w:pict>
        </mc:Fallback>
      </mc:AlternateContent>
    </w:r>
    <w:r w:rsidR="008D2FBD">
      <w:rPr>
        <w:noProof/>
      </w:rPr>
      <mc:AlternateContent>
        <mc:Choice Requires="wps">
          <w:drawing>
            <wp:anchor distT="0" distB="0" distL="114300" distR="114300" simplePos="0" relativeHeight="251658241" behindDoc="0" locked="0" layoutInCell="1" allowOverlap="1" wp14:anchorId="1AE7E446" wp14:editId="4D2D1D7B">
              <wp:simplePos x="0" y="0"/>
              <wp:positionH relativeFrom="margin">
                <wp:posOffset>-360045</wp:posOffset>
              </wp:positionH>
              <wp:positionV relativeFrom="page">
                <wp:align>bottom</wp:align>
              </wp:positionV>
              <wp:extent cx="1476000" cy="687600"/>
              <wp:effectExtent l="0" t="0" r="10160" b="0"/>
              <wp:wrapNone/>
              <wp:docPr id="1" name="Text Box 1"/>
              <wp:cNvGraphicFramePr/>
              <a:graphic xmlns:a="http://schemas.openxmlformats.org/drawingml/2006/main">
                <a:graphicData uri="http://schemas.microsoft.com/office/word/2010/wordprocessingShape">
                  <wps:wsp>
                    <wps:cNvSpPr txBox="1"/>
                    <wps:spPr>
                      <a:xfrm>
                        <a:off x="0" y="0"/>
                        <a:ext cx="1476000" cy="6876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rsidR="008D2FBD" w:rsidP="008D2FBD" w:rsidRDefault="008D2FBD" w14:paraId="69C6FED1" w14:textId="6A3CB883">
                          <w:pPr>
                            <w:pStyle w:val="Sidefod"/>
                          </w:pPr>
                          <w:r>
                            <w:fldChar w:fldCharType="begin"/>
                          </w:r>
                          <w:r>
                            <w:instrText xml:space="preserve"> PAGE  </w:instrText>
                          </w:r>
                          <w:r>
                            <w:fldChar w:fldCharType="separate"/>
                          </w:r>
                          <w:r w:rsidR="00637F5D">
                            <w:rPr>
                              <w:noProof/>
                            </w:rPr>
                            <w:t>2</w:t>
                          </w:r>
                          <w:r>
                            <w:fldChar w:fldCharType="end"/>
                          </w:r>
                          <w:r>
                            <w:t>/</w:t>
                          </w:r>
                          <w:r>
                            <w:fldChar w:fldCharType="begin"/>
                          </w:r>
                          <w:r>
                            <w:instrText>SECTIONPAGES</w:instrText>
                          </w:r>
                          <w:r>
                            <w:fldChar w:fldCharType="separate"/>
                          </w:r>
                          <w:r w:rsidR="00797F26">
                            <w:rPr>
                              <w:noProof/>
                            </w:rPr>
                            <w:t>5</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623A5CD">
            <v:shape id="Text Box 1" style="position:absolute;margin-left:-28.35pt;margin-top:0;width:116.2pt;height:54.15pt;z-index:251658241;visibility:visible;mso-wrap-style:square;mso-width-percent:0;mso-height-percent:0;mso-wrap-distance-left:9pt;mso-wrap-distance-top:0;mso-wrap-distance-right:9pt;mso-wrap-distance-bottom:0;mso-position-horizontal:absolute;mso-position-horizontal-relative:margin;mso-position-vertical:bottom;mso-position-vertical-relative:page;mso-width-percent:0;mso-height-percent:0;mso-width-relative:margin;mso-height-relative:margin;v-text-anchor:top" o:spid="_x0000_s1030" filled="f"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" w14:anchorId="1AE7E446">
              <v:textbox inset="0,0,0,0">
                <w:txbxContent>
                  <w:p w:rsidR="008D2FBD" w:rsidP="008D2FBD" w:rsidRDefault="008D2FBD" w14:paraId="05173C32" w14:textId="6A3CB883">
                    <w:pPr>
                      <w:pStyle w:val="Sidefod"/>
                    </w:pPr>
                    <w:r>
                      <w:fldChar w:fldCharType="begin"/>
                    </w:r>
                    <w:r>
                      <w:instrText xml:space="preserve"> PAGE  </w:instrText>
                    </w:r>
                    <w:r>
                      <w:fldChar w:fldCharType="separate"/>
                    </w:r>
                    <w:r w:rsidR="00637F5D">
                      <w:rPr>
                        <w:noProof/>
                      </w:rPr>
                      <w:t>2</w:t>
                    </w:r>
                    <w:r>
                      <w:fldChar w:fldCharType="end"/>
                    </w:r>
                    <w:r>
                      <w:t>/</w:t>
                    </w:r>
                    <w:r>
                      <w:fldChar w:fldCharType="begin"/>
                    </w:r>
                    <w:r>
                      <w:instrText>SECTIONPAGES</w:instrText>
                    </w:r>
                    <w:r>
                      <w:fldChar w:fldCharType="separate"/>
                    </w:r>
                    <w:r w:rsidR="00797F26">
                      <w:rPr>
                        <w:noProof/>
                      </w:rPr>
                      <w:t>5</w:t>
                    </w:r>
                    <w:r>
                      <w:fldChar w:fldCharType="end"/>
                    </w:r>
                  </w:p>
                </w:txbxContent>
              </v:textbox>
              <w10:wrap anchorx="margin" anchory="page"/>
            </v:shape>
          </w:pict>
        </mc:Fallback>
      </mc:AlternateContent>
    </w:r>
    <w:r w:rsidR="008D2FBD">
      <w:rPr>
        <w:noProof/>
      </w:rPr>
      <mc:AlternateContent>
        <mc:Choice Requires="wps">
          <w:drawing>
            <wp:anchor distT="0" distB="0" distL="114300" distR="114300" simplePos="0" relativeHeight="251658240" behindDoc="0" locked="1" layoutInCell="1" allowOverlap="1" wp14:anchorId="56D0DF88" wp14:editId="261C5B2B">
              <wp:simplePos x="0" y="0"/>
              <wp:positionH relativeFrom="margin">
                <wp:align>right</wp:align>
              </wp:positionH>
              <wp:positionV relativeFrom="page">
                <wp:align>bottom</wp:align>
              </wp:positionV>
              <wp:extent cx="4392000" cy="536400"/>
              <wp:effectExtent l="0" t="0" r="8890" b="0"/>
              <wp:wrapSquare wrapText="bothSides"/>
              <wp:docPr id="5" name="FileName_Hide" hidden="1"/>
              <wp:cNvGraphicFramePr/>
              <a:graphic xmlns:a="http://schemas.openxmlformats.org/drawingml/2006/main">
                <a:graphicData uri="http://schemas.microsoft.com/office/word/2010/wordprocessingShape">
                  <wps:wsp>
                    <wps:cNvSpPr txBox="1"/>
                    <wps:spPr>
                      <a:xfrm>
                        <a:off x="0" y="0"/>
                        <a:ext cx="4392000" cy="5364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tbl>
                          <w:tblPr>
                            <w:tblStyle w:val="Tabel-Gitter"/>
                            <w:tblW w:w="6804" w:type="dxa"/>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6804"/>
                          </w:tblGrid>
                          <w:tr w:rsidRPr="00B44905" w:rsidR="008D2FBD" w:rsidTr="008D2FBD" w14:paraId="66BF756E" w14:textId="77777777">
                            <w:trPr>
                              <w:trHeight w:val="482"/>
                              <w:jc w:val="right"/>
                            </w:trPr>
                            <w:tc>
                              <w:tcPr>
                                <w:tcW w:w="6804" w:type="dxa"/>
                                <w:vAlign w:val="bottom"/>
                              </w:tcPr>
                              <w:p w:rsidRPr="00BD2559" w:rsidR="008D2FBD" w:rsidP="008D2FBD" w:rsidRDefault="008D2FBD" w14:paraId="04E1D545" w14:textId="236BA2C3">
                                <w:pPr>
                                  <w:pStyle w:val="Template-FilePath"/>
                                  <w:jc w:val="right"/>
                                </w:pPr>
                                <w:r>
                                  <w:fldChar w:fldCharType="begin"/>
                                </w:r>
                                <w:r w:rsidRPr="00DC42BA">
                                  <w:rPr>
                                    <w:lang w:val="en-US"/>
                                  </w:rPr>
                                  <w:instrText xml:space="preserve"> FILENAME  \p </w:instrText>
                                </w:r>
                                <w:r>
                                  <w:fldChar w:fldCharType="separate"/>
                                </w:r>
                                <w:r w:rsidR="00CB2E9C">
                                  <w:rPr>
                                    <w:lang w:val="en-US"/>
                                  </w:rPr>
                                  <w:t xml:space="preserve">https://ramboll.sharepoint.com/sites/Familieretshusetudbudafmdebookingsystem/Shared Documents/General/03. </w:t>
                                </w:r>
                                <w:r w:rsidRPr="00CB2E9C" w:rsidR="00CB2E9C">
                                  <w:t>Udbudsmateriale i proces med kunden/17_Bilag 12_Leverancevederlag og betalingsplan samt øvrige priser.docx</w:t>
                                </w:r>
                                <w:r>
                                  <w:fldChar w:fldCharType="end"/>
                                </w:r>
                              </w:p>
                            </w:tc>
                          </w:tr>
                        </w:tbl>
                        <w:p w:rsidRPr="00BD2559" w:rsidR="008D2FBD" w:rsidP="008D2FBD" w:rsidRDefault="008D2FBD" w14:paraId="5A08F418" w14:textId="77777777">
                          <w:pPr>
                            <w:pStyle w:val="Sidefod"/>
                            <w:spacing w:line="14" w:lineRule="exac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01D0ABE0">
            <v:shape id="FileName_Hide" style="position:absolute;margin-left:294.65pt;margin-top:0;width:345.85pt;height:42.25pt;z-index:251658240;visibility:hidden;mso-wrap-style:square;mso-width-percent:0;mso-height-percent:0;mso-wrap-distance-left:9pt;mso-wrap-distance-top:0;mso-wrap-distance-right:9pt;mso-wrap-distance-bottom:0;mso-position-horizontal:right;mso-position-horizontal-relative:margin;mso-position-vertical:bottom;mso-position-vertical-relative:page;mso-width-percent:0;mso-height-percent:0;mso-width-relative:page;mso-height-relative:page;v-text-anchor:top" o:spid="_x0000_s1031" filled="f"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" w14:anchorId="56D0DF88">
              <v:textbox inset="0,0,0,0">
                <w:txbxContent>
                  <w:tbl>
                    <w:tblPr>
                      <w:tblStyle w:val="Tabel-Gitter"/>
                      <w:tblW w:w="6804" w:type="dxa"/>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6804"/>
                    </w:tblGrid>
                    <w:tr w:rsidRPr="00B44905" w:rsidR="008D2FBD" w:rsidTr="008D2FBD" w14:paraId="41B3AC2C" w14:textId="77777777">
                      <w:trPr>
                        <w:trHeight w:val="482"/>
                        <w:jc w:val="right"/>
                      </w:trPr>
                      <w:tc>
                        <w:tcPr>
                          <w:tcW w:w="6804" w:type="dxa"/>
                          <w:vAlign w:val="bottom"/>
                        </w:tcPr>
                        <w:p w:rsidRPr="00BD2559" w:rsidR="008D2FBD" w:rsidP="008D2FBD" w:rsidRDefault="008D2FBD" w14:paraId="25C570EE" w14:textId="236BA2C3">
                          <w:pPr>
                            <w:pStyle w:val="Template-FilePath"/>
                            <w:jc w:val="right"/>
                          </w:pPr>
                          <w:r>
                            <w:fldChar w:fldCharType="begin"/>
                          </w:r>
                          <w:r w:rsidRPr="00DC42BA">
                            <w:rPr>
                              <w:lang w:val="en-US"/>
                            </w:rPr>
                            <w:instrText xml:space="preserve"> FILENAME  \p </w:instrText>
                          </w:r>
                          <w:r>
                            <w:fldChar w:fldCharType="separate"/>
                          </w:r>
                          <w:r w:rsidR="00CB2E9C">
                            <w:rPr>
                              <w:lang w:val="en-US"/>
                            </w:rPr>
                            <w:t xml:space="preserve">https://ramboll.sharepoint.com/sites/Familieretshusetudbudafmdebookingsystem/Shared Documents/General/03. </w:t>
                          </w:r>
                          <w:r w:rsidRPr="00CB2E9C" w:rsidR="00CB2E9C">
                            <w:t>Udbudsmateriale i proces med kunden/17_Bilag 12_Leverancevederlag og betalingsplan samt øvrige priser.docx</w:t>
                          </w:r>
                          <w:r>
                            <w:fldChar w:fldCharType="end"/>
                          </w:r>
                        </w:p>
                      </w:tc>
                    </w:tr>
                  </w:tbl>
                  <w:p w:rsidRPr="00BD2559" w:rsidR="008D2FBD" w:rsidP="008D2FBD" w:rsidRDefault="008D2FBD" w14:paraId="049F31CB" w14:textId="77777777">
                    <w:pPr>
                      <w:pStyle w:val="Sidefod"/>
                      <w:spacing w:line="14" w:lineRule="exact"/>
                    </w:pPr>
                  </w:p>
                </w:txbxContent>
              </v:textbox>
              <w10:wrap type="square" anchorx="margin" anchory="page"/>
              <w10:anchorlock/>
            </v:shape>
          </w:pict>
        </mc:Fallback>
      </mc:AlternateContent>
    </w:r>
  </w:p>
  <w:tbl>
    <w:tblPr>
      <w:tblStyle w:val="Tabel-Gitter"/>
      <w:tblW w:w="6824" w:type="dxa"/>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6824"/>
    </w:tblGrid>
    <w:tr w:rsidR="008D2FBD" w:rsidTr="008D2FBD" w14:paraId="7D2D4186" w14:textId="77777777">
      <w:trPr>
        <w:trHeight w:val="284" w:hRule="exact"/>
        <w:jc w:val="right"/>
      </w:trPr>
      <w:tc>
        <w:tcPr>
          <w:tcW w:w="6824" w:type="dxa"/>
          <w:vAlign w:val="bottom"/>
        </w:tcPr>
        <w:p w:rsidR="008D2FBD" w:rsidP="008D2FBD" w:rsidRDefault="008D2FBD" w14:paraId="5776A1E2" w14:textId="77777777">
          <w:pPr>
            <w:pStyle w:val="Template-DocId"/>
            <w:jc w:val="right"/>
          </w:pPr>
          <w:r>
            <w:t>Doc id</w:t>
          </w:r>
        </w:p>
      </w:tc>
    </w:tr>
  </w:tbl>
  <w:p w:rsidR="008D2FBD" w:rsidRDefault="008D2FBD" w14:paraId="4C37BD7F" w14:textId="77777777">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Pr="00320824" w:rsidR="00420155" w:rsidRDefault="00320824" w14:paraId="3228EE1D" w14:textId="06EF6BB9">
    <w:pPr>
      <w:pStyle w:val="Sidefod"/>
    </w:pPr>
    <w:bookmarkStart w:name="ReportLogo" w:id="14"/>
    <w:r>
      <w:rPr>
        <w:noProof/>
      </w:rPr>
      <w:drawing>
        <wp:anchor distT="0" distB="0" distL="0" distR="0" simplePos="0" relativeHeight="251658242" behindDoc="0" locked="0" layoutInCell="1" allowOverlap="1" wp14:anchorId="28E256A4" wp14:editId="2A0455F3">
          <wp:simplePos x="0" y="0"/>
          <wp:positionH relativeFrom="margin">
            <wp:posOffset>-360000</wp:posOffset>
          </wp:positionH>
          <wp:positionV relativeFrom="page">
            <wp:align>bottom</wp:align>
          </wp:positionV>
          <wp:extent cx="4838684" cy="810000"/>
          <wp:effectExtent l="0" t="0" r="0" b="0"/>
          <wp:wrapNone/>
          <wp:docPr id="1316687096" name="ReportLogo_Hide"/>
          <wp:cNvGraphicFramePr/>
          <a:graphic xmlns:a="http://schemas.openxmlformats.org/drawingml/2006/main">
            <a:graphicData uri="http://schemas.openxmlformats.org/drawingml/2006/picture">
              <pic:pic xmlns:pic="http://schemas.openxmlformats.org/drawingml/2006/picture">
                <pic:nvPicPr>
                  <pic:cNvPr id="1316687096" name="ReportLogo_Hide"/>
                  <pic:cNvPicPr/>
                </pic:nvPicPr>
                <pic:blipFill>
                  <a:blip r:embed="rId1"/>
                  <a:srcRect/>
                  <a:stretch/>
                </pic:blipFill>
                <pic:spPr>
                  <a:xfrm>
                    <a:off x="0" y="0"/>
                    <a:ext cx="4838684" cy="810000"/>
                  </a:xfrm>
                  <a:prstGeom prst="rect">
                    <a:avLst/>
                  </a:prstGeom>
                </pic:spPr>
              </pic:pic>
            </a:graphicData>
          </a:graphic>
        </wp:anchor>
      </w:drawing>
    </w:r>
    <w:bookmarkEnd w:id="14"/>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94568F" w:rsidRDefault="0056071E" w14:paraId="57A527FA" w14:textId="4DC4A721">
    <w:pPr>
      <w:pStyle w:val="Sidefod"/>
    </w:pPr>
    <w:r>
      <w:rPr>
        <w:noProof/>
      </w:rPr>
      <mc:AlternateContent>
        <mc:Choice Requires="wps">
          <w:drawing>
            <wp:anchor distT="0" distB="0" distL="0" distR="0" simplePos="0" relativeHeight="251658243" behindDoc="0" locked="0" layoutInCell="1" allowOverlap="1" wp14:anchorId="0C4C7A6D" wp14:editId="55AD2F2F">
              <wp:simplePos x="635" y="635"/>
              <wp:positionH relativeFrom="column">
                <wp:align>center</wp:align>
              </wp:positionH>
              <wp:positionV relativeFrom="paragraph">
                <wp:posOffset>635</wp:posOffset>
              </wp:positionV>
              <wp:extent cx="443865" cy="443865"/>
              <wp:effectExtent l="0" t="0" r="3175" b="6350"/>
              <wp:wrapSquare wrapText="bothSides"/>
              <wp:docPr id="2" name="Tekstfelt 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56071E" w:rsidR="0056071E" w:rsidRDefault="0056071E" w14:paraId="4F8C378C" w14:textId="513BDF6F">
                          <w:pPr>
                            <w:rPr>
                              <w:rFonts w:eastAsia="Verdana" w:cs="Verdana"/>
                              <w:noProof/>
                              <w:color w:val="000000"/>
                              <w:sz w:val="14"/>
                              <w:szCs w:val="14"/>
                            </w:rPr>
                          </w:pPr>
                          <w:r w:rsidRPr="0056071E">
                            <w:rPr>
                              <w:rFonts w:eastAsia="Verdana" w:cs="Verdana"/>
                              <w:noProof/>
                              <w:color w:val="000000"/>
                              <w:sz w:val="14"/>
                              <w:szCs w:val="14"/>
                            </w:rPr>
                            <w:t>Confidential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w14:anchorId="177D8EDD">
            <v:shapetype id="_x0000_t202" coordsize="21600,21600" o:spt="202" path="m,l,21600r21600,l21600,xe" w14:anchorId="0C4C7A6D">
              <v:stroke joinstyle="miter"/>
              <v:path gradientshapeok="t" o:connecttype="rect"/>
            </v:shapetype>
            <v:shape id="Tekstfelt 2" style="position:absolute;margin-left:0;margin-top:.05pt;width:34.95pt;height:34.95pt;z-index:251658243;visibility:visible;mso-wrap-style:none;mso-wrap-distance-left:0;mso-wrap-distance-top:0;mso-wrap-distance-right:0;mso-wrap-distance-bottom:0;mso-position-horizontal:center;mso-position-horizontal-relative:text;mso-position-vertical:absolute;mso-position-vertical-relative:text;v-text-anchor:top" alt="Confidential" o:spid="_x0000_s103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Dtj9iYFAgAAFwQAAA4AAAAAAAAAAAAA&#10;AAAALgIAAGRycy9lMm9Eb2MueG1sUEsBAi0AFAAGAAgAAAAhAISw0yjWAAAAAwEAAA8AAAAAAAAA&#10;AAAAAAAAXwQAAGRycy9kb3ducmV2LnhtbFBLBQYAAAAABAAEAPMAAABiBQAAAAA=&#10;">
              <v:textbox style="mso-fit-shape-to-text:t" inset="0,0,0,0">
                <w:txbxContent>
                  <w:p w:rsidRPr="0056071E" w:rsidR="0056071E" w:rsidRDefault="0056071E" w14:paraId="5146B947" w14:textId="513BDF6F">
                    <w:pPr>
                      <w:rPr>
                        <w:rFonts w:eastAsia="Verdana" w:cs="Verdana"/>
                        <w:noProof/>
                        <w:color w:val="000000"/>
                        <w:sz w:val="14"/>
                        <w:szCs w:val="14"/>
                      </w:rPr>
                    </w:pPr>
                    <w:r w:rsidRPr="0056071E">
                      <w:rPr>
                        <w:rFonts w:eastAsia="Verdana" w:cs="Verdana"/>
                        <w:noProof/>
                        <w:color w:val="000000"/>
                        <w:sz w:val="14"/>
                        <w:szCs w:val="14"/>
                      </w:rPr>
                      <w:t>Confidential</w:t>
                    </w:r>
                  </w:p>
                </w:txbxContent>
              </v:textbox>
              <w10:wrap type="squar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56071E" w:rsidRDefault="0056071E" w14:paraId="6D8B07B4" w14:textId="42F911AD">
    <w:pPr>
      <w:pStyle w:val="Sidefod"/>
    </w:pPr>
    <w:r>
      <w:rPr>
        <w:noProof/>
      </w:rPr>
      <mc:AlternateContent>
        <mc:Choice Requires="wps">
          <w:drawing>
            <wp:anchor distT="0" distB="0" distL="0" distR="0" simplePos="0" relativeHeight="251658245" behindDoc="0" locked="0" layoutInCell="1" allowOverlap="1" wp14:anchorId="6827EB38" wp14:editId="342C0468">
              <wp:simplePos x="635" y="635"/>
              <wp:positionH relativeFrom="column">
                <wp:align>center</wp:align>
              </wp:positionH>
              <wp:positionV relativeFrom="paragraph">
                <wp:posOffset>635</wp:posOffset>
              </wp:positionV>
              <wp:extent cx="443865" cy="443865"/>
              <wp:effectExtent l="0" t="0" r="3175" b="6350"/>
              <wp:wrapSquare wrapText="bothSides"/>
              <wp:docPr id="9" name="Tekstfelt 9"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56071E" w:rsidR="0056071E" w:rsidRDefault="0056071E" w14:paraId="3AB71720" w14:textId="1CFF00B1">
                          <w:pPr>
                            <w:rPr>
                              <w:rFonts w:eastAsia="Verdana" w:cs="Verdana"/>
                              <w:noProof/>
                              <w:color w:val="000000"/>
                              <w:sz w:val="14"/>
                              <w:szCs w:val="14"/>
                            </w:rPr>
                          </w:pPr>
                          <w:r w:rsidRPr="0056071E">
                            <w:rPr>
                              <w:rFonts w:eastAsia="Verdana" w:cs="Verdana"/>
                              <w:noProof/>
                              <w:color w:val="000000"/>
                              <w:sz w:val="14"/>
                              <w:szCs w:val="14"/>
                            </w:rPr>
                            <w:t>Confidential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w14:anchorId="1352796B">
            <v:shapetype id="_x0000_t202" coordsize="21600,21600" o:spt="202" path="m,l,21600r21600,l21600,xe" w14:anchorId="6827EB38">
              <v:stroke joinstyle="miter"/>
              <v:path gradientshapeok="t" o:connecttype="rect"/>
            </v:shapetype>
            <v:shape id="Tekstfelt 9" style="position:absolute;margin-left:0;margin-top:.05pt;width:34.95pt;height:34.95pt;z-index:251658245;visibility:visible;mso-wrap-style:none;mso-wrap-distance-left:0;mso-wrap-distance-top:0;mso-wrap-distance-right:0;mso-wrap-distance-bottom:0;mso-position-horizontal:center;mso-position-horizontal-relative:text;mso-position-vertical:absolute;mso-position-vertical-relative:text;v-text-anchor:top" alt="Confidential" o:spid="_x0000_s103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k6oBAIAABc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">
              <v:textbox style="mso-fit-shape-to-text:t" inset="0,0,0,0">
                <w:txbxContent>
                  <w:p w:rsidRPr="0056071E" w:rsidR="0056071E" w:rsidRDefault="0056071E" w14:paraId="41DF64CC" w14:textId="1CFF00B1">
                    <w:pPr>
                      <w:rPr>
                        <w:rFonts w:eastAsia="Verdana" w:cs="Verdana"/>
                        <w:noProof/>
                        <w:color w:val="000000"/>
                        <w:sz w:val="14"/>
                        <w:szCs w:val="14"/>
                      </w:rPr>
                    </w:pPr>
                    <w:r w:rsidRPr="0056071E">
                      <w:rPr>
                        <w:rFonts w:eastAsia="Verdana" w:cs="Verdana"/>
                        <w:noProof/>
                        <w:color w:val="000000"/>
                        <w:sz w:val="14"/>
                        <w:szCs w:val="14"/>
                      </w:rPr>
                      <w:t>Confidential</w:t>
                    </w:r>
                  </w:p>
                </w:txbxContent>
              </v:textbox>
              <w10:wrap type="squar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8220F" w:rsidRDefault="0078220F" w14:paraId="6718DE87" w14:textId="0527FFCA">
    <w:pPr>
      <w:pStyle w:val="Sidefod"/>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56071E" w:rsidRDefault="0056071E" w14:paraId="71327439" w14:textId="4E55EE1F">
    <w:pPr>
      <w:pStyle w:val="Sidefod"/>
    </w:pPr>
    <w:r>
      <w:rPr>
        <w:noProof/>
      </w:rPr>
      <mc:AlternateContent>
        <mc:Choice Requires="wps">
          <w:drawing>
            <wp:anchor distT="0" distB="0" distL="0" distR="0" simplePos="0" relativeHeight="251658246" behindDoc="0" locked="0" layoutInCell="1" allowOverlap="1" wp14:anchorId="519CF852" wp14:editId="05BB73C5">
              <wp:simplePos x="635" y="635"/>
              <wp:positionH relativeFrom="column">
                <wp:align>center</wp:align>
              </wp:positionH>
              <wp:positionV relativeFrom="paragraph">
                <wp:posOffset>635</wp:posOffset>
              </wp:positionV>
              <wp:extent cx="443865" cy="443865"/>
              <wp:effectExtent l="0" t="0" r="3175" b="6350"/>
              <wp:wrapSquare wrapText="bothSides"/>
              <wp:docPr id="6" name="Tekstfelt 6"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56071E" w:rsidR="0056071E" w:rsidRDefault="0056071E" w14:paraId="57F9CDD3" w14:textId="255A0BCB">
                          <w:pPr>
                            <w:rPr>
                              <w:rFonts w:eastAsia="Verdana" w:cs="Verdana"/>
                              <w:noProof/>
                              <w:color w:val="000000"/>
                              <w:sz w:val="14"/>
                              <w:szCs w:val="14"/>
                            </w:rPr>
                          </w:pPr>
                          <w:r w:rsidRPr="0056071E">
                            <w:rPr>
                              <w:rFonts w:eastAsia="Verdana" w:cs="Verdana"/>
                              <w:noProof/>
                              <w:color w:val="000000"/>
                              <w:sz w:val="14"/>
                              <w:szCs w:val="14"/>
                            </w:rPr>
                            <w:t>Confidential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w14:anchorId="3BD8ED06">
            <v:shapetype id="_x0000_t202" coordsize="21600,21600" o:spt="202" path="m,l,21600r21600,l21600,xe" w14:anchorId="519CF852">
              <v:stroke joinstyle="miter"/>
              <v:path gradientshapeok="t" o:connecttype="rect"/>
            </v:shapetype>
            <v:shape id="Tekstfelt 6" style="position:absolute;margin-left:0;margin-top:.05pt;width:34.95pt;height:34.95pt;z-index:251658246;visibility:visible;mso-wrap-style:none;mso-wrap-distance-left:0;mso-wrap-distance-top:0;mso-wrap-distance-right:0;mso-wrap-distance-bottom:0;mso-position-horizontal:center;mso-position-horizontal-relative:text;mso-position-vertical:absolute;mso-position-vertical-relative:text;v-text-anchor:top" alt="Confidential" o:spid="_x0000_s103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KRbu9kFAgAAFwQAAA4AAAAAAAAAAAAA&#10;AAAALgIAAGRycy9lMm9Eb2MueG1sUEsBAi0AFAAGAAgAAAAhAISw0yjWAAAAAwEAAA8AAAAAAAAA&#10;AAAAAAAAXwQAAGRycy9kb3ducmV2LnhtbFBLBQYAAAAABAAEAPMAAABiBQAAAAA=&#10;">
              <v:textbox style="mso-fit-shape-to-text:t" inset="0,0,0,0">
                <w:txbxContent>
                  <w:p w:rsidRPr="0056071E" w:rsidR="0056071E" w:rsidRDefault="0056071E" w14:paraId="3518BB34" w14:textId="255A0BCB">
                    <w:pPr>
                      <w:rPr>
                        <w:rFonts w:eastAsia="Verdana" w:cs="Verdana"/>
                        <w:noProof/>
                        <w:color w:val="000000"/>
                        <w:sz w:val="14"/>
                        <w:szCs w:val="14"/>
                      </w:rPr>
                    </w:pPr>
                    <w:r w:rsidRPr="0056071E">
                      <w:rPr>
                        <w:rFonts w:eastAsia="Verdana" w:cs="Verdana"/>
                        <w:noProof/>
                        <w:color w:val="000000"/>
                        <w:sz w:val="14"/>
                        <w:szCs w:val="14"/>
                      </w:rPr>
                      <w:t>Confidential</w:t>
                    </w:r>
                  </w:p>
                </w:txbxContent>
              </v:textbox>
              <w10:wrap type="squar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56071E" w:rsidRDefault="0056071E" w14:paraId="5B0DA0CE" w14:textId="635C3FD4">
    <w:pPr>
      <w:pStyle w:val="Sidefod"/>
    </w:pPr>
    <w:r>
      <w:rPr>
        <w:noProof/>
      </w:rPr>
      <mc:AlternateContent>
        <mc:Choice Requires="wps">
          <w:drawing>
            <wp:anchor distT="0" distB="0" distL="0" distR="0" simplePos="0" relativeHeight="251658247" behindDoc="0" locked="0" layoutInCell="1" allowOverlap="1" wp14:anchorId="65099D94" wp14:editId="230B12EF">
              <wp:simplePos x="635" y="635"/>
              <wp:positionH relativeFrom="column">
                <wp:align>center</wp:align>
              </wp:positionH>
              <wp:positionV relativeFrom="paragraph">
                <wp:posOffset>635</wp:posOffset>
              </wp:positionV>
              <wp:extent cx="443865" cy="443865"/>
              <wp:effectExtent l="0" t="0" r="3175" b="6350"/>
              <wp:wrapSquare wrapText="bothSides"/>
              <wp:docPr id="14" name="Tekstfelt 14"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56071E" w:rsidR="0056071E" w:rsidRDefault="0056071E" w14:paraId="4C9CC7E7" w14:textId="35ADB605">
                          <w:pPr>
                            <w:rPr>
                              <w:rFonts w:eastAsia="Verdana" w:cs="Verdana"/>
                              <w:noProof/>
                              <w:color w:val="000000"/>
                              <w:sz w:val="14"/>
                              <w:szCs w:val="14"/>
                            </w:rPr>
                          </w:pPr>
                          <w:r w:rsidRPr="0056071E">
                            <w:rPr>
                              <w:rFonts w:eastAsia="Verdana" w:cs="Verdana"/>
                              <w:noProof/>
                              <w:color w:val="000000"/>
                              <w:sz w:val="14"/>
                              <w:szCs w:val="14"/>
                            </w:rPr>
                            <w:t>Confidential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w14:anchorId="296E960D">
            <v:shapetype id="_x0000_t202" coordsize="21600,21600" o:spt="202" path="m,l,21600r21600,l21600,xe" w14:anchorId="65099D94">
              <v:stroke joinstyle="miter"/>
              <v:path gradientshapeok="t" o:connecttype="rect"/>
            </v:shapetype>
            <v:shape id="Tekstfelt 14" style="position:absolute;margin-left:0;margin-top:.05pt;width:34.95pt;height:34.95pt;z-index:251658247;visibility:visible;mso-wrap-style:none;mso-wrap-distance-left:0;mso-wrap-distance-top:0;mso-wrap-distance-right:0;mso-wrap-distance-bottom:0;mso-position-horizontal:center;mso-position-horizontal-relative:text;mso-position-vertical:absolute;mso-position-vertical-relative:text;v-text-anchor:top" alt="Confidential" o:spid="_x0000_s103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MtEpUsFAgAAFwQAAA4AAAAAAAAAAAAA&#10;AAAALgIAAGRycy9lMm9Eb2MueG1sUEsBAi0AFAAGAAgAAAAhAISw0yjWAAAAAwEAAA8AAAAAAAAA&#10;AAAAAAAAXwQAAGRycy9kb3ducmV2LnhtbFBLBQYAAAAABAAEAPMAAABiBQAAAAA=&#10;">
              <v:textbox style="mso-fit-shape-to-text:t" inset="0,0,0,0">
                <w:txbxContent>
                  <w:p w:rsidRPr="0056071E" w:rsidR="0056071E" w:rsidRDefault="0056071E" w14:paraId="52DD1C45" w14:textId="35ADB605">
                    <w:pPr>
                      <w:rPr>
                        <w:rFonts w:eastAsia="Verdana" w:cs="Verdana"/>
                        <w:noProof/>
                        <w:color w:val="000000"/>
                        <w:sz w:val="14"/>
                        <w:szCs w:val="14"/>
                      </w:rPr>
                    </w:pPr>
                    <w:r w:rsidRPr="0056071E">
                      <w:rPr>
                        <w:rFonts w:eastAsia="Verdana" w:cs="Verdana"/>
                        <w:noProof/>
                        <w:color w:val="000000"/>
                        <w:sz w:val="14"/>
                        <w:szCs w:val="14"/>
                      </w:rPr>
                      <w:t>Confidential</w:t>
                    </w:r>
                  </w:p>
                </w:txbxContent>
              </v:textbox>
              <w10:wrap type="squar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40A26" w:rsidP="0084211B" w:rsidRDefault="0028270A" w14:paraId="50691855" w14:textId="72591FEA">
    <w:pPr>
      <w:pStyle w:val="Sidefod"/>
      <w:tabs>
        <w:tab w:val="clear" w:pos="4819"/>
        <w:tab w:val="center" w:pos="4536"/>
      </w:tabs>
    </w:pPr>
    <w:r w:rsidRPr="000B4EAB">
      <w:t>Bilag 1</w:t>
    </w:r>
    <w:r w:rsidRPr="000B4EAB" w:rsidR="0067351E">
      <w:t>2</w:t>
    </w:r>
    <w:r w:rsidRPr="00C53205" w:rsidR="00A40A26">
      <w:t xml:space="preserve"> </w:t>
    </w:r>
    <w:r w:rsidRPr="00C53205" w:rsidR="0084211B">
      <w:tab/>
    </w:r>
    <w:r w:rsidRPr="00C53205" w:rsidR="0067351E">
      <w:t>Leverancevederlag og betalingsplan samt øvrige priser</w:t>
    </w:r>
    <w:r w:rsidRPr="00C53205">
      <w:t xml:space="preserve"> </w:t>
    </w:r>
    <w:r w:rsidRPr="00C53205" w:rsidR="00A40A26">
      <w:tab/>
    </w:r>
    <w:r w:rsidRPr="00C53205" w:rsidR="00A40A26">
      <w:t xml:space="preserve">Side </w:t>
    </w:r>
    <w:r w:rsidRPr="00C53205" w:rsidR="00A40A26">
      <w:fldChar w:fldCharType="begin"/>
    </w:r>
    <w:r w:rsidRPr="00C53205" w:rsidR="00A40A26">
      <w:instrText>PAGE   \* MERGEFORMAT</w:instrText>
    </w:r>
    <w:r w:rsidRPr="00C53205" w:rsidR="00A40A26">
      <w:fldChar w:fldCharType="separate"/>
    </w:r>
    <w:r w:rsidRPr="00C53205" w:rsidR="00A40A26">
      <w:t>1</w:t>
    </w:r>
    <w:r w:rsidRPr="00C53205" w:rsidR="00A40A26">
      <w:fldChar w:fldCharType="end"/>
    </w:r>
  </w:p>
  <w:p w:rsidR="00A40A26" w:rsidRDefault="00A40A26" w14:paraId="6AD75456" w14:textId="77777777">
    <w:pPr>
      <w:pStyle w:val="Sidefod"/>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56071E" w:rsidRDefault="0056071E" w14:paraId="26589337" w14:textId="3F88D904">
    <w:pPr>
      <w:pStyle w:val="Sidefod"/>
    </w:pPr>
    <w:r>
      <w:rPr>
        <w:noProof/>
      </w:rPr>
      <mc:AlternateContent>
        <mc:Choice Requires="wps">
          <w:drawing>
            <wp:anchor distT="0" distB="0" distL="0" distR="0" simplePos="0" relativeHeight="251658248" behindDoc="0" locked="0" layoutInCell="1" allowOverlap="1" wp14:anchorId="7FFA3568" wp14:editId="06CCB0D4">
              <wp:simplePos x="635" y="635"/>
              <wp:positionH relativeFrom="column">
                <wp:align>center</wp:align>
              </wp:positionH>
              <wp:positionV relativeFrom="paragraph">
                <wp:posOffset>635</wp:posOffset>
              </wp:positionV>
              <wp:extent cx="443865" cy="443865"/>
              <wp:effectExtent l="0" t="0" r="3175" b="6350"/>
              <wp:wrapSquare wrapText="bothSides"/>
              <wp:docPr id="13" name="Tekstfelt 1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56071E" w:rsidR="0056071E" w:rsidRDefault="0056071E" w14:paraId="394309B6" w14:textId="5BD853DF">
                          <w:pPr>
                            <w:rPr>
                              <w:rFonts w:eastAsia="Verdana" w:cs="Verdana"/>
                              <w:noProof/>
                              <w:color w:val="000000"/>
                              <w:sz w:val="14"/>
                              <w:szCs w:val="14"/>
                            </w:rPr>
                          </w:pPr>
                          <w:r w:rsidRPr="0056071E">
                            <w:rPr>
                              <w:rFonts w:eastAsia="Verdana" w:cs="Verdana"/>
                              <w:noProof/>
                              <w:color w:val="000000"/>
                              <w:sz w:val="14"/>
                              <w:szCs w:val="14"/>
                            </w:rPr>
                            <w:t>Confidential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w14:anchorId="781F28D6">
            <v:shapetype id="_x0000_t202" coordsize="21600,21600" o:spt="202" path="m,l,21600r21600,l21600,xe" w14:anchorId="7FFA3568">
              <v:stroke joinstyle="miter"/>
              <v:path gradientshapeok="t" o:connecttype="rect"/>
            </v:shapetype>
            <v:shape id="Tekstfelt 13" style="position:absolute;margin-left:0;margin-top:.05pt;width:34.95pt;height:34.95pt;z-index:251658248;visibility:visible;mso-wrap-style:none;mso-wrap-distance-left:0;mso-wrap-distance-top:0;mso-wrap-distance-right:0;mso-wrap-distance-bottom:0;mso-position-horizontal:center;mso-position-horizontal-relative:text;mso-position-vertical:absolute;mso-position-vertical-relative:text;v-text-anchor:top" alt="Confidential" o:spid="_x0000_s103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O6xUDoFAgAAFwQAAA4AAAAAAAAAAAAA&#10;AAAALgIAAGRycy9lMm9Eb2MueG1sUEsBAi0AFAAGAAgAAAAhAISw0yjWAAAAAwEAAA8AAAAAAAAA&#10;AAAAAAAAXwQAAGRycy9kb3ducmV2LnhtbFBLBQYAAAAABAAEAPMAAABiBQAAAAA=&#10;">
              <v:textbox style="mso-fit-shape-to-text:t" inset="0,0,0,0">
                <w:txbxContent>
                  <w:p w:rsidRPr="0056071E" w:rsidR="0056071E" w:rsidRDefault="0056071E" w14:paraId="4CB6DF31" w14:textId="5BD853DF">
                    <w:pPr>
                      <w:rPr>
                        <w:rFonts w:eastAsia="Verdana" w:cs="Verdana"/>
                        <w:noProof/>
                        <w:color w:val="000000"/>
                        <w:sz w:val="14"/>
                        <w:szCs w:val="14"/>
                      </w:rPr>
                    </w:pPr>
                    <w:r w:rsidRPr="0056071E">
                      <w:rPr>
                        <w:rFonts w:eastAsia="Verdana" w:cs="Verdana"/>
                        <w:noProof/>
                        <w:color w:val="000000"/>
                        <w:sz w:val="14"/>
                        <w:szCs w:val="14"/>
                      </w:rPr>
                      <w:t>Confidential</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E3603" w:rsidP="009E4B94" w:rsidRDefault="003E3603" w14:paraId="50369A96" w14:textId="77777777">
      <w:pPr>
        <w:spacing w:line="240" w:lineRule="auto"/>
      </w:pPr>
    </w:p>
  </w:footnote>
  <w:footnote w:type="continuationSeparator" w:id="0">
    <w:p w:rsidR="003E3603" w:rsidP="009E4B94" w:rsidRDefault="003E3603" w14:paraId="64403056" w14:textId="77777777">
      <w:pPr>
        <w:spacing w:line="240" w:lineRule="auto"/>
      </w:pPr>
    </w:p>
  </w:footnote>
  <w:footnote w:type="continuationNotice" w:id="1">
    <w:p w:rsidR="003E3603" w:rsidRDefault="003E3603" w14:paraId="31BD143D"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D2FBD" w:rsidP="008D2FBD" w:rsidRDefault="008D2FBD" w14:paraId="4989215A" w14:textId="7D9DE322">
    <w:pPr>
      <w:pStyle w:val="Sidehoved"/>
      <w:jc w:val="right"/>
    </w:pPr>
    <w:r w:rsidRPr="0012534C">
      <w:t xml:space="preserve">Ramboll - </w:t>
    </w:r>
    <w:sdt>
      <w:sdtPr>
        <w:alias w:val="Title"/>
        <w:tag w:val=""/>
        <w:id w:val="-176966895"/>
        <w:placeholder>
          <w:docPart w:val="2B74AE83D5B54C63A53D3D7F03D72685"/>
        </w:placeholder>
        <w:dataBinding w:prefixMappings="xmlns:ns0='http://purl.org/dc/elements/1.1/' xmlns:ns1='http://schemas.openxmlformats.org/package/2006/metadata/core-properties' " w:xpath="/ns1:coreProperties[1]/ns0:title[1]" w:storeItemID="{6C3C8BC8-F283-45AE-878A-BAB7291924A1}"/>
        <w:text/>
      </w:sdtPr>
      <w:sdtContent>
        <w:r w:rsidR="00E40763">
          <w:t>Bilag 12</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7C4C284"/>
    <w:lvl w:ilvl="0">
      <w:start w:val="1"/>
      <w:numFmt w:val="decimal"/>
      <w:pStyle w:val="Opstilling-talellerbogst5"/>
      <w:lvlText w:val="%1."/>
      <w:lvlJc w:val="left"/>
      <w:pPr>
        <w:tabs>
          <w:tab w:val="num" w:pos="1492"/>
        </w:tabs>
        <w:ind w:left="1492" w:hanging="360"/>
      </w:pPr>
    </w:lvl>
  </w:abstractNum>
  <w:abstractNum w:abstractNumId="1" w15:restartNumberingAfterBreak="0">
    <w:nsid w:val="FFFFFF7D"/>
    <w:multiLevelType w:val="singleLevel"/>
    <w:tmpl w:val="7898DEA0"/>
    <w:lvl w:ilvl="0">
      <w:start w:val="1"/>
      <w:numFmt w:val="decimal"/>
      <w:pStyle w:val="Opstilling-talellerbogst4"/>
      <w:lvlText w:val="%1."/>
      <w:lvlJc w:val="left"/>
      <w:pPr>
        <w:tabs>
          <w:tab w:val="num" w:pos="1209"/>
        </w:tabs>
        <w:ind w:left="1209" w:hanging="360"/>
      </w:pPr>
    </w:lvl>
  </w:abstractNum>
  <w:abstractNum w:abstractNumId="2" w15:restartNumberingAfterBreak="0">
    <w:nsid w:val="FFFFFF7E"/>
    <w:multiLevelType w:val="singleLevel"/>
    <w:tmpl w:val="8C728720"/>
    <w:lvl w:ilvl="0">
      <w:start w:val="1"/>
      <w:numFmt w:val="decimal"/>
      <w:pStyle w:val="Opstilling-talellerbogst3"/>
      <w:lvlText w:val="%1."/>
      <w:lvlJc w:val="left"/>
      <w:pPr>
        <w:tabs>
          <w:tab w:val="num" w:pos="926"/>
        </w:tabs>
        <w:ind w:left="926" w:hanging="360"/>
      </w:pPr>
    </w:lvl>
  </w:abstractNum>
  <w:abstractNum w:abstractNumId="3" w15:restartNumberingAfterBreak="0">
    <w:nsid w:val="FFFFFF7F"/>
    <w:multiLevelType w:val="singleLevel"/>
    <w:tmpl w:val="48CC4306"/>
    <w:lvl w:ilvl="0">
      <w:start w:val="1"/>
      <w:numFmt w:val="decimal"/>
      <w:pStyle w:val="Opstilling-talellerbogst2"/>
      <w:lvlText w:val="%1."/>
      <w:lvlJc w:val="left"/>
      <w:pPr>
        <w:tabs>
          <w:tab w:val="num" w:pos="643"/>
        </w:tabs>
        <w:ind w:left="643" w:hanging="360"/>
      </w:pPr>
    </w:lvl>
  </w:abstractNum>
  <w:abstractNum w:abstractNumId="4" w15:restartNumberingAfterBreak="0">
    <w:nsid w:val="FFFFFF80"/>
    <w:multiLevelType w:val="singleLevel"/>
    <w:tmpl w:val="CC2C35BE"/>
    <w:lvl w:ilvl="0">
      <w:start w:val="1"/>
      <w:numFmt w:val="bullet"/>
      <w:pStyle w:val="Opstilling-punkttegn5"/>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0AAA5C42"/>
    <w:lvl w:ilvl="0">
      <w:start w:val="1"/>
      <w:numFmt w:val="bullet"/>
      <w:pStyle w:val="Opstilling-punkttegn4"/>
      <w:lvlText w:val=""/>
      <w:lvlJc w:val="left"/>
      <w:pPr>
        <w:tabs>
          <w:tab w:val="num" w:pos="1209"/>
        </w:tabs>
        <w:ind w:left="1209" w:hanging="360"/>
      </w:pPr>
      <w:rPr>
        <w:rFonts w:hint="default" w:ascii="Symbol" w:hAnsi="Symbol"/>
      </w:rPr>
    </w:lvl>
  </w:abstractNum>
  <w:abstractNum w:abstractNumId="6" w15:restartNumberingAfterBreak="0">
    <w:nsid w:val="FFFFFF82"/>
    <w:multiLevelType w:val="singleLevel"/>
    <w:tmpl w:val="51CA4D68"/>
    <w:lvl w:ilvl="0">
      <w:start w:val="1"/>
      <w:numFmt w:val="bullet"/>
      <w:pStyle w:val="Opstilling-punkttegn3"/>
      <w:lvlText w:val=""/>
      <w:lvlJc w:val="left"/>
      <w:pPr>
        <w:tabs>
          <w:tab w:val="num" w:pos="926"/>
        </w:tabs>
        <w:ind w:left="926" w:hanging="360"/>
      </w:pPr>
      <w:rPr>
        <w:rFonts w:hint="default" w:ascii="Symbol" w:hAnsi="Symbol"/>
      </w:rPr>
    </w:lvl>
  </w:abstractNum>
  <w:abstractNum w:abstractNumId="7" w15:restartNumberingAfterBreak="0">
    <w:nsid w:val="FFFFFF83"/>
    <w:multiLevelType w:val="singleLevel"/>
    <w:tmpl w:val="6C30E928"/>
    <w:lvl w:ilvl="0">
      <w:start w:val="1"/>
      <w:numFmt w:val="bullet"/>
      <w:pStyle w:val="Opstilling-punkttegn2"/>
      <w:lvlText w:val=""/>
      <w:lvlJc w:val="left"/>
      <w:pPr>
        <w:tabs>
          <w:tab w:val="num" w:pos="643"/>
        </w:tabs>
        <w:ind w:left="643" w:hanging="360"/>
      </w:pPr>
      <w:rPr>
        <w:rFonts w:hint="default" w:ascii="Symbol" w:hAnsi="Symbol"/>
      </w:rPr>
    </w:lvl>
  </w:abstractNum>
  <w:abstractNum w:abstractNumId="8" w15:restartNumberingAfterBreak="0">
    <w:nsid w:val="FFFFFF88"/>
    <w:multiLevelType w:val="singleLevel"/>
    <w:tmpl w:val="84D2024C"/>
    <w:lvl w:ilvl="0">
      <w:start w:val="1"/>
      <w:numFmt w:val="decimal"/>
      <w:lvlText w:val="%1."/>
      <w:lvlJc w:val="left"/>
      <w:pPr>
        <w:tabs>
          <w:tab w:val="num" w:pos="360"/>
        </w:tabs>
        <w:ind w:left="360" w:hanging="360"/>
      </w:pPr>
    </w:lvl>
  </w:abstractNum>
  <w:abstractNum w:abstractNumId="9" w15:restartNumberingAfterBreak="0">
    <w:nsid w:val="01541C66"/>
    <w:multiLevelType w:val="multilevel"/>
    <w:tmpl w:val="54E8B3F8"/>
    <w:lvl w:ilvl="0">
      <w:start w:val="1"/>
      <w:numFmt w:val="decimal"/>
      <w:pStyle w:val="Normal-Numbering"/>
      <w:lvlText w:val="%1."/>
      <w:lvlJc w:val="left"/>
      <w:pPr>
        <w:tabs>
          <w:tab w:val="num" w:pos="567"/>
        </w:tabs>
        <w:ind w:left="567" w:hanging="567"/>
      </w:pPr>
      <w:rPr>
        <w:rFonts w:hint="default" w:ascii="Verdana" w:hAnsi="Verdana"/>
        <w:b w:val="0"/>
        <w:i w:val="0"/>
        <w:sz w:val="18"/>
      </w:rPr>
    </w:lvl>
    <w:lvl w:ilvl="1">
      <w:start w:val="1"/>
      <w:numFmt w:val="decimal"/>
      <w:lvlText w:val="%1.%2."/>
      <w:lvlJc w:val="left"/>
      <w:pPr>
        <w:tabs>
          <w:tab w:val="num" w:pos="567"/>
        </w:tabs>
        <w:ind w:left="567" w:hanging="567"/>
      </w:pPr>
      <w:rPr>
        <w:rFonts w:hint="default" w:ascii="Verdana" w:hAnsi="Verdana"/>
        <w:b w:val="0"/>
        <w:i w:val="0"/>
        <w:sz w:val="18"/>
      </w:rPr>
    </w:lvl>
    <w:lvl w:ilvl="2">
      <w:start w:val="1"/>
      <w:numFmt w:val="decimal"/>
      <w:lvlText w:val="%1.%2.%3."/>
      <w:lvlJc w:val="left"/>
      <w:pPr>
        <w:tabs>
          <w:tab w:val="num" w:pos="567"/>
        </w:tabs>
        <w:ind w:left="567" w:hanging="567"/>
      </w:pPr>
      <w:rPr>
        <w:rFonts w:hint="default" w:ascii="Verdana" w:hAnsi="Verdana"/>
        <w:b w:val="0"/>
        <w:i w:val="0"/>
        <w:sz w:val="18"/>
      </w:rPr>
    </w:lvl>
    <w:lvl w:ilvl="3">
      <w:start w:val="1"/>
      <w:numFmt w:val="decimal"/>
      <w:lvlText w:val="%1.%2.%3.%4."/>
      <w:lvlJc w:val="left"/>
      <w:pPr>
        <w:tabs>
          <w:tab w:val="num" w:pos="567"/>
        </w:tabs>
        <w:ind w:left="567" w:hanging="567"/>
      </w:pPr>
      <w:rPr>
        <w:rFonts w:hint="default" w:ascii="Verdana" w:hAnsi="Verdana"/>
        <w:b w:val="0"/>
        <w:i w:val="0"/>
        <w:sz w:val="18"/>
      </w:rPr>
    </w:lvl>
    <w:lvl w:ilvl="4">
      <w:start w:val="1"/>
      <w:numFmt w:val="decimal"/>
      <w:lvlText w:val="%1.%2.%3.%4.%5."/>
      <w:lvlJc w:val="left"/>
      <w:pPr>
        <w:tabs>
          <w:tab w:val="num" w:pos="851"/>
        </w:tabs>
        <w:ind w:left="851" w:hanging="851"/>
      </w:pPr>
      <w:rPr>
        <w:rFonts w:hint="default" w:ascii="Verdana" w:hAnsi="Verdana"/>
        <w:b w:val="0"/>
        <w:i w:val="0"/>
        <w:sz w:val="18"/>
      </w:rPr>
    </w:lvl>
    <w:lvl w:ilvl="5">
      <w:start w:val="1"/>
      <w:numFmt w:val="decimal"/>
      <w:lvlText w:val="%1.%2.%3.%4.%5.%6."/>
      <w:lvlJc w:val="left"/>
      <w:pPr>
        <w:tabs>
          <w:tab w:val="num" w:pos="851"/>
        </w:tabs>
        <w:ind w:left="851" w:hanging="851"/>
      </w:pPr>
      <w:rPr>
        <w:rFonts w:hint="default" w:ascii="Verdana" w:hAnsi="Verdana"/>
        <w:b w:val="0"/>
        <w:i w:val="0"/>
        <w:sz w:val="18"/>
      </w:rPr>
    </w:lvl>
    <w:lvl w:ilvl="6">
      <w:start w:val="1"/>
      <w:numFmt w:val="decimal"/>
      <w:lvlText w:val="%1.%2.%3.%4.%5.%6.%7."/>
      <w:lvlJc w:val="left"/>
      <w:pPr>
        <w:tabs>
          <w:tab w:val="num" w:pos="1134"/>
        </w:tabs>
        <w:ind w:left="1134" w:hanging="1134"/>
      </w:pPr>
      <w:rPr>
        <w:rFonts w:hint="default" w:ascii="Verdana" w:hAnsi="Verdana"/>
        <w:b w:val="0"/>
        <w:i w:val="0"/>
        <w:sz w:val="18"/>
      </w:rPr>
    </w:lvl>
    <w:lvl w:ilvl="7">
      <w:start w:val="1"/>
      <w:numFmt w:val="decimal"/>
      <w:lvlText w:val="%1.%2.%3.%4.%5.%6.%7.%8."/>
      <w:lvlJc w:val="left"/>
      <w:pPr>
        <w:tabs>
          <w:tab w:val="num" w:pos="1134"/>
        </w:tabs>
        <w:ind w:left="1134" w:hanging="1134"/>
      </w:pPr>
      <w:rPr>
        <w:rFonts w:hint="default" w:ascii="Verdana" w:hAnsi="Verdana"/>
        <w:b w:val="0"/>
        <w:i w:val="0"/>
        <w:sz w:val="18"/>
      </w:rPr>
    </w:lvl>
    <w:lvl w:ilvl="8">
      <w:start w:val="1"/>
      <w:numFmt w:val="decimal"/>
      <w:lvlText w:val="%1.%2.%3.%4.%5.%6.%7.%8.%9."/>
      <w:lvlJc w:val="left"/>
      <w:pPr>
        <w:tabs>
          <w:tab w:val="num" w:pos="1134"/>
        </w:tabs>
        <w:ind w:left="1134" w:hanging="1134"/>
      </w:pPr>
      <w:rPr>
        <w:rFonts w:hint="default" w:ascii="Verdana" w:hAnsi="Verdana"/>
        <w:b w:val="0"/>
        <w:i w:val="0"/>
        <w:sz w:val="18"/>
      </w:rPr>
    </w:lvl>
  </w:abstractNum>
  <w:abstractNum w:abstractNumId="10" w15:restartNumberingAfterBreak="0">
    <w:nsid w:val="02720B8E"/>
    <w:multiLevelType w:val="hybridMultilevel"/>
    <w:tmpl w:val="D4AC524C"/>
    <w:lvl w:ilvl="0" w:tplc="04060005">
      <w:start w:val="1"/>
      <w:numFmt w:val="bullet"/>
      <w:lvlText w:val=""/>
      <w:lvlJc w:val="left"/>
      <w:pPr>
        <w:ind w:left="720" w:hanging="360"/>
      </w:pPr>
      <w:rPr>
        <w:rFonts w:hint="default" w:ascii="Wingdings" w:hAnsi="Wingdings"/>
      </w:rPr>
    </w:lvl>
    <w:lvl w:ilvl="1" w:tplc="04060003" w:tentative="1">
      <w:start w:val="1"/>
      <w:numFmt w:val="bullet"/>
      <w:lvlText w:val="o"/>
      <w:lvlJc w:val="left"/>
      <w:pPr>
        <w:ind w:left="1440" w:hanging="360"/>
      </w:pPr>
      <w:rPr>
        <w:rFonts w:hint="default" w:ascii="Courier New" w:hAnsi="Courier New" w:cs="Courier New"/>
      </w:rPr>
    </w:lvl>
    <w:lvl w:ilvl="2" w:tplc="04060005" w:tentative="1">
      <w:start w:val="1"/>
      <w:numFmt w:val="bullet"/>
      <w:lvlText w:val=""/>
      <w:lvlJc w:val="left"/>
      <w:pPr>
        <w:ind w:left="2160" w:hanging="360"/>
      </w:pPr>
      <w:rPr>
        <w:rFonts w:hint="default" w:ascii="Wingdings" w:hAnsi="Wingdings"/>
      </w:rPr>
    </w:lvl>
    <w:lvl w:ilvl="3" w:tplc="04060001" w:tentative="1">
      <w:start w:val="1"/>
      <w:numFmt w:val="bullet"/>
      <w:lvlText w:val=""/>
      <w:lvlJc w:val="left"/>
      <w:pPr>
        <w:ind w:left="2880" w:hanging="360"/>
      </w:pPr>
      <w:rPr>
        <w:rFonts w:hint="default" w:ascii="Symbol" w:hAnsi="Symbol"/>
      </w:rPr>
    </w:lvl>
    <w:lvl w:ilvl="4" w:tplc="04060003" w:tentative="1">
      <w:start w:val="1"/>
      <w:numFmt w:val="bullet"/>
      <w:lvlText w:val="o"/>
      <w:lvlJc w:val="left"/>
      <w:pPr>
        <w:ind w:left="3600" w:hanging="360"/>
      </w:pPr>
      <w:rPr>
        <w:rFonts w:hint="default" w:ascii="Courier New" w:hAnsi="Courier New" w:cs="Courier New"/>
      </w:rPr>
    </w:lvl>
    <w:lvl w:ilvl="5" w:tplc="04060005" w:tentative="1">
      <w:start w:val="1"/>
      <w:numFmt w:val="bullet"/>
      <w:lvlText w:val=""/>
      <w:lvlJc w:val="left"/>
      <w:pPr>
        <w:ind w:left="4320" w:hanging="360"/>
      </w:pPr>
      <w:rPr>
        <w:rFonts w:hint="default" w:ascii="Wingdings" w:hAnsi="Wingdings"/>
      </w:rPr>
    </w:lvl>
    <w:lvl w:ilvl="6" w:tplc="04060001" w:tentative="1">
      <w:start w:val="1"/>
      <w:numFmt w:val="bullet"/>
      <w:lvlText w:val=""/>
      <w:lvlJc w:val="left"/>
      <w:pPr>
        <w:ind w:left="5040" w:hanging="360"/>
      </w:pPr>
      <w:rPr>
        <w:rFonts w:hint="default" w:ascii="Symbol" w:hAnsi="Symbol"/>
      </w:rPr>
    </w:lvl>
    <w:lvl w:ilvl="7" w:tplc="04060003" w:tentative="1">
      <w:start w:val="1"/>
      <w:numFmt w:val="bullet"/>
      <w:lvlText w:val="o"/>
      <w:lvlJc w:val="left"/>
      <w:pPr>
        <w:ind w:left="5760" w:hanging="360"/>
      </w:pPr>
      <w:rPr>
        <w:rFonts w:hint="default" w:ascii="Courier New" w:hAnsi="Courier New" w:cs="Courier New"/>
      </w:rPr>
    </w:lvl>
    <w:lvl w:ilvl="8" w:tplc="04060005" w:tentative="1">
      <w:start w:val="1"/>
      <w:numFmt w:val="bullet"/>
      <w:lvlText w:val=""/>
      <w:lvlJc w:val="left"/>
      <w:pPr>
        <w:ind w:left="6480" w:hanging="360"/>
      </w:pPr>
      <w:rPr>
        <w:rFonts w:hint="default" w:ascii="Wingdings" w:hAnsi="Wingdings"/>
      </w:rPr>
    </w:lvl>
  </w:abstractNum>
  <w:abstractNum w:abstractNumId="11" w15:restartNumberingAfterBreak="0">
    <w:nsid w:val="06132A5B"/>
    <w:multiLevelType w:val="hybridMultilevel"/>
    <w:tmpl w:val="2B18837C"/>
    <w:lvl w:ilvl="0" w:tplc="04060001">
      <w:start w:val="1"/>
      <w:numFmt w:val="bullet"/>
      <w:lvlText w:val=""/>
      <w:lvlJc w:val="left"/>
      <w:pPr>
        <w:tabs>
          <w:tab w:val="num" w:pos="720"/>
        </w:tabs>
        <w:ind w:left="720" w:hanging="360"/>
      </w:pPr>
      <w:rPr>
        <w:rFonts w:hint="default" w:ascii="Symbol" w:hAnsi="Symbol"/>
      </w:rPr>
    </w:lvl>
    <w:lvl w:ilvl="1" w:tplc="04060003" w:tentative="1">
      <w:start w:val="1"/>
      <w:numFmt w:val="bullet"/>
      <w:lvlText w:val="o"/>
      <w:lvlJc w:val="left"/>
      <w:pPr>
        <w:tabs>
          <w:tab w:val="num" w:pos="1440"/>
        </w:tabs>
        <w:ind w:left="1440" w:hanging="360"/>
      </w:pPr>
      <w:rPr>
        <w:rFonts w:hint="default" w:ascii="Courier New" w:hAnsi="Courier New" w:cs="Courier New"/>
      </w:rPr>
    </w:lvl>
    <w:lvl w:ilvl="2" w:tplc="04060005" w:tentative="1">
      <w:start w:val="1"/>
      <w:numFmt w:val="bullet"/>
      <w:lvlText w:val=""/>
      <w:lvlJc w:val="left"/>
      <w:pPr>
        <w:tabs>
          <w:tab w:val="num" w:pos="2160"/>
        </w:tabs>
        <w:ind w:left="2160" w:hanging="360"/>
      </w:pPr>
      <w:rPr>
        <w:rFonts w:hint="default" w:ascii="Wingdings" w:hAnsi="Wingdings"/>
      </w:rPr>
    </w:lvl>
    <w:lvl w:ilvl="3" w:tplc="04060001" w:tentative="1">
      <w:start w:val="1"/>
      <w:numFmt w:val="bullet"/>
      <w:lvlText w:val=""/>
      <w:lvlJc w:val="left"/>
      <w:pPr>
        <w:tabs>
          <w:tab w:val="num" w:pos="2880"/>
        </w:tabs>
        <w:ind w:left="2880" w:hanging="360"/>
      </w:pPr>
      <w:rPr>
        <w:rFonts w:hint="default" w:ascii="Symbol" w:hAnsi="Symbol"/>
      </w:rPr>
    </w:lvl>
    <w:lvl w:ilvl="4" w:tplc="04060003" w:tentative="1">
      <w:start w:val="1"/>
      <w:numFmt w:val="bullet"/>
      <w:lvlText w:val="o"/>
      <w:lvlJc w:val="left"/>
      <w:pPr>
        <w:tabs>
          <w:tab w:val="num" w:pos="3600"/>
        </w:tabs>
        <w:ind w:left="3600" w:hanging="360"/>
      </w:pPr>
      <w:rPr>
        <w:rFonts w:hint="default" w:ascii="Courier New" w:hAnsi="Courier New" w:cs="Courier New"/>
      </w:rPr>
    </w:lvl>
    <w:lvl w:ilvl="5" w:tplc="04060005" w:tentative="1">
      <w:start w:val="1"/>
      <w:numFmt w:val="bullet"/>
      <w:lvlText w:val=""/>
      <w:lvlJc w:val="left"/>
      <w:pPr>
        <w:tabs>
          <w:tab w:val="num" w:pos="4320"/>
        </w:tabs>
        <w:ind w:left="4320" w:hanging="360"/>
      </w:pPr>
      <w:rPr>
        <w:rFonts w:hint="default" w:ascii="Wingdings" w:hAnsi="Wingdings"/>
      </w:rPr>
    </w:lvl>
    <w:lvl w:ilvl="6" w:tplc="04060001" w:tentative="1">
      <w:start w:val="1"/>
      <w:numFmt w:val="bullet"/>
      <w:lvlText w:val=""/>
      <w:lvlJc w:val="left"/>
      <w:pPr>
        <w:tabs>
          <w:tab w:val="num" w:pos="5040"/>
        </w:tabs>
        <w:ind w:left="5040" w:hanging="360"/>
      </w:pPr>
      <w:rPr>
        <w:rFonts w:hint="default" w:ascii="Symbol" w:hAnsi="Symbol"/>
      </w:rPr>
    </w:lvl>
    <w:lvl w:ilvl="7" w:tplc="04060003" w:tentative="1">
      <w:start w:val="1"/>
      <w:numFmt w:val="bullet"/>
      <w:lvlText w:val="o"/>
      <w:lvlJc w:val="left"/>
      <w:pPr>
        <w:tabs>
          <w:tab w:val="num" w:pos="5760"/>
        </w:tabs>
        <w:ind w:left="5760" w:hanging="360"/>
      </w:pPr>
      <w:rPr>
        <w:rFonts w:hint="default" w:ascii="Courier New" w:hAnsi="Courier New" w:cs="Courier New"/>
      </w:rPr>
    </w:lvl>
    <w:lvl w:ilvl="8" w:tplc="04060005" w:tentative="1">
      <w:start w:val="1"/>
      <w:numFmt w:val="bullet"/>
      <w:lvlText w:val=""/>
      <w:lvlJc w:val="left"/>
      <w:pPr>
        <w:tabs>
          <w:tab w:val="num" w:pos="6480"/>
        </w:tabs>
        <w:ind w:left="6480" w:hanging="360"/>
      </w:pPr>
      <w:rPr>
        <w:rFonts w:hint="default" w:ascii="Wingdings" w:hAnsi="Wingdings"/>
      </w:rPr>
    </w:lvl>
  </w:abstractNum>
  <w:abstractNum w:abstractNumId="12" w15:restartNumberingAfterBreak="0">
    <w:nsid w:val="13F41C92"/>
    <w:multiLevelType w:val="multilevel"/>
    <w:tmpl w:val="5B2ABC5E"/>
    <w:lvl w:ilvl="0">
      <w:start w:val="1"/>
      <w:numFmt w:val="decimal"/>
      <w:pStyle w:val="Overskrift1"/>
      <w:lvlText w:val="%1."/>
      <w:lvlJc w:val="right"/>
      <w:pPr>
        <w:ind w:left="0" w:hanging="284"/>
      </w:pPr>
      <w:rPr>
        <w:rFonts w:hint="default"/>
      </w:rPr>
    </w:lvl>
    <w:lvl w:ilvl="1">
      <w:start w:val="1"/>
      <w:numFmt w:val="decimal"/>
      <w:pStyle w:val="Overskrift2"/>
      <w:lvlText w:val="%1.%2"/>
      <w:lvlJc w:val="right"/>
      <w:pPr>
        <w:ind w:left="0" w:hanging="284"/>
      </w:pPr>
      <w:rPr>
        <w:rFonts w:hint="default"/>
      </w:rPr>
    </w:lvl>
    <w:lvl w:ilvl="2">
      <w:start w:val="1"/>
      <w:numFmt w:val="decimal"/>
      <w:pStyle w:val="Overskrift3"/>
      <w:lvlText w:val="%1.%2.%3"/>
      <w:lvlJc w:val="right"/>
      <w:pPr>
        <w:ind w:left="0" w:hanging="284"/>
      </w:pPr>
      <w:rPr>
        <w:rFonts w:hint="default"/>
      </w:rPr>
    </w:lvl>
    <w:lvl w:ilvl="3">
      <w:start w:val="1"/>
      <w:numFmt w:val="decimal"/>
      <w:pStyle w:val="Overskrift4"/>
      <w:lvlText w:val="%1.%2.%3.%4"/>
      <w:lvlJc w:val="right"/>
      <w:pPr>
        <w:ind w:left="0" w:hanging="284"/>
      </w:pPr>
      <w:rPr>
        <w:rFonts w:hint="default"/>
      </w:rPr>
    </w:lvl>
    <w:lvl w:ilvl="4">
      <w:start w:val="1"/>
      <w:numFmt w:val="decimal"/>
      <w:pStyle w:val="Overskrift5"/>
      <w:lvlText w:val="%1.%2.%3.%4.%5"/>
      <w:lvlJc w:val="right"/>
      <w:pPr>
        <w:ind w:left="0" w:hanging="284"/>
      </w:pPr>
      <w:rPr>
        <w:rFonts w:hint="default"/>
      </w:rPr>
    </w:lvl>
    <w:lvl w:ilvl="5">
      <w:start w:val="1"/>
      <w:numFmt w:val="decimal"/>
      <w:pStyle w:val="Overskrift6"/>
      <w:lvlText w:val="%1.%2.%3.%4.%5.%6"/>
      <w:lvlJc w:val="right"/>
      <w:pPr>
        <w:ind w:left="0" w:hanging="284"/>
      </w:pPr>
      <w:rPr>
        <w:rFonts w:hint="default"/>
      </w:rPr>
    </w:lvl>
    <w:lvl w:ilvl="6">
      <w:start w:val="1"/>
      <w:numFmt w:val="decimal"/>
      <w:pStyle w:val="Overskrift7"/>
      <w:lvlText w:val="%1.%2.%3.%4.%5.%6.%7"/>
      <w:lvlJc w:val="right"/>
      <w:pPr>
        <w:ind w:left="0" w:hanging="284"/>
      </w:pPr>
      <w:rPr>
        <w:rFonts w:hint="default"/>
      </w:rPr>
    </w:lvl>
    <w:lvl w:ilvl="7">
      <w:start w:val="1"/>
      <w:numFmt w:val="decimal"/>
      <w:pStyle w:val="Overskrift8"/>
      <w:lvlText w:val="%1.%2.%3.%4.%5.%6.%7.%8"/>
      <w:lvlJc w:val="right"/>
      <w:pPr>
        <w:ind w:left="0" w:hanging="284"/>
      </w:pPr>
      <w:rPr>
        <w:rFonts w:hint="default"/>
      </w:rPr>
    </w:lvl>
    <w:lvl w:ilvl="8">
      <w:start w:val="1"/>
      <w:numFmt w:val="decimal"/>
      <w:pStyle w:val="Overskrift9"/>
      <w:lvlText w:val="%1.%2.%3.%4.%5.%6.%7.%8.%9"/>
      <w:lvlJc w:val="right"/>
      <w:pPr>
        <w:ind w:left="0" w:hanging="284"/>
      </w:pPr>
      <w:rPr>
        <w:rFonts w:hint="default"/>
      </w:rPr>
    </w:lvl>
  </w:abstractNum>
  <w:abstractNum w:abstractNumId="13" w15:restartNumberingAfterBreak="0">
    <w:nsid w:val="1A9A3B48"/>
    <w:multiLevelType w:val="hybridMultilevel"/>
    <w:tmpl w:val="15E8D8EC"/>
    <w:lvl w:ilvl="0" w:tplc="FD6CCFB2">
      <w:start w:val="1"/>
      <w:numFmt w:val="bullet"/>
      <w:lvlText w:val="-"/>
      <w:lvlJc w:val="left"/>
      <w:pPr>
        <w:ind w:left="720" w:hanging="360"/>
      </w:pPr>
      <w:rPr>
        <w:rFonts w:hint="default" w:ascii="Verdana" w:hAnsi="Verdana" w:cs="Symbol"/>
      </w:rPr>
    </w:lvl>
    <w:lvl w:ilvl="1" w:tplc="04060003" w:tentative="1">
      <w:start w:val="1"/>
      <w:numFmt w:val="bullet"/>
      <w:lvlText w:val="o"/>
      <w:lvlJc w:val="left"/>
      <w:pPr>
        <w:ind w:left="1440" w:hanging="360"/>
      </w:pPr>
      <w:rPr>
        <w:rFonts w:hint="default" w:ascii="Courier New" w:hAnsi="Courier New"/>
      </w:rPr>
    </w:lvl>
    <w:lvl w:ilvl="2" w:tplc="04060005" w:tentative="1">
      <w:start w:val="1"/>
      <w:numFmt w:val="bullet"/>
      <w:lvlText w:val=""/>
      <w:lvlJc w:val="left"/>
      <w:pPr>
        <w:ind w:left="2160" w:hanging="360"/>
      </w:pPr>
      <w:rPr>
        <w:rFonts w:hint="default" w:ascii="Wingdings" w:hAnsi="Wingdings"/>
      </w:rPr>
    </w:lvl>
    <w:lvl w:ilvl="3" w:tplc="04060001" w:tentative="1">
      <w:start w:val="1"/>
      <w:numFmt w:val="bullet"/>
      <w:lvlText w:val=""/>
      <w:lvlJc w:val="left"/>
      <w:pPr>
        <w:ind w:left="2880" w:hanging="360"/>
      </w:pPr>
      <w:rPr>
        <w:rFonts w:hint="default" w:ascii="Symbol" w:hAnsi="Symbol"/>
      </w:rPr>
    </w:lvl>
    <w:lvl w:ilvl="4" w:tplc="04060003" w:tentative="1">
      <w:start w:val="1"/>
      <w:numFmt w:val="bullet"/>
      <w:lvlText w:val="o"/>
      <w:lvlJc w:val="left"/>
      <w:pPr>
        <w:ind w:left="3600" w:hanging="360"/>
      </w:pPr>
      <w:rPr>
        <w:rFonts w:hint="default" w:ascii="Courier New" w:hAnsi="Courier New"/>
      </w:rPr>
    </w:lvl>
    <w:lvl w:ilvl="5" w:tplc="04060005" w:tentative="1">
      <w:start w:val="1"/>
      <w:numFmt w:val="bullet"/>
      <w:lvlText w:val=""/>
      <w:lvlJc w:val="left"/>
      <w:pPr>
        <w:ind w:left="4320" w:hanging="360"/>
      </w:pPr>
      <w:rPr>
        <w:rFonts w:hint="default" w:ascii="Wingdings" w:hAnsi="Wingdings"/>
      </w:rPr>
    </w:lvl>
    <w:lvl w:ilvl="6" w:tplc="04060001" w:tentative="1">
      <w:start w:val="1"/>
      <w:numFmt w:val="bullet"/>
      <w:lvlText w:val=""/>
      <w:lvlJc w:val="left"/>
      <w:pPr>
        <w:ind w:left="5040" w:hanging="360"/>
      </w:pPr>
      <w:rPr>
        <w:rFonts w:hint="default" w:ascii="Symbol" w:hAnsi="Symbol"/>
      </w:rPr>
    </w:lvl>
    <w:lvl w:ilvl="7" w:tplc="04060003" w:tentative="1">
      <w:start w:val="1"/>
      <w:numFmt w:val="bullet"/>
      <w:lvlText w:val="o"/>
      <w:lvlJc w:val="left"/>
      <w:pPr>
        <w:ind w:left="5760" w:hanging="360"/>
      </w:pPr>
      <w:rPr>
        <w:rFonts w:hint="default" w:ascii="Courier New" w:hAnsi="Courier New"/>
      </w:rPr>
    </w:lvl>
    <w:lvl w:ilvl="8" w:tplc="04060005" w:tentative="1">
      <w:start w:val="1"/>
      <w:numFmt w:val="bullet"/>
      <w:lvlText w:val=""/>
      <w:lvlJc w:val="left"/>
      <w:pPr>
        <w:ind w:left="6480" w:hanging="360"/>
      </w:pPr>
      <w:rPr>
        <w:rFonts w:hint="default" w:ascii="Wingdings" w:hAnsi="Wingdings"/>
      </w:rPr>
    </w:lvl>
  </w:abstractNum>
  <w:abstractNum w:abstractNumId="14" w15:restartNumberingAfterBreak="0">
    <w:nsid w:val="1BFA7D35"/>
    <w:multiLevelType w:val="hybridMultilevel"/>
    <w:tmpl w:val="35DA5618"/>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5" w15:restartNumberingAfterBreak="0">
    <w:nsid w:val="1C7E3C21"/>
    <w:multiLevelType w:val="hybridMultilevel"/>
    <w:tmpl w:val="F52AE116"/>
    <w:lvl w:ilvl="0" w:tplc="04060005">
      <w:start w:val="1"/>
      <w:numFmt w:val="bullet"/>
      <w:lvlText w:val=""/>
      <w:lvlJc w:val="left"/>
      <w:pPr>
        <w:tabs>
          <w:tab w:val="num" w:pos="720"/>
        </w:tabs>
        <w:ind w:left="720" w:hanging="360"/>
      </w:pPr>
      <w:rPr>
        <w:rFonts w:hint="default" w:ascii="Wingdings" w:hAnsi="Wingdings"/>
      </w:rPr>
    </w:lvl>
    <w:lvl w:ilvl="1" w:tplc="FFFFFFFF" w:tentative="1">
      <w:start w:val="1"/>
      <w:numFmt w:val="bullet"/>
      <w:lvlText w:val="o"/>
      <w:lvlJc w:val="left"/>
      <w:pPr>
        <w:tabs>
          <w:tab w:val="num" w:pos="1440"/>
        </w:tabs>
        <w:ind w:left="1440" w:hanging="360"/>
      </w:pPr>
      <w:rPr>
        <w:rFonts w:hint="default" w:ascii="Courier New" w:hAnsi="Courier New" w:cs="Courier New"/>
      </w:rPr>
    </w:lvl>
    <w:lvl w:ilvl="2" w:tplc="FFFFFFFF" w:tentative="1">
      <w:start w:val="1"/>
      <w:numFmt w:val="bullet"/>
      <w:lvlText w:val=""/>
      <w:lvlJc w:val="left"/>
      <w:pPr>
        <w:tabs>
          <w:tab w:val="num" w:pos="2160"/>
        </w:tabs>
        <w:ind w:left="2160" w:hanging="360"/>
      </w:pPr>
      <w:rPr>
        <w:rFonts w:hint="default" w:ascii="Wingdings" w:hAnsi="Wingdings"/>
      </w:rPr>
    </w:lvl>
    <w:lvl w:ilvl="3" w:tplc="FFFFFFFF" w:tentative="1">
      <w:start w:val="1"/>
      <w:numFmt w:val="bullet"/>
      <w:lvlText w:val=""/>
      <w:lvlJc w:val="left"/>
      <w:pPr>
        <w:tabs>
          <w:tab w:val="num" w:pos="2880"/>
        </w:tabs>
        <w:ind w:left="2880" w:hanging="360"/>
      </w:pPr>
      <w:rPr>
        <w:rFonts w:hint="default" w:ascii="Symbol" w:hAnsi="Symbol"/>
      </w:rPr>
    </w:lvl>
    <w:lvl w:ilvl="4" w:tplc="FFFFFFFF" w:tentative="1">
      <w:start w:val="1"/>
      <w:numFmt w:val="bullet"/>
      <w:lvlText w:val="o"/>
      <w:lvlJc w:val="left"/>
      <w:pPr>
        <w:tabs>
          <w:tab w:val="num" w:pos="3600"/>
        </w:tabs>
        <w:ind w:left="3600" w:hanging="360"/>
      </w:pPr>
      <w:rPr>
        <w:rFonts w:hint="default" w:ascii="Courier New" w:hAnsi="Courier New" w:cs="Courier New"/>
      </w:rPr>
    </w:lvl>
    <w:lvl w:ilvl="5" w:tplc="FFFFFFFF" w:tentative="1">
      <w:start w:val="1"/>
      <w:numFmt w:val="bullet"/>
      <w:lvlText w:val=""/>
      <w:lvlJc w:val="left"/>
      <w:pPr>
        <w:tabs>
          <w:tab w:val="num" w:pos="4320"/>
        </w:tabs>
        <w:ind w:left="4320" w:hanging="360"/>
      </w:pPr>
      <w:rPr>
        <w:rFonts w:hint="default" w:ascii="Wingdings" w:hAnsi="Wingdings"/>
      </w:rPr>
    </w:lvl>
    <w:lvl w:ilvl="6" w:tplc="FFFFFFFF" w:tentative="1">
      <w:start w:val="1"/>
      <w:numFmt w:val="bullet"/>
      <w:lvlText w:val=""/>
      <w:lvlJc w:val="left"/>
      <w:pPr>
        <w:tabs>
          <w:tab w:val="num" w:pos="5040"/>
        </w:tabs>
        <w:ind w:left="5040" w:hanging="360"/>
      </w:pPr>
      <w:rPr>
        <w:rFonts w:hint="default" w:ascii="Symbol" w:hAnsi="Symbol"/>
      </w:rPr>
    </w:lvl>
    <w:lvl w:ilvl="7" w:tplc="FFFFFFFF" w:tentative="1">
      <w:start w:val="1"/>
      <w:numFmt w:val="bullet"/>
      <w:lvlText w:val="o"/>
      <w:lvlJc w:val="left"/>
      <w:pPr>
        <w:tabs>
          <w:tab w:val="num" w:pos="5760"/>
        </w:tabs>
        <w:ind w:left="5760" w:hanging="360"/>
      </w:pPr>
      <w:rPr>
        <w:rFonts w:hint="default" w:ascii="Courier New" w:hAnsi="Courier New" w:cs="Courier New"/>
      </w:rPr>
    </w:lvl>
    <w:lvl w:ilvl="8" w:tplc="FFFFFFFF" w:tentative="1">
      <w:start w:val="1"/>
      <w:numFmt w:val="bullet"/>
      <w:lvlText w:val=""/>
      <w:lvlJc w:val="left"/>
      <w:pPr>
        <w:tabs>
          <w:tab w:val="num" w:pos="6480"/>
        </w:tabs>
        <w:ind w:left="6480" w:hanging="360"/>
      </w:pPr>
      <w:rPr>
        <w:rFonts w:hint="default" w:ascii="Wingdings" w:hAnsi="Wingdings"/>
      </w:rPr>
    </w:lvl>
  </w:abstractNum>
  <w:abstractNum w:abstractNumId="16" w15:restartNumberingAfterBreak="0">
    <w:nsid w:val="23232631"/>
    <w:multiLevelType w:val="hybridMultilevel"/>
    <w:tmpl w:val="DC240CFA"/>
    <w:lvl w:ilvl="0" w:tplc="04060001">
      <w:start w:val="1"/>
      <w:numFmt w:val="bullet"/>
      <w:lvlText w:val=""/>
      <w:lvlJc w:val="left"/>
      <w:pPr>
        <w:ind w:left="720" w:hanging="360"/>
      </w:pPr>
      <w:rPr>
        <w:rFonts w:hint="default" w:ascii="Symbol" w:hAnsi="Symbol"/>
      </w:rPr>
    </w:lvl>
    <w:lvl w:ilvl="1" w:tplc="04060003" w:tentative="1">
      <w:start w:val="1"/>
      <w:numFmt w:val="bullet"/>
      <w:lvlText w:val="o"/>
      <w:lvlJc w:val="left"/>
      <w:pPr>
        <w:ind w:left="1440" w:hanging="360"/>
      </w:pPr>
      <w:rPr>
        <w:rFonts w:hint="default" w:ascii="Courier New" w:hAnsi="Courier New"/>
      </w:rPr>
    </w:lvl>
    <w:lvl w:ilvl="2" w:tplc="04060005" w:tentative="1">
      <w:start w:val="1"/>
      <w:numFmt w:val="bullet"/>
      <w:lvlText w:val=""/>
      <w:lvlJc w:val="left"/>
      <w:pPr>
        <w:ind w:left="2160" w:hanging="360"/>
      </w:pPr>
      <w:rPr>
        <w:rFonts w:hint="default" w:ascii="Wingdings" w:hAnsi="Wingdings"/>
      </w:rPr>
    </w:lvl>
    <w:lvl w:ilvl="3" w:tplc="04060001" w:tentative="1">
      <w:start w:val="1"/>
      <w:numFmt w:val="bullet"/>
      <w:lvlText w:val=""/>
      <w:lvlJc w:val="left"/>
      <w:pPr>
        <w:ind w:left="2880" w:hanging="360"/>
      </w:pPr>
      <w:rPr>
        <w:rFonts w:hint="default" w:ascii="Symbol" w:hAnsi="Symbol"/>
      </w:rPr>
    </w:lvl>
    <w:lvl w:ilvl="4" w:tplc="04060003" w:tentative="1">
      <w:start w:val="1"/>
      <w:numFmt w:val="bullet"/>
      <w:lvlText w:val="o"/>
      <w:lvlJc w:val="left"/>
      <w:pPr>
        <w:ind w:left="3600" w:hanging="360"/>
      </w:pPr>
      <w:rPr>
        <w:rFonts w:hint="default" w:ascii="Courier New" w:hAnsi="Courier New"/>
      </w:rPr>
    </w:lvl>
    <w:lvl w:ilvl="5" w:tplc="04060005" w:tentative="1">
      <w:start w:val="1"/>
      <w:numFmt w:val="bullet"/>
      <w:lvlText w:val=""/>
      <w:lvlJc w:val="left"/>
      <w:pPr>
        <w:ind w:left="4320" w:hanging="360"/>
      </w:pPr>
      <w:rPr>
        <w:rFonts w:hint="default" w:ascii="Wingdings" w:hAnsi="Wingdings"/>
      </w:rPr>
    </w:lvl>
    <w:lvl w:ilvl="6" w:tplc="04060001" w:tentative="1">
      <w:start w:val="1"/>
      <w:numFmt w:val="bullet"/>
      <w:lvlText w:val=""/>
      <w:lvlJc w:val="left"/>
      <w:pPr>
        <w:ind w:left="5040" w:hanging="360"/>
      </w:pPr>
      <w:rPr>
        <w:rFonts w:hint="default" w:ascii="Symbol" w:hAnsi="Symbol"/>
      </w:rPr>
    </w:lvl>
    <w:lvl w:ilvl="7" w:tplc="04060003" w:tentative="1">
      <w:start w:val="1"/>
      <w:numFmt w:val="bullet"/>
      <w:lvlText w:val="o"/>
      <w:lvlJc w:val="left"/>
      <w:pPr>
        <w:ind w:left="5760" w:hanging="360"/>
      </w:pPr>
      <w:rPr>
        <w:rFonts w:hint="default" w:ascii="Courier New" w:hAnsi="Courier New"/>
      </w:rPr>
    </w:lvl>
    <w:lvl w:ilvl="8" w:tplc="04060005" w:tentative="1">
      <w:start w:val="1"/>
      <w:numFmt w:val="bullet"/>
      <w:lvlText w:val=""/>
      <w:lvlJc w:val="left"/>
      <w:pPr>
        <w:ind w:left="6480" w:hanging="360"/>
      </w:pPr>
      <w:rPr>
        <w:rFonts w:hint="default" w:ascii="Wingdings" w:hAnsi="Wingdings"/>
      </w:rPr>
    </w:lvl>
  </w:abstractNum>
  <w:abstractNum w:abstractNumId="17" w15:restartNumberingAfterBreak="0">
    <w:nsid w:val="25031EA9"/>
    <w:multiLevelType w:val="hybridMultilevel"/>
    <w:tmpl w:val="ECCC0CB0"/>
    <w:lvl w:ilvl="0" w:tplc="04060001">
      <w:start w:val="1"/>
      <w:numFmt w:val="bullet"/>
      <w:lvlText w:val=""/>
      <w:lvlJc w:val="left"/>
      <w:pPr>
        <w:ind w:left="720" w:hanging="360"/>
      </w:pPr>
      <w:rPr>
        <w:rFonts w:hint="default" w:ascii="Symbol" w:hAnsi="Symbol"/>
      </w:rPr>
    </w:lvl>
    <w:lvl w:ilvl="1" w:tplc="04060003" w:tentative="1">
      <w:start w:val="1"/>
      <w:numFmt w:val="bullet"/>
      <w:lvlText w:val="o"/>
      <w:lvlJc w:val="left"/>
      <w:pPr>
        <w:ind w:left="1440" w:hanging="360"/>
      </w:pPr>
      <w:rPr>
        <w:rFonts w:hint="default" w:ascii="Courier New" w:hAnsi="Courier New" w:cs="Courier New"/>
      </w:rPr>
    </w:lvl>
    <w:lvl w:ilvl="2" w:tplc="04060005" w:tentative="1">
      <w:start w:val="1"/>
      <w:numFmt w:val="bullet"/>
      <w:lvlText w:val=""/>
      <w:lvlJc w:val="left"/>
      <w:pPr>
        <w:ind w:left="2160" w:hanging="360"/>
      </w:pPr>
      <w:rPr>
        <w:rFonts w:hint="default" w:ascii="Wingdings" w:hAnsi="Wingdings"/>
      </w:rPr>
    </w:lvl>
    <w:lvl w:ilvl="3" w:tplc="04060001" w:tentative="1">
      <w:start w:val="1"/>
      <w:numFmt w:val="bullet"/>
      <w:lvlText w:val=""/>
      <w:lvlJc w:val="left"/>
      <w:pPr>
        <w:ind w:left="2880" w:hanging="360"/>
      </w:pPr>
      <w:rPr>
        <w:rFonts w:hint="default" w:ascii="Symbol" w:hAnsi="Symbol"/>
      </w:rPr>
    </w:lvl>
    <w:lvl w:ilvl="4" w:tplc="04060003" w:tentative="1">
      <w:start w:val="1"/>
      <w:numFmt w:val="bullet"/>
      <w:lvlText w:val="o"/>
      <w:lvlJc w:val="left"/>
      <w:pPr>
        <w:ind w:left="3600" w:hanging="360"/>
      </w:pPr>
      <w:rPr>
        <w:rFonts w:hint="default" w:ascii="Courier New" w:hAnsi="Courier New" w:cs="Courier New"/>
      </w:rPr>
    </w:lvl>
    <w:lvl w:ilvl="5" w:tplc="04060005" w:tentative="1">
      <w:start w:val="1"/>
      <w:numFmt w:val="bullet"/>
      <w:lvlText w:val=""/>
      <w:lvlJc w:val="left"/>
      <w:pPr>
        <w:ind w:left="4320" w:hanging="360"/>
      </w:pPr>
      <w:rPr>
        <w:rFonts w:hint="default" w:ascii="Wingdings" w:hAnsi="Wingdings"/>
      </w:rPr>
    </w:lvl>
    <w:lvl w:ilvl="6" w:tplc="04060001" w:tentative="1">
      <w:start w:val="1"/>
      <w:numFmt w:val="bullet"/>
      <w:lvlText w:val=""/>
      <w:lvlJc w:val="left"/>
      <w:pPr>
        <w:ind w:left="5040" w:hanging="360"/>
      </w:pPr>
      <w:rPr>
        <w:rFonts w:hint="default" w:ascii="Symbol" w:hAnsi="Symbol"/>
      </w:rPr>
    </w:lvl>
    <w:lvl w:ilvl="7" w:tplc="04060003" w:tentative="1">
      <w:start w:val="1"/>
      <w:numFmt w:val="bullet"/>
      <w:lvlText w:val="o"/>
      <w:lvlJc w:val="left"/>
      <w:pPr>
        <w:ind w:left="5760" w:hanging="360"/>
      </w:pPr>
      <w:rPr>
        <w:rFonts w:hint="default" w:ascii="Courier New" w:hAnsi="Courier New" w:cs="Courier New"/>
      </w:rPr>
    </w:lvl>
    <w:lvl w:ilvl="8" w:tplc="04060005" w:tentative="1">
      <w:start w:val="1"/>
      <w:numFmt w:val="bullet"/>
      <w:lvlText w:val=""/>
      <w:lvlJc w:val="left"/>
      <w:pPr>
        <w:ind w:left="6480" w:hanging="360"/>
      </w:pPr>
      <w:rPr>
        <w:rFonts w:hint="default" w:ascii="Wingdings" w:hAnsi="Wingdings"/>
      </w:rPr>
    </w:lvl>
  </w:abstractNum>
  <w:abstractNum w:abstractNumId="18" w15:restartNumberingAfterBreak="0">
    <w:nsid w:val="2BA34BA8"/>
    <w:multiLevelType w:val="hybridMultilevel"/>
    <w:tmpl w:val="7D7EDFB2"/>
    <w:lvl w:ilvl="0" w:tplc="04060001">
      <w:start w:val="1"/>
      <w:numFmt w:val="bullet"/>
      <w:lvlText w:val=""/>
      <w:lvlJc w:val="left"/>
      <w:pPr>
        <w:ind w:left="720" w:hanging="360"/>
      </w:pPr>
      <w:rPr>
        <w:rFonts w:hint="default" w:ascii="Symbol" w:hAnsi="Symbol"/>
      </w:rPr>
    </w:lvl>
    <w:lvl w:ilvl="1" w:tplc="04060003" w:tentative="1">
      <w:start w:val="1"/>
      <w:numFmt w:val="bullet"/>
      <w:lvlText w:val="o"/>
      <w:lvlJc w:val="left"/>
      <w:pPr>
        <w:ind w:left="1440" w:hanging="360"/>
      </w:pPr>
      <w:rPr>
        <w:rFonts w:hint="default" w:ascii="Courier New" w:hAnsi="Courier New"/>
      </w:rPr>
    </w:lvl>
    <w:lvl w:ilvl="2" w:tplc="04060005" w:tentative="1">
      <w:start w:val="1"/>
      <w:numFmt w:val="bullet"/>
      <w:lvlText w:val=""/>
      <w:lvlJc w:val="left"/>
      <w:pPr>
        <w:ind w:left="2160" w:hanging="360"/>
      </w:pPr>
      <w:rPr>
        <w:rFonts w:hint="default" w:ascii="Wingdings" w:hAnsi="Wingdings"/>
      </w:rPr>
    </w:lvl>
    <w:lvl w:ilvl="3" w:tplc="04060001" w:tentative="1">
      <w:start w:val="1"/>
      <w:numFmt w:val="bullet"/>
      <w:lvlText w:val=""/>
      <w:lvlJc w:val="left"/>
      <w:pPr>
        <w:ind w:left="2880" w:hanging="360"/>
      </w:pPr>
      <w:rPr>
        <w:rFonts w:hint="default" w:ascii="Symbol" w:hAnsi="Symbol"/>
      </w:rPr>
    </w:lvl>
    <w:lvl w:ilvl="4" w:tplc="04060003" w:tentative="1">
      <w:start w:val="1"/>
      <w:numFmt w:val="bullet"/>
      <w:lvlText w:val="o"/>
      <w:lvlJc w:val="left"/>
      <w:pPr>
        <w:ind w:left="3600" w:hanging="360"/>
      </w:pPr>
      <w:rPr>
        <w:rFonts w:hint="default" w:ascii="Courier New" w:hAnsi="Courier New"/>
      </w:rPr>
    </w:lvl>
    <w:lvl w:ilvl="5" w:tplc="04060005" w:tentative="1">
      <w:start w:val="1"/>
      <w:numFmt w:val="bullet"/>
      <w:lvlText w:val=""/>
      <w:lvlJc w:val="left"/>
      <w:pPr>
        <w:ind w:left="4320" w:hanging="360"/>
      </w:pPr>
      <w:rPr>
        <w:rFonts w:hint="default" w:ascii="Wingdings" w:hAnsi="Wingdings"/>
      </w:rPr>
    </w:lvl>
    <w:lvl w:ilvl="6" w:tplc="04060001" w:tentative="1">
      <w:start w:val="1"/>
      <w:numFmt w:val="bullet"/>
      <w:lvlText w:val=""/>
      <w:lvlJc w:val="left"/>
      <w:pPr>
        <w:ind w:left="5040" w:hanging="360"/>
      </w:pPr>
      <w:rPr>
        <w:rFonts w:hint="default" w:ascii="Symbol" w:hAnsi="Symbol"/>
      </w:rPr>
    </w:lvl>
    <w:lvl w:ilvl="7" w:tplc="04060003" w:tentative="1">
      <w:start w:val="1"/>
      <w:numFmt w:val="bullet"/>
      <w:lvlText w:val="o"/>
      <w:lvlJc w:val="left"/>
      <w:pPr>
        <w:ind w:left="5760" w:hanging="360"/>
      </w:pPr>
      <w:rPr>
        <w:rFonts w:hint="default" w:ascii="Courier New" w:hAnsi="Courier New"/>
      </w:rPr>
    </w:lvl>
    <w:lvl w:ilvl="8" w:tplc="04060005" w:tentative="1">
      <w:start w:val="1"/>
      <w:numFmt w:val="bullet"/>
      <w:lvlText w:val=""/>
      <w:lvlJc w:val="left"/>
      <w:pPr>
        <w:ind w:left="6480" w:hanging="360"/>
      </w:pPr>
      <w:rPr>
        <w:rFonts w:hint="default" w:ascii="Wingdings" w:hAnsi="Wingdings"/>
      </w:rPr>
    </w:lvl>
  </w:abstractNum>
  <w:abstractNum w:abstractNumId="19" w15:restartNumberingAfterBreak="0">
    <w:nsid w:val="2E231F68"/>
    <w:multiLevelType w:val="multilevel"/>
    <w:tmpl w:val="7FC2DE3A"/>
    <w:styleLink w:val="Kravinfoopstillingstypografi"/>
    <w:lvl w:ilvl="0">
      <w:start w:val="1"/>
      <w:numFmt w:val="decimal"/>
      <w:pStyle w:val="Kravinfo"/>
      <w:lvlText w:val="Infokrav 9.%1"/>
      <w:lvlJc w:val="left"/>
      <w:pPr>
        <w:tabs>
          <w:tab w:val="num" w:pos="357"/>
        </w:tabs>
        <w:ind w:left="0" w:hanging="1985"/>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30475D1D"/>
    <w:multiLevelType w:val="hybridMultilevel"/>
    <w:tmpl w:val="B2B67526"/>
    <w:lvl w:ilvl="0" w:tplc="20000005">
      <w:start w:val="1"/>
      <w:numFmt w:val="bullet"/>
      <w:lvlText w:val=""/>
      <w:lvlJc w:val="left"/>
      <w:pPr>
        <w:ind w:left="720" w:hanging="360"/>
      </w:pPr>
      <w:rPr>
        <w:rFonts w:hint="default" w:ascii="Wingdings" w:hAnsi="Wingdings"/>
      </w:rPr>
    </w:lvl>
    <w:lvl w:ilvl="1" w:tplc="04060003" w:tentative="1">
      <w:start w:val="1"/>
      <w:numFmt w:val="bullet"/>
      <w:lvlText w:val="o"/>
      <w:lvlJc w:val="left"/>
      <w:pPr>
        <w:ind w:left="1440" w:hanging="360"/>
      </w:pPr>
      <w:rPr>
        <w:rFonts w:hint="default" w:ascii="Courier New" w:hAnsi="Courier New" w:cs="Courier New"/>
      </w:rPr>
    </w:lvl>
    <w:lvl w:ilvl="2" w:tplc="04060005" w:tentative="1">
      <w:start w:val="1"/>
      <w:numFmt w:val="bullet"/>
      <w:lvlText w:val=""/>
      <w:lvlJc w:val="left"/>
      <w:pPr>
        <w:ind w:left="2160" w:hanging="360"/>
      </w:pPr>
      <w:rPr>
        <w:rFonts w:hint="default" w:ascii="Wingdings" w:hAnsi="Wingdings"/>
      </w:rPr>
    </w:lvl>
    <w:lvl w:ilvl="3" w:tplc="04060001" w:tentative="1">
      <w:start w:val="1"/>
      <w:numFmt w:val="bullet"/>
      <w:lvlText w:val=""/>
      <w:lvlJc w:val="left"/>
      <w:pPr>
        <w:ind w:left="2880" w:hanging="360"/>
      </w:pPr>
      <w:rPr>
        <w:rFonts w:hint="default" w:ascii="Symbol" w:hAnsi="Symbol"/>
      </w:rPr>
    </w:lvl>
    <w:lvl w:ilvl="4" w:tplc="04060003" w:tentative="1">
      <w:start w:val="1"/>
      <w:numFmt w:val="bullet"/>
      <w:lvlText w:val="o"/>
      <w:lvlJc w:val="left"/>
      <w:pPr>
        <w:ind w:left="3600" w:hanging="360"/>
      </w:pPr>
      <w:rPr>
        <w:rFonts w:hint="default" w:ascii="Courier New" w:hAnsi="Courier New" w:cs="Courier New"/>
      </w:rPr>
    </w:lvl>
    <w:lvl w:ilvl="5" w:tplc="04060005" w:tentative="1">
      <w:start w:val="1"/>
      <w:numFmt w:val="bullet"/>
      <w:lvlText w:val=""/>
      <w:lvlJc w:val="left"/>
      <w:pPr>
        <w:ind w:left="4320" w:hanging="360"/>
      </w:pPr>
      <w:rPr>
        <w:rFonts w:hint="default" w:ascii="Wingdings" w:hAnsi="Wingdings"/>
      </w:rPr>
    </w:lvl>
    <w:lvl w:ilvl="6" w:tplc="04060001" w:tentative="1">
      <w:start w:val="1"/>
      <w:numFmt w:val="bullet"/>
      <w:lvlText w:val=""/>
      <w:lvlJc w:val="left"/>
      <w:pPr>
        <w:ind w:left="5040" w:hanging="360"/>
      </w:pPr>
      <w:rPr>
        <w:rFonts w:hint="default" w:ascii="Symbol" w:hAnsi="Symbol"/>
      </w:rPr>
    </w:lvl>
    <w:lvl w:ilvl="7" w:tplc="04060003" w:tentative="1">
      <w:start w:val="1"/>
      <w:numFmt w:val="bullet"/>
      <w:lvlText w:val="o"/>
      <w:lvlJc w:val="left"/>
      <w:pPr>
        <w:ind w:left="5760" w:hanging="360"/>
      </w:pPr>
      <w:rPr>
        <w:rFonts w:hint="default" w:ascii="Courier New" w:hAnsi="Courier New" w:cs="Courier New"/>
      </w:rPr>
    </w:lvl>
    <w:lvl w:ilvl="8" w:tplc="04060005" w:tentative="1">
      <w:start w:val="1"/>
      <w:numFmt w:val="bullet"/>
      <w:lvlText w:val=""/>
      <w:lvlJc w:val="left"/>
      <w:pPr>
        <w:ind w:left="6480" w:hanging="360"/>
      </w:pPr>
      <w:rPr>
        <w:rFonts w:hint="default" w:ascii="Wingdings" w:hAnsi="Wingdings"/>
      </w:rPr>
    </w:lvl>
  </w:abstractNum>
  <w:abstractNum w:abstractNumId="21" w15:restartNumberingAfterBreak="0">
    <w:nsid w:val="36256C5C"/>
    <w:multiLevelType w:val="hybridMultilevel"/>
    <w:tmpl w:val="AB08023A"/>
    <w:lvl w:ilvl="0" w:tplc="04060001">
      <w:start w:val="1"/>
      <w:numFmt w:val="bullet"/>
      <w:lvlText w:val=""/>
      <w:lvlJc w:val="left"/>
      <w:pPr>
        <w:ind w:left="720" w:hanging="360"/>
      </w:pPr>
      <w:rPr>
        <w:rFonts w:hint="default" w:ascii="Symbol" w:hAnsi="Symbol"/>
      </w:rPr>
    </w:lvl>
    <w:lvl w:ilvl="1" w:tplc="04060003" w:tentative="1">
      <w:start w:val="1"/>
      <w:numFmt w:val="bullet"/>
      <w:lvlText w:val="o"/>
      <w:lvlJc w:val="left"/>
      <w:pPr>
        <w:ind w:left="1440" w:hanging="360"/>
      </w:pPr>
      <w:rPr>
        <w:rFonts w:hint="default" w:ascii="Courier New" w:hAnsi="Courier New"/>
      </w:rPr>
    </w:lvl>
    <w:lvl w:ilvl="2" w:tplc="04060005" w:tentative="1">
      <w:start w:val="1"/>
      <w:numFmt w:val="bullet"/>
      <w:lvlText w:val=""/>
      <w:lvlJc w:val="left"/>
      <w:pPr>
        <w:ind w:left="2160" w:hanging="360"/>
      </w:pPr>
      <w:rPr>
        <w:rFonts w:hint="default" w:ascii="Wingdings" w:hAnsi="Wingdings"/>
      </w:rPr>
    </w:lvl>
    <w:lvl w:ilvl="3" w:tplc="04060001" w:tentative="1">
      <w:start w:val="1"/>
      <w:numFmt w:val="bullet"/>
      <w:lvlText w:val=""/>
      <w:lvlJc w:val="left"/>
      <w:pPr>
        <w:ind w:left="2880" w:hanging="360"/>
      </w:pPr>
      <w:rPr>
        <w:rFonts w:hint="default" w:ascii="Symbol" w:hAnsi="Symbol"/>
      </w:rPr>
    </w:lvl>
    <w:lvl w:ilvl="4" w:tplc="04060003" w:tentative="1">
      <w:start w:val="1"/>
      <w:numFmt w:val="bullet"/>
      <w:lvlText w:val="o"/>
      <w:lvlJc w:val="left"/>
      <w:pPr>
        <w:ind w:left="3600" w:hanging="360"/>
      </w:pPr>
      <w:rPr>
        <w:rFonts w:hint="default" w:ascii="Courier New" w:hAnsi="Courier New"/>
      </w:rPr>
    </w:lvl>
    <w:lvl w:ilvl="5" w:tplc="04060005" w:tentative="1">
      <w:start w:val="1"/>
      <w:numFmt w:val="bullet"/>
      <w:lvlText w:val=""/>
      <w:lvlJc w:val="left"/>
      <w:pPr>
        <w:ind w:left="4320" w:hanging="360"/>
      </w:pPr>
      <w:rPr>
        <w:rFonts w:hint="default" w:ascii="Wingdings" w:hAnsi="Wingdings"/>
      </w:rPr>
    </w:lvl>
    <w:lvl w:ilvl="6" w:tplc="04060001" w:tentative="1">
      <w:start w:val="1"/>
      <w:numFmt w:val="bullet"/>
      <w:lvlText w:val=""/>
      <w:lvlJc w:val="left"/>
      <w:pPr>
        <w:ind w:left="5040" w:hanging="360"/>
      </w:pPr>
      <w:rPr>
        <w:rFonts w:hint="default" w:ascii="Symbol" w:hAnsi="Symbol"/>
      </w:rPr>
    </w:lvl>
    <w:lvl w:ilvl="7" w:tplc="04060003" w:tentative="1">
      <w:start w:val="1"/>
      <w:numFmt w:val="bullet"/>
      <w:lvlText w:val="o"/>
      <w:lvlJc w:val="left"/>
      <w:pPr>
        <w:ind w:left="5760" w:hanging="360"/>
      </w:pPr>
      <w:rPr>
        <w:rFonts w:hint="default" w:ascii="Courier New" w:hAnsi="Courier New"/>
      </w:rPr>
    </w:lvl>
    <w:lvl w:ilvl="8" w:tplc="04060005" w:tentative="1">
      <w:start w:val="1"/>
      <w:numFmt w:val="bullet"/>
      <w:lvlText w:val=""/>
      <w:lvlJc w:val="left"/>
      <w:pPr>
        <w:ind w:left="6480" w:hanging="360"/>
      </w:pPr>
      <w:rPr>
        <w:rFonts w:hint="default" w:ascii="Wingdings" w:hAnsi="Wingdings"/>
      </w:rPr>
    </w:lvl>
  </w:abstractNum>
  <w:abstractNum w:abstractNumId="22" w15:restartNumberingAfterBreak="0">
    <w:nsid w:val="3E156D07"/>
    <w:multiLevelType w:val="hybridMultilevel"/>
    <w:tmpl w:val="09BE3C9E"/>
    <w:lvl w:ilvl="0" w:tplc="20000005">
      <w:start w:val="1"/>
      <w:numFmt w:val="bullet"/>
      <w:lvlText w:val=""/>
      <w:lvlJc w:val="left"/>
      <w:pPr>
        <w:ind w:left="720" w:hanging="360"/>
      </w:pPr>
      <w:rPr>
        <w:rFonts w:hint="default" w:ascii="Wingdings" w:hAnsi="Wingdings"/>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23" w15:restartNumberingAfterBreak="0">
    <w:nsid w:val="4147787D"/>
    <w:multiLevelType w:val="hybridMultilevel"/>
    <w:tmpl w:val="6428DCC8"/>
    <w:lvl w:ilvl="0" w:tplc="04060005">
      <w:start w:val="1"/>
      <w:numFmt w:val="bullet"/>
      <w:lvlText w:val=""/>
      <w:lvlJc w:val="left"/>
      <w:pPr>
        <w:ind w:left="720" w:hanging="360"/>
      </w:pPr>
      <w:rPr>
        <w:rFonts w:hint="default" w:ascii="Wingdings" w:hAnsi="Wingdings"/>
      </w:rPr>
    </w:lvl>
    <w:lvl w:ilvl="1" w:tplc="04060003" w:tentative="1">
      <w:start w:val="1"/>
      <w:numFmt w:val="bullet"/>
      <w:lvlText w:val="o"/>
      <w:lvlJc w:val="left"/>
      <w:pPr>
        <w:ind w:left="1440" w:hanging="360"/>
      </w:pPr>
      <w:rPr>
        <w:rFonts w:hint="default" w:ascii="Courier New" w:hAnsi="Courier New" w:cs="Courier New"/>
      </w:rPr>
    </w:lvl>
    <w:lvl w:ilvl="2" w:tplc="04060005" w:tentative="1">
      <w:start w:val="1"/>
      <w:numFmt w:val="bullet"/>
      <w:lvlText w:val=""/>
      <w:lvlJc w:val="left"/>
      <w:pPr>
        <w:ind w:left="2160" w:hanging="360"/>
      </w:pPr>
      <w:rPr>
        <w:rFonts w:hint="default" w:ascii="Wingdings" w:hAnsi="Wingdings"/>
      </w:rPr>
    </w:lvl>
    <w:lvl w:ilvl="3" w:tplc="04060001" w:tentative="1">
      <w:start w:val="1"/>
      <w:numFmt w:val="bullet"/>
      <w:lvlText w:val=""/>
      <w:lvlJc w:val="left"/>
      <w:pPr>
        <w:ind w:left="2880" w:hanging="360"/>
      </w:pPr>
      <w:rPr>
        <w:rFonts w:hint="default" w:ascii="Symbol" w:hAnsi="Symbol"/>
      </w:rPr>
    </w:lvl>
    <w:lvl w:ilvl="4" w:tplc="04060003" w:tentative="1">
      <w:start w:val="1"/>
      <w:numFmt w:val="bullet"/>
      <w:lvlText w:val="o"/>
      <w:lvlJc w:val="left"/>
      <w:pPr>
        <w:ind w:left="3600" w:hanging="360"/>
      </w:pPr>
      <w:rPr>
        <w:rFonts w:hint="default" w:ascii="Courier New" w:hAnsi="Courier New" w:cs="Courier New"/>
      </w:rPr>
    </w:lvl>
    <w:lvl w:ilvl="5" w:tplc="04060005" w:tentative="1">
      <w:start w:val="1"/>
      <w:numFmt w:val="bullet"/>
      <w:lvlText w:val=""/>
      <w:lvlJc w:val="left"/>
      <w:pPr>
        <w:ind w:left="4320" w:hanging="360"/>
      </w:pPr>
      <w:rPr>
        <w:rFonts w:hint="default" w:ascii="Wingdings" w:hAnsi="Wingdings"/>
      </w:rPr>
    </w:lvl>
    <w:lvl w:ilvl="6" w:tplc="04060001" w:tentative="1">
      <w:start w:val="1"/>
      <w:numFmt w:val="bullet"/>
      <w:lvlText w:val=""/>
      <w:lvlJc w:val="left"/>
      <w:pPr>
        <w:ind w:left="5040" w:hanging="360"/>
      </w:pPr>
      <w:rPr>
        <w:rFonts w:hint="default" w:ascii="Symbol" w:hAnsi="Symbol"/>
      </w:rPr>
    </w:lvl>
    <w:lvl w:ilvl="7" w:tplc="04060003" w:tentative="1">
      <w:start w:val="1"/>
      <w:numFmt w:val="bullet"/>
      <w:lvlText w:val="o"/>
      <w:lvlJc w:val="left"/>
      <w:pPr>
        <w:ind w:left="5760" w:hanging="360"/>
      </w:pPr>
      <w:rPr>
        <w:rFonts w:hint="default" w:ascii="Courier New" w:hAnsi="Courier New" w:cs="Courier New"/>
      </w:rPr>
    </w:lvl>
    <w:lvl w:ilvl="8" w:tplc="04060005" w:tentative="1">
      <w:start w:val="1"/>
      <w:numFmt w:val="bullet"/>
      <w:lvlText w:val=""/>
      <w:lvlJc w:val="left"/>
      <w:pPr>
        <w:ind w:left="6480" w:hanging="360"/>
      </w:pPr>
      <w:rPr>
        <w:rFonts w:hint="default" w:ascii="Wingdings" w:hAnsi="Wingdings"/>
      </w:rPr>
    </w:lvl>
  </w:abstractNum>
  <w:abstractNum w:abstractNumId="24" w15:restartNumberingAfterBreak="0">
    <w:nsid w:val="417D166E"/>
    <w:multiLevelType w:val="hybridMultilevel"/>
    <w:tmpl w:val="38F69506"/>
    <w:lvl w:ilvl="0" w:tplc="04060001">
      <w:start w:val="1"/>
      <w:numFmt w:val="bullet"/>
      <w:lvlText w:val=""/>
      <w:lvlJc w:val="left"/>
      <w:pPr>
        <w:ind w:left="1440" w:hanging="360"/>
      </w:pPr>
      <w:rPr>
        <w:rFonts w:hint="default" w:ascii="Symbol" w:hAnsi="Symbol"/>
      </w:rPr>
    </w:lvl>
    <w:lvl w:ilvl="1" w:tplc="04060003" w:tentative="1">
      <w:start w:val="1"/>
      <w:numFmt w:val="bullet"/>
      <w:lvlText w:val="o"/>
      <w:lvlJc w:val="left"/>
      <w:pPr>
        <w:ind w:left="2160" w:hanging="360"/>
      </w:pPr>
      <w:rPr>
        <w:rFonts w:hint="default" w:ascii="Courier New" w:hAnsi="Courier New" w:cs="Courier New"/>
      </w:rPr>
    </w:lvl>
    <w:lvl w:ilvl="2" w:tplc="04060005" w:tentative="1">
      <w:start w:val="1"/>
      <w:numFmt w:val="bullet"/>
      <w:lvlText w:val=""/>
      <w:lvlJc w:val="left"/>
      <w:pPr>
        <w:ind w:left="2880" w:hanging="360"/>
      </w:pPr>
      <w:rPr>
        <w:rFonts w:hint="default" w:ascii="Wingdings" w:hAnsi="Wingdings"/>
      </w:rPr>
    </w:lvl>
    <w:lvl w:ilvl="3" w:tplc="04060001" w:tentative="1">
      <w:start w:val="1"/>
      <w:numFmt w:val="bullet"/>
      <w:lvlText w:val=""/>
      <w:lvlJc w:val="left"/>
      <w:pPr>
        <w:ind w:left="3600" w:hanging="360"/>
      </w:pPr>
      <w:rPr>
        <w:rFonts w:hint="default" w:ascii="Symbol" w:hAnsi="Symbol"/>
      </w:rPr>
    </w:lvl>
    <w:lvl w:ilvl="4" w:tplc="04060003" w:tentative="1">
      <w:start w:val="1"/>
      <w:numFmt w:val="bullet"/>
      <w:lvlText w:val="o"/>
      <w:lvlJc w:val="left"/>
      <w:pPr>
        <w:ind w:left="4320" w:hanging="360"/>
      </w:pPr>
      <w:rPr>
        <w:rFonts w:hint="default" w:ascii="Courier New" w:hAnsi="Courier New" w:cs="Courier New"/>
      </w:rPr>
    </w:lvl>
    <w:lvl w:ilvl="5" w:tplc="04060005" w:tentative="1">
      <w:start w:val="1"/>
      <w:numFmt w:val="bullet"/>
      <w:lvlText w:val=""/>
      <w:lvlJc w:val="left"/>
      <w:pPr>
        <w:ind w:left="5040" w:hanging="360"/>
      </w:pPr>
      <w:rPr>
        <w:rFonts w:hint="default" w:ascii="Wingdings" w:hAnsi="Wingdings"/>
      </w:rPr>
    </w:lvl>
    <w:lvl w:ilvl="6" w:tplc="04060001" w:tentative="1">
      <w:start w:val="1"/>
      <w:numFmt w:val="bullet"/>
      <w:lvlText w:val=""/>
      <w:lvlJc w:val="left"/>
      <w:pPr>
        <w:ind w:left="5760" w:hanging="360"/>
      </w:pPr>
      <w:rPr>
        <w:rFonts w:hint="default" w:ascii="Symbol" w:hAnsi="Symbol"/>
      </w:rPr>
    </w:lvl>
    <w:lvl w:ilvl="7" w:tplc="04060003" w:tentative="1">
      <w:start w:val="1"/>
      <w:numFmt w:val="bullet"/>
      <w:lvlText w:val="o"/>
      <w:lvlJc w:val="left"/>
      <w:pPr>
        <w:ind w:left="6480" w:hanging="360"/>
      </w:pPr>
      <w:rPr>
        <w:rFonts w:hint="default" w:ascii="Courier New" w:hAnsi="Courier New" w:cs="Courier New"/>
      </w:rPr>
    </w:lvl>
    <w:lvl w:ilvl="8" w:tplc="04060005" w:tentative="1">
      <w:start w:val="1"/>
      <w:numFmt w:val="bullet"/>
      <w:lvlText w:val=""/>
      <w:lvlJc w:val="left"/>
      <w:pPr>
        <w:ind w:left="7200" w:hanging="360"/>
      </w:pPr>
      <w:rPr>
        <w:rFonts w:hint="default" w:ascii="Wingdings" w:hAnsi="Wingdings"/>
      </w:rPr>
    </w:lvl>
  </w:abstractNum>
  <w:abstractNum w:abstractNumId="25" w15:restartNumberingAfterBreak="0">
    <w:nsid w:val="41940C18"/>
    <w:multiLevelType w:val="hybridMultilevel"/>
    <w:tmpl w:val="5F6633E2"/>
    <w:lvl w:ilvl="0" w:tplc="20000005">
      <w:start w:val="1"/>
      <w:numFmt w:val="bullet"/>
      <w:lvlText w:val=""/>
      <w:lvlJc w:val="left"/>
      <w:pPr>
        <w:ind w:left="720" w:hanging="360"/>
      </w:pPr>
      <w:rPr>
        <w:rFonts w:hint="default" w:ascii="Wingdings" w:hAnsi="Wingdings"/>
      </w:rPr>
    </w:lvl>
    <w:lvl w:ilvl="1" w:tplc="04060003" w:tentative="1">
      <w:start w:val="1"/>
      <w:numFmt w:val="bullet"/>
      <w:lvlText w:val="o"/>
      <w:lvlJc w:val="left"/>
      <w:pPr>
        <w:ind w:left="1440" w:hanging="360"/>
      </w:pPr>
      <w:rPr>
        <w:rFonts w:hint="default" w:ascii="Courier New" w:hAnsi="Courier New" w:cs="Courier New"/>
      </w:rPr>
    </w:lvl>
    <w:lvl w:ilvl="2" w:tplc="04060005" w:tentative="1">
      <w:start w:val="1"/>
      <w:numFmt w:val="bullet"/>
      <w:lvlText w:val=""/>
      <w:lvlJc w:val="left"/>
      <w:pPr>
        <w:ind w:left="2160" w:hanging="360"/>
      </w:pPr>
      <w:rPr>
        <w:rFonts w:hint="default" w:ascii="Wingdings" w:hAnsi="Wingdings"/>
      </w:rPr>
    </w:lvl>
    <w:lvl w:ilvl="3" w:tplc="04060001" w:tentative="1">
      <w:start w:val="1"/>
      <w:numFmt w:val="bullet"/>
      <w:lvlText w:val=""/>
      <w:lvlJc w:val="left"/>
      <w:pPr>
        <w:ind w:left="2880" w:hanging="360"/>
      </w:pPr>
      <w:rPr>
        <w:rFonts w:hint="default" w:ascii="Symbol" w:hAnsi="Symbol"/>
      </w:rPr>
    </w:lvl>
    <w:lvl w:ilvl="4" w:tplc="04060003" w:tentative="1">
      <w:start w:val="1"/>
      <w:numFmt w:val="bullet"/>
      <w:lvlText w:val="o"/>
      <w:lvlJc w:val="left"/>
      <w:pPr>
        <w:ind w:left="3600" w:hanging="360"/>
      </w:pPr>
      <w:rPr>
        <w:rFonts w:hint="default" w:ascii="Courier New" w:hAnsi="Courier New" w:cs="Courier New"/>
      </w:rPr>
    </w:lvl>
    <w:lvl w:ilvl="5" w:tplc="04060005" w:tentative="1">
      <w:start w:val="1"/>
      <w:numFmt w:val="bullet"/>
      <w:lvlText w:val=""/>
      <w:lvlJc w:val="left"/>
      <w:pPr>
        <w:ind w:left="4320" w:hanging="360"/>
      </w:pPr>
      <w:rPr>
        <w:rFonts w:hint="default" w:ascii="Wingdings" w:hAnsi="Wingdings"/>
      </w:rPr>
    </w:lvl>
    <w:lvl w:ilvl="6" w:tplc="04060001" w:tentative="1">
      <w:start w:val="1"/>
      <w:numFmt w:val="bullet"/>
      <w:lvlText w:val=""/>
      <w:lvlJc w:val="left"/>
      <w:pPr>
        <w:ind w:left="5040" w:hanging="360"/>
      </w:pPr>
      <w:rPr>
        <w:rFonts w:hint="default" w:ascii="Symbol" w:hAnsi="Symbol"/>
      </w:rPr>
    </w:lvl>
    <w:lvl w:ilvl="7" w:tplc="04060003" w:tentative="1">
      <w:start w:val="1"/>
      <w:numFmt w:val="bullet"/>
      <w:lvlText w:val="o"/>
      <w:lvlJc w:val="left"/>
      <w:pPr>
        <w:ind w:left="5760" w:hanging="360"/>
      </w:pPr>
      <w:rPr>
        <w:rFonts w:hint="default" w:ascii="Courier New" w:hAnsi="Courier New" w:cs="Courier New"/>
      </w:rPr>
    </w:lvl>
    <w:lvl w:ilvl="8" w:tplc="04060005" w:tentative="1">
      <w:start w:val="1"/>
      <w:numFmt w:val="bullet"/>
      <w:lvlText w:val=""/>
      <w:lvlJc w:val="left"/>
      <w:pPr>
        <w:ind w:left="6480" w:hanging="360"/>
      </w:pPr>
      <w:rPr>
        <w:rFonts w:hint="default" w:ascii="Wingdings" w:hAnsi="Wingdings"/>
      </w:rPr>
    </w:lvl>
  </w:abstractNum>
  <w:abstractNum w:abstractNumId="26" w15:restartNumberingAfterBreak="0">
    <w:nsid w:val="4A560B72"/>
    <w:multiLevelType w:val="hybridMultilevel"/>
    <w:tmpl w:val="7ECE10AE"/>
    <w:lvl w:ilvl="0" w:tplc="04060005">
      <w:start w:val="1"/>
      <w:numFmt w:val="bullet"/>
      <w:lvlText w:val=""/>
      <w:lvlJc w:val="left"/>
      <w:pPr>
        <w:ind w:left="720" w:hanging="360"/>
      </w:pPr>
      <w:rPr>
        <w:rFonts w:hint="default" w:ascii="Wingdings" w:hAnsi="Wingdings"/>
      </w:rPr>
    </w:lvl>
    <w:lvl w:ilvl="1" w:tplc="04060003" w:tentative="1">
      <w:start w:val="1"/>
      <w:numFmt w:val="bullet"/>
      <w:lvlText w:val="o"/>
      <w:lvlJc w:val="left"/>
      <w:pPr>
        <w:ind w:left="1440" w:hanging="360"/>
      </w:pPr>
      <w:rPr>
        <w:rFonts w:hint="default" w:ascii="Courier New" w:hAnsi="Courier New" w:cs="Courier New"/>
      </w:rPr>
    </w:lvl>
    <w:lvl w:ilvl="2" w:tplc="04060005" w:tentative="1">
      <w:start w:val="1"/>
      <w:numFmt w:val="bullet"/>
      <w:lvlText w:val=""/>
      <w:lvlJc w:val="left"/>
      <w:pPr>
        <w:ind w:left="2160" w:hanging="360"/>
      </w:pPr>
      <w:rPr>
        <w:rFonts w:hint="default" w:ascii="Wingdings" w:hAnsi="Wingdings"/>
      </w:rPr>
    </w:lvl>
    <w:lvl w:ilvl="3" w:tplc="04060001" w:tentative="1">
      <w:start w:val="1"/>
      <w:numFmt w:val="bullet"/>
      <w:lvlText w:val=""/>
      <w:lvlJc w:val="left"/>
      <w:pPr>
        <w:ind w:left="2880" w:hanging="360"/>
      </w:pPr>
      <w:rPr>
        <w:rFonts w:hint="default" w:ascii="Symbol" w:hAnsi="Symbol"/>
      </w:rPr>
    </w:lvl>
    <w:lvl w:ilvl="4" w:tplc="04060003" w:tentative="1">
      <w:start w:val="1"/>
      <w:numFmt w:val="bullet"/>
      <w:lvlText w:val="o"/>
      <w:lvlJc w:val="left"/>
      <w:pPr>
        <w:ind w:left="3600" w:hanging="360"/>
      </w:pPr>
      <w:rPr>
        <w:rFonts w:hint="default" w:ascii="Courier New" w:hAnsi="Courier New" w:cs="Courier New"/>
      </w:rPr>
    </w:lvl>
    <w:lvl w:ilvl="5" w:tplc="04060005" w:tentative="1">
      <w:start w:val="1"/>
      <w:numFmt w:val="bullet"/>
      <w:lvlText w:val=""/>
      <w:lvlJc w:val="left"/>
      <w:pPr>
        <w:ind w:left="4320" w:hanging="360"/>
      </w:pPr>
      <w:rPr>
        <w:rFonts w:hint="default" w:ascii="Wingdings" w:hAnsi="Wingdings"/>
      </w:rPr>
    </w:lvl>
    <w:lvl w:ilvl="6" w:tplc="04060001" w:tentative="1">
      <w:start w:val="1"/>
      <w:numFmt w:val="bullet"/>
      <w:lvlText w:val=""/>
      <w:lvlJc w:val="left"/>
      <w:pPr>
        <w:ind w:left="5040" w:hanging="360"/>
      </w:pPr>
      <w:rPr>
        <w:rFonts w:hint="default" w:ascii="Symbol" w:hAnsi="Symbol"/>
      </w:rPr>
    </w:lvl>
    <w:lvl w:ilvl="7" w:tplc="04060003" w:tentative="1">
      <w:start w:val="1"/>
      <w:numFmt w:val="bullet"/>
      <w:lvlText w:val="o"/>
      <w:lvlJc w:val="left"/>
      <w:pPr>
        <w:ind w:left="5760" w:hanging="360"/>
      </w:pPr>
      <w:rPr>
        <w:rFonts w:hint="default" w:ascii="Courier New" w:hAnsi="Courier New" w:cs="Courier New"/>
      </w:rPr>
    </w:lvl>
    <w:lvl w:ilvl="8" w:tplc="04060005" w:tentative="1">
      <w:start w:val="1"/>
      <w:numFmt w:val="bullet"/>
      <w:lvlText w:val=""/>
      <w:lvlJc w:val="left"/>
      <w:pPr>
        <w:ind w:left="6480" w:hanging="360"/>
      </w:pPr>
      <w:rPr>
        <w:rFonts w:hint="default" w:ascii="Wingdings" w:hAnsi="Wingdings"/>
      </w:rPr>
    </w:lvl>
  </w:abstractNum>
  <w:abstractNum w:abstractNumId="27" w15:restartNumberingAfterBreak="0">
    <w:nsid w:val="4B5B267B"/>
    <w:multiLevelType w:val="hybridMultilevel"/>
    <w:tmpl w:val="1174ECEA"/>
    <w:lvl w:ilvl="0" w:tplc="20000005">
      <w:start w:val="1"/>
      <w:numFmt w:val="bullet"/>
      <w:lvlText w:val=""/>
      <w:lvlJc w:val="left"/>
      <w:pPr>
        <w:ind w:left="720" w:hanging="360"/>
      </w:pPr>
      <w:rPr>
        <w:rFonts w:hint="default" w:ascii="Wingdings" w:hAnsi="Wingdings"/>
      </w:rPr>
    </w:lvl>
    <w:lvl w:ilvl="1" w:tplc="04060003" w:tentative="1">
      <w:start w:val="1"/>
      <w:numFmt w:val="bullet"/>
      <w:lvlText w:val="o"/>
      <w:lvlJc w:val="left"/>
      <w:pPr>
        <w:ind w:left="1440" w:hanging="360"/>
      </w:pPr>
      <w:rPr>
        <w:rFonts w:hint="default" w:ascii="Courier New" w:hAnsi="Courier New" w:cs="Courier New"/>
      </w:rPr>
    </w:lvl>
    <w:lvl w:ilvl="2" w:tplc="04060005" w:tentative="1">
      <w:start w:val="1"/>
      <w:numFmt w:val="bullet"/>
      <w:lvlText w:val=""/>
      <w:lvlJc w:val="left"/>
      <w:pPr>
        <w:ind w:left="2160" w:hanging="360"/>
      </w:pPr>
      <w:rPr>
        <w:rFonts w:hint="default" w:ascii="Wingdings" w:hAnsi="Wingdings"/>
      </w:rPr>
    </w:lvl>
    <w:lvl w:ilvl="3" w:tplc="04060001" w:tentative="1">
      <w:start w:val="1"/>
      <w:numFmt w:val="bullet"/>
      <w:lvlText w:val=""/>
      <w:lvlJc w:val="left"/>
      <w:pPr>
        <w:ind w:left="2880" w:hanging="360"/>
      </w:pPr>
      <w:rPr>
        <w:rFonts w:hint="default" w:ascii="Symbol" w:hAnsi="Symbol"/>
      </w:rPr>
    </w:lvl>
    <w:lvl w:ilvl="4" w:tplc="04060003" w:tentative="1">
      <w:start w:val="1"/>
      <w:numFmt w:val="bullet"/>
      <w:lvlText w:val="o"/>
      <w:lvlJc w:val="left"/>
      <w:pPr>
        <w:ind w:left="3600" w:hanging="360"/>
      </w:pPr>
      <w:rPr>
        <w:rFonts w:hint="default" w:ascii="Courier New" w:hAnsi="Courier New" w:cs="Courier New"/>
      </w:rPr>
    </w:lvl>
    <w:lvl w:ilvl="5" w:tplc="04060005" w:tentative="1">
      <w:start w:val="1"/>
      <w:numFmt w:val="bullet"/>
      <w:lvlText w:val=""/>
      <w:lvlJc w:val="left"/>
      <w:pPr>
        <w:ind w:left="4320" w:hanging="360"/>
      </w:pPr>
      <w:rPr>
        <w:rFonts w:hint="default" w:ascii="Wingdings" w:hAnsi="Wingdings"/>
      </w:rPr>
    </w:lvl>
    <w:lvl w:ilvl="6" w:tplc="04060001" w:tentative="1">
      <w:start w:val="1"/>
      <w:numFmt w:val="bullet"/>
      <w:lvlText w:val=""/>
      <w:lvlJc w:val="left"/>
      <w:pPr>
        <w:ind w:left="5040" w:hanging="360"/>
      </w:pPr>
      <w:rPr>
        <w:rFonts w:hint="default" w:ascii="Symbol" w:hAnsi="Symbol"/>
      </w:rPr>
    </w:lvl>
    <w:lvl w:ilvl="7" w:tplc="04060003" w:tentative="1">
      <w:start w:val="1"/>
      <w:numFmt w:val="bullet"/>
      <w:lvlText w:val="o"/>
      <w:lvlJc w:val="left"/>
      <w:pPr>
        <w:ind w:left="5760" w:hanging="360"/>
      </w:pPr>
      <w:rPr>
        <w:rFonts w:hint="default" w:ascii="Courier New" w:hAnsi="Courier New" w:cs="Courier New"/>
      </w:rPr>
    </w:lvl>
    <w:lvl w:ilvl="8" w:tplc="04060005" w:tentative="1">
      <w:start w:val="1"/>
      <w:numFmt w:val="bullet"/>
      <w:lvlText w:val=""/>
      <w:lvlJc w:val="left"/>
      <w:pPr>
        <w:ind w:left="6480" w:hanging="360"/>
      </w:pPr>
      <w:rPr>
        <w:rFonts w:hint="default" w:ascii="Wingdings" w:hAnsi="Wingdings"/>
      </w:rPr>
    </w:lvl>
  </w:abstractNum>
  <w:abstractNum w:abstractNumId="28" w15:restartNumberingAfterBreak="0">
    <w:nsid w:val="4C367597"/>
    <w:multiLevelType w:val="hybridMultilevel"/>
    <w:tmpl w:val="0212E440"/>
    <w:lvl w:ilvl="0" w:tplc="20000005">
      <w:start w:val="1"/>
      <w:numFmt w:val="bullet"/>
      <w:lvlText w:val=""/>
      <w:lvlJc w:val="left"/>
      <w:pPr>
        <w:ind w:left="720" w:hanging="360"/>
      </w:pPr>
      <w:rPr>
        <w:rFonts w:hint="default" w:ascii="Wingdings" w:hAnsi="Wingdings"/>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29" w15:restartNumberingAfterBreak="0">
    <w:nsid w:val="53454E45"/>
    <w:multiLevelType w:val="hybridMultilevel"/>
    <w:tmpl w:val="D568A4D2"/>
    <w:lvl w:ilvl="0" w:tplc="04060001">
      <w:start w:val="1"/>
      <w:numFmt w:val="bullet"/>
      <w:lvlText w:val=""/>
      <w:lvlJc w:val="left"/>
      <w:pPr>
        <w:ind w:left="720" w:hanging="360"/>
      </w:pPr>
      <w:rPr>
        <w:rFonts w:hint="default" w:ascii="Symbol" w:hAnsi="Symbol"/>
      </w:rPr>
    </w:lvl>
    <w:lvl w:ilvl="1" w:tplc="04060003" w:tentative="1">
      <w:start w:val="1"/>
      <w:numFmt w:val="bullet"/>
      <w:lvlText w:val="o"/>
      <w:lvlJc w:val="left"/>
      <w:pPr>
        <w:ind w:left="1440" w:hanging="360"/>
      </w:pPr>
      <w:rPr>
        <w:rFonts w:hint="default" w:ascii="Courier New" w:hAnsi="Courier New"/>
      </w:rPr>
    </w:lvl>
    <w:lvl w:ilvl="2" w:tplc="04060005" w:tentative="1">
      <w:start w:val="1"/>
      <w:numFmt w:val="bullet"/>
      <w:lvlText w:val=""/>
      <w:lvlJc w:val="left"/>
      <w:pPr>
        <w:ind w:left="2160" w:hanging="360"/>
      </w:pPr>
      <w:rPr>
        <w:rFonts w:hint="default" w:ascii="Wingdings" w:hAnsi="Wingdings"/>
      </w:rPr>
    </w:lvl>
    <w:lvl w:ilvl="3" w:tplc="04060001" w:tentative="1">
      <w:start w:val="1"/>
      <w:numFmt w:val="bullet"/>
      <w:lvlText w:val=""/>
      <w:lvlJc w:val="left"/>
      <w:pPr>
        <w:ind w:left="2880" w:hanging="360"/>
      </w:pPr>
      <w:rPr>
        <w:rFonts w:hint="default" w:ascii="Symbol" w:hAnsi="Symbol"/>
      </w:rPr>
    </w:lvl>
    <w:lvl w:ilvl="4" w:tplc="04060003" w:tentative="1">
      <w:start w:val="1"/>
      <w:numFmt w:val="bullet"/>
      <w:lvlText w:val="o"/>
      <w:lvlJc w:val="left"/>
      <w:pPr>
        <w:ind w:left="3600" w:hanging="360"/>
      </w:pPr>
      <w:rPr>
        <w:rFonts w:hint="default" w:ascii="Courier New" w:hAnsi="Courier New"/>
      </w:rPr>
    </w:lvl>
    <w:lvl w:ilvl="5" w:tplc="04060005" w:tentative="1">
      <w:start w:val="1"/>
      <w:numFmt w:val="bullet"/>
      <w:lvlText w:val=""/>
      <w:lvlJc w:val="left"/>
      <w:pPr>
        <w:ind w:left="4320" w:hanging="360"/>
      </w:pPr>
      <w:rPr>
        <w:rFonts w:hint="default" w:ascii="Wingdings" w:hAnsi="Wingdings"/>
      </w:rPr>
    </w:lvl>
    <w:lvl w:ilvl="6" w:tplc="04060001" w:tentative="1">
      <w:start w:val="1"/>
      <w:numFmt w:val="bullet"/>
      <w:lvlText w:val=""/>
      <w:lvlJc w:val="left"/>
      <w:pPr>
        <w:ind w:left="5040" w:hanging="360"/>
      </w:pPr>
      <w:rPr>
        <w:rFonts w:hint="default" w:ascii="Symbol" w:hAnsi="Symbol"/>
      </w:rPr>
    </w:lvl>
    <w:lvl w:ilvl="7" w:tplc="04060003" w:tentative="1">
      <w:start w:val="1"/>
      <w:numFmt w:val="bullet"/>
      <w:lvlText w:val="o"/>
      <w:lvlJc w:val="left"/>
      <w:pPr>
        <w:ind w:left="5760" w:hanging="360"/>
      </w:pPr>
      <w:rPr>
        <w:rFonts w:hint="default" w:ascii="Courier New" w:hAnsi="Courier New"/>
      </w:rPr>
    </w:lvl>
    <w:lvl w:ilvl="8" w:tplc="04060005" w:tentative="1">
      <w:start w:val="1"/>
      <w:numFmt w:val="bullet"/>
      <w:lvlText w:val=""/>
      <w:lvlJc w:val="left"/>
      <w:pPr>
        <w:ind w:left="6480" w:hanging="360"/>
      </w:pPr>
      <w:rPr>
        <w:rFonts w:hint="default" w:ascii="Wingdings" w:hAnsi="Wingdings"/>
      </w:rPr>
    </w:lvl>
  </w:abstractNum>
  <w:abstractNum w:abstractNumId="30" w15:restartNumberingAfterBreak="0">
    <w:nsid w:val="56292650"/>
    <w:multiLevelType w:val="hybridMultilevel"/>
    <w:tmpl w:val="F93C156E"/>
    <w:lvl w:ilvl="0" w:tplc="20000005">
      <w:start w:val="1"/>
      <w:numFmt w:val="bullet"/>
      <w:lvlText w:val=""/>
      <w:lvlJc w:val="left"/>
      <w:pPr>
        <w:ind w:left="720" w:hanging="360"/>
      </w:pPr>
      <w:rPr>
        <w:rFonts w:hint="default" w:ascii="Wingdings" w:hAnsi="Wingdings"/>
      </w:rPr>
    </w:lvl>
    <w:lvl w:ilvl="1" w:tplc="04060003" w:tentative="1">
      <w:start w:val="1"/>
      <w:numFmt w:val="bullet"/>
      <w:lvlText w:val="o"/>
      <w:lvlJc w:val="left"/>
      <w:pPr>
        <w:ind w:left="1440" w:hanging="360"/>
      </w:pPr>
      <w:rPr>
        <w:rFonts w:hint="default" w:ascii="Courier New" w:hAnsi="Courier New" w:cs="Courier New"/>
      </w:rPr>
    </w:lvl>
    <w:lvl w:ilvl="2" w:tplc="04060005" w:tentative="1">
      <w:start w:val="1"/>
      <w:numFmt w:val="bullet"/>
      <w:lvlText w:val=""/>
      <w:lvlJc w:val="left"/>
      <w:pPr>
        <w:ind w:left="2160" w:hanging="360"/>
      </w:pPr>
      <w:rPr>
        <w:rFonts w:hint="default" w:ascii="Wingdings" w:hAnsi="Wingdings"/>
      </w:rPr>
    </w:lvl>
    <w:lvl w:ilvl="3" w:tplc="04060001" w:tentative="1">
      <w:start w:val="1"/>
      <w:numFmt w:val="bullet"/>
      <w:lvlText w:val=""/>
      <w:lvlJc w:val="left"/>
      <w:pPr>
        <w:ind w:left="2880" w:hanging="360"/>
      </w:pPr>
      <w:rPr>
        <w:rFonts w:hint="default" w:ascii="Symbol" w:hAnsi="Symbol"/>
      </w:rPr>
    </w:lvl>
    <w:lvl w:ilvl="4" w:tplc="04060003" w:tentative="1">
      <w:start w:val="1"/>
      <w:numFmt w:val="bullet"/>
      <w:lvlText w:val="o"/>
      <w:lvlJc w:val="left"/>
      <w:pPr>
        <w:ind w:left="3600" w:hanging="360"/>
      </w:pPr>
      <w:rPr>
        <w:rFonts w:hint="default" w:ascii="Courier New" w:hAnsi="Courier New" w:cs="Courier New"/>
      </w:rPr>
    </w:lvl>
    <w:lvl w:ilvl="5" w:tplc="04060005" w:tentative="1">
      <w:start w:val="1"/>
      <w:numFmt w:val="bullet"/>
      <w:lvlText w:val=""/>
      <w:lvlJc w:val="left"/>
      <w:pPr>
        <w:ind w:left="4320" w:hanging="360"/>
      </w:pPr>
      <w:rPr>
        <w:rFonts w:hint="default" w:ascii="Wingdings" w:hAnsi="Wingdings"/>
      </w:rPr>
    </w:lvl>
    <w:lvl w:ilvl="6" w:tplc="04060001" w:tentative="1">
      <w:start w:val="1"/>
      <w:numFmt w:val="bullet"/>
      <w:lvlText w:val=""/>
      <w:lvlJc w:val="left"/>
      <w:pPr>
        <w:ind w:left="5040" w:hanging="360"/>
      </w:pPr>
      <w:rPr>
        <w:rFonts w:hint="default" w:ascii="Symbol" w:hAnsi="Symbol"/>
      </w:rPr>
    </w:lvl>
    <w:lvl w:ilvl="7" w:tplc="04060003" w:tentative="1">
      <w:start w:val="1"/>
      <w:numFmt w:val="bullet"/>
      <w:lvlText w:val="o"/>
      <w:lvlJc w:val="left"/>
      <w:pPr>
        <w:ind w:left="5760" w:hanging="360"/>
      </w:pPr>
      <w:rPr>
        <w:rFonts w:hint="default" w:ascii="Courier New" w:hAnsi="Courier New" w:cs="Courier New"/>
      </w:rPr>
    </w:lvl>
    <w:lvl w:ilvl="8" w:tplc="04060005" w:tentative="1">
      <w:start w:val="1"/>
      <w:numFmt w:val="bullet"/>
      <w:lvlText w:val=""/>
      <w:lvlJc w:val="left"/>
      <w:pPr>
        <w:ind w:left="6480" w:hanging="360"/>
      </w:pPr>
      <w:rPr>
        <w:rFonts w:hint="default" w:ascii="Wingdings" w:hAnsi="Wingdings"/>
      </w:rPr>
    </w:lvl>
  </w:abstractNum>
  <w:abstractNum w:abstractNumId="31" w15:restartNumberingAfterBreak="0">
    <w:nsid w:val="57EF457D"/>
    <w:multiLevelType w:val="hybridMultilevel"/>
    <w:tmpl w:val="2C8EB556"/>
    <w:lvl w:ilvl="0" w:tplc="04060005">
      <w:start w:val="1"/>
      <w:numFmt w:val="bullet"/>
      <w:lvlText w:val=""/>
      <w:lvlJc w:val="left"/>
      <w:pPr>
        <w:ind w:left="720" w:hanging="360"/>
      </w:pPr>
      <w:rPr>
        <w:rFonts w:hint="default" w:ascii="Wingdings" w:hAnsi="Wingdings"/>
      </w:rPr>
    </w:lvl>
    <w:lvl w:ilvl="1" w:tplc="FFFFFFFF" w:tentative="1">
      <w:start w:val="1"/>
      <w:numFmt w:val="bullet"/>
      <w:lvlText w:val="o"/>
      <w:lvlJc w:val="left"/>
      <w:pPr>
        <w:ind w:left="1440" w:hanging="360"/>
      </w:pPr>
      <w:rPr>
        <w:rFonts w:hint="default" w:ascii="Courier New" w:hAnsi="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rPr>
    </w:lvl>
    <w:lvl w:ilvl="8" w:tplc="FFFFFFFF" w:tentative="1">
      <w:start w:val="1"/>
      <w:numFmt w:val="bullet"/>
      <w:lvlText w:val=""/>
      <w:lvlJc w:val="left"/>
      <w:pPr>
        <w:ind w:left="6480" w:hanging="360"/>
      </w:pPr>
      <w:rPr>
        <w:rFonts w:hint="default" w:ascii="Wingdings" w:hAnsi="Wingdings"/>
      </w:rPr>
    </w:lvl>
  </w:abstractNum>
  <w:abstractNum w:abstractNumId="32" w15:restartNumberingAfterBreak="0">
    <w:nsid w:val="5BE82627"/>
    <w:multiLevelType w:val="hybridMultilevel"/>
    <w:tmpl w:val="D82A431A"/>
    <w:lvl w:ilvl="0" w:tplc="04060005">
      <w:start w:val="1"/>
      <w:numFmt w:val="bullet"/>
      <w:lvlText w:val=""/>
      <w:lvlJc w:val="left"/>
      <w:pPr>
        <w:tabs>
          <w:tab w:val="num" w:pos="720"/>
        </w:tabs>
        <w:ind w:left="720" w:hanging="360"/>
      </w:pPr>
      <w:rPr>
        <w:rFonts w:hint="default" w:ascii="Wingdings" w:hAnsi="Wingdings"/>
      </w:rPr>
    </w:lvl>
    <w:lvl w:ilvl="1" w:tplc="FFFFFFFF" w:tentative="1">
      <w:start w:val="1"/>
      <w:numFmt w:val="bullet"/>
      <w:lvlText w:val="o"/>
      <w:lvlJc w:val="left"/>
      <w:pPr>
        <w:tabs>
          <w:tab w:val="num" w:pos="1440"/>
        </w:tabs>
        <w:ind w:left="1440" w:hanging="360"/>
      </w:pPr>
      <w:rPr>
        <w:rFonts w:hint="default" w:ascii="Courier New" w:hAnsi="Courier New" w:cs="Courier New"/>
      </w:rPr>
    </w:lvl>
    <w:lvl w:ilvl="2" w:tplc="FFFFFFFF" w:tentative="1">
      <w:start w:val="1"/>
      <w:numFmt w:val="bullet"/>
      <w:lvlText w:val=""/>
      <w:lvlJc w:val="left"/>
      <w:pPr>
        <w:tabs>
          <w:tab w:val="num" w:pos="2160"/>
        </w:tabs>
        <w:ind w:left="2160" w:hanging="360"/>
      </w:pPr>
      <w:rPr>
        <w:rFonts w:hint="default" w:ascii="Wingdings" w:hAnsi="Wingdings"/>
      </w:rPr>
    </w:lvl>
    <w:lvl w:ilvl="3" w:tplc="FFFFFFFF" w:tentative="1">
      <w:start w:val="1"/>
      <w:numFmt w:val="bullet"/>
      <w:lvlText w:val=""/>
      <w:lvlJc w:val="left"/>
      <w:pPr>
        <w:tabs>
          <w:tab w:val="num" w:pos="2880"/>
        </w:tabs>
        <w:ind w:left="2880" w:hanging="360"/>
      </w:pPr>
      <w:rPr>
        <w:rFonts w:hint="default" w:ascii="Symbol" w:hAnsi="Symbol"/>
      </w:rPr>
    </w:lvl>
    <w:lvl w:ilvl="4" w:tplc="FFFFFFFF" w:tentative="1">
      <w:start w:val="1"/>
      <w:numFmt w:val="bullet"/>
      <w:lvlText w:val="o"/>
      <w:lvlJc w:val="left"/>
      <w:pPr>
        <w:tabs>
          <w:tab w:val="num" w:pos="3600"/>
        </w:tabs>
        <w:ind w:left="3600" w:hanging="360"/>
      </w:pPr>
      <w:rPr>
        <w:rFonts w:hint="default" w:ascii="Courier New" w:hAnsi="Courier New" w:cs="Courier New"/>
      </w:rPr>
    </w:lvl>
    <w:lvl w:ilvl="5" w:tplc="FFFFFFFF" w:tentative="1">
      <w:start w:val="1"/>
      <w:numFmt w:val="bullet"/>
      <w:lvlText w:val=""/>
      <w:lvlJc w:val="left"/>
      <w:pPr>
        <w:tabs>
          <w:tab w:val="num" w:pos="4320"/>
        </w:tabs>
        <w:ind w:left="4320" w:hanging="360"/>
      </w:pPr>
      <w:rPr>
        <w:rFonts w:hint="default" w:ascii="Wingdings" w:hAnsi="Wingdings"/>
      </w:rPr>
    </w:lvl>
    <w:lvl w:ilvl="6" w:tplc="FFFFFFFF" w:tentative="1">
      <w:start w:val="1"/>
      <w:numFmt w:val="bullet"/>
      <w:lvlText w:val=""/>
      <w:lvlJc w:val="left"/>
      <w:pPr>
        <w:tabs>
          <w:tab w:val="num" w:pos="5040"/>
        </w:tabs>
        <w:ind w:left="5040" w:hanging="360"/>
      </w:pPr>
      <w:rPr>
        <w:rFonts w:hint="default" w:ascii="Symbol" w:hAnsi="Symbol"/>
      </w:rPr>
    </w:lvl>
    <w:lvl w:ilvl="7" w:tplc="FFFFFFFF" w:tentative="1">
      <w:start w:val="1"/>
      <w:numFmt w:val="bullet"/>
      <w:lvlText w:val="o"/>
      <w:lvlJc w:val="left"/>
      <w:pPr>
        <w:tabs>
          <w:tab w:val="num" w:pos="5760"/>
        </w:tabs>
        <w:ind w:left="5760" w:hanging="360"/>
      </w:pPr>
      <w:rPr>
        <w:rFonts w:hint="default" w:ascii="Courier New" w:hAnsi="Courier New" w:cs="Courier New"/>
      </w:rPr>
    </w:lvl>
    <w:lvl w:ilvl="8" w:tplc="FFFFFFFF" w:tentative="1">
      <w:start w:val="1"/>
      <w:numFmt w:val="bullet"/>
      <w:lvlText w:val=""/>
      <w:lvlJc w:val="left"/>
      <w:pPr>
        <w:tabs>
          <w:tab w:val="num" w:pos="6480"/>
        </w:tabs>
        <w:ind w:left="6480" w:hanging="360"/>
      </w:pPr>
      <w:rPr>
        <w:rFonts w:hint="default" w:ascii="Wingdings" w:hAnsi="Wingdings"/>
      </w:rPr>
    </w:lvl>
  </w:abstractNum>
  <w:abstractNum w:abstractNumId="33" w15:restartNumberingAfterBreak="0">
    <w:nsid w:val="6361453B"/>
    <w:multiLevelType w:val="hybridMultilevel"/>
    <w:tmpl w:val="5156B0C6"/>
    <w:lvl w:ilvl="0" w:tplc="04060005">
      <w:start w:val="1"/>
      <w:numFmt w:val="bullet"/>
      <w:lvlText w:val=""/>
      <w:lvlJc w:val="left"/>
      <w:pPr>
        <w:ind w:left="720" w:hanging="360"/>
      </w:pPr>
      <w:rPr>
        <w:rFonts w:hint="default" w:ascii="Wingdings" w:hAnsi="Wingdings"/>
      </w:rPr>
    </w:lvl>
    <w:lvl w:ilvl="1" w:tplc="04060003" w:tentative="1">
      <w:start w:val="1"/>
      <w:numFmt w:val="bullet"/>
      <w:lvlText w:val="o"/>
      <w:lvlJc w:val="left"/>
      <w:pPr>
        <w:ind w:left="1440" w:hanging="360"/>
      </w:pPr>
      <w:rPr>
        <w:rFonts w:hint="default" w:ascii="Courier New" w:hAnsi="Courier New" w:cs="Courier New"/>
      </w:rPr>
    </w:lvl>
    <w:lvl w:ilvl="2" w:tplc="04060005" w:tentative="1">
      <w:start w:val="1"/>
      <w:numFmt w:val="bullet"/>
      <w:lvlText w:val=""/>
      <w:lvlJc w:val="left"/>
      <w:pPr>
        <w:ind w:left="2160" w:hanging="360"/>
      </w:pPr>
      <w:rPr>
        <w:rFonts w:hint="default" w:ascii="Wingdings" w:hAnsi="Wingdings"/>
      </w:rPr>
    </w:lvl>
    <w:lvl w:ilvl="3" w:tplc="04060001" w:tentative="1">
      <w:start w:val="1"/>
      <w:numFmt w:val="bullet"/>
      <w:lvlText w:val=""/>
      <w:lvlJc w:val="left"/>
      <w:pPr>
        <w:ind w:left="2880" w:hanging="360"/>
      </w:pPr>
      <w:rPr>
        <w:rFonts w:hint="default" w:ascii="Symbol" w:hAnsi="Symbol"/>
      </w:rPr>
    </w:lvl>
    <w:lvl w:ilvl="4" w:tplc="04060003" w:tentative="1">
      <w:start w:val="1"/>
      <w:numFmt w:val="bullet"/>
      <w:lvlText w:val="o"/>
      <w:lvlJc w:val="left"/>
      <w:pPr>
        <w:ind w:left="3600" w:hanging="360"/>
      </w:pPr>
      <w:rPr>
        <w:rFonts w:hint="default" w:ascii="Courier New" w:hAnsi="Courier New" w:cs="Courier New"/>
      </w:rPr>
    </w:lvl>
    <w:lvl w:ilvl="5" w:tplc="04060005" w:tentative="1">
      <w:start w:val="1"/>
      <w:numFmt w:val="bullet"/>
      <w:lvlText w:val=""/>
      <w:lvlJc w:val="left"/>
      <w:pPr>
        <w:ind w:left="4320" w:hanging="360"/>
      </w:pPr>
      <w:rPr>
        <w:rFonts w:hint="default" w:ascii="Wingdings" w:hAnsi="Wingdings"/>
      </w:rPr>
    </w:lvl>
    <w:lvl w:ilvl="6" w:tplc="04060001" w:tentative="1">
      <w:start w:val="1"/>
      <w:numFmt w:val="bullet"/>
      <w:lvlText w:val=""/>
      <w:lvlJc w:val="left"/>
      <w:pPr>
        <w:ind w:left="5040" w:hanging="360"/>
      </w:pPr>
      <w:rPr>
        <w:rFonts w:hint="default" w:ascii="Symbol" w:hAnsi="Symbol"/>
      </w:rPr>
    </w:lvl>
    <w:lvl w:ilvl="7" w:tplc="04060003" w:tentative="1">
      <w:start w:val="1"/>
      <w:numFmt w:val="bullet"/>
      <w:lvlText w:val="o"/>
      <w:lvlJc w:val="left"/>
      <w:pPr>
        <w:ind w:left="5760" w:hanging="360"/>
      </w:pPr>
      <w:rPr>
        <w:rFonts w:hint="default" w:ascii="Courier New" w:hAnsi="Courier New" w:cs="Courier New"/>
      </w:rPr>
    </w:lvl>
    <w:lvl w:ilvl="8" w:tplc="04060005" w:tentative="1">
      <w:start w:val="1"/>
      <w:numFmt w:val="bullet"/>
      <w:lvlText w:val=""/>
      <w:lvlJc w:val="left"/>
      <w:pPr>
        <w:ind w:left="6480" w:hanging="360"/>
      </w:pPr>
      <w:rPr>
        <w:rFonts w:hint="default" w:ascii="Wingdings" w:hAnsi="Wingdings"/>
      </w:rPr>
    </w:lvl>
  </w:abstractNum>
  <w:abstractNum w:abstractNumId="34" w15:restartNumberingAfterBreak="0">
    <w:nsid w:val="63BE4ABB"/>
    <w:multiLevelType w:val="hybridMultilevel"/>
    <w:tmpl w:val="50D20050"/>
    <w:lvl w:ilvl="0" w:tplc="04060005">
      <w:start w:val="1"/>
      <w:numFmt w:val="bullet"/>
      <w:lvlText w:val=""/>
      <w:lvlJc w:val="left"/>
      <w:pPr>
        <w:ind w:left="720" w:hanging="360"/>
      </w:pPr>
      <w:rPr>
        <w:rFonts w:hint="default" w:ascii="Wingdings" w:hAnsi="Wingdings"/>
      </w:rPr>
    </w:lvl>
    <w:lvl w:ilvl="1" w:tplc="04060003" w:tentative="1">
      <w:start w:val="1"/>
      <w:numFmt w:val="bullet"/>
      <w:lvlText w:val="o"/>
      <w:lvlJc w:val="left"/>
      <w:pPr>
        <w:ind w:left="1440" w:hanging="360"/>
      </w:pPr>
      <w:rPr>
        <w:rFonts w:hint="default" w:ascii="Courier New" w:hAnsi="Courier New" w:cs="Courier New"/>
      </w:rPr>
    </w:lvl>
    <w:lvl w:ilvl="2" w:tplc="04060005" w:tentative="1">
      <w:start w:val="1"/>
      <w:numFmt w:val="bullet"/>
      <w:lvlText w:val=""/>
      <w:lvlJc w:val="left"/>
      <w:pPr>
        <w:ind w:left="2160" w:hanging="360"/>
      </w:pPr>
      <w:rPr>
        <w:rFonts w:hint="default" w:ascii="Wingdings" w:hAnsi="Wingdings"/>
      </w:rPr>
    </w:lvl>
    <w:lvl w:ilvl="3" w:tplc="04060001" w:tentative="1">
      <w:start w:val="1"/>
      <w:numFmt w:val="bullet"/>
      <w:lvlText w:val=""/>
      <w:lvlJc w:val="left"/>
      <w:pPr>
        <w:ind w:left="2880" w:hanging="360"/>
      </w:pPr>
      <w:rPr>
        <w:rFonts w:hint="default" w:ascii="Symbol" w:hAnsi="Symbol"/>
      </w:rPr>
    </w:lvl>
    <w:lvl w:ilvl="4" w:tplc="04060003" w:tentative="1">
      <w:start w:val="1"/>
      <w:numFmt w:val="bullet"/>
      <w:lvlText w:val="o"/>
      <w:lvlJc w:val="left"/>
      <w:pPr>
        <w:ind w:left="3600" w:hanging="360"/>
      </w:pPr>
      <w:rPr>
        <w:rFonts w:hint="default" w:ascii="Courier New" w:hAnsi="Courier New" w:cs="Courier New"/>
      </w:rPr>
    </w:lvl>
    <w:lvl w:ilvl="5" w:tplc="04060005" w:tentative="1">
      <w:start w:val="1"/>
      <w:numFmt w:val="bullet"/>
      <w:lvlText w:val=""/>
      <w:lvlJc w:val="left"/>
      <w:pPr>
        <w:ind w:left="4320" w:hanging="360"/>
      </w:pPr>
      <w:rPr>
        <w:rFonts w:hint="default" w:ascii="Wingdings" w:hAnsi="Wingdings"/>
      </w:rPr>
    </w:lvl>
    <w:lvl w:ilvl="6" w:tplc="04060001" w:tentative="1">
      <w:start w:val="1"/>
      <w:numFmt w:val="bullet"/>
      <w:lvlText w:val=""/>
      <w:lvlJc w:val="left"/>
      <w:pPr>
        <w:ind w:left="5040" w:hanging="360"/>
      </w:pPr>
      <w:rPr>
        <w:rFonts w:hint="default" w:ascii="Symbol" w:hAnsi="Symbol"/>
      </w:rPr>
    </w:lvl>
    <w:lvl w:ilvl="7" w:tplc="04060003" w:tentative="1">
      <w:start w:val="1"/>
      <w:numFmt w:val="bullet"/>
      <w:lvlText w:val="o"/>
      <w:lvlJc w:val="left"/>
      <w:pPr>
        <w:ind w:left="5760" w:hanging="360"/>
      </w:pPr>
      <w:rPr>
        <w:rFonts w:hint="default" w:ascii="Courier New" w:hAnsi="Courier New" w:cs="Courier New"/>
      </w:rPr>
    </w:lvl>
    <w:lvl w:ilvl="8" w:tplc="04060005" w:tentative="1">
      <w:start w:val="1"/>
      <w:numFmt w:val="bullet"/>
      <w:lvlText w:val=""/>
      <w:lvlJc w:val="left"/>
      <w:pPr>
        <w:ind w:left="6480" w:hanging="360"/>
      </w:pPr>
      <w:rPr>
        <w:rFonts w:hint="default" w:ascii="Wingdings" w:hAnsi="Wingdings"/>
      </w:rPr>
    </w:lvl>
  </w:abstractNum>
  <w:abstractNum w:abstractNumId="35" w15:restartNumberingAfterBreak="0">
    <w:nsid w:val="64DD3AC7"/>
    <w:multiLevelType w:val="hybridMultilevel"/>
    <w:tmpl w:val="3D507EBA"/>
    <w:lvl w:ilvl="0" w:tplc="04060001">
      <w:start w:val="1"/>
      <w:numFmt w:val="bullet"/>
      <w:lvlText w:val=""/>
      <w:lvlJc w:val="left"/>
      <w:pPr>
        <w:tabs>
          <w:tab w:val="num" w:pos="720"/>
        </w:tabs>
        <w:ind w:left="720" w:hanging="360"/>
      </w:pPr>
      <w:rPr>
        <w:rFonts w:hint="default" w:ascii="Symbol" w:hAnsi="Symbol"/>
      </w:rPr>
    </w:lvl>
    <w:lvl w:ilvl="1" w:tplc="04060003" w:tentative="1">
      <w:start w:val="1"/>
      <w:numFmt w:val="bullet"/>
      <w:lvlText w:val="o"/>
      <w:lvlJc w:val="left"/>
      <w:pPr>
        <w:tabs>
          <w:tab w:val="num" w:pos="1440"/>
        </w:tabs>
        <w:ind w:left="1440" w:hanging="360"/>
      </w:pPr>
      <w:rPr>
        <w:rFonts w:hint="default" w:ascii="Courier New" w:hAnsi="Courier New" w:cs="Courier New"/>
      </w:rPr>
    </w:lvl>
    <w:lvl w:ilvl="2" w:tplc="04060005" w:tentative="1">
      <w:start w:val="1"/>
      <w:numFmt w:val="bullet"/>
      <w:lvlText w:val=""/>
      <w:lvlJc w:val="left"/>
      <w:pPr>
        <w:tabs>
          <w:tab w:val="num" w:pos="2160"/>
        </w:tabs>
        <w:ind w:left="2160" w:hanging="360"/>
      </w:pPr>
      <w:rPr>
        <w:rFonts w:hint="default" w:ascii="Wingdings" w:hAnsi="Wingdings"/>
      </w:rPr>
    </w:lvl>
    <w:lvl w:ilvl="3" w:tplc="04060001" w:tentative="1">
      <w:start w:val="1"/>
      <w:numFmt w:val="bullet"/>
      <w:lvlText w:val=""/>
      <w:lvlJc w:val="left"/>
      <w:pPr>
        <w:tabs>
          <w:tab w:val="num" w:pos="2880"/>
        </w:tabs>
        <w:ind w:left="2880" w:hanging="360"/>
      </w:pPr>
      <w:rPr>
        <w:rFonts w:hint="default" w:ascii="Symbol" w:hAnsi="Symbol"/>
      </w:rPr>
    </w:lvl>
    <w:lvl w:ilvl="4" w:tplc="04060003" w:tentative="1">
      <w:start w:val="1"/>
      <w:numFmt w:val="bullet"/>
      <w:lvlText w:val="o"/>
      <w:lvlJc w:val="left"/>
      <w:pPr>
        <w:tabs>
          <w:tab w:val="num" w:pos="3600"/>
        </w:tabs>
        <w:ind w:left="3600" w:hanging="360"/>
      </w:pPr>
      <w:rPr>
        <w:rFonts w:hint="default" w:ascii="Courier New" w:hAnsi="Courier New" w:cs="Courier New"/>
      </w:rPr>
    </w:lvl>
    <w:lvl w:ilvl="5" w:tplc="04060005" w:tentative="1">
      <w:start w:val="1"/>
      <w:numFmt w:val="bullet"/>
      <w:lvlText w:val=""/>
      <w:lvlJc w:val="left"/>
      <w:pPr>
        <w:tabs>
          <w:tab w:val="num" w:pos="4320"/>
        </w:tabs>
        <w:ind w:left="4320" w:hanging="360"/>
      </w:pPr>
      <w:rPr>
        <w:rFonts w:hint="default" w:ascii="Wingdings" w:hAnsi="Wingdings"/>
      </w:rPr>
    </w:lvl>
    <w:lvl w:ilvl="6" w:tplc="04060001" w:tentative="1">
      <w:start w:val="1"/>
      <w:numFmt w:val="bullet"/>
      <w:lvlText w:val=""/>
      <w:lvlJc w:val="left"/>
      <w:pPr>
        <w:tabs>
          <w:tab w:val="num" w:pos="5040"/>
        </w:tabs>
        <w:ind w:left="5040" w:hanging="360"/>
      </w:pPr>
      <w:rPr>
        <w:rFonts w:hint="default" w:ascii="Symbol" w:hAnsi="Symbol"/>
      </w:rPr>
    </w:lvl>
    <w:lvl w:ilvl="7" w:tplc="04060003" w:tentative="1">
      <w:start w:val="1"/>
      <w:numFmt w:val="bullet"/>
      <w:lvlText w:val="o"/>
      <w:lvlJc w:val="left"/>
      <w:pPr>
        <w:tabs>
          <w:tab w:val="num" w:pos="5760"/>
        </w:tabs>
        <w:ind w:left="5760" w:hanging="360"/>
      </w:pPr>
      <w:rPr>
        <w:rFonts w:hint="default" w:ascii="Courier New" w:hAnsi="Courier New" w:cs="Courier New"/>
      </w:rPr>
    </w:lvl>
    <w:lvl w:ilvl="8" w:tplc="04060005" w:tentative="1">
      <w:start w:val="1"/>
      <w:numFmt w:val="bullet"/>
      <w:lvlText w:val=""/>
      <w:lvlJc w:val="left"/>
      <w:pPr>
        <w:tabs>
          <w:tab w:val="num" w:pos="6480"/>
        </w:tabs>
        <w:ind w:left="6480" w:hanging="360"/>
      </w:pPr>
      <w:rPr>
        <w:rFonts w:hint="default" w:ascii="Wingdings" w:hAnsi="Wingdings"/>
      </w:rPr>
    </w:lvl>
  </w:abstractNum>
  <w:abstractNum w:abstractNumId="36" w15:restartNumberingAfterBreak="0">
    <w:nsid w:val="65390C94"/>
    <w:multiLevelType w:val="hybridMultilevel"/>
    <w:tmpl w:val="4AA4E10A"/>
    <w:lvl w:ilvl="0" w:tplc="EC7E2AFE">
      <w:start w:val="1"/>
      <w:numFmt w:val="decimal"/>
      <w:pStyle w:val="Supplementtitle"/>
      <w:suff w:val="nothing"/>
      <w:lvlText w:val="%1."/>
      <w:lvlJc w:val="left"/>
      <w:rPr>
        <w:rFonts w:hint="default" w:cs="Times New Roman"/>
        <w:vanish/>
      </w:rPr>
    </w:lvl>
    <w:lvl w:ilvl="1" w:tplc="CB6CACF8" w:tentative="1">
      <w:start w:val="1"/>
      <w:numFmt w:val="lowerLetter"/>
      <w:lvlText w:val="%2."/>
      <w:lvlJc w:val="left"/>
      <w:pPr>
        <w:ind w:left="1440" w:hanging="360"/>
      </w:pPr>
      <w:rPr>
        <w:rFonts w:cs="Times New Roman"/>
      </w:rPr>
    </w:lvl>
    <w:lvl w:ilvl="2" w:tplc="195E9562" w:tentative="1">
      <w:start w:val="1"/>
      <w:numFmt w:val="lowerRoman"/>
      <w:lvlText w:val="%3."/>
      <w:lvlJc w:val="right"/>
      <w:pPr>
        <w:ind w:left="2160" w:hanging="180"/>
      </w:pPr>
      <w:rPr>
        <w:rFonts w:cs="Times New Roman"/>
      </w:rPr>
    </w:lvl>
    <w:lvl w:ilvl="3" w:tplc="71DA28A8" w:tentative="1">
      <w:start w:val="1"/>
      <w:numFmt w:val="decimal"/>
      <w:lvlText w:val="%4."/>
      <w:lvlJc w:val="left"/>
      <w:pPr>
        <w:ind w:left="2880" w:hanging="360"/>
      </w:pPr>
      <w:rPr>
        <w:rFonts w:cs="Times New Roman"/>
      </w:rPr>
    </w:lvl>
    <w:lvl w:ilvl="4" w:tplc="135AB854" w:tentative="1">
      <w:start w:val="1"/>
      <w:numFmt w:val="lowerLetter"/>
      <w:lvlText w:val="%5."/>
      <w:lvlJc w:val="left"/>
      <w:pPr>
        <w:ind w:left="3600" w:hanging="360"/>
      </w:pPr>
      <w:rPr>
        <w:rFonts w:cs="Times New Roman"/>
      </w:rPr>
    </w:lvl>
    <w:lvl w:ilvl="5" w:tplc="17DA5F44" w:tentative="1">
      <w:start w:val="1"/>
      <w:numFmt w:val="lowerRoman"/>
      <w:lvlText w:val="%6."/>
      <w:lvlJc w:val="right"/>
      <w:pPr>
        <w:ind w:left="4320" w:hanging="180"/>
      </w:pPr>
      <w:rPr>
        <w:rFonts w:cs="Times New Roman"/>
      </w:rPr>
    </w:lvl>
    <w:lvl w:ilvl="6" w:tplc="41AA6FDE" w:tentative="1">
      <w:start w:val="1"/>
      <w:numFmt w:val="decimal"/>
      <w:lvlText w:val="%7."/>
      <w:lvlJc w:val="left"/>
      <w:pPr>
        <w:ind w:left="5040" w:hanging="360"/>
      </w:pPr>
      <w:rPr>
        <w:rFonts w:cs="Times New Roman"/>
      </w:rPr>
    </w:lvl>
    <w:lvl w:ilvl="7" w:tplc="09BE03B8" w:tentative="1">
      <w:start w:val="1"/>
      <w:numFmt w:val="lowerLetter"/>
      <w:lvlText w:val="%8."/>
      <w:lvlJc w:val="left"/>
      <w:pPr>
        <w:ind w:left="5760" w:hanging="360"/>
      </w:pPr>
      <w:rPr>
        <w:rFonts w:cs="Times New Roman"/>
      </w:rPr>
    </w:lvl>
    <w:lvl w:ilvl="8" w:tplc="0D84D3E6" w:tentative="1">
      <w:start w:val="1"/>
      <w:numFmt w:val="lowerRoman"/>
      <w:lvlText w:val="%9."/>
      <w:lvlJc w:val="right"/>
      <w:pPr>
        <w:ind w:left="6480" w:hanging="180"/>
      </w:pPr>
      <w:rPr>
        <w:rFonts w:cs="Times New Roman"/>
      </w:rPr>
    </w:lvl>
  </w:abstractNum>
  <w:abstractNum w:abstractNumId="37" w15:restartNumberingAfterBreak="0">
    <w:nsid w:val="6B991CF4"/>
    <w:multiLevelType w:val="hybridMultilevel"/>
    <w:tmpl w:val="C562B2B4"/>
    <w:lvl w:ilvl="0" w:tplc="04060005">
      <w:start w:val="1"/>
      <w:numFmt w:val="bullet"/>
      <w:lvlText w:val=""/>
      <w:lvlJc w:val="left"/>
      <w:pPr>
        <w:ind w:left="720" w:hanging="360"/>
      </w:pPr>
      <w:rPr>
        <w:rFonts w:hint="default" w:ascii="Wingdings" w:hAnsi="Wingdings"/>
      </w:rPr>
    </w:lvl>
    <w:lvl w:ilvl="1" w:tplc="FFFFFFFF" w:tentative="1">
      <w:start w:val="1"/>
      <w:numFmt w:val="bullet"/>
      <w:lvlText w:val="o"/>
      <w:lvlJc w:val="left"/>
      <w:pPr>
        <w:ind w:left="1440" w:hanging="360"/>
      </w:pPr>
      <w:rPr>
        <w:rFonts w:hint="default" w:ascii="Courier New" w:hAnsi="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rPr>
    </w:lvl>
    <w:lvl w:ilvl="8" w:tplc="FFFFFFFF" w:tentative="1">
      <w:start w:val="1"/>
      <w:numFmt w:val="bullet"/>
      <w:lvlText w:val=""/>
      <w:lvlJc w:val="left"/>
      <w:pPr>
        <w:ind w:left="6480" w:hanging="360"/>
      </w:pPr>
      <w:rPr>
        <w:rFonts w:hint="default" w:ascii="Wingdings" w:hAnsi="Wingdings"/>
      </w:rPr>
    </w:lvl>
  </w:abstractNum>
  <w:abstractNum w:abstractNumId="38" w15:restartNumberingAfterBreak="0">
    <w:nsid w:val="6EBD1BEF"/>
    <w:multiLevelType w:val="hybridMultilevel"/>
    <w:tmpl w:val="9C026882"/>
    <w:lvl w:ilvl="0" w:tplc="04060005">
      <w:start w:val="1"/>
      <w:numFmt w:val="bullet"/>
      <w:lvlText w:val=""/>
      <w:lvlJc w:val="left"/>
      <w:pPr>
        <w:ind w:left="720" w:hanging="360"/>
      </w:pPr>
      <w:rPr>
        <w:rFonts w:hint="default" w:ascii="Wingdings" w:hAnsi="Wingdings"/>
      </w:rPr>
    </w:lvl>
    <w:lvl w:ilvl="1" w:tplc="FFFFFFFF" w:tentative="1">
      <w:start w:val="1"/>
      <w:numFmt w:val="bullet"/>
      <w:lvlText w:val="o"/>
      <w:lvlJc w:val="left"/>
      <w:pPr>
        <w:ind w:left="1440" w:hanging="360"/>
      </w:pPr>
      <w:rPr>
        <w:rFonts w:hint="default" w:ascii="Courier New" w:hAnsi="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rPr>
    </w:lvl>
    <w:lvl w:ilvl="8" w:tplc="FFFFFFFF" w:tentative="1">
      <w:start w:val="1"/>
      <w:numFmt w:val="bullet"/>
      <w:lvlText w:val=""/>
      <w:lvlJc w:val="left"/>
      <w:pPr>
        <w:ind w:left="6480" w:hanging="360"/>
      </w:pPr>
      <w:rPr>
        <w:rFonts w:hint="default" w:ascii="Wingdings" w:hAnsi="Wingdings"/>
      </w:rPr>
    </w:lvl>
  </w:abstractNum>
  <w:abstractNum w:abstractNumId="39" w15:restartNumberingAfterBreak="0">
    <w:nsid w:val="70165523"/>
    <w:multiLevelType w:val="hybridMultilevel"/>
    <w:tmpl w:val="EC2CFEE4"/>
    <w:lvl w:ilvl="0" w:tplc="04060005">
      <w:start w:val="1"/>
      <w:numFmt w:val="bullet"/>
      <w:lvlText w:val=""/>
      <w:lvlJc w:val="left"/>
      <w:pPr>
        <w:ind w:left="720" w:hanging="360"/>
      </w:pPr>
      <w:rPr>
        <w:rFonts w:hint="default" w:ascii="Wingdings" w:hAnsi="Wingdings"/>
      </w:rPr>
    </w:lvl>
    <w:lvl w:ilvl="1" w:tplc="FFFFFFFF" w:tentative="1">
      <w:start w:val="1"/>
      <w:numFmt w:val="bullet"/>
      <w:lvlText w:val="o"/>
      <w:lvlJc w:val="left"/>
      <w:pPr>
        <w:ind w:left="1440" w:hanging="360"/>
      </w:pPr>
      <w:rPr>
        <w:rFonts w:hint="default" w:ascii="Courier New" w:hAnsi="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rPr>
    </w:lvl>
    <w:lvl w:ilvl="8" w:tplc="FFFFFFFF" w:tentative="1">
      <w:start w:val="1"/>
      <w:numFmt w:val="bullet"/>
      <w:lvlText w:val=""/>
      <w:lvlJc w:val="left"/>
      <w:pPr>
        <w:ind w:left="6480" w:hanging="360"/>
      </w:pPr>
      <w:rPr>
        <w:rFonts w:hint="default" w:ascii="Wingdings" w:hAnsi="Wingdings"/>
      </w:rPr>
    </w:lvl>
  </w:abstractNum>
  <w:abstractNum w:abstractNumId="40" w15:restartNumberingAfterBreak="0">
    <w:nsid w:val="752720C5"/>
    <w:multiLevelType w:val="multilevel"/>
    <w:tmpl w:val="7FC2DE3A"/>
    <w:numStyleLink w:val="Kravinfoopstillingstypografi"/>
  </w:abstractNum>
  <w:abstractNum w:abstractNumId="41" w15:restartNumberingAfterBreak="0">
    <w:nsid w:val="79783422"/>
    <w:multiLevelType w:val="multilevel"/>
    <w:tmpl w:val="1442A482"/>
    <w:lvl w:ilvl="0">
      <w:start w:val="1"/>
      <w:numFmt w:val="decimal"/>
      <w:lvlText w:val="%1"/>
      <w:lvlJc w:val="left"/>
      <w:pPr>
        <w:tabs>
          <w:tab w:val="num" w:pos="1134"/>
        </w:tabs>
        <w:ind w:left="1134" w:hanging="1134"/>
      </w:pPr>
      <w:rPr>
        <w:rFonts w:hint="default" w:cs="Times New Roman"/>
      </w:rPr>
    </w:lvl>
    <w:lvl w:ilvl="1">
      <w:start w:val="1"/>
      <w:numFmt w:val="decimal"/>
      <w:lvlText w:val="%1.%2"/>
      <w:lvlJc w:val="left"/>
      <w:pPr>
        <w:tabs>
          <w:tab w:val="num" w:pos="1134"/>
        </w:tabs>
        <w:ind w:left="1134" w:hanging="1134"/>
      </w:pPr>
      <w:rPr>
        <w:rFonts w:hint="default" w:cs="Times New Roman"/>
      </w:rPr>
    </w:lvl>
    <w:lvl w:ilvl="2">
      <w:start w:val="1"/>
      <w:numFmt w:val="decimal"/>
      <w:lvlText w:val="%1.%2.%3"/>
      <w:lvlJc w:val="left"/>
      <w:pPr>
        <w:tabs>
          <w:tab w:val="num" w:pos="1134"/>
        </w:tabs>
        <w:ind w:left="1134" w:hanging="1134"/>
      </w:pPr>
      <w:rPr>
        <w:rFonts w:hint="default" w:cs="Times New Roman"/>
      </w:rPr>
    </w:lvl>
    <w:lvl w:ilvl="3">
      <w:start w:val="1"/>
      <w:numFmt w:val="decimal"/>
      <w:lvlText w:val="%1.%2.%3.%4"/>
      <w:lvlJc w:val="left"/>
      <w:pPr>
        <w:tabs>
          <w:tab w:val="num" w:pos="1134"/>
        </w:tabs>
        <w:ind w:left="1134" w:hanging="1134"/>
      </w:pPr>
      <w:rPr>
        <w:rFonts w:hint="default" w:cs="Times New Roman"/>
      </w:rPr>
    </w:lvl>
    <w:lvl w:ilvl="4">
      <w:start w:val="1"/>
      <w:numFmt w:val="decimal"/>
      <w:lvlText w:val="%1.%2.%3.%4.%5"/>
      <w:lvlJc w:val="left"/>
      <w:pPr>
        <w:tabs>
          <w:tab w:val="num" w:pos="1440"/>
        </w:tabs>
        <w:ind w:left="1134" w:hanging="1134"/>
      </w:pPr>
      <w:rPr>
        <w:rFonts w:hint="default" w:cs="Times New Roman"/>
      </w:rPr>
    </w:lvl>
    <w:lvl w:ilvl="5">
      <w:start w:val="1"/>
      <w:numFmt w:val="decimal"/>
      <w:lvlText w:val="%1.%2.%3.%4.%5.%6"/>
      <w:lvlJc w:val="left"/>
      <w:pPr>
        <w:tabs>
          <w:tab w:val="num" w:pos="1152"/>
        </w:tabs>
        <w:ind w:left="1152" w:hanging="1152"/>
      </w:pPr>
      <w:rPr>
        <w:rFonts w:hint="default" w:cs="Times New Roman"/>
      </w:rPr>
    </w:lvl>
    <w:lvl w:ilvl="6">
      <w:start w:val="1"/>
      <w:numFmt w:val="decimal"/>
      <w:lvlText w:val="%1.%2.%3.%4.%5.%6.%7"/>
      <w:lvlJc w:val="left"/>
      <w:pPr>
        <w:tabs>
          <w:tab w:val="num" w:pos="1296"/>
        </w:tabs>
        <w:ind w:left="1296" w:hanging="1296"/>
      </w:pPr>
      <w:rPr>
        <w:rFonts w:hint="default" w:cs="Times New Roman"/>
      </w:rPr>
    </w:lvl>
    <w:lvl w:ilvl="7">
      <w:start w:val="1"/>
      <w:numFmt w:val="decimal"/>
      <w:lvlText w:val="%1.%2.%3.%4.%5.%6.%7.%8"/>
      <w:lvlJc w:val="left"/>
      <w:pPr>
        <w:tabs>
          <w:tab w:val="num" w:pos="1440"/>
        </w:tabs>
        <w:ind w:left="1440" w:hanging="1440"/>
      </w:pPr>
      <w:rPr>
        <w:rFonts w:hint="default" w:cs="Times New Roman"/>
      </w:rPr>
    </w:lvl>
    <w:lvl w:ilvl="8">
      <w:start w:val="1"/>
      <w:numFmt w:val="decimal"/>
      <w:lvlText w:val="%1.%2.%3.%4.%5.%6.%7.%8.%9"/>
      <w:lvlJc w:val="left"/>
      <w:pPr>
        <w:tabs>
          <w:tab w:val="num" w:pos="1584"/>
        </w:tabs>
        <w:ind w:left="1584" w:hanging="1584"/>
      </w:pPr>
      <w:rPr>
        <w:rFonts w:hint="default" w:cs="Times New Roman"/>
      </w:rPr>
    </w:lvl>
  </w:abstractNum>
  <w:abstractNum w:abstractNumId="42" w15:restartNumberingAfterBreak="0">
    <w:nsid w:val="79D77F3C"/>
    <w:multiLevelType w:val="hybridMultilevel"/>
    <w:tmpl w:val="D5F497A6"/>
    <w:lvl w:ilvl="0" w:tplc="04060005">
      <w:start w:val="1"/>
      <w:numFmt w:val="bullet"/>
      <w:lvlText w:val=""/>
      <w:lvlJc w:val="left"/>
      <w:pPr>
        <w:ind w:left="720" w:hanging="360"/>
      </w:pPr>
      <w:rPr>
        <w:rFonts w:hint="default" w:ascii="Wingdings" w:hAnsi="Wingding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E20588C"/>
    <w:multiLevelType w:val="multilevel"/>
    <w:tmpl w:val="6FB043B0"/>
    <w:lvl w:ilvl="0">
      <w:start w:val="1"/>
      <w:numFmt w:val="decimal"/>
      <w:pStyle w:val="Opstilling-talellerbogst"/>
      <w:lvlText w:val="%1."/>
      <w:lvlJc w:val="left"/>
      <w:pPr>
        <w:ind w:left="340" w:hanging="340"/>
      </w:pPr>
      <w:rPr>
        <w:rFonts w:hint="default"/>
      </w:rPr>
    </w:lvl>
    <w:lvl w:ilvl="1">
      <w:start w:val="1"/>
      <w:numFmt w:val="decimal"/>
      <w:lvlText w:val="%1.%2."/>
      <w:lvlJc w:val="left"/>
      <w:pPr>
        <w:ind w:left="964" w:hanging="624"/>
      </w:pPr>
      <w:rPr>
        <w:rFonts w:hint="default"/>
      </w:rPr>
    </w:lvl>
    <w:lvl w:ilvl="2">
      <w:start w:val="1"/>
      <w:numFmt w:val="decimal"/>
      <w:lvlText w:val="%1.%2.%3."/>
      <w:lvlJc w:val="left"/>
      <w:pPr>
        <w:ind w:left="1758" w:hanging="794"/>
      </w:pPr>
      <w:rPr>
        <w:rFonts w:hint="default"/>
      </w:rPr>
    </w:lvl>
    <w:lvl w:ilvl="3">
      <w:start w:val="1"/>
      <w:numFmt w:val="decimal"/>
      <w:lvlText w:val="%1.%2.%3.%4."/>
      <w:lvlJc w:val="left"/>
      <w:pPr>
        <w:tabs>
          <w:tab w:val="num" w:pos="4536"/>
        </w:tabs>
        <w:ind w:left="2722" w:hanging="964"/>
      </w:pPr>
      <w:rPr>
        <w:rFonts w:hint="default"/>
      </w:rPr>
    </w:lvl>
    <w:lvl w:ilvl="4">
      <w:start w:val="1"/>
      <w:numFmt w:val="decimal"/>
      <w:lvlText w:val="%1.%2.%3.%4.%5."/>
      <w:lvlJc w:val="left"/>
      <w:pPr>
        <w:ind w:left="2892" w:hanging="1134"/>
      </w:pPr>
      <w:rPr>
        <w:rFonts w:hint="default"/>
      </w:rPr>
    </w:lvl>
    <w:lvl w:ilvl="5">
      <w:start w:val="1"/>
      <w:numFmt w:val="decimal"/>
      <w:lvlText w:val="%1.%2.%3.%4.%5.%6."/>
      <w:lvlJc w:val="left"/>
      <w:pPr>
        <w:tabs>
          <w:tab w:val="num" w:pos="17577"/>
        </w:tabs>
        <w:ind w:left="3119" w:hanging="1361"/>
      </w:pPr>
      <w:rPr>
        <w:rFonts w:hint="default"/>
      </w:rPr>
    </w:lvl>
    <w:lvl w:ilvl="6">
      <w:start w:val="1"/>
      <w:numFmt w:val="decimal"/>
      <w:lvlText w:val="%1.%2.%3.%4.%5.%6.%7."/>
      <w:lvlJc w:val="left"/>
      <w:pPr>
        <w:ind w:left="3289" w:hanging="1531"/>
      </w:pPr>
      <w:rPr>
        <w:rFonts w:hint="default"/>
      </w:rPr>
    </w:lvl>
    <w:lvl w:ilvl="7">
      <w:start w:val="1"/>
      <w:numFmt w:val="decimal"/>
      <w:lvlText w:val="%1.%2.%3.%4.%5.%6.%7.%8."/>
      <w:lvlJc w:val="left"/>
      <w:pPr>
        <w:ind w:left="3459" w:hanging="1701"/>
      </w:pPr>
      <w:rPr>
        <w:rFonts w:hint="default"/>
      </w:rPr>
    </w:lvl>
    <w:lvl w:ilvl="8">
      <w:start w:val="1"/>
      <w:numFmt w:val="decimal"/>
      <w:lvlText w:val="%1.%2.%3.%4.%5.%6.%7.%8.%9."/>
      <w:lvlJc w:val="left"/>
      <w:pPr>
        <w:ind w:left="3686" w:hanging="1928"/>
      </w:pPr>
      <w:rPr>
        <w:rFonts w:hint="default"/>
      </w:rPr>
    </w:lvl>
  </w:abstractNum>
  <w:abstractNum w:abstractNumId="44" w15:restartNumberingAfterBreak="0">
    <w:nsid w:val="7F3F68EF"/>
    <w:multiLevelType w:val="hybridMultilevel"/>
    <w:tmpl w:val="F0F0B764"/>
    <w:lvl w:ilvl="0" w:tplc="04060005">
      <w:start w:val="1"/>
      <w:numFmt w:val="bullet"/>
      <w:lvlText w:val=""/>
      <w:lvlJc w:val="left"/>
      <w:pPr>
        <w:ind w:left="360" w:hanging="360"/>
      </w:pPr>
      <w:rPr>
        <w:rFonts w:hint="default" w:ascii="Wingdings" w:hAnsi="Wingdings"/>
      </w:rPr>
    </w:lvl>
    <w:lvl w:ilvl="1" w:tplc="04060003" w:tentative="1">
      <w:start w:val="1"/>
      <w:numFmt w:val="bullet"/>
      <w:lvlText w:val="o"/>
      <w:lvlJc w:val="left"/>
      <w:pPr>
        <w:ind w:left="1080" w:hanging="360"/>
      </w:pPr>
      <w:rPr>
        <w:rFonts w:hint="default" w:ascii="Courier New" w:hAnsi="Courier New" w:cs="Courier New"/>
      </w:rPr>
    </w:lvl>
    <w:lvl w:ilvl="2" w:tplc="04060005" w:tentative="1">
      <w:start w:val="1"/>
      <w:numFmt w:val="bullet"/>
      <w:lvlText w:val=""/>
      <w:lvlJc w:val="left"/>
      <w:pPr>
        <w:ind w:left="1800" w:hanging="360"/>
      </w:pPr>
      <w:rPr>
        <w:rFonts w:hint="default" w:ascii="Wingdings" w:hAnsi="Wingdings"/>
      </w:rPr>
    </w:lvl>
    <w:lvl w:ilvl="3" w:tplc="04060001" w:tentative="1">
      <w:start w:val="1"/>
      <w:numFmt w:val="bullet"/>
      <w:lvlText w:val=""/>
      <w:lvlJc w:val="left"/>
      <w:pPr>
        <w:ind w:left="2520" w:hanging="360"/>
      </w:pPr>
      <w:rPr>
        <w:rFonts w:hint="default" w:ascii="Symbol" w:hAnsi="Symbol"/>
      </w:rPr>
    </w:lvl>
    <w:lvl w:ilvl="4" w:tplc="04060003" w:tentative="1">
      <w:start w:val="1"/>
      <w:numFmt w:val="bullet"/>
      <w:lvlText w:val="o"/>
      <w:lvlJc w:val="left"/>
      <w:pPr>
        <w:ind w:left="3240" w:hanging="360"/>
      </w:pPr>
      <w:rPr>
        <w:rFonts w:hint="default" w:ascii="Courier New" w:hAnsi="Courier New" w:cs="Courier New"/>
      </w:rPr>
    </w:lvl>
    <w:lvl w:ilvl="5" w:tplc="04060005" w:tentative="1">
      <w:start w:val="1"/>
      <w:numFmt w:val="bullet"/>
      <w:lvlText w:val=""/>
      <w:lvlJc w:val="left"/>
      <w:pPr>
        <w:ind w:left="3960" w:hanging="360"/>
      </w:pPr>
      <w:rPr>
        <w:rFonts w:hint="default" w:ascii="Wingdings" w:hAnsi="Wingdings"/>
      </w:rPr>
    </w:lvl>
    <w:lvl w:ilvl="6" w:tplc="04060001" w:tentative="1">
      <w:start w:val="1"/>
      <w:numFmt w:val="bullet"/>
      <w:lvlText w:val=""/>
      <w:lvlJc w:val="left"/>
      <w:pPr>
        <w:ind w:left="4680" w:hanging="360"/>
      </w:pPr>
      <w:rPr>
        <w:rFonts w:hint="default" w:ascii="Symbol" w:hAnsi="Symbol"/>
      </w:rPr>
    </w:lvl>
    <w:lvl w:ilvl="7" w:tplc="04060003" w:tentative="1">
      <w:start w:val="1"/>
      <w:numFmt w:val="bullet"/>
      <w:lvlText w:val="o"/>
      <w:lvlJc w:val="left"/>
      <w:pPr>
        <w:ind w:left="5400" w:hanging="360"/>
      </w:pPr>
      <w:rPr>
        <w:rFonts w:hint="default" w:ascii="Courier New" w:hAnsi="Courier New" w:cs="Courier New"/>
      </w:rPr>
    </w:lvl>
    <w:lvl w:ilvl="8" w:tplc="04060005" w:tentative="1">
      <w:start w:val="1"/>
      <w:numFmt w:val="bullet"/>
      <w:lvlText w:val=""/>
      <w:lvlJc w:val="left"/>
      <w:pPr>
        <w:ind w:left="6120" w:hanging="360"/>
      </w:pPr>
      <w:rPr>
        <w:rFonts w:hint="default" w:ascii="Wingdings" w:hAnsi="Wingdings"/>
      </w:rPr>
    </w:lvl>
  </w:abstractNum>
  <w:abstractNum w:abstractNumId="45" w15:restartNumberingAfterBreak="0">
    <w:nsid w:val="7FB354B8"/>
    <w:multiLevelType w:val="multilevel"/>
    <w:tmpl w:val="372283E4"/>
    <w:lvl w:ilvl="0">
      <w:start w:val="1"/>
      <w:numFmt w:val="bullet"/>
      <w:pStyle w:val="Opstilling-punkttegn"/>
      <w:lvlText w:val=""/>
      <w:lvlJc w:val="left"/>
      <w:pPr>
        <w:ind w:left="284" w:hanging="284"/>
      </w:pPr>
      <w:rPr>
        <w:rFonts w:hint="default" w:ascii="Symbol" w:hAnsi="Symbol"/>
        <w:color w:val="auto"/>
      </w:rPr>
    </w:lvl>
    <w:lvl w:ilvl="1">
      <w:start w:val="1"/>
      <w:numFmt w:val="bullet"/>
      <w:lvlText w:val=""/>
      <w:lvlJc w:val="left"/>
      <w:pPr>
        <w:ind w:left="568" w:hanging="284"/>
      </w:pPr>
      <w:rPr>
        <w:rFonts w:hint="default" w:ascii="Symbol" w:hAnsi="Symbol"/>
        <w:color w:val="auto"/>
      </w:rPr>
    </w:lvl>
    <w:lvl w:ilvl="2">
      <w:start w:val="1"/>
      <w:numFmt w:val="bullet"/>
      <w:lvlText w:val=""/>
      <w:lvlJc w:val="left"/>
      <w:pPr>
        <w:ind w:left="852" w:hanging="284"/>
      </w:pPr>
      <w:rPr>
        <w:rFonts w:hint="default" w:ascii="Symbol" w:hAnsi="Symbol"/>
        <w:color w:val="auto"/>
      </w:rPr>
    </w:lvl>
    <w:lvl w:ilvl="3">
      <w:start w:val="1"/>
      <w:numFmt w:val="bullet"/>
      <w:lvlText w:val=""/>
      <w:lvlJc w:val="left"/>
      <w:pPr>
        <w:ind w:left="1136" w:hanging="284"/>
      </w:pPr>
      <w:rPr>
        <w:rFonts w:hint="default" w:ascii="Symbol" w:hAnsi="Symbol"/>
      </w:rPr>
    </w:lvl>
    <w:lvl w:ilvl="4">
      <w:start w:val="1"/>
      <w:numFmt w:val="bullet"/>
      <w:lvlText w:val=""/>
      <w:lvlJc w:val="left"/>
      <w:pPr>
        <w:ind w:left="1420" w:hanging="284"/>
      </w:pPr>
      <w:rPr>
        <w:rFonts w:hint="default" w:ascii="Symbol" w:hAnsi="Symbol"/>
        <w:color w:val="auto"/>
      </w:rPr>
    </w:lvl>
    <w:lvl w:ilvl="5">
      <w:start w:val="1"/>
      <w:numFmt w:val="bullet"/>
      <w:lvlText w:val=""/>
      <w:lvlJc w:val="left"/>
      <w:pPr>
        <w:ind w:left="1704" w:hanging="284"/>
      </w:pPr>
      <w:rPr>
        <w:rFonts w:hint="default" w:ascii="Symbol" w:hAnsi="Symbol"/>
        <w:color w:val="auto"/>
      </w:rPr>
    </w:lvl>
    <w:lvl w:ilvl="6">
      <w:start w:val="1"/>
      <w:numFmt w:val="bullet"/>
      <w:lvlText w:val=""/>
      <w:lvlJc w:val="left"/>
      <w:pPr>
        <w:ind w:left="1988" w:hanging="284"/>
      </w:pPr>
      <w:rPr>
        <w:rFonts w:hint="default" w:ascii="Symbol" w:hAnsi="Symbol"/>
        <w:color w:val="auto"/>
      </w:rPr>
    </w:lvl>
    <w:lvl w:ilvl="7">
      <w:start w:val="1"/>
      <w:numFmt w:val="bullet"/>
      <w:lvlText w:val=""/>
      <w:lvlJc w:val="left"/>
      <w:pPr>
        <w:ind w:left="2272" w:hanging="284"/>
      </w:pPr>
      <w:rPr>
        <w:rFonts w:hint="default" w:ascii="Symbol" w:hAnsi="Symbol"/>
      </w:rPr>
    </w:lvl>
    <w:lvl w:ilvl="8">
      <w:start w:val="1"/>
      <w:numFmt w:val="bullet"/>
      <w:lvlText w:val=""/>
      <w:lvlJc w:val="left"/>
      <w:pPr>
        <w:ind w:left="2556" w:hanging="284"/>
      </w:pPr>
      <w:rPr>
        <w:rFonts w:hint="default" w:ascii="Symbol" w:hAnsi="Symbol"/>
        <w:color w:val="auto"/>
      </w:rPr>
    </w:lvl>
  </w:abstractNum>
  <w:num w:numId="1" w16cid:durableId="1746761603">
    <w:abstractNumId w:val="45"/>
  </w:num>
  <w:num w:numId="2" w16cid:durableId="418021187">
    <w:abstractNumId w:val="7"/>
  </w:num>
  <w:num w:numId="3" w16cid:durableId="1867983813">
    <w:abstractNumId w:val="6"/>
  </w:num>
  <w:num w:numId="4" w16cid:durableId="467744582">
    <w:abstractNumId w:val="5"/>
  </w:num>
  <w:num w:numId="5" w16cid:durableId="1231427949">
    <w:abstractNumId w:val="4"/>
  </w:num>
  <w:num w:numId="6" w16cid:durableId="789785514">
    <w:abstractNumId w:val="43"/>
  </w:num>
  <w:num w:numId="7" w16cid:durableId="1302030003">
    <w:abstractNumId w:val="3"/>
  </w:num>
  <w:num w:numId="8" w16cid:durableId="574705527">
    <w:abstractNumId w:val="2"/>
  </w:num>
  <w:num w:numId="9" w16cid:durableId="580063800">
    <w:abstractNumId w:val="1"/>
  </w:num>
  <w:num w:numId="10" w16cid:durableId="773475662">
    <w:abstractNumId w:val="0"/>
  </w:num>
  <w:num w:numId="11" w16cid:durableId="1937860696">
    <w:abstractNumId w:val="8"/>
  </w:num>
  <w:num w:numId="12" w16cid:durableId="533080276">
    <w:abstractNumId w:val="43"/>
    <w:lvlOverride w:ilvl="0">
      <w:lvl w:ilvl="0">
        <w:start w:val="1"/>
        <w:numFmt w:val="decimal"/>
        <w:pStyle w:val="Opstilling-talellerbogst"/>
        <w:lvlText w:val="%1."/>
        <w:lvlJc w:val="left"/>
        <w:pPr>
          <w:ind w:left="340" w:hanging="340"/>
        </w:pPr>
        <w:rPr>
          <w:rFonts w:hint="default"/>
        </w:rPr>
      </w:lvl>
    </w:lvlOverride>
    <w:lvlOverride w:ilvl="1">
      <w:lvl w:ilvl="1">
        <w:start w:val="1"/>
        <w:numFmt w:val="decimal"/>
        <w:lvlText w:val="%1.%2."/>
        <w:lvlJc w:val="left"/>
        <w:pPr>
          <w:ind w:left="964" w:hanging="624"/>
        </w:pPr>
        <w:rPr>
          <w:rFonts w:hint="default"/>
        </w:rPr>
      </w:lvl>
    </w:lvlOverride>
    <w:lvlOverride w:ilvl="2">
      <w:lvl w:ilvl="2">
        <w:start w:val="1"/>
        <w:numFmt w:val="decimal"/>
        <w:lvlText w:val="%1.%2.%3."/>
        <w:lvlJc w:val="left"/>
        <w:pPr>
          <w:ind w:left="1588" w:hanging="624"/>
        </w:pPr>
        <w:rPr>
          <w:rFonts w:hint="default"/>
        </w:rPr>
      </w:lvl>
    </w:lvlOverride>
    <w:lvlOverride w:ilvl="3">
      <w:lvl w:ilvl="3">
        <w:start w:val="1"/>
        <w:numFmt w:val="decimal"/>
        <w:lvlText w:val="%1.%2.%3.%4."/>
        <w:lvlJc w:val="left"/>
        <w:pPr>
          <w:ind w:left="2381" w:hanging="793"/>
        </w:pPr>
        <w:rPr>
          <w:rFonts w:hint="default"/>
        </w:rPr>
      </w:lvl>
    </w:lvlOverride>
    <w:lvlOverride w:ilvl="4">
      <w:lvl w:ilvl="4">
        <w:start w:val="1"/>
        <w:numFmt w:val="decimal"/>
        <w:lvlText w:val="%1.%2.%3.%4.%5."/>
        <w:lvlJc w:val="left"/>
        <w:pPr>
          <w:ind w:left="2552" w:hanging="964"/>
        </w:pPr>
        <w:rPr>
          <w:rFonts w:hint="default"/>
        </w:rPr>
      </w:lvl>
    </w:lvlOverride>
    <w:lvlOverride w:ilvl="5">
      <w:lvl w:ilvl="5">
        <w:start w:val="1"/>
        <w:numFmt w:val="decimal"/>
        <w:lvlText w:val="%1.%2.%3.%4.%5.%6."/>
        <w:lvlJc w:val="left"/>
        <w:pPr>
          <w:ind w:left="2665" w:hanging="1077"/>
        </w:pPr>
        <w:rPr>
          <w:rFonts w:hint="default"/>
        </w:rPr>
      </w:lvl>
    </w:lvlOverride>
    <w:lvlOverride w:ilvl="6">
      <w:lvl w:ilvl="6">
        <w:start w:val="1"/>
        <w:numFmt w:val="decimal"/>
        <w:lvlText w:val="%1.%2.%3.%4.%5.%6.%7."/>
        <w:lvlJc w:val="left"/>
        <w:pPr>
          <w:ind w:left="2892" w:hanging="1304"/>
        </w:pPr>
        <w:rPr>
          <w:rFonts w:hint="default"/>
        </w:rPr>
      </w:lvl>
    </w:lvlOverride>
    <w:lvlOverride w:ilvl="7">
      <w:lvl w:ilvl="7">
        <w:start w:val="1"/>
        <w:numFmt w:val="decimal"/>
        <w:lvlText w:val="%1.%2.%3.%4.%5.%6.%7.%8."/>
        <w:lvlJc w:val="left"/>
        <w:pPr>
          <w:ind w:left="3119" w:hanging="1531"/>
        </w:pPr>
        <w:rPr>
          <w:rFonts w:hint="default"/>
        </w:rPr>
      </w:lvl>
    </w:lvlOverride>
    <w:lvlOverride w:ilvl="8">
      <w:lvl w:ilvl="8">
        <w:start w:val="1"/>
        <w:numFmt w:val="decimal"/>
        <w:lvlText w:val="%1.%2.%3.%4.%5.%6.%7.%8.%9."/>
        <w:lvlJc w:val="left"/>
        <w:pPr>
          <w:ind w:left="3345" w:hanging="1757"/>
        </w:pPr>
        <w:rPr>
          <w:rFonts w:hint="default"/>
        </w:rPr>
      </w:lvl>
    </w:lvlOverride>
  </w:num>
  <w:num w:numId="13" w16cid:durableId="632715096">
    <w:abstractNumId w:val="12"/>
  </w:num>
  <w:num w:numId="14" w16cid:durableId="1822884229">
    <w:abstractNumId w:val="36"/>
  </w:num>
  <w:num w:numId="15" w16cid:durableId="1308046397">
    <w:abstractNumId w:val="9"/>
  </w:num>
  <w:num w:numId="16" w16cid:durableId="1164975947">
    <w:abstractNumId w:val="18"/>
  </w:num>
  <w:num w:numId="17" w16cid:durableId="2032146771">
    <w:abstractNumId w:val="14"/>
  </w:num>
  <w:num w:numId="18" w16cid:durableId="273177436">
    <w:abstractNumId w:val="13"/>
  </w:num>
  <w:num w:numId="19" w16cid:durableId="480004016">
    <w:abstractNumId w:val="39"/>
  </w:num>
  <w:num w:numId="20" w16cid:durableId="1328676868">
    <w:abstractNumId w:val="42"/>
  </w:num>
  <w:num w:numId="21" w16cid:durableId="1155418690">
    <w:abstractNumId w:val="10"/>
  </w:num>
  <w:num w:numId="22" w16cid:durableId="2318558">
    <w:abstractNumId w:val="33"/>
  </w:num>
  <w:num w:numId="23" w16cid:durableId="1951349126">
    <w:abstractNumId w:val="17"/>
  </w:num>
  <w:num w:numId="24" w16cid:durableId="514686544">
    <w:abstractNumId w:val="41"/>
  </w:num>
  <w:num w:numId="25" w16cid:durableId="2070494815">
    <w:abstractNumId w:val="29"/>
  </w:num>
  <w:num w:numId="26" w16cid:durableId="362637824">
    <w:abstractNumId w:val="21"/>
  </w:num>
  <w:num w:numId="27" w16cid:durableId="1412655296">
    <w:abstractNumId w:val="16"/>
  </w:num>
  <w:num w:numId="28" w16cid:durableId="1294679959">
    <w:abstractNumId w:val="35"/>
  </w:num>
  <w:num w:numId="29" w16cid:durableId="1517384150">
    <w:abstractNumId w:val="11"/>
  </w:num>
  <w:num w:numId="30" w16cid:durableId="385495109">
    <w:abstractNumId w:val="41"/>
    <w:lvlOverride w:ilvl="0">
      <w:startOverride w:val="8"/>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477068410">
    <w:abstractNumId w:val="38"/>
  </w:num>
  <w:num w:numId="32" w16cid:durableId="913781170">
    <w:abstractNumId w:val="37"/>
  </w:num>
  <w:num w:numId="33" w16cid:durableId="1489979698">
    <w:abstractNumId w:val="31"/>
  </w:num>
  <w:num w:numId="34" w16cid:durableId="1249577362">
    <w:abstractNumId w:val="15"/>
  </w:num>
  <w:num w:numId="35" w16cid:durableId="734472751">
    <w:abstractNumId w:val="32"/>
  </w:num>
  <w:num w:numId="36" w16cid:durableId="135267047">
    <w:abstractNumId w:val="26"/>
  </w:num>
  <w:num w:numId="37" w16cid:durableId="1796752663">
    <w:abstractNumId w:val="44"/>
  </w:num>
  <w:num w:numId="38" w16cid:durableId="1675763453">
    <w:abstractNumId w:val="19"/>
  </w:num>
  <w:num w:numId="39" w16cid:durableId="491868593">
    <w:abstractNumId w:val="40"/>
    <w:lvlOverride w:ilvl="0">
      <w:lvl w:ilvl="0">
        <w:start w:val="1"/>
        <w:numFmt w:val="decimal"/>
        <w:pStyle w:val="Kravinfo"/>
        <w:lvlText w:val="Infokrav 8.%1"/>
        <w:lvlJc w:val="left"/>
        <w:pPr>
          <w:tabs>
            <w:tab w:val="num" w:pos="357"/>
          </w:tabs>
          <w:ind w:left="0" w:hanging="1985"/>
        </w:pPr>
        <w:rPr>
          <w:rFonts w:hint="default"/>
        </w:rPr>
      </w:lvl>
    </w:lvlOverride>
    <w:lvlOverride w:ilvl="1">
      <w:lvl w:ilvl="1">
        <w:start w:val="1"/>
        <w:numFmt w:val="lowerLetter"/>
        <w:lvlText w:val="%2)"/>
        <w:lvlJc w:val="left"/>
        <w:pPr>
          <w:ind w:left="720" w:hanging="360"/>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40" w16cid:durableId="111480724">
    <w:abstractNumId w:val="34"/>
  </w:num>
  <w:num w:numId="41" w16cid:durableId="1390692431">
    <w:abstractNumId w:val="22"/>
  </w:num>
  <w:num w:numId="42" w16cid:durableId="2046758157">
    <w:abstractNumId w:val="28"/>
  </w:num>
  <w:num w:numId="43" w16cid:durableId="1424453745">
    <w:abstractNumId w:val="24"/>
  </w:num>
  <w:num w:numId="44" w16cid:durableId="1562325153">
    <w:abstractNumId w:val="30"/>
  </w:num>
  <w:num w:numId="45" w16cid:durableId="2011173069">
    <w:abstractNumId w:val="27"/>
  </w:num>
  <w:num w:numId="46" w16cid:durableId="2139294411">
    <w:abstractNumId w:val="20"/>
  </w:num>
  <w:num w:numId="47" w16cid:durableId="579800380">
    <w:abstractNumId w:val="23"/>
  </w:num>
  <w:num w:numId="48" w16cid:durableId="113864616">
    <w:abstractNumId w:val="25"/>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5"/>
  <w:trackRevisions w:val="false"/>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B94"/>
    <w:rsid w:val="00000C6D"/>
    <w:rsid w:val="00000E3E"/>
    <w:rsid w:val="00000ED4"/>
    <w:rsid w:val="00001206"/>
    <w:rsid w:val="00004865"/>
    <w:rsid w:val="00005944"/>
    <w:rsid w:val="00006EB7"/>
    <w:rsid w:val="00007116"/>
    <w:rsid w:val="000101EC"/>
    <w:rsid w:val="000104F1"/>
    <w:rsid w:val="00012EE0"/>
    <w:rsid w:val="00013477"/>
    <w:rsid w:val="0001496D"/>
    <w:rsid w:val="00014F88"/>
    <w:rsid w:val="00014FD3"/>
    <w:rsid w:val="000162D0"/>
    <w:rsid w:val="0001664A"/>
    <w:rsid w:val="0001750B"/>
    <w:rsid w:val="00017CE6"/>
    <w:rsid w:val="00025683"/>
    <w:rsid w:val="000275D6"/>
    <w:rsid w:val="000305CC"/>
    <w:rsid w:val="00031C1D"/>
    <w:rsid w:val="00031E2B"/>
    <w:rsid w:val="00033E90"/>
    <w:rsid w:val="00035B26"/>
    <w:rsid w:val="000362D1"/>
    <w:rsid w:val="0003686F"/>
    <w:rsid w:val="00040C16"/>
    <w:rsid w:val="00043296"/>
    <w:rsid w:val="0004523E"/>
    <w:rsid w:val="000502F3"/>
    <w:rsid w:val="00050588"/>
    <w:rsid w:val="00052438"/>
    <w:rsid w:val="00052D08"/>
    <w:rsid w:val="00053C81"/>
    <w:rsid w:val="00055FC2"/>
    <w:rsid w:val="0006287A"/>
    <w:rsid w:val="00063660"/>
    <w:rsid w:val="00065072"/>
    <w:rsid w:val="00065C3C"/>
    <w:rsid w:val="00066591"/>
    <w:rsid w:val="000668EE"/>
    <w:rsid w:val="00067B0B"/>
    <w:rsid w:val="00071376"/>
    <w:rsid w:val="00076D04"/>
    <w:rsid w:val="00082E85"/>
    <w:rsid w:val="00082F80"/>
    <w:rsid w:val="0008457E"/>
    <w:rsid w:val="000851CF"/>
    <w:rsid w:val="000866BF"/>
    <w:rsid w:val="00090843"/>
    <w:rsid w:val="0009128C"/>
    <w:rsid w:val="00091CF6"/>
    <w:rsid w:val="000934B4"/>
    <w:rsid w:val="00094203"/>
    <w:rsid w:val="00094ABD"/>
    <w:rsid w:val="00094D40"/>
    <w:rsid w:val="000A32DD"/>
    <w:rsid w:val="000A6D79"/>
    <w:rsid w:val="000B0223"/>
    <w:rsid w:val="000B312B"/>
    <w:rsid w:val="000B4EAB"/>
    <w:rsid w:val="000B4F0F"/>
    <w:rsid w:val="000B7424"/>
    <w:rsid w:val="000C05A4"/>
    <w:rsid w:val="000C24BB"/>
    <w:rsid w:val="000C335F"/>
    <w:rsid w:val="000C7E62"/>
    <w:rsid w:val="000D0AD1"/>
    <w:rsid w:val="000D5465"/>
    <w:rsid w:val="000D5C2F"/>
    <w:rsid w:val="000E01CF"/>
    <w:rsid w:val="000E4BE1"/>
    <w:rsid w:val="000E7229"/>
    <w:rsid w:val="000F0029"/>
    <w:rsid w:val="000F0449"/>
    <w:rsid w:val="000F0F76"/>
    <w:rsid w:val="000F189E"/>
    <w:rsid w:val="000F1B17"/>
    <w:rsid w:val="000F22CD"/>
    <w:rsid w:val="000F3543"/>
    <w:rsid w:val="000F4E10"/>
    <w:rsid w:val="000F58C4"/>
    <w:rsid w:val="000F6A42"/>
    <w:rsid w:val="000F71A9"/>
    <w:rsid w:val="000F7A8D"/>
    <w:rsid w:val="00103CFA"/>
    <w:rsid w:val="00103E3F"/>
    <w:rsid w:val="00104A39"/>
    <w:rsid w:val="00105B1D"/>
    <w:rsid w:val="00110A5F"/>
    <w:rsid w:val="0011127C"/>
    <w:rsid w:val="00116ED8"/>
    <w:rsid w:val="00117FBE"/>
    <w:rsid w:val="0012534C"/>
    <w:rsid w:val="00126534"/>
    <w:rsid w:val="001267BB"/>
    <w:rsid w:val="00127399"/>
    <w:rsid w:val="0013244F"/>
    <w:rsid w:val="00134F89"/>
    <w:rsid w:val="00137B1B"/>
    <w:rsid w:val="00140902"/>
    <w:rsid w:val="00140F46"/>
    <w:rsid w:val="001432CA"/>
    <w:rsid w:val="00144D72"/>
    <w:rsid w:val="00150678"/>
    <w:rsid w:val="001521C6"/>
    <w:rsid w:val="001567B6"/>
    <w:rsid w:val="00161FD6"/>
    <w:rsid w:val="001624FB"/>
    <w:rsid w:val="00172704"/>
    <w:rsid w:val="00175040"/>
    <w:rsid w:val="001752F5"/>
    <w:rsid w:val="00175A1A"/>
    <w:rsid w:val="00175C34"/>
    <w:rsid w:val="00175DAB"/>
    <w:rsid w:val="0017690F"/>
    <w:rsid w:val="00177FA4"/>
    <w:rsid w:val="00182651"/>
    <w:rsid w:val="00183097"/>
    <w:rsid w:val="001846A1"/>
    <w:rsid w:val="00185BAA"/>
    <w:rsid w:val="00190459"/>
    <w:rsid w:val="00195B7B"/>
    <w:rsid w:val="00196FBF"/>
    <w:rsid w:val="001A0C05"/>
    <w:rsid w:val="001A1C31"/>
    <w:rsid w:val="001A46BA"/>
    <w:rsid w:val="001B19BF"/>
    <w:rsid w:val="001B323E"/>
    <w:rsid w:val="001B3332"/>
    <w:rsid w:val="001B5B48"/>
    <w:rsid w:val="001B622B"/>
    <w:rsid w:val="001B708D"/>
    <w:rsid w:val="001B717C"/>
    <w:rsid w:val="001C0193"/>
    <w:rsid w:val="001C0562"/>
    <w:rsid w:val="001C0F49"/>
    <w:rsid w:val="001C14B1"/>
    <w:rsid w:val="001C2147"/>
    <w:rsid w:val="001C5397"/>
    <w:rsid w:val="001C744A"/>
    <w:rsid w:val="001D3899"/>
    <w:rsid w:val="001D3BAA"/>
    <w:rsid w:val="001D5743"/>
    <w:rsid w:val="001D5F70"/>
    <w:rsid w:val="001D71DA"/>
    <w:rsid w:val="001E01D4"/>
    <w:rsid w:val="001E0EA9"/>
    <w:rsid w:val="001E1890"/>
    <w:rsid w:val="001E3E89"/>
    <w:rsid w:val="001E53D1"/>
    <w:rsid w:val="001E5404"/>
    <w:rsid w:val="001F0707"/>
    <w:rsid w:val="001F176D"/>
    <w:rsid w:val="001F3CCF"/>
    <w:rsid w:val="001F5F2C"/>
    <w:rsid w:val="00202B05"/>
    <w:rsid w:val="002045F1"/>
    <w:rsid w:val="00204C55"/>
    <w:rsid w:val="002129AF"/>
    <w:rsid w:val="00212FB8"/>
    <w:rsid w:val="00214610"/>
    <w:rsid w:val="002157F5"/>
    <w:rsid w:val="00216A56"/>
    <w:rsid w:val="00223E9F"/>
    <w:rsid w:val="00227D06"/>
    <w:rsid w:val="0023138E"/>
    <w:rsid w:val="00234B45"/>
    <w:rsid w:val="00236BFA"/>
    <w:rsid w:val="00237639"/>
    <w:rsid w:val="002409FC"/>
    <w:rsid w:val="00243D2E"/>
    <w:rsid w:val="00243E57"/>
    <w:rsid w:val="00244660"/>
    <w:rsid w:val="00244D70"/>
    <w:rsid w:val="00247F4B"/>
    <w:rsid w:val="00250795"/>
    <w:rsid w:val="002511BE"/>
    <w:rsid w:val="00252036"/>
    <w:rsid w:val="0025216A"/>
    <w:rsid w:val="00253DE9"/>
    <w:rsid w:val="00254B4D"/>
    <w:rsid w:val="002555FC"/>
    <w:rsid w:val="00256344"/>
    <w:rsid w:val="00257517"/>
    <w:rsid w:val="002620FC"/>
    <w:rsid w:val="00262384"/>
    <w:rsid w:val="00264685"/>
    <w:rsid w:val="00264744"/>
    <w:rsid w:val="0026544B"/>
    <w:rsid w:val="00267B36"/>
    <w:rsid w:val="00270268"/>
    <w:rsid w:val="002756E3"/>
    <w:rsid w:val="00280A43"/>
    <w:rsid w:val="002823F0"/>
    <w:rsid w:val="0028270A"/>
    <w:rsid w:val="00285C28"/>
    <w:rsid w:val="002903BB"/>
    <w:rsid w:val="00293550"/>
    <w:rsid w:val="00293819"/>
    <w:rsid w:val="00294948"/>
    <w:rsid w:val="00294FD7"/>
    <w:rsid w:val="00295E37"/>
    <w:rsid w:val="0029658B"/>
    <w:rsid w:val="002A16A7"/>
    <w:rsid w:val="002A294D"/>
    <w:rsid w:val="002A43FE"/>
    <w:rsid w:val="002A6962"/>
    <w:rsid w:val="002A75B4"/>
    <w:rsid w:val="002B1CBD"/>
    <w:rsid w:val="002B342C"/>
    <w:rsid w:val="002C3787"/>
    <w:rsid w:val="002C5297"/>
    <w:rsid w:val="002C75DA"/>
    <w:rsid w:val="002D29C9"/>
    <w:rsid w:val="002D2AE2"/>
    <w:rsid w:val="002D2B97"/>
    <w:rsid w:val="002D43D1"/>
    <w:rsid w:val="002D5562"/>
    <w:rsid w:val="002D5A5D"/>
    <w:rsid w:val="002E12FA"/>
    <w:rsid w:val="002E18AD"/>
    <w:rsid w:val="002E27B6"/>
    <w:rsid w:val="002E29CE"/>
    <w:rsid w:val="002E2C24"/>
    <w:rsid w:val="002E3BAC"/>
    <w:rsid w:val="002E4A59"/>
    <w:rsid w:val="002E5121"/>
    <w:rsid w:val="002E74A4"/>
    <w:rsid w:val="002F10FC"/>
    <w:rsid w:val="002F18EB"/>
    <w:rsid w:val="002F447F"/>
    <w:rsid w:val="00300461"/>
    <w:rsid w:val="003018B8"/>
    <w:rsid w:val="00302DB2"/>
    <w:rsid w:val="003038B0"/>
    <w:rsid w:val="00305C9C"/>
    <w:rsid w:val="00305E1D"/>
    <w:rsid w:val="003064DC"/>
    <w:rsid w:val="00310446"/>
    <w:rsid w:val="00312EFB"/>
    <w:rsid w:val="003144AE"/>
    <w:rsid w:val="00320824"/>
    <w:rsid w:val="00320BE1"/>
    <w:rsid w:val="00322B21"/>
    <w:rsid w:val="00324C03"/>
    <w:rsid w:val="00326AA5"/>
    <w:rsid w:val="00332D0B"/>
    <w:rsid w:val="00333648"/>
    <w:rsid w:val="003336F7"/>
    <w:rsid w:val="00335A8F"/>
    <w:rsid w:val="00336740"/>
    <w:rsid w:val="00344F80"/>
    <w:rsid w:val="00352FD4"/>
    <w:rsid w:val="00355C25"/>
    <w:rsid w:val="0035707B"/>
    <w:rsid w:val="00357456"/>
    <w:rsid w:val="00362876"/>
    <w:rsid w:val="00363642"/>
    <w:rsid w:val="003644B4"/>
    <w:rsid w:val="00367169"/>
    <w:rsid w:val="00367E5C"/>
    <w:rsid w:val="00370F9F"/>
    <w:rsid w:val="003729B5"/>
    <w:rsid w:val="003749A9"/>
    <w:rsid w:val="003763C3"/>
    <w:rsid w:val="0038211D"/>
    <w:rsid w:val="00385623"/>
    <w:rsid w:val="00385752"/>
    <w:rsid w:val="00387B2F"/>
    <w:rsid w:val="0039089C"/>
    <w:rsid w:val="00390D40"/>
    <w:rsid w:val="003A0C28"/>
    <w:rsid w:val="003A4710"/>
    <w:rsid w:val="003A5C76"/>
    <w:rsid w:val="003A5D0E"/>
    <w:rsid w:val="003A7DB7"/>
    <w:rsid w:val="003B1F07"/>
    <w:rsid w:val="003B204D"/>
    <w:rsid w:val="003B2757"/>
    <w:rsid w:val="003B35B0"/>
    <w:rsid w:val="003B440F"/>
    <w:rsid w:val="003B7168"/>
    <w:rsid w:val="003C0CE9"/>
    <w:rsid w:val="003C0E07"/>
    <w:rsid w:val="003C3644"/>
    <w:rsid w:val="003C460C"/>
    <w:rsid w:val="003C4DFE"/>
    <w:rsid w:val="003C4F9F"/>
    <w:rsid w:val="003C5665"/>
    <w:rsid w:val="003C60F1"/>
    <w:rsid w:val="003D0891"/>
    <w:rsid w:val="003D0E00"/>
    <w:rsid w:val="003D25D6"/>
    <w:rsid w:val="003D2D79"/>
    <w:rsid w:val="003D32A2"/>
    <w:rsid w:val="003D7791"/>
    <w:rsid w:val="003E002E"/>
    <w:rsid w:val="003E0ABF"/>
    <w:rsid w:val="003E1FD9"/>
    <w:rsid w:val="003E35F3"/>
    <w:rsid w:val="003E3603"/>
    <w:rsid w:val="003E53E0"/>
    <w:rsid w:val="003E6021"/>
    <w:rsid w:val="003E6AAB"/>
    <w:rsid w:val="003E6D76"/>
    <w:rsid w:val="003E7E1A"/>
    <w:rsid w:val="003F159D"/>
    <w:rsid w:val="003F24C0"/>
    <w:rsid w:val="003F7341"/>
    <w:rsid w:val="00403DDF"/>
    <w:rsid w:val="0040425D"/>
    <w:rsid w:val="0040596B"/>
    <w:rsid w:val="004122B3"/>
    <w:rsid w:val="00414021"/>
    <w:rsid w:val="00414855"/>
    <w:rsid w:val="0042001A"/>
    <w:rsid w:val="00420155"/>
    <w:rsid w:val="00424709"/>
    <w:rsid w:val="00424AD9"/>
    <w:rsid w:val="00424BFC"/>
    <w:rsid w:val="004441C5"/>
    <w:rsid w:val="0045404F"/>
    <w:rsid w:val="004547D0"/>
    <w:rsid w:val="00455365"/>
    <w:rsid w:val="0045674C"/>
    <w:rsid w:val="0046083A"/>
    <w:rsid w:val="00460F5D"/>
    <w:rsid w:val="0046190B"/>
    <w:rsid w:val="00465D99"/>
    <w:rsid w:val="004705E7"/>
    <w:rsid w:val="00470981"/>
    <w:rsid w:val="00470F20"/>
    <w:rsid w:val="00471751"/>
    <w:rsid w:val="004719DE"/>
    <w:rsid w:val="00473BCF"/>
    <w:rsid w:val="0047605C"/>
    <w:rsid w:val="0047651B"/>
    <w:rsid w:val="00477923"/>
    <w:rsid w:val="0048145C"/>
    <w:rsid w:val="00481CC1"/>
    <w:rsid w:val="00481EAF"/>
    <w:rsid w:val="00490982"/>
    <w:rsid w:val="00492C63"/>
    <w:rsid w:val="00497992"/>
    <w:rsid w:val="004A055D"/>
    <w:rsid w:val="004A1739"/>
    <w:rsid w:val="004A19DD"/>
    <w:rsid w:val="004A27C5"/>
    <w:rsid w:val="004A5342"/>
    <w:rsid w:val="004A5FFD"/>
    <w:rsid w:val="004B1E1A"/>
    <w:rsid w:val="004B2A88"/>
    <w:rsid w:val="004B2F42"/>
    <w:rsid w:val="004B3778"/>
    <w:rsid w:val="004B3E48"/>
    <w:rsid w:val="004B450A"/>
    <w:rsid w:val="004B6447"/>
    <w:rsid w:val="004C01B2"/>
    <w:rsid w:val="004C3399"/>
    <w:rsid w:val="004C4C16"/>
    <w:rsid w:val="004C4D74"/>
    <w:rsid w:val="004E0566"/>
    <w:rsid w:val="004E13EE"/>
    <w:rsid w:val="004E166F"/>
    <w:rsid w:val="004E2783"/>
    <w:rsid w:val="004E3305"/>
    <w:rsid w:val="004E3662"/>
    <w:rsid w:val="004E394B"/>
    <w:rsid w:val="004E42EB"/>
    <w:rsid w:val="004F1ED7"/>
    <w:rsid w:val="004F5058"/>
    <w:rsid w:val="004F548E"/>
    <w:rsid w:val="004F5D4F"/>
    <w:rsid w:val="004F7CE5"/>
    <w:rsid w:val="00500ECF"/>
    <w:rsid w:val="00500F08"/>
    <w:rsid w:val="00506F72"/>
    <w:rsid w:val="005112D1"/>
    <w:rsid w:val="00512BF7"/>
    <w:rsid w:val="00516608"/>
    <w:rsid w:val="005178A7"/>
    <w:rsid w:val="005203AF"/>
    <w:rsid w:val="00520C39"/>
    <w:rsid w:val="00524591"/>
    <w:rsid w:val="00527481"/>
    <w:rsid w:val="005328A3"/>
    <w:rsid w:val="00532AE0"/>
    <w:rsid w:val="005340FD"/>
    <w:rsid w:val="00535A29"/>
    <w:rsid w:val="00540F44"/>
    <w:rsid w:val="00543EF2"/>
    <w:rsid w:val="005449B8"/>
    <w:rsid w:val="00547F22"/>
    <w:rsid w:val="00551503"/>
    <w:rsid w:val="0055579F"/>
    <w:rsid w:val="00555872"/>
    <w:rsid w:val="005575FB"/>
    <w:rsid w:val="00557BD5"/>
    <w:rsid w:val="0056071E"/>
    <w:rsid w:val="005718F7"/>
    <w:rsid w:val="00572C1E"/>
    <w:rsid w:val="00572DB4"/>
    <w:rsid w:val="005739A9"/>
    <w:rsid w:val="00580146"/>
    <w:rsid w:val="00580ECE"/>
    <w:rsid w:val="005812DC"/>
    <w:rsid w:val="00582AE7"/>
    <w:rsid w:val="00585126"/>
    <w:rsid w:val="005867E0"/>
    <w:rsid w:val="00587456"/>
    <w:rsid w:val="00590D06"/>
    <w:rsid w:val="00590F4F"/>
    <w:rsid w:val="00591510"/>
    <w:rsid w:val="00591C7A"/>
    <w:rsid w:val="00592EDE"/>
    <w:rsid w:val="00594857"/>
    <w:rsid w:val="005A011A"/>
    <w:rsid w:val="005A1B29"/>
    <w:rsid w:val="005A23E9"/>
    <w:rsid w:val="005A28D4"/>
    <w:rsid w:val="005A4D81"/>
    <w:rsid w:val="005A63FB"/>
    <w:rsid w:val="005B02E5"/>
    <w:rsid w:val="005B2040"/>
    <w:rsid w:val="005B23CC"/>
    <w:rsid w:val="005B272E"/>
    <w:rsid w:val="005B5158"/>
    <w:rsid w:val="005B5477"/>
    <w:rsid w:val="005C100A"/>
    <w:rsid w:val="005C134A"/>
    <w:rsid w:val="005C4B59"/>
    <w:rsid w:val="005C51A1"/>
    <w:rsid w:val="005C5E42"/>
    <w:rsid w:val="005C5F97"/>
    <w:rsid w:val="005C769C"/>
    <w:rsid w:val="005D04BA"/>
    <w:rsid w:val="005D0CB2"/>
    <w:rsid w:val="005D21B2"/>
    <w:rsid w:val="005D30E9"/>
    <w:rsid w:val="005D36D3"/>
    <w:rsid w:val="005D3CA6"/>
    <w:rsid w:val="005D4530"/>
    <w:rsid w:val="005D5676"/>
    <w:rsid w:val="005D571A"/>
    <w:rsid w:val="005E10AC"/>
    <w:rsid w:val="005E2BED"/>
    <w:rsid w:val="005E2CFF"/>
    <w:rsid w:val="005E2D62"/>
    <w:rsid w:val="005E5093"/>
    <w:rsid w:val="005E5E47"/>
    <w:rsid w:val="005E6067"/>
    <w:rsid w:val="005E651A"/>
    <w:rsid w:val="005F1580"/>
    <w:rsid w:val="005F3ED8"/>
    <w:rsid w:val="005F44D7"/>
    <w:rsid w:val="005F633A"/>
    <w:rsid w:val="005F6B57"/>
    <w:rsid w:val="00600B98"/>
    <w:rsid w:val="00603474"/>
    <w:rsid w:val="00606110"/>
    <w:rsid w:val="00606C7A"/>
    <w:rsid w:val="0060749E"/>
    <w:rsid w:val="00607937"/>
    <w:rsid w:val="00614415"/>
    <w:rsid w:val="006149A3"/>
    <w:rsid w:val="00614EC9"/>
    <w:rsid w:val="00621136"/>
    <w:rsid w:val="0062574B"/>
    <w:rsid w:val="00631123"/>
    <w:rsid w:val="006317E6"/>
    <w:rsid w:val="006322F5"/>
    <w:rsid w:val="006341AD"/>
    <w:rsid w:val="00634867"/>
    <w:rsid w:val="00634E8C"/>
    <w:rsid w:val="00637F5D"/>
    <w:rsid w:val="0064044F"/>
    <w:rsid w:val="00641B8C"/>
    <w:rsid w:val="0064370C"/>
    <w:rsid w:val="0064546C"/>
    <w:rsid w:val="00645A5B"/>
    <w:rsid w:val="00647CC2"/>
    <w:rsid w:val="00650844"/>
    <w:rsid w:val="006522C5"/>
    <w:rsid w:val="006523A2"/>
    <w:rsid w:val="00652B91"/>
    <w:rsid w:val="00655B49"/>
    <w:rsid w:val="006612C9"/>
    <w:rsid w:val="0066335D"/>
    <w:rsid w:val="00663E80"/>
    <w:rsid w:val="0066622E"/>
    <w:rsid w:val="00666EEF"/>
    <w:rsid w:val="00667FF0"/>
    <w:rsid w:val="00670EA9"/>
    <w:rsid w:val="0067351E"/>
    <w:rsid w:val="0067571E"/>
    <w:rsid w:val="00681D83"/>
    <w:rsid w:val="00685078"/>
    <w:rsid w:val="006858BA"/>
    <w:rsid w:val="00686A81"/>
    <w:rsid w:val="0069003A"/>
    <w:rsid w:val="006900C2"/>
    <w:rsid w:val="00691534"/>
    <w:rsid w:val="00694E52"/>
    <w:rsid w:val="00697650"/>
    <w:rsid w:val="00697EAD"/>
    <w:rsid w:val="006A07A7"/>
    <w:rsid w:val="006A4460"/>
    <w:rsid w:val="006A5CDB"/>
    <w:rsid w:val="006B1F1E"/>
    <w:rsid w:val="006B2773"/>
    <w:rsid w:val="006B30A9"/>
    <w:rsid w:val="006B4790"/>
    <w:rsid w:val="006B52DD"/>
    <w:rsid w:val="006B65B6"/>
    <w:rsid w:val="006C0A4C"/>
    <w:rsid w:val="006C0FBE"/>
    <w:rsid w:val="006C3572"/>
    <w:rsid w:val="006D0ADA"/>
    <w:rsid w:val="006D1CC4"/>
    <w:rsid w:val="006D3AE3"/>
    <w:rsid w:val="006D696E"/>
    <w:rsid w:val="006E0AB1"/>
    <w:rsid w:val="006E1889"/>
    <w:rsid w:val="006E1CC0"/>
    <w:rsid w:val="006E4006"/>
    <w:rsid w:val="006E6A3E"/>
    <w:rsid w:val="006E6DEE"/>
    <w:rsid w:val="006F0364"/>
    <w:rsid w:val="006F5860"/>
    <w:rsid w:val="006F5FED"/>
    <w:rsid w:val="006F6313"/>
    <w:rsid w:val="006F6EC7"/>
    <w:rsid w:val="007008EE"/>
    <w:rsid w:val="0070267E"/>
    <w:rsid w:val="00706260"/>
    <w:rsid w:val="00706E32"/>
    <w:rsid w:val="00710F64"/>
    <w:rsid w:val="007114F1"/>
    <w:rsid w:val="00711BB3"/>
    <w:rsid w:val="0071570E"/>
    <w:rsid w:val="00720547"/>
    <w:rsid w:val="00721822"/>
    <w:rsid w:val="0072279C"/>
    <w:rsid w:val="00726662"/>
    <w:rsid w:val="0072724E"/>
    <w:rsid w:val="0073045B"/>
    <w:rsid w:val="007308ED"/>
    <w:rsid w:val="007319AE"/>
    <w:rsid w:val="007323AE"/>
    <w:rsid w:val="007327A7"/>
    <w:rsid w:val="007327DC"/>
    <w:rsid w:val="00734F07"/>
    <w:rsid w:val="00734FC5"/>
    <w:rsid w:val="007353B0"/>
    <w:rsid w:val="00742427"/>
    <w:rsid w:val="00743927"/>
    <w:rsid w:val="00745D6A"/>
    <w:rsid w:val="00746DAE"/>
    <w:rsid w:val="007508B6"/>
    <w:rsid w:val="00751A06"/>
    <w:rsid w:val="0075273E"/>
    <w:rsid w:val="00752EC2"/>
    <w:rsid w:val="00754023"/>
    <w:rsid w:val="007546AF"/>
    <w:rsid w:val="00757CA6"/>
    <w:rsid w:val="00761256"/>
    <w:rsid w:val="00762EA2"/>
    <w:rsid w:val="00762EA5"/>
    <w:rsid w:val="00763013"/>
    <w:rsid w:val="00765934"/>
    <w:rsid w:val="00766C4C"/>
    <w:rsid w:val="007700AF"/>
    <w:rsid w:val="0077054B"/>
    <w:rsid w:val="0077451B"/>
    <w:rsid w:val="00775F49"/>
    <w:rsid w:val="0078220F"/>
    <w:rsid w:val="007830AC"/>
    <w:rsid w:val="00783BF4"/>
    <w:rsid w:val="007873C5"/>
    <w:rsid w:val="007950FF"/>
    <w:rsid w:val="007951FB"/>
    <w:rsid w:val="00796E99"/>
    <w:rsid w:val="00797F26"/>
    <w:rsid w:val="007A06F0"/>
    <w:rsid w:val="007A6D28"/>
    <w:rsid w:val="007A71E3"/>
    <w:rsid w:val="007B05F5"/>
    <w:rsid w:val="007B118D"/>
    <w:rsid w:val="007B3D4D"/>
    <w:rsid w:val="007B767F"/>
    <w:rsid w:val="007D3C30"/>
    <w:rsid w:val="007D4AC6"/>
    <w:rsid w:val="007D6AF4"/>
    <w:rsid w:val="007E27A5"/>
    <w:rsid w:val="007E373C"/>
    <w:rsid w:val="007E3929"/>
    <w:rsid w:val="007E3E40"/>
    <w:rsid w:val="007E5739"/>
    <w:rsid w:val="007E5FC3"/>
    <w:rsid w:val="007E617D"/>
    <w:rsid w:val="007E63D4"/>
    <w:rsid w:val="007F0E94"/>
    <w:rsid w:val="007F2623"/>
    <w:rsid w:val="007F4498"/>
    <w:rsid w:val="008002CE"/>
    <w:rsid w:val="00800968"/>
    <w:rsid w:val="0080224B"/>
    <w:rsid w:val="00806811"/>
    <w:rsid w:val="00807DD1"/>
    <w:rsid w:val="008100CE"/>
    <w:rsid w:val="00812BD5"/>
    <w:rsid w:val="008134CA"/>
    <w:rsid w:val="008159B4"/>
    <w:rsid w:val="00823056"/>
    <w:rsid w:val="008242A3"/>
    <w:rsid w:val="008243B5"/>
    <w:rsid w:val="008261DD"/>
    <w:rsid w:val="00826270"/>
    <w:rsid w:val="00826895"/>
    <w:rsid w:val="00835FD8"/>
    <w:rsid w:val="00836161"/>
    <w:rsid w:val="00840014"/>
    <w:rsid w:val="00840605"/>
    <w:rsid w:val="00841A14"/>
    <w:rsid w:val="0084211B"/>
    <w:rsid w:val="008440F3"/>
    <w:rsid w:val="0084485A"/>
    <w:rsid w:val="00847D8C"/>
    <w:rsid w:val="008524C8"/>
    <w:rsid w:val="00854842"/>
    <w:rsid w:val="00857DFF"/>
    <w:rsid w:val="00861033"/>
    <w:rsid w:val="008637B5"/>
    <w:rsid w:val="008665DA"/>
    <w:rsid w:val="008718E4"/>
    <w:rsid w:val="00871CD1"/>
    <w:rsid w:val="00874A9F"/>
    <w:rsid w:val="00875696"/>
    <w:rsid w:val="00875C8E"/>
    <w:rsid w:val="00877A78"/>
    <w:rsid w:val="00877FB5"/>
    <w:rsid w:val="00880A19"/>
    <w:rsid w:val="008811B2"/>
    <w:rsid w:val="00881751"/>
    <w:rsid w:val="00881D8E"/>
    <w:rsid w:val="0088490A"/>
    <w:rsid w:val="008863F2"/>
    <w:rsid w:val="00892D08"/>
    <w:rsid w:val="008936BD"/>
    <w:rsid w:val="00893791"/>
    <w:rsid w:val="00894575"/>
    <w:rsid w:val="008A0465"/>
    <w:rsid w:val="008A1F1E"/>
    <w:rsid w:val="008A254E"/>
    <w:rsid w:val="008A32C8"/>
    <w:rsid w:val="008A34B1"/>
    <w:rsid w:val="008A4B8D"/>
    <w:rsid w:val="008A4F19"/>
    <w:rsid w:val="008A5920"/>
    <w:rsid w:val="008B0E68"/>
    <w:rsid w:val="008B5C70"/>
    <w:rsid w:val="008B73E8"/>
    <w:rsid w:val="008C0074"/>
    <w:rsid w:val="008C2A6A"/>
    <w:rsid w:val="008C703C"/>
    <w:rsid w:val="008D14F8"/>
    <w:rsid w:val="008D2FBD"/>
    <w:rsid w:val="008D32D7"/>
    <w:rsid w:val="008D55CD"/>
    <w:rsid w:val="008E06E2"/>
    <w:rsid w:val="008E083B"/>
    <w:rsid w:val="008E2A87"/>
    <w:rsid w:val="008E2E67"/>
    <w:rsid w:val="008E505B"/>
    <w:rsid w:val="008E5A6D"/>
    <w:rsid w:val="008F03A9"/>
    <w:rsid w:val="008F0A22"/>
    <w:rsid w:val="008F2613"/>
    <w:rsid w:val="008F32DF"/>
    <w:rsid w:val="008F4D20"/>
    <w:rsid w:val="008F553D"/>
    <w:rsid w:val="008F7ADD"/>
    <w:rsid w:val="0090126D"/>
    <w:rsid w:val="00902774"/>
    <w:rsid w:val="00902979"/>
    <w:rsid w:val="00905641"/>
    <w:rsid w:val="009058A5"/>
    <w:rsid w:val="00906EE9"/>
    <w:rsid w:val="00907194"/>
    <w:rsid w:val="00912795"/>
    <w:rsid w:val="00913459"/>
    <w:rsid w:val="00917BBE"/>
    <w:rsid w:val="009230C2"/>
    <w:rsid w:val="00923409"/>
    <w:rsid w:val="009345E1"/>
    <w:rsid w:val="00934E49"/>
    <w:rsid w:val="009355C1"/>
    <w:rsid w:val="00936967"/>
    <w:rsid w:val="00936B38"/>
    <w:rsid w:val="009379AD"/>
    <w:rsid w:val="00941346"/>
    <w:rsid w:val="00943EA6"/>
    <w:rsid w:val="00944B99"/>
    <w:rsid w:val="009453A8"/>
    <w:rsid w:val="0094568F"/>
    <w:rsid w:val="0094757D"/>
    <w:rsid w:val="00950C18"/>
    <w:rsid w:val="00951B25"/>
    <w:rsid w:val="00952F70"/>
    <w:rsid w:val="00953900"/>
    <w:rsid w:val="00954633"/>
    <w:rsid w:val="00961D11"/>
    <w:rsid w:val="00964AE7"/>
    <w:rsid w:val="009670B8"/>
    <w:rsid w:val="009737E4"/>
    <w:rsid w:val="00976C69"/>
    <w:rsid w:val="009821B9"/>
    <w:rsid w:val="00983102"/>
    <w:rsid w:val="00983B74"/>
    <w:rsid w:val="00985A77"/>
    <w:rsid w:val="00990263"/>
    <w:rsid w:val="00990718"/>
    <w:rsid w:val="00992838"/>
    <w:rsid w:val="00994CB3"/>
    <w:rsid w:val="00996744"/>
    <w:rsid w:val="009A06D9"/>
    <w:rsid w:val="009A0EFE"/>
    <w:rsid w:val="009A3960"/>
    <w:rsid w:val="009A4CCC"/>
    <w:rsid w:val="009A6D8F"/>
    <w:rsid w:val="009A6D9A"/>
    <w:rsid w:val="009A7C67"/>
    <w:rsid w:val="009B0A33"/>
    <w:rsid w:val="009B1037"/>
    <w:rsid w:val="009B491B"/>
    <w:rsid w:val="009B5940"/>
    <w:rsid w:val="009B5A8B"/>
    <w:rsid w:val="009B6D3C"/>
    <w:rsid w:val="009B7E47"/>
    <w:rsid w:val="009C10C7"/>
    <w:rsid w:val="009C176A"/>
    <w:rsid w:val="009C2761"/>
    <w:rsid w:val="009C4DFE"/>
    <w:rsid w:val="009C620B"/>
    <w:rsid w:val="009D1E80"/>
    <w:rsid w:val="009D3A92"/>
    <w:rsid w:val="009D48C5"/>
    <w:rsid w:val="009D536E"/>
    <w:rsid w:val="009D7ADE"/>
    <w:rsid w:val="009E1685"/>
    <w:rsid w:val="009E3CA5"/>
    <w:rsid w:val="009E4B94"/>
    <w:rsid w:val="009E6850"/>
    <w:rsid w:val="009F0018"/>
    <w:rsid w:val="009F0B01"/>
    <w:rsid w:val="009F5D19"/>
    <w:rsid w:val="009F64F6"/>
    <w:rsid w:val="009F7883"/>
    <w:rsid w:val="00A00618"/>
    <w:rsid w:val="00A0106A"/>
    <w:rsid w:val="00A02746"/>
    <w:rsid w:val="00A040A9"/>
    <w:rsid w:val="00A04B80"/>
    <w:rsid w:val="00A07F43"/>
    <w:rsid w:val="00A12608"/>
    <w:rsid w:val="00A12C05"/>
    <w:rsid w:val="00A162F3"/>
    <w:rsid w:val="00A16ABA"/>
    <w:rsid w:val="00A202D6"/>
    <w:rsid w:val="00A27A90"/>
    <w:rsid w:val="00A30942"/>
    <w:rsid w:val="00A318C1"/>
    <w:rsid w:val="00A321E4"/>
    <w:rsid w:val="00A358B5"/>
    <w:rsid w:val="00A36131"/>
    <w:rsid w:val="00A36DA2"/>
    <w:rsid w:val="00A40A26"/>
    <w:rsid w:val="00A40CE1"/>
    <w:rsid w:val="00A41D5C"/>
    <w:rsid w:val="00A42F19"/>
    <w:rsid w:val="00A43AC9"/>
    <w:rsid w:val="00A44455"/>
    <w:rsid w:val="00A46FCB"/>
    <w:rsid w:val="00A508EC"/>
    <w:rsid w:val="00A52F8B"/>
    <w:rsid w:val="00A539A2"/>
    <w:rsid w:val="00A5438C"/>
    <w:rsid w:val="00A54875"/>
    <w:rsid w:val="00A55499"/>
    <w:rsid w:val="00A55C20"/>
    <w:rsid w:val="00A564E4"/>
    <w:rsid w:val="00A56B80"/>
    <w:rsid w:val="00A5776B"/>
    <w:rsid w:val="00A64256"/>
    <w:rsid w:val="00A66FC2"/>
    <w:rsid w:val="00A70655"/>
    <w:rsid w:val="00A7185A"/>
    <w:rsid w:val="00A76AB3"/>
    <w:rsid w:val="00A77992"/>
    <w:rsid w:val="00A84F08"/>
    <w:rsid w:val="00A87910"/>
    <w:rsid w:val="00A91DA5"/>
    <w:rsid w:val="00A9217D"/>
    <w:rsid w:val="00A93A6D"/>
    <w:rsid w:val="00A93D0A"/>
    <w:rsid w:val="00A95C2D"/>
    <w:rsid w:val="00A964B8"/>
    <w:rsid w:val="00A9701A"/>
    <w:rsid w:val="00AA28DB"/>
    <w:rsid w:val="00AA6CEE"/>
    <w:rsid w:val="00AB0121"/>
    <w:rsid w:val="00AB115D"/>
    <w:rsid w:val="00AB4582"/>
    <w:rsid w:val="00AB4EE2"/>
    <w:rsid w:val="00AC0D32"/>
    <w:rsid w:val="00AC13AE"/>
    <w:rsid w:val="00AC2338"/>
    <w:rsid w:val="00AC29A2"/>
    <w:rsid w:val="00AC43C6"/>
    <w:rsid w:val="00AC59C4"/>
    <w:rsid w:val="00AC6A8C"/>
    <w:rsid w:val="00AD2C9C"/>
    <w:rsid w:val="00AD35A9"/>
    <w:rsid w:val="00AD4862"/>
    <w:rsid w:val="00AD51C6"/>
    <w:rsid w:val="00AD5F89"/>
    <w:rsid w:val="00AE0247"/>
    <w:rsid w:val="00AE2FD5"/>
    <w:rsid w:val="00AE37A1"/>
    <w:rsid w:val="00AF1D02"/>
    <w:rsid w:val="00AF1E89"/>
    <w:rsid w:val="00AF4214"/>
    <w:rsid w:val="00AF495D"/>
    <w:rsid w:val="00AF5853"/>
    <w:rsid w:val="00AF76E3"/>
    <w:rsid w:val="00B000F8"/>
    <w:rsid w:val="00B00D92"/>
    <w:rsid w:val="00B01724"/>
    <w:rsid w:val="00B01C0B"/>
    <w:rsid w:val="00B0422A"/>
    <w:rsid w:val="00B052F3"/>
    <w:rsid w:val="00B06E41"/>
    <w:rsid w:val="00B1132D"/>
    <w:rsid w:val="00B1142B"/>
    <w:rsid w:val="00B1159A"/>
    <w:rsid w:val="00B11C33"/>
    <w:rsid w:val="00B12CD2"/>
    <w:rsid w:val="00B1331B"/>
    <w:rsid w:val="00B133AC"/>
    <w:rsid w:val="00B1427A"/>
    <w:rsid w:val="00B14645"/>
    <w:rsid w:val="00B227AF"/>
    <w:rsid w:val="00B24E70"/>
    <w:rsid w:val="00B319F5"/>
    <w:rsid w:val="00B31B81"/>
    <w:rsid w:val="00B32B18"/>
    <w:rsid w:val="00B33DD8"/>
    <w:rsid w:val="00B342AA"/>
    <w:rsid w:val="00B37367"/>
    <w:rsid w:val="00B378A4"/>
    <w:rsid w:val="00B40671"/>
    <w:rsid w:val="00B40B24"/>
    <w:rsid w:val="00B42059"/>
    <w:rsid w:val="00B44905"/>
    <w:rsid w:val="00B45FEC"/>
    <w:rsid w:val="00B46445"/>
    <w:rsid w:val="00B465B6"/>
    <w:rsid w:val="00B4788F"/>
    <w:rsid w:val="00B50F1E"/>
    <w:rsid w:val="00B51A4C"/>
    <w:rsid w:val="00B5293E"/>
    <w:rsid w:val="00B5300E"/>
    <w:rsid w:val="00B56166"/>
    <w:rsid w:val="00B57220"/>
    <w:rsid w:val="00B57420"/>
    <w:rsid w:val="00B57D18"/>
    <w:rsid w:val="00B60A03"/>
    <w:rsid w:val="00B60A06"/>
    <w:rsid w:val="00B65ACC"/>
    <w:rsid w:val="00B67674"/>
    <w:rsid w:val="00B67B6C"/>
    <w:rsid w:val="00B72374"/>
    <w:rsid w:val="00B750F0"/>
    <w:rsid w:val="00B80775"/>
    <w:rsid w:val="00B87BE6"/>
    <w:rsid w:val="00B87D73"/>
    <w:rsid w:val="00B9012C"/>
    <w:rsid w:val="00B90751"/>
    <w:rsid w:val="00B90C06"/>
    <w:rsid w:val="00B93865"/>
    <w:rsid w:val="00B97690"/>
    <w:rsid w:val="00BA391C"/>
    <w:rsid w:val="00BB4255"/>
    <w:rsid w:val="00BB4F42"/>
    <w:rsid w:val="00BB71E8"/>
    <w:rsid w:val="00BB767C"/>
    <w:rsid w:val="00BB7C4B"/>
    <w:rsid w:val="00BC219E"/>
    <w:rsid w:val="00BC4AAC"/>
    <w:rsid w:val="00BC5BF8"/>
    <w:rsid w:val="00BC6CB3"/>
    <w:rsid w:val="00BC7E56"/>
    <w:rsid w:val="00BD03A8"/>
    <w:rsid w:val="00BD2559"/>
    <w:rsid w:val="00BD2875"/>
    <w:rsid w:val="00BD35FA"/>
    <w:rsid w:val="00BD3EA9"/>
    <w:rsid w:val="00BD406C"/>
    <w:rsid w:val="00BE05F7"/>
    <w:rsid w:val="00BE36DC"/>
    <w:rsid w:val="00BE3B1A"/>
    <w:rsid w:val="00BF1A85"/>
    <w:rsid w:val="00BF485A"/>
    <w:rsid w:val="00BF6237"/>
    <w:rsid w:val="00C01A13"/>
    <w:rsid w:val="00C029CA"/>
    <w:rsid w:val="00C0550E"/>
    <w:rsid w:val="00C11707"/>
    <w:rsid w:val="00C124B7"/>
    <w:rsid w:val="00C14A12"/>
    <w:rsid w:val="00C14F66"/>
    <w:rsid w:val="00C15057"/>
    <w:rsid w:val="00C1715F"/>
    <w:rsid w:val="00C2018C"/>
    <w:rsid w:val="00C20685"/>
    <w:rsid w:val="00C20759"/>
    <w:rsid w:val="00C22772"/>
    <w:rsid w:val="00C2427E"/>
    <w:rsid w:val="00C243C4"/>
    <w:rsid w:val="00C261F0"/>
    <w:rsid w:val="00C26252"/>
    <w:rsid w:val="00C275E4"/>
    <w:rsid w:val="00C27BDF"/>
    <w:rsid w:val="00C313F1"/>
    <w:rsid w:val="00C32016"/>
    <w:rsid w:val="00C342D3"/>
    <w:rsid w:val="00C34F92"/>
    <w:rsid w:val="00C357EF"/>
    <w:rsid w:val="00C35DCE"/>
    <w:rsid w:val="00C40EE8"/>
    <w:rsid w:val="00C4299E"/>
    <w:rsid w:val="00C44288"/>
    <w:rsid w:val="00C47D52"/>
    <w:rsid w:val="00C50DD8"/>
    <w:rsid w:val="00C51F96"/>
    <w:rsid w:val="00C52968"/>
    <w:rsid w:val="00C53205"/>
    <w:rsid w:val="00C541F6"/>
    <w:rsid w:val="00C5433C"/>
    <w:rsid w:val="00C54378"/>
    <w:rsid w:val="00C557F4"/>
    <w:rsid w:val="00C55B0B"/>
    <w:rsid w:val="00C6113C"/>
    <w:rsid w:val="00C62AC2"/>
    <w:rsid w:val="00C6399B"/>
    <w:rsid w:val="00C650CE"/>
    <w:rsid w:val="00C65CF8"/>
    <w:rsid w:val="00C66DB9"/>
    <w:rsid w:val="00C67261"/>
    <w:rsid w:val="00C72D20"/>
    <w:rsid w:val="00C75403"/>
    <w:rsid w:val="00C75B78"/>
    <w:rsid w:val="00C766FF"/>
    <w:rsid w:val="00C779B7"/>
    <w:rsid w:val="00C81520"/>
    <w:rsid w:val="00C8221D"/>
    <w:rsid w:val="00C8600C"/>
    <w:rsid w:val="00C861A3"/>
    <w:rsid w:val="00C91B4C"/>
    <w:rsid w:val="00C921F9"/>
    <w:rsid w:val="00C9274A"/>
    <w:rsid w:val="00C95913"/>
    <w:rsid w:val="00C95AD0"/>
    <w:rsid w:val="00C97D91"/>
    <w:rsid w:val="00CA0A7D"/>
    <w:rsid w:val="00CA29AB"/>
    <w:rsid w:val="00CA61F6"/>
    <w:rsid w:val="00CA7285"/>
    <w:rsid w:val="00CA7426"/>
    <w:rsid w:val="00CB0B2C"/>
    <w:rsid w:val="00CB0C63"/>
    <w:rsid w:val="00CB110F"/>
    <w:rsid w:val="00CB1672"/>
    <w:rsid w:val="00CB257F"/>
    <w:rsid w:val="00CB2E9C"/>
    <w:rsid w:val="00CC2FD3"/>
    <w:rsid w:val="00CC4267"/>
    <w:rsid w:val="00CC50E7"/>
    <w:rsid w:val="00CC5F82"/>
    <w:rsid w:val="00CC6322"/>
    <w:rsid w:val="00CC69A9"/>
    <w:rsid w:val="00CD5501"/>
    <w:rsid w:val="00CD5DFF"/>
    <w:rsid w:val="00CE0FD4"/>
    <w:rsid w:val="00CE16C5"/>
    <w:rsid w:val="00CE36AB"/>
    <w:rsid w:val="00CE4098"/>
    <w:rsid w:val="00CE5168"/>
    <w:rsid w:val="00CE7C0B"/>
    <w:rsid w:val="00CF303D"/>
    <w:rsid w:val="00CF420A"/>
    <w:rsid w:val="00CF7007"/>
    <w:rsid w:val="00CF7E2C"/>
    <w:rsid w:val="00D005E2"/>
    <w:rsid w:val="00D01235"/>
    <w:rsid w:val="00D02EB2"/>
    <w:rsid w:val="00D05351"/>
    <w:rsid w:val="00D06DD3"/>
    <w:rsid w:val="00D06E44"/>
    <w:rsid w:val="00D07AD5"/>
    <w:rsid w:val="00D11D2D"/>
    <w:rsid w:val="00D13D21"/>
    <w:rsid w:val="00D1421B"/>
    <w:rsid w:val="00D21E1B"/>
    <w:rsid w:val="00D22F9C"/>
    <w:rsid w:val="00D23E54"/>
    <w:rsid w:val="00D25458"/>
    <w:rsid w:val="00D26D21"/>
    <w:rsid w:val="00D27D0E"/>
    <w:rsid w:val="00D364A7"/>
    <w:rsid w:val="00D36B05"/>
    <w:rsid w:val="00D3752F"/>
    <w:rsid w:val="00D435B1"/>
    <w:rsid w:val="00D46CB4"/>
    <w:rsid w:val="00D53670"/>
    <w:rsid w:val="00D5466C"/>
    <w:rsid w:val="00D60205"/>
    <w:rsid w:val="00D6266D"/>
    <w:rsid w:val="00D644C6"/>
    <w:rsid w:val="00D657FB"/>
    <w:rsid w:val="00D66E60"/>
    <w:rsid w:val="00D67A32"/>
    <w:rsid w:val="00D703AD"/>
    <w:rsid w:val="00D71CAB"/>
    <w:rsid w:val="00D724FE"/>
    <w:rsid w:val="00D72659"/>
    <w:rsid w:val="00D73D7C"/>
    <w:rsid w:val="00D757F8"/>
    <w:rsid w:val="00D75EBD"/>
    <w:rsid w:val="00D81479"/>
    <w:rsid w:val="00D828B6"/>
    <w:rsid w:val="00D85806"/>
    <w:rsid w:val="00D90841"/>
    <w:rsid w:val="00D915ED"/>
    <w:rsid w:val="00D954B9"/>
    <w:rsid w:val="00D95E0D"/>
    <w:rsid w:val="00D96141"/>
    <w:rsid w:val="00D96A20"/>
    <w:rsid w:val="00D96F3C"/>
    <w:rsid w:val="00DA2518"/>
    <w:rsid w:val="00DB31AF"/>
    <w:rsid w:val="00DB77B4"/>
    <w:rsid w:val="00DC0F53"/>
    <w:rsid w:val="00DC246F"/>
    <w:rsid w:val="00DC284D"/>
    <w:rsid w:val="00DC42BA"/>
    <w:rsid w:val="00DC50BF"/>
    <w:rsid w:val="00DC61BD"/>
    <w:rsid w:val="00DD1936"/>
    <w:rsid w:val="00DD2891"/>
    <w:rsid w:val="00DD3018"/>
    <w:rsid w:val="00DD4AEB"/>
    <w:rsid w:val="00DD6F75"/>
    <w:rsid w:val="00DD7790"/>
    <w:rsid w:val="00DE0327"/>
    <w:rsid w:val="00DE2B28"/>
    <w:rsid w:val="00DE4765"/>
    <w:rsid w:val="00DE5F13"/>
    <w:rsid w:val="00DE6588"/>
    <w:rsid w:val="00DE692F"/>
    <w:rsid w:val="00DE6F75"/>
    <w:rsid w:val="00DE79E9"/>
    <w:rsid w:val="00DF0018"/>
    <w:rsid w:val="00DF3329"/>
    <w:rsid w:val="00E01A04"/>
    <w:rsid w:val="00E01F32"/>
    <w:rsid w:val="00E02DD3"/>
    <w:rsid w:val="00E035B9"/>
    <w:rsid w:val="00E05DEC"/>
    <w:rsid w:val="00E07924"/>
    <w:rsid w:val="00E111C7"/>
    <w:rsid w:val="00E14C15"/>
    <w:rsid w:val="00E219E3"/>
    <w:rsid w:val="00E22839"/>
    <w:rsid w:val="00E26906"/>
    <w:rsid w:val="00E30441"/>
    <w:rsid w:val="00E30E63"/>
    <w:rsid w:val="00E317A6"/>
    <w:rsid w:val="00E31E4D"/>
    <w:rsid w:val="00E320EB"/>
    <w:rsid w:val="00E333F0"/>
    <w:rsid w:val="00E3348A"/>
    <w:rsid w:val="00E40763"/>
    <w:rsid w:val="00E41787"/>
    <w:rsid w:val="00E423DE"/>
    <w:rsid w:val="00E43670"/>
    <w:rsid w:val="00E43B90"/>
    <w:rsid w:val="00E44029"/>
    <w:rsid w:val="00E47C99"/>
    <w:rsid w:val="00E53629"/>
    <w:rsid w:val="00E536CD"/>
    <w:rsid w:val="00E53EE9"/>
    <w:rsid w:val="00E56630"/>
    <w:rsid w:val="00E56FC3"/>
    <w:rsid w:val="00E60B5D"/>
    <w:rsid w:val="00E60C1E"/>
    <w:rsid w:val="00E6438B"/>
    <w:rsid w:val="00E65343"/>
    <w:rsid w:val="00E65CBE"/>
    <w:rsid w:val="00E66340"/>
    <w:rsid w:val="00E665DB"/>
    <w:rsid w:val="00E66ACD"/>
    <w:rsid w:val="00E66FF8"/>
    <w:rsid w:val="00E70A55"/>
    <w:rsid w:val="00E70A5A"/>
    <w:rsid w:val="00E7103A"/>
    <w:rsid w:val="00E730DF"/>
    <w:rsid w:val="00E73540"/>
    <w:rsid w:val="00E73937"/>
    <w:rsid w:val="00E76EA3"/>
    <w:rsid w:val="00E80D5B"/>
    <w:rsid w:val="00E80FB9"/>
    <w:rsid w:val="00E815E4"/>
    <w:rsid w:val="00E818D1"/>
    <w:rsid w:val="00E81B40"/>
    <w:rsid w:val="00E83F90"/>
    <w:rsid w:val="00E844D7"/>
    <w:rsid w:val="00E85E72"/>
    <w:rsid w:val="00E9028A"/>
    <w:rsid w:val="00E90A53"/>
    <w:rsid w:val="00E90AA7"/>
    <w:rsid w:val="00E90D59"/>
    <w:rsid w:val="00E91F13"/>
    <w:rsid w:val="00E93737"/>
    <w:rsid w:val="00E94153"/>
    <w:rsid w:val="00E95188"/>
    <w:rsid w:val="00E97AC2"/>
    <w:rsid w:val="00EA1C67"/>
    <w:rsid w:val="00EA2021"/>
    <w:rsid w:val="00EA642E"/>
    <w:rsid w:val="00EB060A"/>
    <w:rsid w:val="00EB1073"/>
    <w:rsid w:val="00EB3811"/>
    <w:rsid w:val="00EB3C32"/>
    <w:rsid w:val="00EB6AF9"/>
    <w:rsid w:val="00EC2C6D"/>
    <w:rsid w:val="00EC47F4"/>
    <w:rsid w:val="00EC7157"/>
    <w:rsid w:val="00EC7C9D"/>
    <w:rsid w:val="00ED0D6B"/>
    <w:rsid w:val="00ED1ECD"/>
    <w:rsid w:val="00ED29C6"/>
    <w:rsid w:val="00ED3C2B"/>
    <w:rsid w:val="00ED3D71"/>
    <w:rsid w:val="00ED50B4"/>
    <w:rsid w:val="00ED5C07"/>
    <w:rsid w:val="00ED6EC5"/>
    <w:rsid w:val="00EE0731"/>
    <w:rsid w:val="00EE0982"/>
    <w:rsid w:val="00EE09FB"/>
    <w:rsid w:val="00EE36C5"/>
    <w:rsid w:val="00EE487C"/>
    <w:rsid w:val="00EE4A6C"/>
    <w:rsid w:val="00EE782D"/>
    <w:rsid w:val="00EF1BC4"/>
    <w:rsid w:val="00EF1BD7"/>
    <w:rsid w:val="00EF2844"/>
    <w:rsid w:val="00EF394B"/>
    <w:rsid w:val="00EF5344"/>
    <w:rsid w:val="00EF5F92"/>
    <w:rsid w:val="00F01398"/>
    <w:rsid w:val="00F02F1D"/>
    <w:rsid w:val="00F04788"/>
    <w:rsid w:val="00F050E9"/>
    <w:rsid w:val="00F05D8D"/>
    <w:rsid w:val="00F05F72"/>
    <w:rsid w:val="00F16E63"/>
    <w:rsid w:val="00F17074"/>
    <w:rsid w:val="00F233E7"/>
    <w:rsid w:val="00F262CA"/>
    <w:rsid w:val="00F3179F"/>
    <w:rsid w:val="00F3325E"/>
    <w:rsid w:val="00F33B0B"/>
    <w:rsid w:val="00F34ACF"/>
    <w:rsid w:val="00F3570C"/>
    <w:rsid w:val="00F36B3A"/>
    <w:rsid w:val="00F36D0F"/>
    <w:rsid w:val="00F4100D"/>
    <w:rsid w:val="00F44851"/>
    <w:rsid w:val="00F50260"/>
    <w:rsid w:val="00F5548F"/>
    <w:rsid w:val="00F57002"/>
    <w:rsid w:val="00F57F4A"/>
    <w:rsid w:val="00F60E2C"/>
    <w:rsid w:val="00F610BC"/>
    <w:rsid w:val="00F6162F"/>
    <w:rsid w:val="00F6224C"/>
    <w:rsid w:val="00F653BB"/>
    <w:rsid w:val="00F709BE"/>
    <w:rsid w:val="00F710A5"/>
    <w:rsid w:val="00F7124F"/>
    <w:rsid w:val="00F73354"/>
    <w:rsid w:val="00F73DAD"/>
    <w:rsid w:val="00F756E5"/>
    <w:rsid w:val="00F77C44"/>
    <w:rsid w:val="00F815D4"/>
    <w:rsid w:val="00F818E0"/>
    <w:rsid w:val="00F831EB"/>
    <w:rsid w:val="00F84017"/>
    <w:rsid w:val="00F86309"/>
    <w:rsid w:val="00F927D2"/>
    <w:rsid w:val="00F934B7"/>
    <w:rsid w:val="00F941A4"/>
    <w:rsid w:val="00F9667F"/>
    <w:rsid w:val="00F97FD1"/>
    <w:rsid w:val="00FA0E24"/>
    <w:rsid w:val="00FA385D"/>
    <w:rsid w:val="00FA4CB3"/>
    <w:rsid w:val="00FA6318"/>
    <w:rsid w:val="00FA676E"/>
    <w:rsid w:val="00FA6DB6"/>
    <w:rsid w:val="00FB03A3"/>
    <w:rsid w:val="00FC09D6"/>
    <w:rsid w:val="00FC0D11"/>
    <w:rsid w:val="00FC19E7"/>
    <w:rsid w:val="00FC2A10"/>
    <w:rsid w:val="00FC2F4D"/>
    <w:rsid w:val="00FC3685"/>
    <w:rsid w:val="00FC39F9"/>
    <w:rsid w:val="00FC3E0A"/>
    <w:rsid w:val="00FC7E75"/>
    <w:rsid w:val="00FC7F66"/>
    <w:rsid w:val="00FD106C"/>
    <w:rsid w:val="00FD63E6"/>
    <w:rsid w:val="00FE1CFE"/>
    <w:rsid w:val="00FE1FB8"/>
    <w:rsid w:val="00FE2C9C"/>
    <w:rsid w:val="00FE4348"/>
    <w:rsid w:val="00FE5329"/>
    <w:rsid w:val="00FE59C2"/>
    <w:rsid w:val="00FE63A7"/>
    <w:rsid w:val="00FF078F"/>
    <w:rsid w:val="00FF44C1"/>
    <w:rsid w:val="00FF68EB"/>
    <w:rsid w:val="0B8DF771"/>
    <w:rsid w:val="118FF3AC"/>
    <w:rsid w:val="12AC069F"/>
    <w:rsid w:val="6B4C4800"/>
    <w:rsid w:val="712FB07D"/>
    <w:rsid w:val="7F942BBF"/>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C11857"/>
  <w15:docId w15:val="{385D7266-07F7-449E-9D2D-DA9EDEA6760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Verdana" w:hAnsi="Verdana" w:eastAsiaTheme="minorHAnsi" w:cstheme="minorBidi"/>
        <w:sz w:val="18"/>
        <w:szCs w:val="18"/>
        <w:lang w:val="da-DK" w:eastAsia="en-US" w:bidi="ar-SA"/>
      </w:rPr>
    </w:rPrDefault>
    <w:pPrDefault>
      <w:pPr>
        <w:spacing w:line="260" w:lineRule="atLeast"/>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semiHidden="1" w:unhideWhenUsed="1"/>
    <w:lsdException w:name="toc 7" w:uiPriority="39" w:semiHidden="1" w:unhideWhenUsed="1"/>
    <w:lsdException w:name="toc 8" w:uiPriority="39" w:semiHidden="1" w:unhideWhenUsed="1"/>
    <w:lsdException w:name="toc 9" w:semiHidden="1" w:unhideWhenUsed="1"/>
    <w:lsdException w:name="Normal Indent" w:uiPriority="0" w:semiHidden="1" w:unhideWhenUsed="1"/>
    <w:lsdException w:name="footnote text" w:semiHidden="1" w:unhideWhenUsed="1"/>
    <w:lsdException w:name="annotation text" w:semiHidden="1"/>
    <w:lsdException w:name="header" w:semiHidden="1" w:unhideWhenUsed="1"/>
    <w:lsdException w:name="footer" w:semiHidden="1" w:unhideWhenUsed="1"/>
    <w:lsdException w:name="index heading" w:semiHidden="1"/>
    <w:lsdException w:name="caption" w:uiPriority="4" w:semiHidden="1" w:unhideWhenUsed="1"/>
    <w:lsdException w:name="table of figures" w:semiHidden="1" w:unhideWhenUsed="1"/>
    <w:lsdException w:name="envelope address" w:semiHidden="1"/>
    <w:lsdException w:name="envelope return" w:semiHidden="1"/>
    <w:lsdException w:name="footnote reference" w:uiPriority="21" w:semiHidden="1"/>
    <w:lsdException w:name="annotation reference" w:semiHidden="1"/>
    <w:lsdException w:name="line number" w:semiHidden="1"/>
    <w:lsdException w:name="page number" w:semiHidden="1" w:unhideWhenUsed="1"/>
    <w:lsdException w:name="endnote reference" w:semiHidden="1" w:unhideWhenUsed="1"/>
    <w:lsdException w:name="endnote text" w:semiHidden="1" w:unhideWhenUsed="1"/>
    <w:lsdException w:name="table of authorities" w:uiPriority="9" w:semiHidden="1" w:unhideWhenUsed="1"/>
    <w:lsdException w:name="macro" w:semiHidden="1"/>
    <w:lsdException w:name="toa heading" w:semiHidden="1" w:unhideWhenUsed="1"/>
    <w:lsdException w:name="List" w:semiHidden="1"/>
    <w:lsdException w:name="List Bullet" w:semiHidden="1" w:unhideWhenUsed="1" w:qFormat="1"/>
    <w:lsdException w:name="List Number" w:qFormat="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unhideWhenUsed="1"/>
    <w:lsdException w:name="Default Paragraph Font" w:uiPriority="1" w:semiHidden="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lsdException w:name="FollowedHyperlink" w:uiPriority="21" w:semiHidden="1"/>
    <w:lsdException w:name="Strong" w:uiPriority="22"/>
    <w:lsdException w:name="Emphasis" w:uiPriority="19" w:semiHidden="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nhideWhenUsed="1"/>
    <w:lsdException w:name="HTML Sample" w:semiHidden="1"/>
    <w:lsdException w:name="HTML Typewriter" w:semiHidden="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83F90"/>
  </w:style>
  <w:style w:type="paragraph" w:styleId="Overskrift1">
    <w:name w:val="heading 1"/>
    <w:basedOn w:val="Normal"/>
    <w:next w:val="Normal"/>
    <w:link w:val="Overskrift1Tegn"/>
    <w:uiPriority w:val="99"/>
    <w:qFormat/>
    <w:rsid w:val="000A32DD"/>
    <w:pPr>
      <w:keepNext/>
      <w:keepLines/>
      <w:pageBreakBefore/>
      <w:numPr>
        <w:numId w:val="13"/>
      </w:numPr>
      <w:suppressAutoHyphens/>
      <w:spacing w:after="280" w:line="360" w:lineRule="atLeast"/>
      <w:contextualSpacing/>
      <w:outlineLvl w:val="0"/>
    </w:pPr>
    <w:rPr>
      <w:rFonts w:eastAsiaTheme="majorEastAsia" w:cstheme="majorBidi"/>
      <w:b/>
      <w:bCs/>
      <w:caps/>
      <w:color w:val="009DF0" w:themeColor="text2"/>
      <w:sz w:val="28"/>
      <w:szCs w:val="28"/>
    </w:rPr>
  </w:style>
  <w:style w:type="paragraph" w:styleId="Overskrift2">
    <w:name w:val="heading 2"/>
    <w:basedOn w:val="Normal"/>
    <w:next w:val="Normal"/>
    <w:link w:val="Overskrift2Tegn"/>
    <w:uiPriority w:val="99"/>
    <w:qFormat/>
    <w:rsid w:val="000A32DD"/>
    <w:pPr>
      <w:keepNext/>
      <w:keepLines/>
      <w:numPr>
        <w:ilvl w:val="1"/>
        <w:numId w:val="13"/>
      </w:numPr>
      <w:suppressAutoHyphens/>
      <w:spacing w:before="260"/>
      <w:contextualSpacing/>
      <w:outlineLvl w:val="1"/>
    </w:pPr>
    <w:rPr>
      <w:rFonts w:eastAsiaTheme="majorEastAsia" w:cstheme="majorBidi"/>
      <w:b/>
      <w:bCs/>
      <w:sz w:val="20"/>
      <w:szCs w:val="26"/>
    </w:rPr>
  </w:style>
  <w:style w:type="paragraph" w:styleId="Overskrift3">
    <w:name w:val="heading 3"/>
    <w:basedOn w:val="Normal"/>
    <w:next w:val="Normal"/>
    <w:link w:val="Overskrift3Tegn"/>
    <w:uiPriority w:val="99"/>
    <w:qFormat/>
    <w:rsid w:val="006C0A4C"/>
    <w:pPr>
      <w:keepNext/>
      <w:keepLines/>
      <w:numPr>
        <w:ilvl w:val="2"/>
        <w:numId w:val="13"/>
      </w:numPr>
      <w:spacing w:before="260"/>
      <w:contextualSpacing/>
      <w:outlineLvl w:val="2"/>
    </w:pPr>
    <w:rPr>
      <w:rFonts w:eastAsiaTheme="majorEastAsia" w:cstheme="majorBidi"/>
      <w:b/>
      <w:bCs/>
      <w:caps/>
    </w:rPr>
  </w:style>
  <w:style w:type="paragraph" w:styleId="Overskrift4">
    <w:name w:val="heading 4"/>
    <w:basedOn w:val="Normal"/>
    <w:next w:val="Normal"/>
    <w:link w:val="Overskrift4Tegn"/>
    <w:uiPriority w:val="99"/>
    <w:qFormat/>
    <w:rsid w:val="006C0A4C"/>
    <w:pPr>
      <w:keepNext/>
      <w:keepLines/>
      <w:numPr>
        <w:ilvl w:val="3"/>
        <w:numId w:val="13"/>
      </w:numPr>
      <w:spacing w:before="260"/>
      <w:contextualSpacing/>
      <w:outlineLvl w:val="3"/>
    </w:pPr>
    <w:rPr>
      <w:rFonts w:eastAsiaTheme="majorEastAsia" w:cstheme="majorBidi"/>
      <w:b/>
      <w:bCs/>
      <w:iCs/>
    </w:rPr>
  </w:style>
  <w:style w:type="paragraph" w:styleId="Overskrift5">
    <w:name w:val="heading 5"/>
    <w:basedOn w:val="Normal"/>
    <w:next w:val="Normal"/>
    <w:link w:val="Overskrift5Tegn"/>
    <w:uiPriority w:val="99"/>
    <w:qFormat/>
    <w:rsid w:val="006C0A4C"/>
    <w:pPr>
      <w:keepNext/>
      <w:keepLines/>
      <w:numPr>
        <w:ilvl w:val="4"/>
        <w:numId w:val="13"/>
      </w:numPr>
      <w:spacing w:before="260"/>
      <w:contextualSpacing/>
      <w:outlineLvl w:val="4"/>
    </w:pPr>
    <w:rPr>
      <w:rFonts w:eastAsiaTheme="majorEastAsia" w:cstheme="majorBidi"/>
      <w:caps/>
    </w:rPr>
  </w:style>
  <w:style w:type="paragraph" w:styleId="Overskrift6">
    <w:name w:val="heading 6"/>
    <w:basedOn w:val="Normal"/>
    <w:next w:val="Normal"/>
    <w:link w:val="Overskrift6Tegn"/>
    <w:uiPriority w:val="99"/>
    <w:qFormat/>
    <w:rsid w:val="009E4B94"/>
    <w:pPr>
      <w:keepNext/>
      <w:keepLines/>
      <w:numPr>
        <w:ilvl w:val="5"/>
        <w:numId w:val="13"/>
      </w:numPr>
      <w:spacing w:before="260"/>
      <w:contextualSpacing/>
      <w:outlineLvl w:val="5"/>
    </w:pPr>
    <w:rPr>
      <w:rFonts w:eastAsiaTheme="majorEastAsia" w:cstheme="majorBidi"/>
      <w:b/>
      <w:iCs/>
    </w:rPr>
  </w:style>
  <w:style w:type="paragraph" w:styleId="Overskrift7">
    <w:name w:val="heading 7"/>
    <w:basedOn w:val="Normal"/>
    <w:next w:val="Normal"/>
    <w:link w:val="Overskrift7Tegn"/>
    <w:uiPriority w:val="99"/>
    <w:qFormat/>
    <w:rsid w:val="009E4B94"/>
    <w:pPr>
      <w:keepNext/>
      <w:keepLines/>
      <w:numPr>
        <w:ilvl w:val="6"/>
        <w:numId w:val="13"/>
      </w:numPr>
      <w:spacing w:before="260"/>
      <w:contextualSpacing/>
      <w:outlineLvl w:val="6"/>
    </w:pPr>
    <w:rPr>
      <w:rFonts w:eastAsiaTheme="majorEastAsia" w:cstheme="majorBidi"/>
      <w:b/>
      <w:iCs/>
    </w:rPr>
  </w:style>
  <w:style w:type="paragraph" w:styleId="Overskrift8">
    <w:name w:val="heading 8"/>
    <w:basedOn w:val="Normal"/>
    <w:next w:val="Normal"/>
    <w:link w:val="Overskrift8Tegn"/>
    <w:uiPriority w:val="99"/>
    <w:qFormat/>
    <w:rsid w:val="009E4B94"/>
    <w:pPr>
      <w:keepNext/>
      <w:keepLines/>
      <w:numPr>
        <w:ilvl w:val="7"/>
        <w:numId w:val="13"/>
      </w:numPr>
      <w:spacing w:before="260"/>
      <w:contextualSpacing/>
      <w:outlineLvl w:val="7"/>
    </w:pPr>
    <w:rPr>
      <w:rFonts w:eastAsiaTheme="majorEastAsia" w:cstheme="majorBidi"/>
      <w:b/>
      <w:szCs w:val="20"/>
    </w:rPr>
  </w:style>
  <w:style w:type="paragraph" w:styleId="Overskrift9">
    <w:name w:val="heading 9"/>
    <w:basedOn w:val="Normal"/>
    <w:next w:val="Normal"/>
    <w:link w:val="Overskrift9Tegn"/>
    <w:uiPriority w:val="99"/>
    <w:qFormat/>
    <w:rsid w:val="009E4B94"/>
    <w:pPr>
      <w:keepNext/>
      <w:keepLines/>
      <w:numPr>
        <w:ilvl w:val="8"/>
        <w:numId w:val="13"/>
      </w:numPr>
      <w:spacing w:before="260"/>
      <w:contextualSpacing/>
      <w:outlineLvl w:val="8"/>
    </w:pPr>
    <w:rPr>
      <w:rFonts w:eastAsiaTheme="majorEastAsia" w:cstheme="majorBidi"/>
      <w:b/>
      <w:iCs/>
      <w:szCs w:val="20"/>
    </w:rPr>
  </w:style>
  <w:style w:type="character" w:styleId="Standardskrifttypeiafsnit" w:default="1">
    <w:name w:val="Default Paragraph Font"/>
    <w:uiPriority w:val="1"/>
    <w:semiHidden/>
    <w:unhideWhenUsed/>
  </w:style>
  <w:style w:type="table" w:styleId="Tabel-Normal" w:default="1">
    <w:name w:val="Normal Table"/>
    <w:uiPriority w:val="99"/>
    <w:semiHidden/>
    <w:unhideWhenUsed/>
    <w:tblPr>
      <w:tblInd w:w="0" w:type="dxa"/>
      <w:tblCellMar>
        <w:top w:w="0" w:type="dxa"/>
        <w:left w:w="108" w:type="dxa"/>
        <w:bottom w:w="0" w:type="dxa"/>
        <w:right w:w="108" w:type="dxa"/>
      </w:tblCellMar>
    </w:tblPr>
  </w:style>
  <w:style w:type="numbering" w:styleId="Ingenoversigt" w:default="1">
    <w:name w:val="No List"/>
    <w:uiPriority w:val="99"/>
    <w:semiHidden/>
    <w:unhideWhenUsed/>
  </w:style>
  <w:style w:type="paragraph" w:styleId="Sidehoved">
    <w:name w:val="header"/>
    <w:basedOn w:val="Normal"/>
    <w:link w:val="SidehovedTegn"/>
    <w:uiPriority w:val="21"/>
    <w:semiHidden/>
    <w:rsid w:val="002D43D1"/>
    <w:pPr>
      <w:spacing w:line="160" w:lineRule="atLeast"/>
      <w:ind w:left="-567"/>
    </w:pPr>
    <w:rPr>
      <w:noProof/>
      <w:sz w:val="12"/>
    </w:rPr>
  </w:style>
  <w:style w:type="character" w:styleId="SidehovedTegn" w:customStyle="1">
    <w:name w:val="Sidehoved Tegn"/>
    <w:basedOn w:val="Standardskrifttypeiafsnit"/>
    <w:link w:val="Sidehoved"/>
    <w:uiPriority w:val="21"/>
    <w:semiHidden/>
    <w:rsid w:val="002D43D1"/>
    <w:rPr>
      <w:noProof/>
      <w:sz w:val="12"/>
      <w:lang w:val="da-DK"/>
    </w:rPr>
  </w:style>
  <w:style w:type="paragraph" w:styleId="Sidefod">
    <w:name w:val="footer"/>
    <w:basedOn w:val="Normal"/>
    <w:link w:val="SidefodTegn"/>
    <w:uiPriority w:val="99"/>
    <w:rsid w:val="00C2018C"/>
    <w:pPr>
      <w:tabs>
        <w:tab w:val="center" w:pos="4819"/>
        <w:tab w:val="right" w:pos="9638"/>
      </w:tabs>
      <w:spacing w:line="200" w:lineRule="atLeast"/>
    </w:pPr>
    <w:rPr>
      <w:sz w:val="12"/>
    </w:rPr>
  </w:style>
  <w:style w:type="character" w:styleId="SidefodTegn" w:customStyle="1">
    <w:name w:val="Sidefod Tegn"/>
    <w:basedOn w:val="Standardskrifttypeiafsnit"/>
    <w:link w:val="Sidefod"/>
    <w:uiPriority w:val="99"/>
    <w:rsid w:val="00A539A2"/>
    <w:rPr>
      <w:sz w:val="12"/>
      <w:lang w:val="da-DK"/>
    </w:rPr>
  </w:style>
  <w:style w:type="character" w:styleId="Overskrift1Tegn" w:customStyle="1">
    <w:name w:val="Overskrift 1 Tegn"/>
    <w:basedOn w:val="Standardskrifttypeiafsnit"/>
    <w:link w:val="Overskrift1"/>
    <w:uiPriority w:val="1"/>
    <w:rsid w:val="000A32DD"/>
    <w:rPr>
      <w:rFonts w:eastAsiaTheme="majorEastAsia" w:cstheme="majorBidi"/>
      <w:b/>
      <w:bCs/>
      <w:caps/>
      <w:color w:val="009DF0" w:themeColor="text2"/>
      <w:sz w:val="28"/>
      <w:szCs w:val="28"/>
      <w:lang w:val="da-DK"/>
    </w:rPr>
  </w:style>
  <w:style w:type="character" w:styleId="Overskrift2Tegn" w:customStyle="1">
    <w:name w:val="Overskrift 2 Tegn"/>
    <w:basedOn w:val="Standardskrifttypeiafsnit"/>
    <w:link w:val="Overskrift2"/>
    <w:uiPriority w:val="1"/>
    <w:rsid w:val="000A32DD"/>
    <w:rPr>
      <w:rFonts w:eastAsiaTheme="majorEastAsia" w:cstheme="majorBidi"/>
      <w:b/>
      <w:bCs/>
      <w:sz w:val="20"/>
      <w:szCs w:val="26"/>
      <w:lang w:val="da-DK"/>
    </w:rPr>
  </w:style>
  <w:style w:type="character" w:styleId="Overskrift3Tegn" w:customStyle="1">
    <w:name w:val="Overskrift 3 Tegn"/>
    <w:basedOn w:val="Standardskrifttypeiafsnit"/>
    <w:link w:val="Overskrift3"/>
    <w:uiPriority w:val="1"/>
    <w:rsid w:val="006C0A4C"/>
    <w:rPr>
      <w:rFonts w:eastAsiaTheme="majorEastAsia" w:cstheme="majorBidi"/>
      <w:b/>
      <w:bCs/>
      <w:caps/>
      <w:lang w:val="da-DK"/>
    </w:rPr>
  </w:style>
  <w:style w:type="character" w:styleId="Overskrift4Tegn" w:customStyle="1">
    <w:name w:val="Overskrift 4 Tegn"/>
    <w:basedOn w:val="Standardskrifttypeiafsnit"/>
    <w:link w:val="Overskrift4"/>
    <w:uiPriority w:val="1"/>
    <w:rsid w:val="006C0A4C"/>
    <w:rPr>
      <w:rFonts w:eastAsiaTheme="majorEastAsia" w:cstheme="majorBidi"/>
      <w:b/>
      <w:bCs/>
      <w:iCs/>
      <w:lang w:val="da-DK"/>
    </w:rPr>
  </w:style>
  <w:style w:type="character" w:styleId="Overskrift5Tegn" w:customStyle="1">
    <w:name w:val="Overskrift 5 Tegn"/>
    <w:basedOn w:val="Standardskrifttypeiafsnit"/>
    <w:link w:val="Overskrift5"/>
    <w:uiPriority w:val="1"/>
    <w:rsid w:val="006C0A4C"/>
    <w:rPr>
      <w:rFonts w:eastAsiaTheme="majorEastAsia" w:cstheme="majorBidi"/>
      <w:caps/>
      <w:lang w:val="da-DK"/>
    </w:rPr>
  </w:style>
  <w:style w:type="character" w:styleId="Overskrift6Tegn" w:customStyle="1">
    <w:name w:val="Overskrift 6 Tegn"/>
    <w:basedOn w:val="Standardskrifttypeiafsnit"/>
    <w:link w:val="Overskrift6"/>
    <w:uiPriority w:val="1"/>
    <w:semiHidden/>
    <w:rsid w:val="00004865"/>
    <w:rPr>
      <w:rFonts w:eastAsiaTheme="majorEastAsia" w:cstheme="majorBidi"/>
      <w:b/>
      <w:iCs/>
      <w:lang w:val="da-DK"/>
    </w:rPr>
  </w:style>
  <w:style w:type="character" w:styleId="Overskrift7Tegn" w:customStyle="1">
    <w:name w:val="Overskrift 7 Tegn"/>
    <w:basedOn w:val="Standardskrifttypeiafsnit"/>
    <w:link w:val="Overskrift7"/>
    <w:uiPriority w:val="1"/>
    <w:semiHidden/>
    <w:rsid w:val="00004865"/>
    <w:rPr>
      <w:rFonts w:eastAsiaTheme="majorEastAsia" w:cstheme="majorBidi"/>
      <w:b/>
      <w:iCs/>
      <w:lang w:val="da-DK"/>
    </w:rPr>
  </w:style>
  <w:style w:type="character" w:styleId="Overskrift8Tegn" w:customStyle="1">
    <w:name w:val="Overskrift 8 Tegn"/>
    <w:basedOn w:val="Standardskrifttypeiafsnit"/>
    <w:link w:val="Overskrift8"/>
    <w:uiPriority w:val="1"/>
    <w:semiHidden/>
    <w:rsid w:val="00004865"/>
    <w:rPr>
      <w:rFonts w:eastAsiaTheme="majorEastAsia" w:cstheme="majorBidi"/>
      <w:b/>
      <w:szCs w:val="20"/>
      <w:lang w:val="da-DK"/>
    </w:rPr>
  </w:style>
  <w:style w:type="character" w:styleId="Overskrift9Tegn" w:customStyle="1">
    <w:name w:val="Overskrift 9 Tegn"/>
    <w:basedOn w:val="Standardskrifttypeiafsnit"/>
    <w:link w:val="Overskrift9"/>
    <w:uiPriority w:val="1"/>
    <w:semiHidden/>
    <w:rsid w:val="00004865"/>
    <w:rPr>
      <w:rFonts w:eastAsiaTheme="majorEastAsia" w:cstheme="majorBidi"/>
      <w:b/>
      <w:iCs/>
      <w:szCs w:val="20"/>
      <w:lang w:val="da-DK"/>
    </w:rPr>
  </w:style>
  <w:style w:type="paragraph" w:styleId="Titel">
    <w:name w:val="Title"/>
    <w:basedOn w:val="Normal"/>
    <w:next w:val="Normal"/>
    <w:link w:val="TitelTegn"/>
    <w:uiPriority w:val="19"/>
    <w:semiHidden/>
    <w:rsid w:val="009E4B94"/>
    <w:pPr>
      <w:spacing w:before="500" w:after="500" w:line="500" w:lineRule="atLeast"/>
      <w:contextualSpacing/>
    </w:pPr>
    <w:rPr>
      <w:rFonts w:eastAsiaTheme="majorEastAsia" w:cstheme="majorBidi"/>
      <w:b/>
      <w:kern w:val="28"/>
      <w:sz w:val="40"/>
      <w:szCs w:val="52"/>
    </w:rPr>
  </w:style>
  <w:style w:type="character" w:styleId="TitelTegn" w:customStyle="1">
    <w:name w:val="Titel Tegn"/>
    <w:basedOn w:val="Standardskrifttypeiafsnit"/>
    <w:link w:val="Titel"/>
    <w:uiPriority w:val="19"/>
    <w:semiHidden/>
    <w:rsid w:val="00004865"/>
    <w:rPr>
      <w:rFonts w:eastAsiaTheme="majorEastAsia" w:cstheme="majorBidi"/>
      <w:b/>
      <w:kern w:val="28"/>
      <w:sz w:val="40"/>
      <w:szCs w:val="52"/>
      <w:lang w:val="da-DK"/>
    </w:rPr>
  </w:style>
  <w:style w:type="paragraph" w:styleId="Undertitel">
    <w:name w:val="Subtitle"/>
    <w:basedOn w:val="Normal"/>
    <w:next w:val="Normal"/>
    <w:link w:val="UndertitelTegn"/>
    <w:uiPriority w:val="19"/>
    <w:semiHidden/>
    <w:rsid w:val="009E4B94"/>
    <w:pPr>
      <w:numPr>
        <w:ilvl w:val="1"/>
      </w:numPr>
      <w:spacing w:before="400" w:after="400" w:line="400" w:lineRule="atLeast"/>
      <w:contextualSpacing/>
    </w:pPr>
    <w:rPr>
      <w:rFonts w:eastAsiaTheme="majorEastAsia" w:cstheme="majorBidi"/>
      <w:b/>
      <w:iCs/>
      <w:sz w:val="36"/>
      <w:szCs w:val="24"/>
    </w:rPr>
  </w:style>
  <w:style w:type="character" w:styleId="UndertitelTegn" w:customStyle="1">
    <w:name w:val="Undertitel Tegn"/>
    <w:basedOn w:val="Standardskrifttypeiafsnit"/>
    <w:link w:val="Undertitel"/>
    <w:uiPriority w:val="19"/>
    <w:semiHidden/>
    <w:rsid w:val="00004865"/>
    <w:rPr>
      <w:rFonts w:eastAsiaTheme="majorEastAsia" w:cstheme="majorBidi"/>
      <w:b/>
      <w:iCs/>
      <w:sz w:val="36"/>
      <w:szCs w:val="24"/>
      <w:lang w:val="da-DK"/>
    </w:rPr>
  </w:style>
  <w:style w:type="character" w:styleId="Svagfremhvning">
    <w:name w:val="Subtle Emphasis"/>
    <w:basedOn w:val="Standardskrifttypeiafsnit"/>
    <w:uiPriority w:val="99"/>
    <w:semiHidden/>
    <w:qFormat/>
    <w:rsid w:val="009E4B94"/>
    <w:rPr>
      <w:i/>
      <w:iCs/>
      <w:color w:val="999999" w:themeColor="text1" w:themeTint="7F"/>
      <w:lang w:val="da-DK"/>
    </w:rPr>
  </w:style>
  <w:style w:type="character" w:styleId="Kraftigfremhvning">
    <w:name w:val="Intense Emphasis"/>
    <w:basedOn w:val="Standardskrifttypeiafsnit"/>
    <w:uiPriority w:val="19"/>
    <w:semiHidden/>
    <w:rsid w:val="009E4B94"/>
    <w:rPr>
      <w:b/>
      <w:bCs/>
      <w:i/>
      <w:iCs/>
      <w:color w:val="auto"/>
      <w:lang w:val="da-DK"/>
    </w:rPr>
  </w:style>
  <w:style w:type="character" w:styleId="Strk">
    <w:name w:val="Strong"/>
    <w:basedOn w:val="Standardskrifttypeiafsnit"/>
    <w:uiPriority w:val="19"/>
    <w:semiHidden/>
    <w:rsid w:val="009E4B94"/>
    <w:rPr>
      <w:b/>
      <w:bCs/>
      <w:lang w:val="da-DK"/>
    </w:rPr>
  </w:style>
  <w:style w:type="paragraph" w:styleId="Strktcitat">
    <w:name w:val="Intense Quote"/>
    <w:basedOn w:val="Normal"/>
    <w:next w:val="Normal"/>
    <w:link w:val="StrktcitatTegn"/>
    <w:uiPriority w:val="19"/>
    <w:semiHidden/>
    <w:rsid w:val="007546AF"/>
    <w:pPr>
      <w:spacing w:before="260" w:after="260"/>
      <w:ind w:left="851" w:right="851"/>
    </w:pPr>
    <w:rPr>
      <w:b/>
      <w:bCs/>
      <w:i/>
      <w:iCs/>
    </w:rPr>
  </w:style>
  <w:style w:type="character" w:styleId="StrktcitatTegn" w:customStyle="1">
    <w:name w:val="Stærkt citat Tegn"/>
    <w:basedOn w:val="Standardskrifttypeiafsnit"/>
    <w:link w:val="Strktcitat"/>
    <w:uiPriority w:val="19"/>
    <w:semiHidden/>
    <w:rsid w:val="00004865"/>
    <w:rPr>
      <w:b/>
      <w:bCs/>
      <w:i/>
      <w:iCs/>
      <w:lang w:val="da-DK"/>
    </w:rPr>
  </w:style>
  <w:style w:type="character" w:styleId="Svaghenvisning">
    <w:name w:val="Subtle Reference"/>
    <w:basedOn w:val="Standardskrifttypeiafsnit"/>
    <w:uiPriority w:val="99"/>
    <w:semiHidden/>
    <w:qFormat/>
    <w:rsid w:val="002E74A4"/>
    <w:rPr>
      <w:caps w:val="0"/>
      <w:smallCaps w:val="0"/>
      <w:color w:val="auto"/>
      <w:u w:val="single"/>
      <w:lang w:val="da-DK"/>
    </w:rPr>
  </w:style>
  <w:style w:type="character" w:styleId="Kraftighenvisning">
    <w:name w:val="Intense Reference"/>
    <w:basedOn w:val="Standardskrifttypeiafsnit"/>
    <w:uiPriority w:val="99"/>
    <w:semiHidden/>
    <w:qFormat/>
    <w:rsid w:val="002E74A4"/>
    <w:rPr>
      <w:b/>
      <w:bCs/>
      <w:caps w:val="0"/>
      <w:smallCaps w:val="0"/>
      <w:color w:val="auto"/>
      <w:spacing w:val="5"/>
      <w:u w:val="single"/>
      <w:lang w:val="da-DK"/>
    </w:rPr>
  </w:style>
  <w:style w:type="paragraph" w:styleId="Billedtekst">
    <w:name w:val="caption"/>
    <w:basedOn w:val="Normal"/>
    <w:next w:val="Caption-Text"/>
    <w:uiPriority w:val="4"/>
    <w:rsid w:val="001E1890"/>
    <w:pPr>
      <w:spacing w:before="170" w:after="100" w:line="200" w:lineRule="atLeast"/>
    </w:pPr>
    <w:rPr>
      <w:b/>
      <w:bCs/>
      <w:color w:val="009DF0" w:themeColor="text2"/>
      <w:sz w:val="14"/>
    </w:rPr>
  </w:style>
  <w:style w:type="paragraph" w:styleId="Indholdsfortegnelse1">
    <w:name w:val="toc 1"/>
    <w:basedOn w:val="Normal"/>
    <w:next w:val="Normal"/>
    <w:uiPriority w:val="39"/>
    <w:rsid w:val="00841A14"/>
    <w:pPr>
      <w:tabs>
        <w:tab w:val="left" w:pos="510"/>
        <w:tab w:val="right" w:pos="7229"/>
      </w:tabs>
      <w:ind w:left="510" w:right="2268" w:hanging="1077"/>
    </w:pPr>
    <w:rPr>
      <w:rFonts w:eastAsia="Times New Roman" w:cs="Times New Roman"/>
      <w:b/>
    </w:rPr>
  </w:style>
  <w:style w:type="paragraph" w:styleId="Indholdsfortegnelse2">
    <w:name w:val="toc 2"/>
    <w:basedOn w:val="Normal"/>
    <w:next w:val="Normal"/>
    <w:uiPriority w:val="39"/>
    <w:rsid w:val="00841A14"/>
    <w:pPr>
      <w:tabs>
        <w:tab w:val="left" w:pos="510"/>
        <w:tab w:val="right" w:pos="7229"/>
      </w:tabs>
      <w:ind w:left="510" w:right="2268" w:hanging="1077"/>
    </w:pPr>
    <w:rPr>
      <w:rFonts w:eastAsia="Times New Roman" w:cs="Times New Roman"/>
    </w:rPr>
  </w:style>
  <w:style w:type="paragraph" w:styleId="Indholdsfortegnelse3">
    <w:name w:val="toc 3"/>
    <w:basedOn w:val="Normal"/>
    <w:next w:val="Normal"/>
    <w:uiPriority w:val="39"/>
    <w:rsid w:val="00841A14"/>
    <w:pPr>
      <w:tabs>
        <w:tab w:val="left" w:pos="510"/>
        <w:tab w:val="right" w:pos="7229"/>
      </w:tabs>
      <w:ind w:left="510" w:right="2268" w:hanging="1077"/>
    </w:pPr>
    <w:rPr>
      <w:rFonts w:eastAsia="Times New Roman" w:cs="Times New Roman"/>
    </w:rPr>
  </w:style>
  <w:style w:type="paragraph" w:styleId="Indholdsfortegnelse4">
    <w:name w:val="toc 4"/>
    <w:basedOn w:val="Normal"/>
    <w:next w:val="Normal"/>
    <w:link w:val="Indholdsfortegnelse4Tegn"/>
    <w:uiPriority w:val="39"/>
    <w:rsid w:val="00C72D20"/>
    <w:pPr>
      <w:tabs>
        <w:tab w:val="left" w:pos="510"/>
        <w:tab w:val="right" w:pos="7229"/>
      </w:tabs>
      <w:ind w:left="510" w:right="2268" w:hanging="1077"/>
    </w:pPr>
    <w:rPr>
      <w:rFonts w:eastAsia="Times New Roman" w:cs="Times New Roman"/>
    </w:rPr>
  </w:style>
  <w:style w:type="paragraph" w:styleId="Indholdsfortegnelse5">
    <w:name w:val="toc 5"/>
    <w:basedOn w:val="Normal"/>
    <w:next w:val="Normal"/>
    <w:uiPriority w:val="39"/>
    <w:rsid w:val="00C72D20"/>
    <w:pPr>
      <w:tabs>
        <w:tab w:val="left" w:pos="510"/>
        <w:tab w:val="right" w:pos="7229"/>
      </w:tabs>
      <w:ind w:left="510" w:right="2268" w:hanging="1077"/>
    </w:pPr>
    <w:rPr>
      <w:rFonts w:eastAsia="Times New Roman" w:cs="Times New Roman"/>
    </w:rPr>
  </w:style>
  <w:style w:type="paragraph" w:styleId="Indholdsfortegnelse6">
    <w:name w:val="toc 6"/>
    <w:basedOn w:val="Normal"/>
    <w:next w:val="Normal"/>
    <w:uiPriority w:val="39"/>
    <w:semiHidden/>
    <w:rsid w:val="00A27A90"/>
    <w:pPr>
      <w:tabs>
        <w:tab w:val="right" w:pos="7229"/>
      </w:tabs>
      <w:ind w:left="-567" w:right="2268"/>
    </w:pPr>
    <w:rPr>
      <w:rFonts w:eastAsia="Times New Roman" w:cs="Times New Roman"/>
    </w:rPr>
  </w:style>
  <w:style w:type="paragraph" w:styleId="Indholdsfortegnelse7">
    <w:name w:val="toc 7"/>
    <w:basedOn w:val="Normal"/>
    <w:next w:val="Normal"/>
    <w:uiPriority w:val="39"/>
    <w:semiHidden/>
    <w:rsid w:val="00A27A90"/>
    <w:pPr>
      <w:spacing w:before="240"/>
      <w:ind w:left="-567" w:right="2268"/>
    </w:pPr>
    <w:rPr>
      <w:rFonts w:eastAsia="Times New Roman" w:cs="Times New Roman"/>
      <w:b/>
    </w:rPr>
  </w:style>
  <w:style w:type="paragraph" w:styleId="Indholdsfortegnelse8">
    <w:name w:val="toc 8"/>
    <w:basedOn w:val="Normal"/>
    <w:next w:val="Normal"/>
    <w:uiPriority w:val="39"/>
    <w:semiHidden/>
    <w:rsid w:val="00A27A90"/>
    <w:pPr>
      <w:ind w:left="-567" w:right="2268"/>
    </w:pPr>
    <w:rPr>
      <w:rFonts w:eastAsia="Times New Roman" w:cs="Times New Roman"/>
    </w:rPr>
  </w:style>
  <w:style w:type="paragraph" w:styleId="Indholdsfortegnelse9">
    <w:name w:val="toc 9"/>
    <w:basedOn w:val="Normal"/>
    <w:next w:val="Normal"/>
    <w:uiPriority w:val="39"/>
    <w:semiHidden/>
    <w:rsid w:val="00A27A90"/>
    <w:pPr>
      <w:ind w:left="-567" w:right="2268"/>
    </w:pPr>
    <w:rPr>
      <w:rFonts w:eastAsia="Times New Roman" w:cs="Times New Roman"/>
    </w:rPr>
  </w:style>
  <w:style w:type="paragraph" w:styleId="Overskrift">
    <w:name w:val="TOC Heading"/>
    <w:basedOn w:val="Normal"/>
    <w:next w:val="Normal"/>
    <w:uiPriority w:val="39"/>
    <w:semiHidden/>
    <w:rsid w:val="00065C3C"/>
    <w:rPr>
      <w:b/>
      <w:caps/>
      <w:color w:val="009DF0" w:themeColor="text2"/>
      <w:sz w:val="22"/>
    </w:rPr>
  </w:style>
  <w:style w:type="paragraph" w:styleId="Bloktekst">
    <w:name w:val="Block Text"/>
    <w:basedOn w:val="Normal"/>
    <w:uiPriority w:val="99"/>
    <w:semiHidden/>
    <w:rsid w:val="009E4B94"/>
    <w:pPr>
      <w:pBdr>
        <w:top w:val="single" w:color="989898" w:themeColor="text1" w:themeTint="80" w:sz="2" w:space="10"/>
        <w:left w:val="single" w:color="989898" w:themeColor="text1" w:themeTint="80" w:sz="2" w:space="10"/>
        <w:bottom w:val="single" w:color="989898" w:themeColor="text1" w:themeTint="80" w:sz="2" w:space="10"/>
        <w:right w:val="single" w:color="989898" w:themeColor="text1" w:themeTint="80" w:sz="2" w:space="10"/>
      </w:pBdr>
      <w:ind w:left="1151" w:right="1151"/>
    </w:pPr>
    <w:rPr>
      <w:rFonts w:eastAsiaTheme="minorEastAsia"/>
      <w:i/>
      <w:iCs/>
    </w:rPr>
  </w:style>
  <w:style w:type="paragraph" w:styleId="Slutnotetekst">
    <w:name w:val="endnote text"/>
    <w:basedOn w:val="Normal"/>
    <w:link w:val="SlutnotetekstTegn"/>
    <w:uiPriority w:val="21"/>
    <w:semiHidden/>
    <w:rsid w:val="00050588"/>
    <w:pPr>
      <w:spacing w:line="200" w:lineRule="atLeast"/>
      <w:ind w:left="85" w:hanging="85"/>
    </w:pPr>
    <w:rPr>
      <w:color w:val="797766" w:themeColor="background2"/>
      <w:sz w:val="12"/>
      <w:szCs w:val="20"/>
    </w:rPr>
  </w:style>
  <w:style w:type="character" w:styleId="SlutnotetekstTegn" w:customStyle="1">
    <w:name w:val="Slutnotetekst Tegn"/>
    <w:basedOn w:val="Standardskrifttypeiafsnit"/>
    <w:link w:val="Slutnotetekst"/>
    <w:uiPriority w:val="21"/>
    <w:semiHidden/>
    <w:rsid w:val="00A539A2"/>
    <w:rPr>
      <w:color w:val="797766" w:themeColor="background2"/>
      <w:sz w:val="12"/>
      <w:szCs w:val="20"/>
      <w:lang w:val="da-DK"/>
    </w:rPr>
  </w:style>
  <w:style w:type="character" w:styleId="Slutnotehenvisning">
    <w:name w:val="endnote reference"/>
    <w:basedOn w:val="Standardskrifttypeiafsnit"/>
    <w:uiPriority w:val="21"/>
    <w:semiHidden/>
    <w:rsid w:val="009E4B94"/>
    <w:rPr>
      <w:vertAlign w:val="superscript"/>
      <w:lang w:val="da-DK"/>
    </w:rPr>
  </w:style>
  <w:style w:type="paragraph" w:styleId="Fodnotetekst">
    <w:name w:val="footnote text"/>
    <w:basedOn w:val="Normal"/>
    <w:link w:val="FodnotetekstTegn"/>
    <w:uiPriority w:val="21"/>
    <w:semiHidden/>
    <w:rsid w:val="00050588"/>
    <w:pPr>
      <w:spacing w:line="200" w:lineRule="atLeast"/>
      <w:ind w:left="85" w:hanging="85"/>
    </w:pPr>
    <w:rPr>
      <w:color w:val="797766"/>
      <w:sz w:val="12"/>
      <w:szCs w:val="20"/>
    </w:rPr>
  </w:style>
  <w:style w:type="character" w:styleId="FodnotetekstTegn" w:customStyle="1">
    <w:name w:val="Fodnotetekst Tegn"/>
    <w:basedOn w:val="Standardskrifttypeiafsnit"/>
    <w:link w:val="Fodnotetekst"/>
    <w:uiPriority w:val="21"/>
    <w:semiHidden/>
    <w:rsid w:val="00A539A2"/>
    <w:rPr>
      <w:color w:val="797766"/>
      <w:sz w:val="12"/>
      <w:szCs w:val="20"/>
      <w:lang w:val="da-DK"/>
    </w:rPr>
  </w:style>
  <w:style w:type="paragraph" w:styleId="Opstilling-punkttegn">
    <w:name w:val="List Bullet"/>
    <w:basedOn w:val="Normal"/>
    <w:uiPriority w:val="2"/>
    <w:qFormat/>
    <w:rsid w:val="006B30A9"/>
    <w:pPr>
      <w:numPr>
        <w:numId w:val="1"/>
      </w:numPr>
      <w:contextualSpacing/>
    </w:pPr>
  </w:style>
  <w:style w:type="paragraph" w:styleId="Opstilling-talellerbogst">
    <w:name w:val="List Number"/>
    <w:basedOn w:val="Normal"/>
    <w:uiPriority w:val="2"/>
    <w:qFormat/>
    <w:rsid w:val="006B30A9"/>
    <w:pPr>
      <w:numPr>
        <w:numId w:val="6"/>
      </w:numPr>
      <w:contextualSpacing/>
    </w:pPr>
  </w:style>
  <w:style w:type="character" w:styleId="Sidetal">
    <w:name w:val="page number"/>
    <w:basedOn w:val="Standardskrifttypeiafsnit"/>
    <w:uiPriority w:val="21"/>
    <w:semiHidden/>
    <w:rsid w:val="00424709"/>
    <w:rPr>
      <w:lang w:val="da-DK"/>
    </w:rPr>
  </w:style>
  <w:style w:type="paragraph" w:styleId="Template" w:customStyle="1">
    <w:name w:val="Template"/>
    <w:uiPriority w:val="8"/>
    <w:semiHidden/>
    <w:rsid w:val="00C2018C"/>
    <w:pPr>
      <w:spacing w:line="200" w:lineRule="atLeast"/>
    </w:pPr>
    <w:rPr>
      <w:noProof/>
      <w:sz w:val="14"/>
    </w:rPr>
  </w:style>
  <w:style w:type="paragraph" w:styleId="Template-Address" w:customStyle="1">
    <w:name w:val="Template - Address"/>
    <w:basedOn w:val="Template"/>
    <w:uiPriority w:val="8"/>
    <w:semiHidden/>
    <w:rsid w:val="00DD1936"/>
    <w:pPr>
      <w:tabs>
        <w:tab w:val="left" w:pos="567"/>
      </w:tabs>
      <w:suppressAutoHyphens/>
    </w:pPr>
  </w:style>
  <w:style w:type="paragraph" w:styleId="Template-Companyname" w:customStyle="1">
    <w:name w:val="Template - Company name"/>
    <w:basedOn w:val="Template-Address"/>
    <w:next w:val="Template-Address"/>
    <w:uiPriority w:val="8"/>
    <w:semiHidden/>
    <w:rsid w:val="00C26252"/>
  </w:style>
  <w:style w:type="paragraph" w:styleId="Citatoverskrift">
    <w:name w:val="toa heading"/>
    <w:basedOn w:val="Normal"/>
    <w:next w:val="Normal"/>
    <w:uiPriority w:val="39"/>
    <w:semiHidden/>
    <w:rsid w:val="002E74A4"/>
    <w:pPr>
      <w:spacing w:after="520" w:line="360" w:lineRule="atLeast"/>
    </w:pPr>
    <w:rPr>
      <w:rFonts w:eastAsiaTheme="majorEastAsia" w:cstheme="majorBidi"/>
      <w:b/>
      <w:bCs/>
      <w:sz w:val="28"/>
      <w:szCs w:val="24"/>
    </w:rPr>
  </w:style>
  <w:style w:type="paragraph" w:styleId="Listeoverfigurer">
    <w:name w:val="table of figures"/>
    <w:basedOn w:val="Normal"/>
    <w:next w:val="Normal"/>
    <w:uiPriority w:val="10"/>
    <w:semiHidden/>
    <w:rsid w:val="00B01724"/>
    <w:pPr>
      <w:tabs>
        <w:tab w:val="right" w:pos="7229"/>
      </w:tabs>
      <w:ind w:right="2268"/>
    </w:pPr>
  </w:style>
  <w:style w:type="paragraph" w:styleId="Underskrift">
    <w:name w:val="Signature"/>
    <w:basedOn w:val="Normal"/>
    <w:link w:val="UnderskriftTegn"/>
    <w:uiPriority w:val="99"/>
    <w:semiHidden/>
    <w:rsid w:val="00424709"/>
    <w:pPr>
      <w:spacing w:line="240" w:lineRule="auto"/>
      <w:ind w:left="4252"/>
    </w:pPr>
  </w:style>
  <w:style w:type="character" w:styleId="UnderskriftTegn" w:customStyle="1">
    <w:name w:val="Underskrift Tegn"/>
    <w:basedOn w:val="Standardskrifttypeiafsnit"/>
    <w:link w:val="Underskrift"/>
    <w:uiPriority w:val="99"/>
    <w:semiHidden/>
    <w:rsid w:val="00A539A2"/>
    <w:rPr>
      <w:lang w:val="da-DK"/>
    </w:rPr>
  </w:style>
  <w:style w:type="character" w:styleId="Pladsholdertekst">
    <w:name w:val="Placeholder Text"/>
    <w:basedOn w:val="Standardskrifttypeiafsnit"/>
    <w:uiPriority w:val="99"/>
    <w:semiHidden/>
    <w:rsid w:val="00424709"/>
    <w:rPr>
      <w:color w:val="auto"/>
      <w:lang w:val="da-DK"/>
    </w:rPr>
  </w:style>
  <w:style w:type="paragraph" w:styleId="Table" w:customStyle="1">
    <w:name w:val="Table"/>
    <w:uiPriority w:val="4"/>
    <w:semiHidden/>
    <w:rsid w:val="00090843"/>
    <w:pPr>
      <w:spacing w:before="40" w:after="40" w:line="200" w:lineRule="atLeast"/>
      <w:ind w:left="57" w:right="113"/>
    </w:pPr>
    <w:rPr>
      <w:sz w:val="14"/>
    </w:rPr>
  </w:style>
  <w:style w:type="paragraph" w:styleId="Table-Text" w:customStyle="1">
    <w:name w:val="Table - Text"/>
    <w:basedOn w:val="Table"/>
    <w:uiPriority w:val="4"/>
    <w:rsid w:val="00424709"/>
  </w:style>
  <w:style w:type="paragraph" w:styleId="Table-TextTotal" w:customStyle="1">
    <w:name w:val="Table - Text Total"/>
    <w:basedOn w:val="Table-Text"/>
    <w:uiPriority w:val="4"/>
    <w:rsid w:val="00424709"/>
    <w:rPr>
      <w:b/>
    </w:rPr>
  </w:style>
  <w:style w:type="paragraph" w:styleId="Table-Number" w:customStyle="1">
    <w:name w:val="Table - Number"/>
    <w:basedOn w:val="Table"/>
    <w:uiPriority w:val="4"/>
    <w:rsid w:val="00893791"/>
    <w:pPr>
      <w:jc w:val="right"/>
    </w:pPr>
  </w:style>
  <w:style w:type="paragraph" w:styleId="Table-NumberTotal" w:customStyle="1">
    <w:name w:val="Table - Number Total"/>
    <w:basedOn w:val="Table-Number"/>
    <w:uiPriority w:val="4"/>
    <w:rsid w:val="00424709"/>
    <w:rPr>
      <w:b/>
    </w:rPr>
  </w:style>
  <w:style w:type="paragraph" w:styleId="Citat">
    <w:name w:val="Quote"/>
    <w:basedOn w:val="Normal"/>
    <w:next w:val="Normal"/>
    <w:link w:val="CitatTegn"/>
    <w:uiPriority w:val="19"/>
    <w:semiHidden/>
    <w:rsid w:val="007546AF"/>
    <w:pPr>
      <w:spacing w:before="260" w:after="260"/>
      <w:ind w:left="567" w:right="567"/>
    </w:pPr>
    <w:rPr>
      <w:b/>
      <w:iCs/>
      <w:color w:val="333333" w:themeColor="text1"/>
      <w:sz w:val="20"/>
    </w:rPr>
  </w:style>
  <w:style w:type="character" w:styleId="CitatTegn" w:customStyle="1">
    <w:name w:val="Citat Tegn"/>
    <w:basedOn w:val="Standardskrifttypeiafsnit"/>
    <w:link w:val="Citat"/>
    <w:uiPriority w:val="19"/>
    <w:semiHidden/>
    <w:rsid w:val="00004865"/>
    <w:rPr>
      <w:b/>
      <w:iCs/>
      <w:color w:val="333333" w:themeColor="text1"/>
      <w:sz w:val="20"/>
      <w:lang w:val="da-DK"/>
    </w:rPr>
  </w:style>
  <w:style w:type="character" w:styleId="Bogenstitel">
    <w:name w:val="Book Title"/>
    <w:basedOn w:val="Standardskrifttypeiafsnit"/>
    <w:uiPriority w:val="99"/>
    <w:semiHidden/>
    <w:qFormat/>
    <w:rsid w:val="007546AF"/>
    <w:rPr>
      <w:b/>
      <w:bCs/>
      <w:caps w:val="0"/>
      <w:smallCaps w:val="0"/>
      <w:spacing w:val="5"/>
      <w:lang w:val="da-DK"/>
    </w:rPr>
  </w:style>
  <w:style w:type="paragraph" w:styleId="Citatsamling">
    <w:name w:val="table of authorities"/>
    <w:basedOn w:val="Normal"/>
    <w:next w:val="Normal"/>
    <w:uiPriority w:val="10"/>
    <w:semiHidden/>
    <w:rsid w:val="002E74A4"/>
    <w:pPr>
      <w:ind w:right="567"/>
    </w:pPr>
  </w:style>
  <w:style w:type="paragraph" w:styleId="Normalindrykning">
    <w:name w:val="Normal Indent"/>
    <w:basedOn w:val="Normal"/>
    <w:uiPriority w:val="99"/>
    <w:semiHidden/>
    <w:rsid w:val="005A28D4"/>
    <w:pPr>
      <w:ind w:left="1134"/>
    </w:pPr>
  </w:style>
  <w:style w:type="table" w:styleId="Tabel-Gitter">
    <w:name w:val="Table Grid"/>
    <w:basedOn w:val="Tabel-Normal"/>
    <w:rsid w:val="009737E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DocumentHeading" w:customStyle="1">
    <w:name w:val="Document Heading"/>
    <w:basedOn w:val="Normal"/>
    <w:uiPriority w:val="6"/>
    <w:semiHidden/>
    <w:rsid w:val="00666EEF"/>
    <w:pPr>
      <w:spacing w:after="260"/>
      <w:contextualSpacing/>
    </w:pPr>
    <w:rPr>
      <w:b/>
      <w:caps/>
    </w:rPr>
  </w:style>
  <w:style w:type="paragraph" w:styleId="DocumentName" w:customStyle="1">
    <w:name w:val="Document Name"/>
    <w:basedOn w:val="Normal"/>
    <w:next w:val="Normal"/>
    <w:uiPriority w:val="8"/>
    <w:semiHidden/>
    <w:rsid w:val="00B87BE6"/>
    <w:pPr>
      <w:spacing w:after="160" w:line="440" w:lineRule="exact"/>
    </w:pPr>
    <w:rPr>
      <w:caps/>
      <w:sz w:val="44"/>
    </w:rPr>
  </w:style>
  <w:style w:type="paragraph" w:styleId="Template-Date" w:customStyle="1">
    <w:name w:val="Template - Date"/>
    <w:basedOn w:val="Template"/>
    <w:uiPriority w:val="8"/>
    <w:semiHidden/>
    <w:rsid w:val="00150678"/>
  </w:style>
  <w:style w:type="table" w:styleId="Blank" w:customStyle="1">
    <w:name w:val="Blank"/>
    <w:basedOn w:val="Tabel-Normal"/>
    <w:uiPriority w:val="99"/>
    <w:rsid w:val="00F73354"/>
    <w:pPr>
      <w:spacing w:line="240" w:lineRule="atLeast"/>
    </w:pPr>
    <w:tblPr>
      <w:tblCellMar>
        <w:left w:w="0" w:type="dxa"/>
        <w:right w:w="0" w:type="dxa"/>
      </w:tblCellMar>
    </w:tblPr>
  </w:style>
  <w:style w:type="paragraph" w:styleId="Ingenafstand">
    <w:name w:val="No Spacing"/>
    <w:uiPriority w:val="99"/>
    <w:semiHidden/>
    <w:rsid w:val="00B0422A"/>
    <w:pPr>
      <w:spacing w:line="240" w:lineRule="atLeast"/>
    </w:pPr>
  </w:style>
  <w:style w:type="paragraph" w:styleId="RecipientAddress" w:customStyle="1">
    <w:name w:val="Recipient Address"/>
    <w:basedOn w:val="Normal"/>
    <w:uiPriority w:val="8"/>
    <w:semiHidden/>
    <w:rsid w:val="00DC246F"/>
  </w:style>
  <w:style w:type="paragraph" w:styleId="Table-Heading" w:customStyle="1">
    <w:name w:val="Table - Heading"/>
    <w:basedOn w:val="Table"/>
    <w:uiPriority w:val="4"/>
    <w:rsid w:val="00090843"/>
    <w:rPr>
      <w:b/>
    </w:rPr>
  </w:style>
  <w:style w:type="paragraph" w:styleId="Table-HeadingRight" w:customStyle="1">
    <w:name w:val="Table - Heading Right"/>
    <w:basedOn w:val="Table-Heading"/>
    <w:uiPriority w:val="4"/>
    <w:rsid w:val="00090843"/>
    <w:pPr>
      <w:jc w:val="right"/>
    </w:pPr>
  </w:style>
  <w:style w:type="paragraph" w:styleId="SenderName" w:customStyle="1">
    <w:name w:val="Sender Name"/>
    <w:basedOn w:val="Normal"/>
    <w:uiPriority w:val="7"/>
    <w:semiHidden/>
    <w:rsid w:val="00923409"/>
    <w:rPr>
      <w:rFonts w:eastAsia="Times New Roman" w:cs="Times New Roman"/>
      <w:b/>
    </w:rPr>
  </w:style>
  <w:style w:type="paragraph" w:styleId="Senderinformation" w:customStyle="1">
    <w:name w:val="Sender information"/>
    <w:basedOn w:val="Normal"/>
    <w:uiPriority w:val="7"/>
    <w:semiHidden/>
    <w:rsid w:val="00923409"/>
    <w:pPr>
      <w:tabs>
        <w:tab w:val="left" w:pos="198"/>
        <w:tab w:val="left" w:pos="851"/>
      </w:tabs>
      <w:spacing w:line="200" w:lineRule="atLeast"/>
    </w:pPr>
    <w:rPr>
      <w:rFonts w:eastAsia="Times New Roman" w:cs="Times New Roman"/>
      <w:sz w:val="14"/>
    </w:rPr>
  </w:style>
  <w:style w:type="paragraph" w:styleId="Markeringsbobletekst">
    <w:name w:val="Balloon Text"/>
    <w:basedOn w:val="Normal"/>
    <w:link w:val="MarkeringsbobletekstTegn"/>
    <w:uiPriority w:val="99"/>
    <w:semiHidden/>
    <w:rsid w:val="000162D0"/>
    <w:pPr>
      <w:spacing w:line="240" w:lineRule="auto"/>
    </w:pPr>
    <w:rPr>
      <w:rFonts w:ascii="Segoe UI" w:hAnsi="Segoe UI" w:cs="Segoe UI"/>
    </w:rPr>
  </w:style>
  <w:style w:type="character" w:styleId="MarkeringsbobletekstTegn" w:customStyle="1">
    <w:name w:val="Markeringsbobletekst Tegn"/>
    <w:basedOn w:val="Standardskrifttypeiafsnit"/>
    <w:link w:val="Markeringsbobletekst"/>
    <w:uiPriority w:val="99"/>
    <w:semiHidden/>
    <w:rsid w:val="00A539A2"/>
    <w:rPr>
      <w:rFonts w:ascii="Segoe UI" w:hAnsi="Segoe UI" w:cs="Segoe UI"/>
      <w:lang w:val="da-DK"/>
    </w:rPr>
  </w:style>
  <w:style w:type="paragraph" w:styleId="Bibliografi">
    <w:name w:val="Bibliography"/>
    <w:basedOn w:val="Normal"/>
    <w:next w:val="Normal"/>
    <w:uiPriority w:val="99"/>
    <w:semiHidden/>
    <w:rsid w:val="000162D0"/>
  </w:style>
  <w:style w:type="paragraph" w:styleId="Brdtekst">
    <w:name w:val="Body Text"/>
    <w:basedOn w:val="Normal"/>
    <w:link w:val="BrdtekstTegn"/>
    <w:uiPriority w:val="99"/>
    <w:semiHidden/>
    <w:rsid w:val="000162D0"/>
    <w:pPr>
      <w:spacing w:after="120"/>
    </w:pPr>
  </w:style>
  <w:style w:type="character" w:styleId="BrdtekstTegn" w:customStyle="1">
    <w:name w:val="Brødtekst Tegn"/>
    <w:basedOn w:val="Standardskrifttypeiafsnit"/>
    <w:link w:val="Brdtekst"/>
    <w:uiPriority w:val="99"/>
    <w:semiHidden/>
    <w:rsid w:val="00A539A2"/>
    <w:rPr>
      <w:lang w:val="da-DK"/>
    </w:rPr>
  </w:style>
  <w:style w:type="paragraph" w:styleId="Brdtekst2">
    <w:name w:val="Body Text 2"/>
    <w:basedOn w:val="Normal"/>
    <w:link w:val="Brdtekst2Tegn"/>
    <w:uiPriority w:val="99"/>
    <w:semiHidden/>
    <w:rsid w:val="000162D0"/>
    <w:pPr>
      <w:spacing w:after="120" w:line="480" w:lineRule="auto"/>
    </w:pPr>
  </w:style>
  <w:style w:type="character" w:styleId="Brdtekst2Tegn" w:customStyle="1">
    <w:name w:val="Brødtekst 2 Tegn"/>
    <w:basedOn w:val="Standardskrifttypeiafsnit"/>
    <w:link w:val="Brdtekst2"/>
    <w:uiPriority w:val="99"/>
    <w:semiHidden/>
    <w:rsid w:val="00A539A2"/>
    <w:rPr>
      <w:lang w:val="da-DK"/>
    </w:rPr>
  </w:style>
  <w:style w:type="paragraph" w:styleId="Brdtekst3">
    <w:name w:val="Body Text 3"/>
    <w:basedOn w:val="Normal"/>
    <w:link w:val="Brdtekst3Tegn"/>
    <w:uiPriority w:val="99"/>
    <w:semiHidden/>
    <w:rsid w:val="000162D0"/>
    <w:pPr>
      <w:spacing w:after="120"/>
    </w:pPr>
    <w:rPr>
      <w:sz w:val="16"/>
      <w:szCs w:val="16"/>
    </w:rPr>
  </w:style>
  <w:style w:type="character" w:styleId="Brdtekst3Tegn" w:customStyle="1">
    <w:name w:val="Brødtekst 3 Tegn"/>
    <w:basedOn w:val="Standardskrifttypeiafsnit"/>
    <w:link w:val="Brdtekst3"/>
    <w:uiPriority w:val="99"/>
    <w:semiHidden/>
    <w:rsid w:val="00A539A2"/>
    <w:rPr>
      <w:sz w:val="16"/>
      <w:szCs w:val="16"/>
      <w:lang w:val="da-DK"/>
    </w:rPr>
  </w:style>
  <w:style w:type="paragraph" w:styleId="Brdtekst-frstelinjeindrykning1">
    <w:name w:val="Body Text First Indent"/>
    <w:basedOn w:val="Brdtekst"/>
    <w:link w:val="Brdtekst-frstelinjeindrykning1Tegn"/>
    <w:uiPriority w:val="99"/>
    <w:semiHidden/>
    <w:rsid w:val="000162D0"/>
    <w:pPr>
      <w:spacing w:after="0"/>
      <w:ind w:firstLine="360"/>
    </w:pPr>
  </w:style>
  <w:style w:type="character" w:styleId="Brdtekst-frstelinjeindrykning1Tegn" w:customStyle="1">
    <w:name w:val="Brødtekst - førstelinjeindrykning 1 Tegn"/>
    <w:basedOn w:val="BrdtekstTegn"/>
    <w:link w:val="Brdtekst-frstelinjeindrykning1"/>
    <w:uiPriority w:val="99"/>
    <w:semiHidden/>
    <w:rsid w:val="00A539A2"/>
    <w:rPr>
      <w:lang w:val="da-DK"/>
    </w:rPr>
  </w:style>
  <w:style w:type="paragraph" w:styleId="Brdtekstindrykning">
    <w:name w:val="Body Text Indent"/>
    <w:basedOn w:val="Normal"/>
    <w:link w:val="BrdtekstindrykningTegn"/>
    <w:uiPriority w:val="99"/>
    <w:semiHidden/>
    <w:rsid w:val="000162D0"/>
    <w:pPr>
      <w:spacing w:after="120"/>
      <w:ind w:left="283"/>
    </w:pPr>
  </w:style>
  <w:style w:type="character" w:styleId="BrdtekstindrykningTegn" w:customStyle="1">
    <w:name w:val="Brødtekstindrykning Tegn"/>
    <w:basedOn w:val="Standardskrifttypeiafsnit"/>
    <w:link w:val="Brdtekstindrykning"/>
    <w:uiPriority w:val="99"/>
    <w:semiHidden/>
    <w:rsid w:val="00A539A2"/>
    <w:rPr>
      <w:lang w:val="da-DK"/>
    </w:rPr>
  </w:style>
  <w:style w:type="paragraph" w:styleId="Brdtekst-frstelinjeindrykning2">
    <w:name w:val="Body Text First Indent 2"/>
    <w:basedOn w:val="Brdtekstindrykning"/>
    <w:link w:val="Brdtekst-frstelinjeindrykning2Tegn"/>
    <w:uiPriority w:val="99"/>
    <w:semiHidden/>
    <w:rsid w:val="000162D0"/>
    <w:pPr>
      <w:spacing w:after="0"/>
      <w:ind w:left="360" w:firstLine="360"/>
    </w:pPr>
  </w:style>
  <w:style w:type="character" w:styleId="Brdtekst-frstelinjeindrykning2Tegn" w:customStyle="1">
    <w:name w:val="Brødtekst - førstelinjeindrykning 2 Tegn"/>
    <w:basedOn w:val="BrdtekstindrykningTegn"/>
    <w:link w:val="Brdtekst-frstelinjeindrykning2"/>
    <w:uiPriority w:val="99"/>
    <w:semiHidden/>
    <w:rsid w:val="00A539A2"/>
    <w:rPr>
      <w:lang w:val="da-DK"/>
    </w:rPr>
  </w:style>
  <w:style w:type="paragraph" w:styleId="Brdtekstindrykning2">
    <w:name w:val="Body Text Indent 2"/>
    <w:basedOn w:val="Normal"/>
    <w:link w:val="Brdtekstindrykning2Tegn"/>
    <w:uiPriority w:val="99"/>
    <w:semiHidden/>
    <w:rsid w:val="000162D0"/>
    <w:pPr>
      <w:spacing w:after="120" w:line="480" w:lineRule="auto"/>
      <w:ind w:left="283"/>
    </w:pPr>
  </w:style>
  <w:style w:type="character" w:styleId="Brdtekstindrykning2Tegn" w:customStyle="1">
    <w:name w:val="Brødtekstindrykning 2 Tegn"/>
    <w:basedOn w:val="Standardskrifttypeiafsnit"/>
    <w:link w:val="Brdtekstindrykning2"/>
    <w:uiPriority w:val="99"/>
    <w:semiHidden/>
    <w:rsid w:val="00A539A2"/>
    <w:rPr>
      <w:lang w:val="da-DK"/>
    </w:rPr>
  </w:style>
  <w:style w:type="paragraph" w:styleId="Brdtekstindrykning3">
    <w:name w:val="Body Text Indent 3"/>
    <w:basedOn w:val="Normal"/>
    <w:link w:val="Brdtekstindrykning3Tegn"/>
    <w:uiPriority w:val="99"/>
    <w:semiHidden/>
    <w:rsid w:val="000162D0"/>
    <w:pPr>
      <w:spacing w:after="120"/>
      <w:ind w:left="283"/>
    </w:pPr>
    <w:rPr>
      <w:sz w:val="16"/>
      <w:szCs w:val="16"/>
    </w:rPr>
  </w:style>
  <w:style w:type="character" w:styleId="Brdtekstindrykning3Tegn" w:customStyle="1">
    <w:name w:val="Brødtekstindrykning 3 Tegn"/>
    <w:basedOn w:val="Standardskrifttypeiafsnit"/>
    <w:link w:val="Brdtekstindrykning3"/>
    <w:uiPriority w:val="99"/>
    <w:semiHidden/>
    <w:rsid w:val="00A539A2"/>
    <w:rPr>
      <w:sz w:val="16"/>
      <w:szCs w:val="16"/>
      <w:lang w:val="da-DK"/>
    </w:rPr>
  </w:style>
  <w:style w:type="paragraph" w:styleId="Sluthilsen">
    <w:name w:val="Closing"/>
    <w:basedOn w:val="Normal"/>
    <w:link w:val="SluthilsenTegn"/>
    <w:uiPriority w:val="99"/>
    <w:semiHidden/>
    <w:rsid w:val="000162D0"/>
    <w:pPr>
      <w:spacing w:line="240" w:lineRule="auto"/>
      <w:ind w:left="4252"/>
    </w:pPr>
  </w:style>
  <w:style w:type="character" w:styleId="SluthilsenTegn" w:customStyle="1">
    <w:name w:val="Sluthilsen Tegn"/>
    <w:basedOn w:val="Standardskrifttypeiafsnit"/>
    <w:link w:val="Sluthilsen"/>
    <w:uiPriority w:val="99"/>
    <w:semiHidden/>
    <w:rsid w:val="00A539A2"/>
    <w:rPr>
      <w:lang w:val="da-DK"/>
    </w:rPr>
  </w:style>
  <w:style w:type="table" w:styleId="Farvetgitter">
    <w:name w:val="Colorful Grid"/>
    <w:basedOn w:val="Tabel-Normal"/>
    <w:uiPriority w:val="73"/>
    <w:semiHidden/>
    <w:unhideWhenUsed/>
    <w:rsid w:val="000162D0"/>
    <w:pPr>
      <w:spacing w:line="240" w:lineRule="auto"/>
    </w:pPr>
    <w:rPr>
      <w:color w:val="333333" w:themeColor="text1"/>
    </w:rPr>
    <w:tblPr>
      <w:tblStyleRowBandSize w:val="1"/>
      <w:tblStyleColBandSize w:val="1"/>
      <w:tblBorders>
        <w:insideH w:val="single" w:color="FFFFFF" w:themeColor="background1" w:sz="4" w:space="0"/>
      </w:tblBorders>
    </w:tblPr>
    <w:tcPr>
      <w:shd w:val="clear" w:color="auto" w:fill="D6D6D6" w:themeFill="text1" w:themeFillTint="33"/>
    </w:tcPr>
    <w:tblStylePr w:type="firstRow">
      <w:rPr>
        <w:b/>
        <w:bCs/>
      </w:rPr>
      <w:tblPr/>
      <w:tcPr>
        <w:shd w:val="clear" w:color="auto" w:fill="ADADAD" w:themeFill="text1" w:themeFillTint="66"/>
      </w:tcPr>
    </w:tblStylePr>
    <w:tblStylePr w:type="lastRow">
      <w:rPr>
        <w:b/>
        <w:bCs/>
        <w:color w:val="333333" w:themeColor="text1"/>
      </w:rPr>
      <w:tblPr/>
      <w:tcPr>
        <w:shd w:val="clear" w:color="auto" w:fill="ADADAD" w:themeFill="text1" w:themeFillTint="66"/>
      </w:tcPr>
    </w:tblStylePr>
    <w:tblStylePr w:type="firstCol">
      <w:rPr>
        <w:color w:val="FFFFFF" w:themeColor="background1"/>
      </w:rPr>
      <w:tblPr/>
      <w:tcPr>
        <w:shd w:val="clear" w:color="auto" w:fill="262626" w:themeFill="text1" w:themeFillShade="BF"/>
      </w:tcPr>
    </w:tblStylePr>
    <w:tblStylePr w:type="lastCol">
      <w:rPr>
        <w:color w:val="FFFFFF" w:themeColor="background1"/>
      </w:rPr>
      <w:tblPr/>
      <w:tcPr>
        <w:shd w:val="clear" w:color="auto" w:fill="262626" w:themeFill="text1" w:themeFillShade="BF"/>
      </w:tcPr>
    </w:tblStylePr>
    <w:tblStylePr w:type="band1Vert">
      <w:tblPr/>
      <w:tcPr>
        <w:shd w:val="clear" w:color="auto" w:fill="999999" w:themeFill="text1" w:themeFillTint="7F"/>
      </w:tcPr>
    </w:tblStylePr>
    <w:tblStylePr w:type="band1Horz">
      <w:tblPr/>
      <w:tcPr>
        <w:shd w:val="clear" w:color="auto" w:fill="999999" w:themeFill="text1" w:themeFillTint="7F"/>
      </w:tcPr>
    </w:tblStylePr>
  </w:style>
  <w:style w:type="table" w:styleId="Farvetgitter-fremhvningsfarve1">
    <w:name w:val="Colorful Grid Accent 1"/>
    <w:basedOn w:val="Tabel-Normal"/>
    <w:uiPriority w:val="73"/>
    <w:semiHidden/>
    <w:unhideWhenUsed/>
    <w:rsid w:val="000162D0"/>
    <w:pPr>
      <w:spacing w:line="240" w:lineRule="auto"/>
    </w:pPr>
    <w:rPr>
      <w:color w:val="333333" w:themeColor="text1"/>
    </w:rPr>
    <w:tblPr>
      <w:tblStyleRowBandSize w:val="1"/>
      <w:tblStyleColBandSize w:val="1"/>
      <w:tblBorders>
        <w:insideH w:val="single" w:color="FFFFFF" w:themeColor="background1" w:sz="4" w:space="0"/>
      </w:tblBorders>
    </w:tblPr>
    <w:tcPr>
      <w:shd w:val="clear" w:color="auto" w:fill="EEF8FF" w:themeFill="accent1" w:themeFillTint="33"/>
    </w:tcPr>
    <w:tblStylePr w:type="firstRow">
      <w:rPr>
        <w:b/>
        <w:bCs/>
      </w:rPr>
      <w:tblPr/>
      <w:tcPr>
        <w:shd w:val="clear" w:color="auto" w:fill="DEF1FF" w:themeFill="accent1" w:themeFillTint="66"/>
      </w:tcPr>
    </w:tblStylePr>
    <w:tblStylePr w:type="lastRow">
      <w:rPr>
        <w:b/>
        <w:bCs/>
        <w:color w:val="333333" w:themeColor="text1"/>
      </w:rPr>
      <w:tblPr/>
      <w:tcPr>
        <w:shd w:val="clear" w:color="auto" w:fill="DEF1FF" w:themeFill="accent1" w:themeFillTint="66"/>
      </w:tcPr>
    </w:tblStylePr>
    <w:tblStylePr w:type="firstCol">
      <w:rPr>
        <w:color w:val="FFFFFF" w:themeColor="background1"/>
      </w:rPr>
      <w:tblPr/>
      <w:tcPr>
        <w:shd w:val="clear" w:color="auto" w:fill="41B0FF" w:themeFill="accent1" w:themeFillShade="BF"/>
      </w:tcPr>
    </w:tblStylePr>
    <w:tblStylePr w:type="lastCol">
      <w:rPr>
        <w:color w:val="FFFFFF" w:themeColor="background1"/>
      </w:rPr>
      <w:tblPr/>
      <w:tcPr>
        <w:shd w:val="clear" w:color="auto" w:fill="41B0FF" w:themeFill="accent1" w:themeFillShade="BF"/>
      </w:tcPr>
    </w:tblStylePr>
    <w:tblStylePr w:type="band1Vert">
      <w:tblPr/>
      <w:tcPr>
        <w:shd w:val="clear" w:color="auto" w:fill="D6EDFF" w:themeFill="accent1" w:themeFillTint="7F"/>
      </w:tcPr>
    </w:tblStylePr>
    <w:tblStylePr w:type="band1Horz">
      <w:tblPr/>
      <w:tcPr>
        <w:shd w:val="clear" w:color="auto" w:fill="D6EDFF" w:themeFill="accent1" w:themeFillTint="7F"/>
      </w:tcPr>
    </w:tblStylePr>
  </w:style>
  <w:style w:type="table" w:styleId="Farvetgitter-fremhvningsfarve2">
    <w:name w:val="Colorful Grid Accent 2"/>
    <w:basedOn w:val="Tabel-Normal"/>
    <w:uiPriority w:val="73"/>
    <w:semiHidden/>
    <w:unhideWhenUsed/>
    <w:rsid w:val="000162D0"/>
    <w:pPr>
      <w:spacing w:line="240" w:lineRule="auto"/>
    </w:pPr>
    <w:rPr>
      <w:color w:val="333333" w:themeColor="text1"/>
    </w:rPr>
    <w:tblPr>
      <w:tblStyleRowBandSize w:val="1"/>
      <w:tblStyleColBandSize w:val="1"/>
      <w:tblBorders>
        <w:insideH w:val="single" w:color="FFFFFF" w:themeColor="background1" w:sz="4" w:space="0"/>
      </w:tblBorders>
    </w:tblPr>
    <w:tcPr>
      <w:shd w:val="clear" w:color="auto" w:fill="D4F0DA" w:themeFill="accent2" w:themeFillTint="33"/>
    </w:tcPr>
    <w:tblStylePr w:type="firstRow">
      <w:rPr>
        <w:b/>
        <w:bCs/>
      </w:rPr>
      <w:tblPr/>
      <w:tcPr>
        <w:shd w:val="clear" w:color="auto" w:fill="A9E1B5" w:themeFill="accent2" w:themeFillTint="66"/>
      </w:tcPr>
    </w:tblStylePr>
    <w:tblStylePr w:type="lastRow">
      <w:rPr>
        <w:b/>
        <w:bCs/>
        <w:color w:val="333333" w:themeColor="text1"/>
      </w:rPr>
      <w:tblPr/>
      <w:tcPr>
        <w:shd w:val="clear" w:color="auto" w:fill="A9E1B5" w:themeFill="accent2" w:themeFillTint="66"/>
      </w:tcPr>
    </w:tblStylePr>
    <w:tblStylePr w:type="firstCol">
      <w:rPr>
        <w:color w:val="FFFFFF" w:themeColor="background1"/>
      </w:rPr>
      <w:tblPr/>
      <w:tcPr>
        <w:shd w:val="clear" w:color="auto" w:fill="2B7B3C" w:themeFill="accent2" w:themeFillShade="BF"/>
      </w:tcPr>
    </w:tblStylePr>
    <w:tblStylePr w:type="lastCol">
      <w:rPr>
        <w:color w:val="FFFFFF" w:themeColor="background1"/>
      </w:rPr>
      <w:tblPr/>
      <w:tcPr>
        <w:shd w:val="clear" w:color="auto" w:fill="2B7B3C" w:themeFill="accent2" w:themeFillShade="BF"/>
      </w:tcPr>
    </w:tblStylePr>
    <w:tblStylePr w:type="band1Vert">
      <w:tblPr/>
      <w:tcPr>
        <w:shd w:val="clear" w:color="auto" w:fill="95D9A3" w:themeFill="accent2" w:themeFillTint="7F"/>
      </w:tcPr>
    </w:tblStylePr>
    <w:tblStylePr w:type="band1Horz">
      <w:tblPr/>
      <w:tcPr>
        <w:shd w:val="clear" w:color="auto" w:fill="95D9A3" w:themeFill="accent2" w:themeFillTint="7F"/>
      </w:tcPr>
    </w:tblStylePr>
  </w:style>
  <w:style w:type="table" w:styleId="Farvetgitter-fremhvningsfarve3">
    <w:name w:val="Colorful Grid Accent 3"/>
    <w:basedOn w:val="Tabel-Normal"/>
    <w:uiPriority w:val="73"/>
    <w:semiHidden/>
    <w:unhideWhenUsed/>
    <w:rsid w:val="000162D0"/>
    <w:pPr>
      <w:spacing w:line="240" w:lineRule="auto"/>
    </w:pPr>
    <w:rPr>
      <w:color w:val="333333" w:themeColor="text1"/>
    </w:rPr>
    <w:tblPr>
      <w:tblStyleRowBandSize w:val="1"/>
      <w:tblStyleColBandSize w:val="1"/>
      <w:tblBorders>
        <w:insideH w:val="single" w:color="FFFFFF" w:themeColor="background1" w:sz="4" w:space="0"/>
      </w:tblBorders>
    </w:tblPr>
    <w:tcPr>
      <w:shd w:val="clear" w:color="auto" w:fill="F2FFC2" w:themeFill="accent3" w:themeFillTint="33"/>
    </w:tcPr>
    <w:tblStylePr w:type="firstRow">
      <w:rPr>
        <w:b/>
        <w:bCs/>
      </w:rPr>
      <w:tblPr/>
      <w:tcPr>
        <w:shd w:val="clear" w:color="auto" w:fill="E6FF86" w:themeFill="accent3" w:themeFillTint="66"/>
      </w:tcPr>
    </w:tblStylePr>
    <w:tblStylePr w:type="lastRow">
      <w:rPr>
        <w:b/>
        <w:bCs/>
        <w:color w:val="333333" w:themeColor="text1"/>
      </w:rPr>
      <w:tblPr/>
      <w:tcPr>
        <w:shd w:val="clear" w:color="auto" w:fill="E6FF86" w:themeFill="accent3" w:themeFillTint="66"/>
      </w:tcPr>
    </w:tblStylePr>
    <w:tblStylePr w:type="firstCol">
      <w:rPr>
        <w:color w:val="FFFFFF" w:themeColor="background1"/>
      </w:rPr>
      <w:tblPr/>
      <w:tcPr>
        <w:shd w:val="clear" w:color="auto" w:fill="7D9C00" w:themeFill="accent3" w:themeFillShade="BF"/>
      </w:tcPr>
    </w:tblStylePr>
    <w:tblStylePr w:type="lastCol">
      <w:rPr>
        <w:color w:val="FFFFFF" w:themeColor="background1"/>
      </w:rPr>
      <w:tblPr/>
      <w:tcPr>
        <w:shd w:val="clear" w:color="auto" w:fill="7D9C00" w:themeFill="accent3" w:themeFillShade="BF"/>
      </w:tcPr>
    </w:tblStylePr>
    <w:tblStylePr w:type="band1Vert">
      <w:tblPr/>
      <w:tcPr>
        <w:shd w:val="clear" w:color="auto" w:fill="E1FF69" w:themeFill="accent3" w:themeFillTint="7F"/>
      </w:tcPr>
    </w:tblStylePr>
    <w:tblStylePr w:type="band1Horz">
      <w:tblPr/>
      <w:tcPr>
        <w:shd w:val="clear" w:color="auto" w:fill="E1FF69" w:themeFill="accent3" w:themeFillTint="7F"/>
      </w:tcPr>
    </w:tblStylePr>
  </w:style>
  <w:style w:type="table" w:styleId="Farvetgitter-fremhvningsfarve4">
    <w:name w:val="Colorful Grid Accent 4"/>
    <w:basedOn w:val="Tabel-Normal"/>
    <w:uiPriority w:val="73"/>
    <w:semiHidden/>
    <w:unhideWhenUsed/>
    <w:rsid w:val="000162D0"/>
    <w:pPr>
      <w:spacing w:line="240" w:lineRule="auto"/>
    </w:pPr>
    <w:rPr>
      <w:color w:val="333333" w:themeColor="text1"/>
    </w:rPr>
    <w:tblPr>
      <w:tblStyleRowBandSize w:val="1"/>
      <w:tblStyleColBandSize w:val="1"/>
      <w:tblBorders>
        <w:insideH w:val="single" w:color="FFFFFF" w:themeColor="background1" w:sz="4" w:space="0"/>
      </w:tblBorders>
    </w:tblPr>
    <w:tcPr>
      <w:shd w:val="clear" w:color="auto" w:fill="FFC0E6" w:themeFill="accent4" w:themeFillTint="33"/>
    </w:tcPr>
    <w:tblStylePr w:type="firstRow">
      <w:rPr>
        <w:b/>
        <w:bCs/>
      </w:rPr>
      <w:tblPr/>
      <w:tcPr>
        <w:shd w:val="clear" w:color="auto" w:fill="FF81CE" w:themeFill="accent4" w:themeFillTint="66"/>
      </w:tcPr>
    </w:tblStylePr>
    <w:tblStylePr w:type="lastRow">
      <w:rPr>
        <w:b/>
        <w:bCs/>
        <w:color w:val="333333" w:themeColor="text1"/>
      </w:rPr>
      <w:tblPr/>
      <w:tcPr>
        <w:shd w:val="clear" w:color="auto" w:fill="FF81CE" w:themeFill="accent4" w:themeFillTint="66"/>
      </w:tcPr>
    </w:tblStylePr>
    <w:tblStylePr w:type="firstCol">
      <w:rPr>
        <w:color w:val="FFFFFF" w:themeColor="background1"/>
      </w:rPr>
      <w:tblPr/>
      <w:tcPr>
        <w:shd w:val="clear" w:color="auto" w:fill="92005A" w:themeFill="accent4" w:themeFillShade="BF"/>
      </w:tcPr>
    </w:tblStylePr>
    <w:tblStylePr w:type="lastCol">
      <w:rPr>
        <w:color w:val="FFFFFF" w:themeColor="background1"/>
      </w:rPr>
      <w:tblPr/>
      <w:tcPr>
        <w:shd w:val="clear" w:color="auto" w:fill="92005A" w:themeFill="accent4" w:themeFillShade="BF"/>
      </w:tcPr>
    </w:tblStylePr>
    <w:tblStylePr w:type="band1Vert">
      <w:tblPr/>
      <w:tcPr>
        <w:shd w:val="clear" w:color="auto" w:fill="FF62C2" w:themeFill="accent4" w:themeFillTint="7F"/>
      </w:tcPr>
    </w:tblStylePr>
    <w:tblStylePr w:type="band1Horz">
      <w:tblPr/>
      <w:tcPr>
        <w:shd w:val="clear" w:color="auto" w:fill="FF62C2" w:themeFill="accent4" w:themeFillTint="7F"/>
      </w:tcPr>
    </w:tblStylePr>
  </w:style>
  <w:style w:type="table" w:styleId="Farvetgitter-fremhvningsfarve5">
    <w:name w:val="Colorful Grid Accent 5"/>
    <w:basedOn w:val="Tabel-Normal"/>
    <w:uiPriority w:val="73"/>
    <w:semiHidden/>
    <w:unhideWhenUsed/>
    <w:rsid w:val="000162D0"/>
    <w:pPr>
      <w:spacing w:line="240" w:lineRule="auto"/>
    </w:pPr>
    <w:rPr>
      <w:color w:val="333333" w:themeColor="text1"/>
    </w:rPr>
    <w:tblPr>
      <w:tblStyleRowBandSize w:val="1"/>
      <w:tblStyleColBandSize w:val="1"/>
      <w:tblBorders>
        <w:insideH w:val="single" w:color="FFFFFF" w:themeColor="background1" w:sz="4" w:space="0"/>
      </w:tblBorders>
    </w:tblPr>
    <w:tcPr>
      <w:shd w:val="clear" w:color="auto" w:fill="F8D2CB" w:themeFill="accent5" w:themeFillTint="33"/>
    </w:tcPr>
    <w:tblStylePr w:type="firstRow">
      <w:rPr>
        <w:b/>
        <w:bCs/>
      </w:rPr>
      <w:tblPr/>
      <w:tcPr>
        <w:shd w:val="clear" w:color="auto" w:fill="F2A698" w:themeFill="accent5" w:themeFillTint="66"/>
      </w:tcPr>
    </w:tblStylePr>
    <w:tblStylePr w:type="lastRow">
      <w:rPr>
        <w:b/>
        <w:bCs/>
        <w:color w:val="333333" w:themeColor="text1"/>
      </w:rPr>
      <w:tblPr/>
      <w:tcPr>
        <w:shd w:val="clear" w:color="auto" w:fill="F2A698" w:themeFill="accent5" w:themeFillTint="66"/>
      </w:tcPr>
    </w:tblStylePr>
    <w:tblStylePr w:type="firstCol">
      <w:rPr>
        <w:color w:val="FFFFFF" w:themeColor="background1"/>
      </w:rPr>
      <w:tblPr/>
      <w:tcPr>
        <w:shd w:val="clear" w:color="auto" w:fill="942612" w:themeFill="accent5" w:themeFillShade="BF"/>
      </w:tcPr>
    </w:tblStylePr>
    <w:tblStylePr w:type="lastCol">
      <w:rPr>
        <w:color w:val="FFFFFF" w:themeColor="background1"/>
      </w:rPr>
      <w:tblPr/>
      <w:tcPr>
        <w:shd w:val="clear" w:color="auto" w:fill="942612" w:themeFill="accent5" w:themeFillShade="BF"/>
      </w:tcPr>
    </w:tblStylePr>
    <w:tblStylePr w:type="band1Vert">
      <w:tblPr/>
      <w:tcPr>
        <w:shd w:val="clear" w:color="auto" w:fill="EF907E" w:themeFill="accent5" w:themeFillTint="7F"/>
      </w:tcPr>
    </w:tblStylePr>
    <w:tblStylePr w:type="band1Horz">
      <w:tblPr/>
      <w:tcPr>
        <w:shd w:val="clear" w:color="auto" w:fill="EF907E" w:themeFill="accent5" w:themeFillTint="7F"/>
      </w:tcPr>
    </w:tblStylePr>
  </w:style>
  <w:style w:type="table" w:styleId="Farvetgitter-fremhvningsfarve6">
    <w:name w:val="Colorful Grid Accent 6"/>
    <w:basedOn w:val="Tabel-Normal"/>
    <w:uiPriority w:val="73"/>
    <w:semiHidden/>
    <w:unhideWhenUsed/>
    <w:rsid w:val="000162D0"/>
    <w:pPr>
      <w:spacing w:line="240" w:lineRule="auto"/>
    </w:pPr>
    <w:rPr>
      <w:color w:val="333333" w:themeColor="text1"/>
    </w:rPr>
    <w:tblPr>
      <w:tblStyleRowBandSize w:val="1"/>
      <w:tblStyleColBandSize w:val="1"/>
      <w:tblBorders>
        <w:insideH w:val="single" w:color="FFFFFF" w:themeColor="background1" w:sz="4" w:space="0"/>
      </w:tblBorders>
    </w:tblPr>
    <w:tcPr>
      <w:shd w:val="clear" w:color="auto" w:fill="F5F5F4" w:themeFill="accent6" w:themeFillTint="33"/>
    </w:tcPr>
    <w:tblStylePr w:type="firstRow">
      <w:rPr>
        <w:b/>
        <w:bCs/>
      </w:rPr>
      <w:tblPr/>
      <w:tcPr>
        <w:shd w:val="clear" w:color="auto" w:fill="ECEBE9" w:themeFill="accent6" w:themeFillTint="66"/>
      </w:tcPr>
    </w:tblStylePr>
    <w:tblStylePr w:type="lastRow">
      <w:rPr>
        <w:b/>
        <w:bCs/>
        <w:color w:val="333333" w:themeColor="text1"/>
      </w:rPr>
      <w:tblPr/>
      <w:tcPr>
        <w:shd w:val="clear" w:color="auto" w:fill="ECEBE9" w:themeFill="accent6" w:themeFillTint="66"/>
      </w:tcPr>
    </w:tblStylePr>
    <w:tblStylePr w:type="firstCol">
      <w:rPr>
        <w:color w:val="FFFFFF" w:themeColor="background1"/>
      </w:rPr>
      <w:tblPr/>
      <w:tcPr>
        <w:shd w:val="clear" w:color="auto" w:fill="A09E92" w:themeFill="accent6" w:themeFillShade="BF"/>
      </w:tcPr>
    </w:tblStylePr>
    <w:tblStylePr w:type="lastCol">
      <w:rPr>
        <w:color w:val="FFFFFF" w:themeColor="background1"/>
      </w:rPr>
      <w:tblPr/>
      <w:tcPr>
        <w:shd w:val="clear" w:color="auto" w:fill="A09E92" w:themeFill="accent6" w:themeFillShade="BF"/>
      </w:tcPr>
    </w:tblStylePr>
    <w:tblStylePr w:type="band1Vert">
      <w:tblPr/>
      <w:tcPr>
        <w:shd w:val="clear" w:color="auto" w:fill="E7E7E4" w:themeFill="accent6" w:themeFillTint="7F"/>
      </w:tcPr>
    </w:tblStylePr>
    <w:tblStylePr w:type="band1Horz">
      <w:tblPr/>
      <w:tcPr>
        <w:shd w:val="clear" w:color="auto" w:fill="E7E7E4" w:themeFill="accent6" w:themeFillTint="7F"/>
      </w:tcPr>
    </w:tblStylePr>
  </w:style>
  <w:style w:type="table" w:styleId="Farvetliste">
    <w:name w:val="Colorful List"/>
    <w:basedOn w:val="Tabel-Normal"/>
    <w:uiPriority w:val="72"/>
    <w:semiHidden/>
    <w:unhideWhenUsed/>
    <w:rsid w:val="000162D0"/>
    <w:pPr>
      <w:spacing w:line="240" w:lineRule="auto"/>
    </w:pPr>
    <w:rPr>
      <w:color w:val="333333" w:themeColor="text1"/>
    </w:rPr>
    <w:tblPr>
      <w:tblStyleRowBandSize w:val="1"/>
      <w:tblStyleColBandSize w:val="1"/>
    </w:tblPr>
    <w:tcPr>
      <w:shd w:val="clear" w:color="auto" w:fill="EBEBEB" w:themeFill="text1" w:themeFillTint="19"/>
    </w:tcPr>
    <w:tblStylePr w:type="firstRow">
      <w:rPr>
        <w:b/>
        <w:bCs/>
        <w:color w:val="FFFFFF" w:themeColor="background1"/>
      </w:rPr>
      <w:tblPr/>
      <w:tcPr>
        <w:tcBorders>
          <w:bottom w:val="single" w:color="FFFFFF" w:themeColor="background1" w:sz="12" w:space="0"/>
        </w:tcBorders>
        <w:shd w:val="clear" w:color="auto" w:fill="2E8340" w:themeFill="accent2" w:themeFillShade="CC"/>
      </w:tcPr>
    </w:tblStylePr>
    <w:tblStylePr w:type="lastRow">
      <w:rPr>
        <w:b/>
        <w:bCs/>
        <w:color w:val="2E8340" w:themeColor="accent2" w:themeShade="CC"/>
      </w:rPr>
      <w:tblPr/>
      <w:tcPr>
        <w:tcBorders>
          <w:top w:val="single" w:color="333333"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CCC" w:themeFill="text1" w:themeFillTint="3F"/>
      </w:tcPr>
    </w:tblStylePr>
    <w:tblStylePr w:type="band1Horz">
      <w:tblPr/>
      <w:tcPr>
        <w:shd w:val="clear" w:color="auto" w:fill="D6D6D6" w:themeFill="text1" w:themeFillTint="33"/>
      </w:tcPr>
    </w:tblStylePr>
  </w:style>
  <w:style w:type="table" w:styleId="Farvetliste-fremhvningsfarve1">
    <w:name w:val="Colorful List Accent 1"/>
    <w:basedOn w:val="Tabel-Normal"/>
    <w:uiPriority w:val="72"/>
    <w:semiHidden/>
    <w:unhideWhenUsed/>
    <w:rsid w:val="000162D0"/>
    <w:pPr>
      <w:spacing w:line="240" w:lineRule="auto"/>
    </w:pPr>
    <w:rPr>
      <w:color w:val="333333" w:themeColor="text1"/>
    </w:rPr>
    <w:tblPr>
      <w:tblStyleRowBandSize w:val="1"/>
      <w:tblStyleColBandSize w:val="1"/>
    </w:tblPr>
    <w:tcPr>
      <w:shd w:val="clear" w:color="auto" w:fill="F6FBFF" w:themeFill="accent1" w:themeFillTint="19"/>
    </w:tcPr>
    <w:tblStylePr w:type="firstRow">
      <w:rPr>
        <w:b/>
        <w:bCs/>
        <w:color w:val="FFFFFF" w:themeColor="background1"/>
      </w:rPr>
      <w:tblPr/>
      <w:tcPr>
        <w:tcBorders>
          <w:bottom w:val="single" w:color="FFFFFF" w:themeColor="background1" w:sz="12" w:space="0"/>
        </w:tcBorders>
        <w:shd w:val="clear" w:color="auto" w:fill="2E8340" w:themeFill="accent2" w:themeFillShade="CC"/>
      </w:tcPr>
    </w:tblStylePr>
    <w:tblStylePr w:type="lastRow">
      <w:rPr>
        <w:b/>
        <w:bCs/>
        <w:color w:val="2E8340" w:themeColor="accent2" w:themeShade="CC"/>
      </w:rPr>
      <w:tblPr/>
      <w:tcPr>
        <w:tcBorders>
          <w:top w:val="single" w:color="333333"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AF6FF" w:themeFill="accent1" w:themeFillTint="3F"/>
      </w:tcPr>
    </w:tblStylePr>
    <w:tblStylePr w:type="band1Horz">
      <w:tblPr/>
      <w:tcPr>
        <w:shd w:val="clear" w:color="auto" w:fill="EEF8FF" w:themeFill="accent1" w:themeFillTint="33"/>
      </w:tcPr>
    </w:tblStylePr>
  </w:style>
  <w:style w:type="table" w:styleId="Farvetliste-fremhvningsfarve2">
    <w:name w:val="Colorful List Accent 2"/>
    <w:basedOn w:val="Tabel-Normal"/>
    <w:uiPriority w:val="72"/>
    <w:semiHidden/>
    <w:unhideWhenUsed/>
    <w:rsid w:val="000162D0"/>
    <w:pPr>
      <w:spacing w:line="240" w:lineRule="auto"/>
    </w:pPr>
    <w:rPr>
      <w:color w:val="333333" w:themeColor="text1"/>
    </w:rPr>
    <w:tblPr>
      <w:tblStyleRowBandSize w:val="1"/>
      <w:tblStyleColBandSize w:val="1"/>
    </w:tblPr>
    <w:tcPr>
      <w:shd w:val="clear" w:color="auto" w:fill="EAF7EC" w:themeFill="accent2" w:themeFillTint="19"/>
    </w:tcPr>
    <w:tblStylePr w:type="firstRow">
      <w:rPr>
        <w:b/>
        <w:bCs/>
        <w:color w:val="FFFFFF" w:themeColor="background1"/>
      </w:rPr>
      <w:tblPr/>
      <w:tcPr>
        <w:tcBorders>
          <w:bottom w:val="single" w:color="FFFFFF" w:themeColor="background1" w:sz="12" w:space="0"/>
        </w:tcBorders>
        <w:shd w:val="clear" w:color="auto" w:fill="2E8340" w:themeFill="accent2" w:themeFillShade="CC"/>
      </w:tcPr>
    </w:tblStylePr>
    <w:tblStylePr w:type="lastRow">
      <w:rPr>
        <w:b/>
        <w:bCs/>
        <w:color w:val="2E8340" w:themeColor="accent2" w:themeShade="CC"/>
      </w:rPr>
      <w:tblPr/>
      <w:tcPr>
        <w:tcBorders>
          <w:top w:val="single" w:color="333333"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AECD1" w:themeFill="accent2" w:themeFillTint="3F"/>
      </w:tcPr>
    </w:tblStylePr>
    <w:tblStylePr w:type="band1Horz">
      <w:tblPr/>
      <w:tcPr>
        <w:shd w:val="clear" w:color="auto" w:fill="D4F0DA" w:themeFill="accent2" w:themeFillTint="33"/>
      </w:tcPr>
    </w:tblStylePr>
  </w:style>
  <w:style w:type="table" w:styleId="Farvetliste-fremhvningsfarve3">
    <w:name w:val="Colorful List Accent 3"/>
    <w:basedOn w:val="Tabel-Normal"/>
    <w:uiPriority w:val="72"/>
    <w:semiHidden/>
    <w:unhideWhenUsed/>
    <w:rsid w:val="000162D0"/>
    <w:pPr>
      <w:spacing w:line="240" w:lineRule="auto"/>
    </w:pPr>
    <w:rPr>
      <w:color w:val="333333" w:themeColor="text1"/>
    </w:rPr>
    <w:tblPr>
      <w:tblStyleRowBandSize w:val="1"/>
      <w:tblStyleColBandSize w:val="1"/>
    </w:tblPr>
    <w:tcPr>
      <w:shd w:val="clear" w:color="auto" w:fill="F9FFE1" w:themeFill="accent3" w:themeFillTint="19"/>
    </w:tcPr>
    <w:tblStylePr w:type="firstRow">
      <w:rPr>
        <w:b/>
        <w:bCs/>
        <w:color w:val="FFFFFF" w:themeColor="background1"/>
      </w:rPr>
      <w:tblPr/>
      <w:tcPr>
        <w:tcBorders>
          <w:bottom w:val="single" w:color="FFFFFF" w:themeColor="background1" w:sz="12" w:space="0"/>
        </w:tcBorders>
        <w:shd w:val="clear" w:color="auto" w:fill="9C0060" w:themeFill="accent4" w:themeFillShade="CC"/>
      </w:tcPr>
    </w:tblStylePr>
    <w:tblStylePr w:type="lastRow">
      <w:rPr>
        <w:b/>
        <w:bCs/>
        <w:color w:val="9C0060" w:themeColor="accent4" w:themeShade="CC"/>
      </w:rPr>
      <w:tblPr/>
      <w:tcPr>
        <w:tcBorders>
          <w:top w:val="single" w:color="333333"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0FFB4" w:themeFill="accent3" w:themeFillTint="3F"/>
      </w:tcPr>
    </w:tblStylePr>
    <w:tblStylePr w:type="band1Horz">
      <w:tblPr/>
      <w:tcPr>
        <w:shd w:val="clear" w:color="auto" w:fill="F2FFC2" w:themeFill="accent3" w:themeFillTint="33"/>
      </w:tcPr>
    </w:tblStylePr>
  </w:style>
  <w:style w:type="table" w:styleId="Farvetliste-fremhvningsfarve4">
    <w:name w:val="Colorful List Accent 4"/>
    <w:basedOn w:val="Tabel-Normal"/>
    <w:uiPriority w:val="72"/>
    <w:semiHidden/>
    <w:unhideWhenUsed/>
    <w:rsid w:val="000162D0"/>
    <w:pPr>
      <w:spacing w:line="240" w:lineRule="auto"/>
    </w:pPr>
    <w:rPr>
      <w:color w:val="333333" w:themeColor="text1"/>
    </w:rPr>
    <w:tblPr>
      <w:tblStyleRowBandSize w:val="1"/>
      <w:tblStyleColBandSize w:val="1"/>
    </w:tblPr>
    <w:tcPr>
      <w:shd w:val="clear" w:color="auto" w:fill="FFE0F3" w:themeFill="accent4" w:themeFillTint="19"/>
    </w:tcPr>
    <w:tblStylePr w:type="firstRow">
      <w:rPr>
        <w:b/>
        <w:bCs/>
        <w:color w:val="FFFFFF" w:themeColor="background1"/>
      </w:rPr>
      <w:tblPr/>
      <w:tcPr>
        <w:tcBorders>
          <w:bottom w:val="single" w:color="FFFFFF" w:themeColor="background1" w:sz="12" w:space="0"/>
        </w:tcBorders>
        <w:shd w:val="clear" w:color="auto" w:fill="85A700" w:themeFill="accent3" w:themeFillShade="CC"/>
      </w:tcPr>
    </w:tblStylePr>
    <w:tblStylePr w:type="lastRow">
      <w:rPr>
        <w:b/>
        <w:bCs/>
        <w:color w:val="85A700" w:themeColor="accent3" w:themeShade="CC"/>
      </w:rPr>
      <w:tblPr/>
      <w:tcPr>
        <w:tcBorders>
          <w:top w:val="single" w:color="333333"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1E1" w:themeFill="accent4" w:themeFillTint="3F"/>
      </w:tcPr>
    </w:tblStylePr>
    <w:tblStylePr w:type="band1Horz">
      <w:tblPr/>
      <w:tcPr>
        <w:shd w:val="clear" w:color="auto" w:fill="FFC0E6" w:themeFill="accent4" w:themeFillTint="33"/>
      </w:tcPr>
    </w:tblStylePr>
  </w:style>
  <w:style w:type="table" w:styleId="Farvetliste-fremhvningsfarve5">
    <w:name w:val="Colorful List Accent 5"/>
    <w:basedOn w:val="Tabel-Normal"/>
    <w:uiPriority w:val="72"/>
    <w:semiHidden/>
    <w:unhideWhenUsed/>
    <w:rsid w:val="000162D0"/>
    <w:pPr>
      <w:spacing w:line="240" w:lineRule="auto"/>
    </w:pPr>
    <w:rPr>
      <w:color w:val="333333" w:themeColor="text1"/>
    </w:rPr>
    <w:tblPr>
      <w:tblStyleRowBandSize w:val="1"/>
      <w:tblStyleColBandSize w:val="1"/>
    </w:tblPr>
    <w:tcPr>
      <w:shd w:val="clear" w:color="auto" w:fill="FCE9E5" w:themeFill="accent5" w:themeFillTint="19"/>
    </w:tcPr>
    <w:tblStylePr w:type="firstRow">
      <w:rPr>
        <w:b/>
        <w:bCs/>
        <w:color w:val="FFFFFF" w:themeColor="background1"/>
      </w:rPr>
      <w:tblPr/>
      <w:tcPr>
        <w:tcBorders>
          <w:bottom w:val="single" w:color="FFFFFF" w:themeColor="background1" w:sz="12" w:space="0"/>
        </w:tcBorders>
        <w:shd w:val="clear" w:color="auto" w:fill="AAA89D" w:themeFill="accent6" w:themeFillShade="CC"/>
      </w:tcPr>
    </w:tblStylePr>
    <w:tblStylePr w:type="lastRow">
      <w:rPr>
        <w:b/>
        <w:bCs/>
        <w:color w:val="AAA89D" w:themeColor="accent6" w:themeShade="CC"/>
      </w:rPr>
      <w:tblPr/>
      <w:tcPr>
        <w:tcBorders>
          <w:top w:val="single" w:color="333333"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C8BF" w:themeFill="accent5" w:themeFillTint="3F"/>
      </w:tcPr>
    </w:tblStylePr>
    <w:tblStylePr w:type="band1Horz">
      <w:tblPr/>
      <w:tcPr>
        <w:shd w:val="clear" w:color="auto" w:fill="F8D2CB" w:themeFill="accent5" w:themeFillTint="33"/>
      </w:tcPr>
    </w:tblStylePr>
  </w:style>
  <w:style w:type="table" w:styleId="Farvetliste-fremhvningsfarve6">
    <w:name w:val="Colorful List Accent 6"/>
    <w:basedOn w:val="Tabel-Normal"/>
    <w:uiPriority w:val="72"/>
    <w:semiHidden/>
    <w:unhideWhenUsed/>
    <w:rsid w:val="000162D0"/>
    <w:pPr>
      <w:spacing w:line="240" w:lineRule="auto"/>
    </w:pPr>
    <w:rPr>
      <w:color w:val="333333" w:themeColor="text1"/>
    </w:rPr>
    <w:tblPr>
      <w:tblStyleRowBandSize w:val="1"/>
      <w:tblStyleColBandSize w:val="1"/>
    </w:tblPr>
    <w:tcPr>
      <w:shd w:val="clear" w:color="auto" w:fill="FAFAF9" w:themeFill="accent6" w:themeFillTint="19"/>
    </w:tcPr>
    <w:tblStylePr w:type="firstRow">
      <w:rPr>
        <w:b/>
        <w:bCs/>
        <w:color w:val="FFFFFF" w:themeColor="background1"/>
      </w:rPr>
      <w:tblPr/>
      <w:tcPr>
        <w:tcBorders>
          <w:bottom w:val="single" w:color="FFFFFF" w:themeColor="background1" w:sz="12" w:space="0"/>
        </w:tcBorders>
        <w:shd w:val="clear" w:color="auto" w:fill="9E2913" w:themeFill="accent5" w:themeFillShade="CC"/>
      </w:tcPr>
    </w:tblStylePr>
    <w:tblStylePr w:type="lastRow">
      <w:rPr>
        <w:b/>
        <w:bCs/>
        <w:color w:val="9E2913" w:themeColor="accent5" w:themeShade="CC"/>
      </w:rPr>
      <w:tblPr/>
      <w:tcPr>
        <w:tcBorders>
          <w:top w:val="single" w:color="333333"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F3F1" w:themeFill="accent6" w:themeFillTint="3F"/>
      </w:tcPr>
    </w:tblStylePr>
    <w:tblStylePr w:type="band1Horz">
      <w:tblPr/>
      <w:tcPr>
        <w:shd w:val="clear" w:color="auto" w:fill="F5F5F4" w:themeFill="accent6" w:themeFillTint="33"/>
      </w:tcPr>
    </w:tblStylePr>
  </w:style>
  <w:style w:type="table" w:styleId="Farvetskygge">
    <w:name w:val="Colorful Shading"/>
    <w:basedOn w:val="Tabel-Normal"/>
    <w:uiPriority w:val="71"/>
    <w:semiHidden/>
    <w:unhideWhenUsed/>
    <w:rsid w:val="000162D0"/>
    <w:pPr>
      <w:spacing w:line="240" w:lineRule="auto"/>
    </w:pPr>
    <w:rPr>
      <w:color w:val="333333" w:themeColor="text1"/>
    </w:rPr>
    <w:tblPr>
      <w:tblStyleRowBandSize w:val="1"/>
      <w:tblStyleColBandSize w:val="1"/>
      <w:tblBorders>
        <w:top w:val="single" w:color="3AA551" w:themeColor="accent2" w:sz="24" w:space="0"/>
        <w:left w:val="single" w:color="333333" w:themeColor="text1" w:sz="4" w:space="0"/>
        <w:bottom w:val="single" w:color="333333" w:themeColor="text1" w:sz="4" w:space="0"/>
        <w:right w:val="single" w:color="333333" w:themeColor="text1" w:sz="4" w:space="0"/>
        <w:insideH w:val="single" w:color="FFFFFF" w:themeColor="background1" w:sz="4" w:space="0"/>
        <w:insideV w:val="single" w:color="FFFFFF" w:themeColor="background1" w:sz="4" w:space="0"/>
      </w:tblBorders>
    </w:tblPr>
    <w:tcPr>
      <w:shd w:val="clear" w:color="auto" w:fill="EBEBEB" w:themeFill="text1" w:themeFillTint="19"/>
    </w:tcPr>
    <w:tblStylePr w:type="firstRow">
      <w:rPr>
        <w:b/>
        <w:bCs/>
      </w:rPr>
      <w:tblPr/>
      <w:tcPr>
        <w:tcBorders>
          <w:top w:val="nil"/>
          <w:left w:val="nil"/>
          <w:bottom w:val="single" w:color="3AA551"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1E1E1E" w:themeFill="text1" w:themeFillShade="99"/>
      </w:tcPr>
    </w:tblStylePr>
    <w:tblStylePr w:type="firstCol">
      <w:rPr>
        <w:color w:val="FFFFFF" w:themeColor="background1"/>
      </w:rPr>
      <w:tblPr/>
      <w:tcPr>
        <w:tcBorders>
          <w:top w:val="nil"/>
          <w:left w:val="nil"/>
          <w:bottom w:val="nil"/>
          <w:right w:val="nil"/>
          <w:insideH w:val="single" w:color="1E1E1E" w:themeColor="text1" w:themeShade="99" w:sz="4" w:space="0"/>
          <w:insideV w:val="nil"/>
        </w:tcBorders>
        <w:shd w:val="clear" w:color="auto" w:fill="1E1E1E"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262626" w:themeFill="text1" w:themeFillShade="BF"/>
      </w:tcPr>
    </w:tblStylePr>
    <w:tblStylePr w:type="band1Vert">
      <w:tblPr/>
      <w:tcPr>
        <w:shd w:val="clear" w:color="auto" w:fill="ADADAD" w:themeFill="text1" w:themeFillTint="66"/>
      </w:tcPr>
    </w:tblStylePr>
    <w:tblStylePr w:type="band1Horz">
      <w:tblPr/>
      <w:tcPr>
        <w:shd w:val="clear" w:color="auto" w:fill="999999" w:themeFill="text1" w:themeFillTint="7F"/>
      </w:tcPr>
    </w:tblStylePr>
    <w:tblStylePr w:type="neCell">
      <w:rPr>
        <w:color w:val="333333" w:themeColor="text1"/>
      </w:rPr>
    </w:tblStylePr>
    <w:tblStylePr w:type="nwCell">
      <w:rPr>
        <w:color w:val="333333" w:themeColor="text1"/>
      </w:rPr>
    </w:tblStylePr>
  </w:style>
  <w:style w:type="table" w:styleId="Farvetskygge-fremhvningsfarve1">
    <w:name w:val="Colorful Shading Accent 1"/>
    <w:basedOn w:val="Tabel-Normal"/>
    <w:uiPriority w:val="71"/>
    <w:semiHidden/>
    <w:unhideWhenUsed/>
    <w:rsid w:val="000162D0"/>
    <w:pPr>
      <w:spacing w:line="240" w:lineRule="auto"/>
    </w:pPr>
    <w:rPr>
      <w:color w:val="333333" w:themeColor="text1"/>
    </w:rPr>
    <w:tblPr>
      <w:tblStyleRowBandSize w:val="1"/>
      <w:tblStyleColBandSize w:val="1"/>
      <w:tblBorders>
        <w:top w:val="single" w:color="3AA551" w:themeColor="accent2" w:sz="24" w:space="0"/>
        <w:left w:val="single" w:color="ADDDFF" w:themeColor="accent1" w:sz="4" w:space="0"/>
        <w:bottom w:val="single" w:color="ADDDFF" w:themeColor="accent1" w:sz="4" w:space="0"/>
        <w:right w:val="single" w:color="ADDDFF" w:themeColor="accent1" w:sz="4" w:space="0"/>
        <w:insideH w:val="single" w:color="FFFFFF" w:themeColor="background1" w:sz="4" w:space="0"/>
        <w:insideV w:val="single" w:color="FFFFFF" w:themeColor="background1" w:sz="4" w:space="0"/>
      </w:tblBorders>
    </w:tblPr>
    <w:tcPr>
      <w:shd w:val="clear" w:color="auto" w:fill="F6FBFF" w:themeFill="accent1" w:themeFillTint="19"/>
    </w:tcPr>
    <w:tblStylePr w:type="firstRow">
      <w:rPr>
        <w:b/>
        <w:bCs/>
      </w:rPr>
      <w:tblPr/>
      <w:tcPr>
        <w:tcBorders>
          <w:top w:val="nil"/>
          <w:left w:val="nil"/>
          <w:bottom w:val="single" w:color="3AA551"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195FF" w:themeFill="accent1" w:themeFillShade="99"/>
      </w:tcPr>
    </w:tblStylePr>
    <w:tblStylePr w:type="firstCol">
      <w:rPr>
        <w:color w:val="FFFFFF" w:themeColor="background1"/>
      </w:rPr>
      <w:tblPr/>
      <w:tcPr>
        <w:tcBorders>
          <w:top w:val="nil"/>
          <w:left w:val="nil"/>
          <w:bottom w:val="nil"/>
          <w:right w:val="nil"/>
          <w:insideH w:val="single" w:color="0195FF" w:themeColor="accent1" w:themeShade="99" w:sz="4" w:space="0"/>
          <w:insideV w:val="nil"/>
        </w:tcBorders>
        <w:shd w:val="clear" w:color="auto" w:fill="0195FF"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195FF" w:themeFill="accent1" w:themeFillShade="99"/>
      </w:tcPr>
    </w:tblStylePr>
    <w:tblStylePr w:type="band1Vert">
      <w:tblPr/>
      <w:tcPr>
        <w:shd w:val="clear" w:color="auto" w:fill="DEF1FF" w:themeFill="accent1" w:themeFillTint="66"/>
      </w:tcPr>
    </w:tblStylePr>
    <w:tblStylePr w:type="band1Horz">
      <w:tblPr/>
      <w:tcPr>
        <w:shd w:val="clear" w:color="auto" w:fill="D6EDFF" w:themeFill="accent1" w:themeFillTint="7F"/>
      </w:tcPr>
    </w:tblStylePr>
    <w:tblStylePr w:type="neCell">
      <w:rPr>
        <w:color w:val="333333" w:themeColor="text1"/>
      </w:rPr>
    </w:tblStylePr>
    <w:tblStylePr w:type="nwCell">
      <w:rPr>
        <w:color w:val="333333" w:themeColor="text1"/>
      </w:rPr>
    </w:tblStylePr>
  </w:style>
  <w:style w:type="table" w:styleId="Farvetskygge-fremhvningsfarve2">
    <w:name w:val="Colorful Shading Accent 2"/>
    <w:basedOn w:val="Tabel-Normal"/>
    <w:uiPriority w:val="71"/>
    <w:semiHidden/>
    <w:unhideWhenUsed/>
    <w:rsid w:val="000162D0"/>
    <w:pPr>
      <w:spacing w:line="240" w:lineRule="auto"/>
    </w:pPr>
    <w:rPr>
      <w:color w:val="333333" w:themeColor="text1"/>
    </w:rPr>
    <w:tblPr>
      <w:tblStyleRowBandSize w:val="1"/>
      <w:tblStyleColBandSize w:val="1"/>
      <w:tblBorders>
        <w:top w:val="single" w:color="3AA551" w:themeColor="accent2" w:sz="24" w:space="0"/>
        <w:left w:val="single" w:color="3AA551" w:themeColor="accent2" w:sz="4" w:space="0"/>
        <w:bottom w:val="single" w:color="3AA551" w:themeColor="accent2" w:sz="4" w:space="0"/>
        <w:right w:val="single" w:color="3AA551" w:themeColor="accent2" w:sz="4" w:space="0"/>
        <w:insideH w:val="single" w:color="FFFFFF" w:themeColor="background1" w:sz="4" w:space="0"/>
        <w:insideV w:val="single" w:color="FFFFFF" w:themeColor="background1" w:sz="4" w:space="0"/>
      </w:tblBorders>
    </w:tblPr>
    <w:tcPr>
      <w:shd w:val="clear" w:color="auto" w:fill="EAF7EC" w:themeFill="accent2" w:themeFillTint="19"/>
    </w:tcPr>
    <w:tblStylePr w:type="firstRow">
      <w:rPr>
        <w:b/>
        <w:bCs/>
      </w:rPr>
      <w:tblPr/>
      <w:tcPr>
        <w:tcBorders>
          <w:top w:val="nil"/>
          <w:left w:val="nil"/>
          <w:bottom w:val="single" w:color="3AA551"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26230" w:themeFill="accent2" w:themeFillShade="99"/>
      </w:tcPr>
    </w:tblStylePr>
    <w:tblStylePr w:type="firstCol">
      <w:rPr>
        <w:color w:val="FFFFFF" w:themeColor="background1"/>
      </w:rPr>
      <w:tblPr/>
      <w:tcPr>
        <w:tcBorders>
          <w:top w:val="nil"/>
          <w:left w:val="nil"/>
          <w:bottom w:val="nil"/>
          <w:right w:val="nil"/>
          <w:insideH w:val="single" w:color="226230" w:themeColor="accent2" w:themeShade="99" w:sz="4" w:space="0"/>
          <w:insideV w:val="nil"/>
        </w:tcBorders>
        <w:shd w:val="clear" w:color="auto" w:fill="22623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26230" w:themeFill="accent2" w:themeFillShade="99"/>
      </w:tcPr>
    </w:tblStylePr>
    <w:tblStylePr w:type="band1Vert">
      <w:tblPr/>
      <w:tcPr>
        <w:shd w:val="clear" w:color="auto" w:fill="A9E1B5" w:themeFill="accent2" w:themeFillTint="66"/>
      </w:tcPr>
    </w:tblStylePr>
    <w:tblStylePr w:type="band1Horz">
      <w:tblPr/>
      <w:tcPr>
        <w:shd w:val="clear" w:color="auto" w:fill="95D9A3" w:themeFill="accent2" w:themeFillTint="7F"/>
      </w:tcPr>
    </w:tblStylePr>
    <w:tblStylePr w:type="neCell">
      <w:rPr>
        <w:color w:val="333333" w:themeColor="text1"/>
      </w:rPr>
    </w:tblStylePr>
    <w:tblStylePr w:type="nwCell">
      <w:rPr>
        <w:color w:val="333333" w:themeColor="text1"/>
      </w:rPr>
    </w:tblStylePr>
  </w:style>
  <w:style w:type="table" w:styleId="Farvetskygge-fremhvningsfarve3">
    <w:name w:val="Colorful Shading Accent 3"/>
    <w:basedOn w:val="Tabel-Normal"/>
    <w:uiPriority w:val="71"/>
    <w:semiHidden/>
    <w:unhideWhenUsed/>
    <w:rsid w:val="000162D0"/>
    <w:pPr>
      <w:spacing w:line="240" w:lineRule="auto"/>
    </w:pPr>
    <w:rPr>
      <w:color w:val="333333" w:themeColor="text1"/>
    </w:rPr>
    <w:tblPr>
      <w:tblStyleRowBandSize w:val="1"/>
      <w:tblStyleColBandSize w:val="1"/>
      <w:tblBorders>
        <w:top w:val="single" w:color="C40079" w:themeColor="accent4" w:sz="24" w:space="0"/>
        <w:left w:val="single" w:color="A8D100" w:themeColor="accent3" w:sz="4" w:space="0"/>
        <w:bottom w:val="single" w:color="A8D100" w:themeColor="accent3" w:sz="4" w:space="0"/>
        <w:right w:val="single" w:color="A8D100" w:themeColor="accent3" w:sz="4" w:space="0"/>
        <w:insideH w:val="single" w:color="FFFFFF" w:themeColor="background1" w:sz="4" w:space="0"/>
        <w:insideV w:val="single" w:color="FFFFFF" w:themeColor="background1" w:sz="4" w:space="0"/>
      </w:tblBorders>
    </w:tblPr>
    <w:tcPr>
      <w:shd w:val="clear" w:color="auto" w:fill="F9FFE1" w:themeFill="accent3" w:themeFillTint="19"/>
    </w:tcPr>
    <w:tblStylePr w:type="firstRow">
      <w:rPr>
        <w:b/>
        <w:bCs/>
      </w:rPr>
      <w:tblPr/>
      <w:tcPr>
        <w:tcBorders>
          <w:top w:val="nil"/>
          <w:left w:val="nil"/>
          <w:bottom w:val="single" w:color="C40079"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647D00" w:themeFill="accent3" w:themeFillShade="99"/>
      </w:tcPr>
    </w:tblStylePr>
    <w:tblStylePr w:type="firstCol">
      <w:rPr>
        <w:color w:val="FFFFFF" w:themeColor="background1"/>
      </w:rPr>
      <w:tblPr/>
      <w:tcPr>
        <w:tcBorders>
          <w:top w:val="nil"/>
          <w:left w:val="nil"/>
          <w:bottom w:val="nil"/>
          <w:right w:val="nil"/>
          <w:insideH w:val="single" w:color="647D00" w:themeColor="accent3" w:themeShade="99" w:sz="4" w:space="0"/>
          <w:insideV w:val="nil"/>
        </w:tcBorders>
        <w:shd w:val="clear" w:color="auto" w:fill="647D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47D00" w:themeFill="accent3" w:themeFillShade="99"/>
      </w:tcPr>
    </w:tblStylePr>
    <w:tblStylePr w:type="band1Vert">
      <w:tblPr/>
      <w:tcPr>
        <w:shd w:val="clear" w:color="auto" w:fill="E6FF86" w:themeFill="accent3" w:themeFillTint="66"/>
      </w:tcPr>
    </w:tblStylePr>
    <w:tblStylePr w:type="band1Horz">
      <w:tblPr/>
      <w:tcPr>
        <w:shd w:val="clear" w:color="auto" w:fill="E1FF69" w:themeFill="accent3" w:themeFillTint="7F"/>
      </w:tcPr>
    </w:tblStylePr>
  </w:style>
  <w:style w:type="table" w:styleId="Farvetskygge-fremhvningsfarve4">
    <w:name w:val="Colorful Shading Accent 4"/>
    <w:basedOn w:val="Tabel-Normal"/>
    <w:uiPriority w:val="71"/>
    <w:semiHidden/>
    <w:unhideWhenUsed/>
    <w:rsid w:val="000162D0"/>
    <w:pPr>
      <w:spacing w:line="240" w:lineRule="auto"/>
    </w:pPr>
    <w:rPr>
      <w:color w:val="333333" w:themeColor="text1"/>
    </w:rPr>
    <w:tblPr>
      <w:tblStyleRowBandSize w:val="1"/>
      <w:tblStyleColBandSize w:val="1"/>
      <w:tblBorders>
        <w:top w:val="single" w:color="A8D100" w:themeColor="accent3" w:sz="24" w:space="0"/>
        <w:left w:val="single" w:color="C40079" w:themeColor="accent4" w:sz="4" w:space="0"/>
        <w:bottom w:val="single" w:color="C40079" w:themeColor="accent4" w:sz="4" w:space="0"/>
        <w:right w:val="single" w:color="C40079" w:themeColor="accent4" w:sz="4" w:space="0"/>
        <w:insideH w:val="single" w:color="FFFFFF" w:themeColor="background1" w:sz="4" w:space="0"/>
        <w:insideV w:val="single" w:color="FFFFFF" w:themeColor="background1" w:sz="4" w:space="0"/>
      </w:tblBorders>
    </w:tblPr>
    <w:tcPr>
      <w:shd w:val="clear" w:color="auto" w:fill="FFE0F3" w:themeFill="accent4" w:themeFillTint="19"/>
    </w:tcPr>
    <w:tblStylePr w:type="firstRow">
      <w:rPr>
        <w:b/>
        <w:bCs/>
      </w:rPr>
      <w:tblPr/>
      <w:tcPr>
        <w:tcBorders>
          <w:top w:val="nil"/>
          <w:left w:val="nil"/>
          <w:bottom w:val="single" w:color="A8D100"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50048" w:themeFill="accent4" w:themeFillShade="99"/>
      </w:tcPr>
    </w:tblStylePr>
    <w:tblStylePr w:type="firstCol">
      <w:rPr>
        <w:color w:val="FFFFFF" w:themeColor="background1"/>
      </w:rPr>
      <w:tblPr/>
      <w:tcPr>
        <w:tcBorders>
          <w:top w:val="nil"/>
          <w:left w:val="nil"/>
          <w:bottom w:val="nil"/>
          <w:right w:val="nil"/>
          <w:insideH w:val="single" w:color="750048" w:themeColor="accent4" w:themeShade="99" w:sz="4" w:space="0"/>
          <w:insideV w:val="nil"/>
        </w:tcBorders>
        <w:shd w:val="clear" w:color="auto" w:fill="75004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50048" w:themeFill="accent4" w:themeFillShade="99"/>
      </w:tcPr>
    </w:tblStylePr>
    <w:tblStylePr w:type="band1Vert">
      <w:tblPr/>
      <w:tcPr>
        <w:shd w:val="clear" w:color="auto" w:fill="FF81CE" w:themeFill="accent4" w:themeFillTint="66"/>
      </w:tcPr>
    </w:tblStylePr>
    <w:tblStylePr w:type="band1Horz">
      <w:tblPr/>
      <w:tcPr>
        <w:shd w:val="clear" w:color="auto" w:fill="FF62C2" w:themeFill="accent4" w:themeFillTint="7F"/>
      </w:tcPr>
    </w:tblStylePr>
    <w:tblStylePr w:type="neCell">
      <w:rPr>
        <w:color w:val="333333" w:themeColor="text1"/>
      </w:rPr>
    </w:tblStylePr>
    <w:tblStylePr w:type="nwCell">
      <w:rPr>
        <w:color w:val="333333" w:themeColor="text1"/>
      </w:rPr>
    </w:tblStylePr>
  </w:style>
  <w:style w:type="table" w:styleId="Farvetskygge-fremhvningsfarve5">
    <w:name w:val="Colorful Shading Accent 5"/>
    <w:basedOn w:val="Tabel-Normal"/>
    <w:uiPriority w:val="71"/>
    <w:semiHidden/>
    <w:unhideWhenUsed/>
    <w:rsid w:val="000162D0"/>
    <w:pPr>
      <w:spacing w:line="240" w:lineRule="auto"/>
    </w:pPr>
    <w:rPr>
      <w:color w:val="333333" w:themeColor="text1"/>
    </w:rPr>
    <w:tblPr>
      <w:tblStyleRowBandSize w:val="1"/>
      <w:tblStyleColBandSize w:val="1"/>
      <w:tblBorders>
        <w:top w:val="single" w:color="D0CFC9" w:themeColor="accent6" w:sz="24" w:space="0"/>
        <w:left w:val="single" w:color="C63418" w:themeColor="accent5" w:sz="4" w:space="0"/>
        <w:bottom w:val="single" w:color="C63418" w:themeColor="accent5" w:sz="4" w:space="0"/>
        <w:right w:val="single" w:color="C63418" w:themeColor="accent5" w:sz="4" w:space="0"/>
        <w:insideH w:val="single" w:color="FFFFFF" w:themeColor="background1" w:sz="4" w:space="0"/>
        <w:insideV w:val="single" w:color="FFFFFF" w:themeColor="background1" w:sz="4" w:space="0"/>
      </w:tblBorders>
    </w:tblPr>
    <w:tcPr>
      <w:shd w:val="clear" w:color="auto" w:fill="FCE9E5" w:themeFill="accent5" w:themeFillTint="19"/>
    </w:tcPr>
    <w:tblStylePr w:type="firstRow">
      <w:rPr>
        <w:b/>
        <w:bCs/>
      </w:rPr>
      <w:tblPr/>
      <w:tcPr>
        <w:tcBorders>
          <w:top w:val="nil"/>
          <w:left w:val="nil"/>
          <w:bottom w:val="single" w:color="D0CFC9"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61F0E" w:themeFill="accent5" w:themeFillShade="99"/>
      </w:tcPr>
    </w:tblStylePr>
    <w:tblStylePr w:type="firstCol">
      <w:rPr>
        <w:color w:val="FFFFFF" w:themeColor="background1"/>
      </w:rPr>
      <w:tblPr/>
      <w:tcPr>
        <w:tcBorders>
          <w:top w:val="nil"/>
          <w:left w:val="nil"/>
          <w:bottom w:val="nil"/>
          <w:right w:val="nil"/>
          <w:insideH w:val="single" w:color="761F0E" w:themeColor="accent5" w:themeShade="99" w:sz="4" w:space="0"/>
          <w:insideV w:val="nil"/>
        </w:tcBorders>
        <w:shd w:val="clear" w:color="auto" w:fill="761F0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761F0E" w:themeFill="accent5" w:themeFillShade="99"/>
      </w:tcPr>
    </w:tblStylePr>
    <w:tblStylePr w:type="band1Vert">
      <w:tblPr/>
      <w:tcPr>
        <w:shd w:val="clear" w:color="auto" w:fill="F2A698" w:themeFill="accent5" w:themeFillTint="66"/>
      </w:tcPr>
    </w:tblStylePr>
    <w:tblStylePr w:type="band1Horz">
      <w:tblPr/>
      <w:tcPr>
        <w:shd w:val="clear" w:color="auto" w:fill="EF907E" w:themeFill="accent5" w:themeFillTint="7F"/>
      </w:tcPr>
    </w:tblStylePr>
    <w:tblStylePr w:type="neCell">
      <w:rPr>
        <w:color w:val="333333" w:themeColor="text1"/>
      </w:rPr>
    </w:tblStylePr>
    <w:tblStylePr w:type="nwCell">
      <w:rPr>
        <w:color w:val="333333" w:themeColor="text1"/>
      </w:rPr>
    </w:tblStylePr>
  </w:style>
  <w:style w:type="table" w:styleId="Farvetskygge-fremhvningsfarve6">
    <w:name w:val="Colorful Shading Accent 6"/>
    <w:basedOn w:val="Tabel-Normal"/>
    <w:uiPriority w:val="71"/>
    <w:semiHidden/>
    <w:unhideWhenUsed/>
    <w:rsid w:val="000162D0"/>
    <w:pPr>
      <w:spacing w:line="240" w:lineRule="auto"/>
    </w:pPr>
    <w:rPr>
      <w:color w:val="333333" w:themeColor="text1"/>
    </w:rPr>
    <w:tblPr>
      <w:tblStyleRowBandSize w:val="1"/>
      <w:tblStyleColBandSize w:val="1"/>
      <w:tblBorders>
        <w:top w:val="single" w:color="C63418" w:themeColor="accent5" w:sz="24" w:space="0"/>
        <w:left w:val="single" w:color="D0CFC9" w:themeColor="accent6" w:sz="4" w:space="0"/>
        <w:bottom w:val="single" w:color="D0CFC9" w:themeColor="accent6" w:sz="4" w:space="0"/>
        <w:right w:val="single" w:color="D0CFC9" w:themeColor="accent6" w:sz="4" w:space="0"/>
        <w:insideH w:val="single" w:color="FFFFFF" w:themeColor="background1" w:sz="4" w:space="0"/>
        <w:insideV w:val="single" w:color="FFFFFF" w:themeColor="background1" w:sz="4" w:space="0"/>
      </w:tblBorders>
    </w:tblPr>
    <w:tcPr>
      <w:shd w:val="clear" w:color="auto" w:fill="FAFAF9" w:themeFill="accent6" w:themeFillTint="19"/>
    </w:tcPr>
    <w:tblStylePr w:type="firstRow">
      <w:rPr>
        <w:b/>
        <w:bCs/>
      </w:rPr>
      <w:tblPr/>
      <w:tcPr>
        <w:tcBorders>
          <w:top w:val="nil"/>
          <w:left w:val="nil"/>
          <w:bottom w:val="single" w:color="C63418"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838072" w:themeFill="accent6" w:themeFillShade="99"/>
      </w:tcPr>
    </w:tblStylePr>
    <w:tblStylePr w:type="firstCol">
      <w:rPr>
        <w:color w:val="FFFFFF" w:themeColor="background1"/>
      </w:rPr>
      <w:tblPr/>
      <w:tcPr>
        <w:tcBorders>
          <w:top w:val="nil"/>
          <w:left w:val="nil"/>
          <w:bottom w:val="nil"/>
          <w:right w:val="nil"/>
          <w:insideH w:val="single" w:color="838072" w:themeColor="accent6" w:themeShade="99" w:sz="4" w:space="0"/>
          <w:insideV w:val="nil"/>
        </w:tcBorders>
        <w:shd w:val="clear" w:color="auto" w:fill="838072"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838072" w:themeFill="accent6" w:themeFillShade="99"/>
      </w:tcPr>
    </w:tblStylePr>
    <w:tblStylePr w:type="band1Vert">
      <w:tblPr/>
      <w:tcPr>
        <w:shd w:val="clear" w:color="auto" w:fill="ECEBE9" w:themeFill="accent6" w:themeFillTint="66"/>
      </w:tcPr>
    </w:tblStylePr>
    <w:tblStylePr w:type="band1Horz">
      <w:tblPr/>
      <w:tcPr>
        <w:shd w:val="clear" w:color="auto" w:fill="E7E7E4" w:themeFill="accent6" w:themeFillTint="7F"/>
      </w:tcPr>
    </w:tblStylePr>
    <w:tblStylePr w:type="neCell">
      <w:rPr>
        <w:color w:val="333333" w:themeColor="text1"/>
      </w:rPr>
    </w:tblStylePr>
    <w:tblStylePr w:type="nwCell">
      <w:rPr>
        <w:color w:val="333333" w:themeColor="text1"/>
      </w:rPr>
    </w:tblStylePr>
  </w:style>
  <w:style w:type="character" w:styleId="CommentReference" w:customStyle="1">
    <w:name w:val="Comment Reference"/>
    <w:basedOn w:val="Standardskrifttypeiafsnit"/>
    <w:uiPriority w:val="99"/>
    <w:semiHidden/>
    <w:rsid w:val="000162D0"/>
    <w:rPr>
      <w:sz w:val="16"/>
      <w:szCs w:val="16"/>
      <w:lang w:val="da-DK"/>
    </w:rPr>
  </w:style>
  <w:style w:type="paragraph" w:styleId="CommentText" w:customStyle="1">
    <w:name w:val="Comment Text"/>
    <w:basedOn w:val="Normal"/>
    <w:link w:val="CommentTextChar"/>
    <w:uiPriority w:val="99"/>
    <w:semiHidden/>
    <w:rsid w:val="000162D0"/>
    <w:pPr>
      <w:spacing w:line="240" w:lineRule="auto"/>
    </w:pPr>
    <w:rPr>
      <w:sz w:val="20"/>
      <w:szCs w:val="20"/>
    </w:rPr>
  </w:style>
  <w:style w:type="character" w:styleId="CommentTextChar" w:customStyle="1">
    <w:name w:val="Comment Text Char"/>
    <w:basedOn w:val="Standardskrifttypeiafsnit"/>
    <w:link w:val="CommentText"/>
    <w:uiPriority w:val="99"/>
    <w:semiHidden/>
    <w:rsid w:val="00A539A2"/>
    <w:rPr>
      <w:sz w:val="20"/>
      <w:szCs w:val="20"/>
      <w:lang w:val="da-DK"/>
    </w:rPr>
  </w:style>
  <w:style w:type="paragraph" w:styleId="CommentSubject" w:customStyle="1">
    <w:name w:val="Comment Subject"/>
    <w:basedOn w:val="CommentText"/>
    <w:next w:val="CommentText"/>
    <w:link w:val="CommentSubjectChar"/>
    <w:uiPriority w:val="99"/>
    <w:semiHidden/>
    <w:rsid w:val="000162D0"/>
    <w:rPr>
      <w:b/>
      <w:bCs/>
    </w:rPr>
  </w:style>
  <w:style w:type="character" w:styleId="CommentSubjectChar" w:customStyle="1">
    <w:name w:val="Comment Subject Char"/>
    <w:basedOn w:val="CommentTextChar"/>
    <w:link w:val="CommentSubject"/>
    <w:uiPriority w:val="99"/>
    <w:semiHidden/>
    <w:rsid w:val="00A539A2"/>
    <w:rPr>
      <w:b/>
      <w:bCs/>
      <w:sz w:val="20"/>
      <w:szCs w:val="20"/>
      <w:lang w:val="da-DK"/>
    </w:rPr>
  </w:style>
  <w:style w:type="table" w:styleId="Mrkliste">
    <w:name w:val="Dark List"/>
    <w:basedOn w:val="Tabel-Normal"/>
    <w:uiPriority w:val="70"/>
    <w:semiHidden/>
    <w:unhideWhenUsed/>
    <w:rsid w:val="000162D0"/>
    <w:pPr>
      <w:spacing w:line="240" w:lineRule="auto"/>
    </w:pPr>
    <w:rPr>
      <w:color w:val="FFFFFF" w:themeColor="background1"/>
    </w:rPr>
    <w:tblPr>
      <w:tblStyleRowBandSize w:val="1"/>
      <w:tblStyleColBandSize w:val="1"/>
    </w:tblPr>
    <w:tcPr>
      <w:shd w:val="clear" w:color="auto" w:fill="333333" w:themeFill="text1"/>
    </w:tcPr>
    <w:tblStylePr w:type="firstRow">
      <w:rPr>
        <w:b/>
        <w:bCs/>
      </w:rPr>
      <w:tblPr/>
      <w:tcPr>
        <w:tcBorders>
          <w:top w:val="nil"/>
          <w:left w:val="nil"/>
          <w:bottom w:val="single" w:color="FFFFFF" w:themeColor="background1" w:sz="18" w:space="0"/>
          <w:right w:val="nil"/>
          <w:insideH w:val="nil"/>
          <w:insideV w:val="nil"/>
        </w:tcBorders>
        <w:shd w:val="clear" w:color="auto" w:fill="333333" w:themeFill="text1"/>
      </w:tcPr>
    </w:tblStylePr>
    <w:tblStylePr w:type="lastRow">
      <w:tblPr/>
      <w:tcPr>
        <w:tcBorders>
          <w:top w:val="single" w:color="FFFFFF" w:themeColor="background1" w:sz="18" w:space="0"/>
          <w:left w:val="nil"/>
          <w:bottom w:val="nil"/>
          <w:right w:val="nil"/>
          <w:insideH w:val="nil"/>
          <w:insideV w:val="nil"/>
        </w:tcBorders>
        <w:shd w:val="clear" w:color="auto" w:fill="191919"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262626"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262626" w:themeFill="text1" w:themeFillShade="BF"/>
      </w:tcPr>
    </w:tblStylePr>
    <w:tblStylePr w:type="band1Vert">
      <w:tblPr/>
      <w:tcPr>
        <w:tcBorders>
          <w:top w:val="nil"/>
          <w:left w:val="nil"/>
          <w:bottom w:val="nil"/>
          <w:right w:val="nil"/>
          <w:insideH w:val="nil"/>
          <w:insideV w:val="nil"/>
        </w:tcBorders>
        <w:shd w:val="clear" w:color="auto" w:fill="262626" w:themeFill="text1" w:themeFillShade="BF"/>
      </w:tcPr>
    </w:tblStylePr>
    <w:tblStylePr w:type="band1Horz">
      <w:tblPr/>
      <w:tcPr>
        <w:tcBorders>
          <w:top w:val="nil"/>
          <w:left w:val="nil"/>
          <w:bottom w:val="nil"/>
          <w:right w:val="nil"/>
          <w:insideH w:val="nil"/>
          <w:insideV w:val="nil"/>
        </w:tcBorders>
        <w:shd w:val="clear" w:color="auto" w:fill="262626" w:themeFill="text1" w:themeFillShade="BF"/>
      </w:tcPr>
    </w:tblStylePr>
  </w:style>
  <w:style w:type="table" w:styleId="Mrkliste-fremhvningsfarve1">
    <w:name w:val="Dark List Accent 1"/>
    <w:basedOn w:val="Tabel-Normal"/>
    <w:uiPriority w:val="70"/>
    <w:semiHidden/>
    <w:unhideWhenUsed/>
    <w:rsid w:val="000162D0"/>
    <w:pPr>
      <w:spacing w:line="240" w:lineRule="auto"/>
    </w:pPr>
    <w:rPr>
      <w:color w:val="FFFFFF" w:themeColor="background1"/>
    </w:rPr>
    <w:tblPr>
      <w:tblStyleRowBandSize w:val="1"/>
      <w:tblStyleColBandSize w:val="1"/>
    </w:tblPr>
    <w:tcPr>
      <w:shd w:val="clear" w:color="auto" w:fill="ADDDFF"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333333" w:themeFill="text1"/>
      </w:tcPr>
    </w:tblStylePr>
    <w:tblStylePr w:type="lastRow">
      <w:tblPr/>
      <w:tcPr>
        <w:tcBorders>
          <w:top w:val="single" w:color="FFFFFF" w:themeColor="background1" w:sz="18" w:space="0"/>
          <w:left w:val="nil"/>
          <w:bottom w:val="nil"/>
          <w:right w:val="nil"/>
          <w:insideH w:val="nil"/>
          <w:insideV w:val="nil"/>
        </w:tcBorders>
        <w:shd w:val="clear" w:color="auto" w:fill="007CD5"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41B0FF"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41B0FF" w:themeFill="accent1" w:themeFillShade="BF"/>
      </w:tcPr>
    </w:tblStylePr>
    <w:tblStylePr w:type="band1Vert">
      <w:tblPr/>
      <w:tcPr>
        <w:tcBorders>
          <w:top w:val="nil"/>
          <w:left w:val="nil"/>
          <w:bottom w:val="nil"/>
          <w:right w:val="nil"/>
          <w:insideH w:val="nil"/>
          <w:insideV w:val="nil"/>
        </w:tcBorders>
        <w:shd w:val="clear" w:color="auto" w:fill="41B0FF" w:themeFill="accent1" w:themeFillShade="BF"/>
      </w:tcPr>
    </w:tblStylePr>
    <w:tblStylePr w:type="band1Horz">
      <w:tblPr/>
      <w:tcPr>
        <w:tcBorders>
          <w:top w:val="nil"/>
          <w:left w:val="nil"/>
          <w:bottom w:val="nil"/>
          <w:right w:val="nil"/>
          <w:insideH w:val="nil"/>
          <w:insideV w:val="nil"/>
        </w:tcBorders>
        <w:shd w:val="clear" w:color="auto" w:fill="41B0FF" w:themeFill="accent1" w:themeFillShade="BF"/>
      </w:tcPr>
    </w:tblStylePr>
  </w:style>
  <w:style w:type="table" w:styleId="Mrkliste-fremhvningsfarve2">
    <w:name w:val="Dark List Accent 2"/>
    <w:basedOn w:val="Tabel-Normal"/>
    <w:uiPriority w:val="70"/>
    <w:semiHidden/>
    <w:unhideWhenUsed/>
    <w:rsid w:val="000162D0"/>
    <w:pPr>
      <w:spacing w:line="240" w:lineRule="auto"/>
    </w:pPr>
    <w:rPr>
      <w:color w:val="FFFFFF" w:themeColor="background1"/>
    </w:rPr>
    <w:tblPr>
      <w:tblStyleRowBandSize w:val="1"/>
      <w:tblStyleColBandSize w:val="1"/>
    </w:tblPr>
    <w:tcPr>
      <w:shd w:val="clear" w:color="auto" w:fill="3AA551"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333333" w:themeFill="text1"/>
      </w:tcPr>
    </w:tblStylePr>
    <w:tblStylePr w:type="lastRow">
      <w:tblPr/>
      <w:tcPr>
        <w:tcBorders>
          <w:top w:val="single" w:color="FFFFFF" w:themeColor="background1" w:sz="18" w:space="0"/>
          <w:left w:val="nil"/>
          <w:bottom w:val="nil"/>
          <w:right w:val="nil"/>
          <w:insideH w:val="nil"/>
          <w:insideV w:val="nil"/>
        </w:tcBorders>
        <w:shd w:val="clear" w:color="auto" w:fill="1D5228"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2B7B3C"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2B7B3C" w:themeFill="accent2" w:themeFillShade="BF"/>
      </w:tcPr>
    </w:tblStylePr>
    <w:tblStylePr w:type="band1Vert">
      <w:tblPr/>
      <w:tcPr>
        <w:tcBorders>
          <w:top w:val="nil"/>
          <w:left w:val="nil"/>
          <w:bottom w:val="nil"/>
          <w:right w:val="nil"/>
          <w:insideH w:val="nil"/>
          <w:insideV w:val="nil"/>
        </w:tcBorders>
        <w:shd w:val="clear" w:color="auto" w:fill="2B7B3C" w:themeFill="accent2" w:themeFillShade="BF"/>
      </w:tcPr>
    </w:tblStylePr>
    <w:tblStylePr w:type="band1Horz">
      <w:tblPr/>
      <w:tcPr>
        <w:tcBorders>
          <w:top w:val="nil"/>
          <w:left w:val="nil"/>
          <w:bottom w:val="nil"/>
          <w:right w:val="nil"/>
          <w:insideH w:val="nil"/>
          <w:insideV w:val="nil"/>
        </w:tcBorders>
        <w:shd w:val="clear" w:color="auto" w:fill="2B7B3C" w:themeFill="accent2" w:themeFillShade="BF"/>
      </w:tcPr>
    </w:tblStylePr>
  </w:style>
  <w:style w:type="table" w:styleId="Mrkliste-fremhvningsfarve3">
    <w:name w:val="Dark List Accent 3"/>
    <w:basedOn w:val="Tabel-Normal"/>
    <w:uiPriority w:val="70"/>
    <w:semiHidden/>
    <w:unhideWhenUsed/>
    <w:rsid w:val="000162D0"/>
    <w:pPr>
      <w:spacing w:line="240" w:lineRule="auto"/>
    </w:pPr>
    <w:rPr>
      <w:color w:val="FFFFFF" w:themeColor="background1"/>
    </w:rPr>
    <w:tblPr>
      <w:tblStyleRowBandSize w:val="1"/>
      <w:tblStyleColBandSize w:val="1"/>
    </w:tblPr>
    <w:tcPr>
      <w:shd w:val="clear" w:color="auto" w:fill="A8D100"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333333" w:themeFill="text1"/>
      </w:tcPr>
    </w:tblStylePr>
    <w:tblStylePr w:type="lastRow">
      <w:tblPr/>
      <w:tcPr>
        <w:tcBorders>
          <w:top w:val="single" w:color="FFFFFF" w:themeColor="background1" w:sz="18" w:space="0"/>
          <w:left w:val="nil"/>
          <w:bottom w:val="nil"/>
          <w:right w:val="nil"/>
          <w:insideH w:val="nil"/>
          <w:insideV w:val="nil"/>
        </w:tcBorders>
        <w:shd w:val="clear" w:color="auto" w:fill="536800"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D9C00"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D9C00" w:themeFill="accent3" w:themeFillShade="BF"/>
      </w:tcPr>
    </w:tblStylePr>
    <w:tblStylePr w:type="band1Vert">
      <w:tblPr/>
      <w:tcPr>
        <w:tcBorders>
          <w:top w:val="nil"/>
          <w:left w:val="nil"/>
          <w:bottom w:val="nil"/>
          <w:right w:val="nil"/>
          <w:insideH w:val="nil"/>
          <w:insideV w:val="nil"/>
        </w:tcBorders>
        <w:shd w:val="clear" w:color="auto" w:fill="7D9C00" w:themeFill="accent3" w:themeFillShade="BF"/>
      </w:tcPr>
    </w:tblStylePr>
    <w:tblStylePr w:type="band1Horz">
      <w:tblPr/>
      <w:tcPr>
        <w:tcBorders>
          <w:top w:val="nil"/>
          <w:left w:val="nil"/>
          <w:bottom w:val="nil"/>
          <w:right w:val="nil"/>
          <w:insideH w:val="nil"/>
          <w:insideV w:val="nil"/>
        </w:tcBorders>
        <w:shd w:val="clear" w:color="auto" w:fill="7D9C00" w:themeFill="accent3" w:themeFillShade="BF"/>
      </w:tcPr>
    </w:tblStylePr>
  </w:style>
  <w:style w:type="table" w:styleId="Mrkliste-fremhvningsfarve4">
    <w:name w:val="Dark List Accent 4"/>
    <w:basedOn w:val="Tabel-Normal"/>
    <w:uiPriority w:val="70"/>
    <w:semiHidden/>
    <w:unhideWhenUsed/>
    <w:rsid w:val="000162D0"/>
    <w:pPr>
      <w:spacing w:line="240" w:lineRule="auto"/>
    </w:pPr>
    <w:rPr>
      <w:color w:val="FFFFFF" w:themeColor="background1"/>
    </w:rPr>
    <w:tblPr>
      <w:tblStyleRowBandSize w:val="1"/>
      <w:tblStyleColBandSize w:val="1"/>
    </w:tblPr>
    <w:tcPr>
      <w:shd w:val="clear" w:color="auto" w:fill="C40079"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333333" w:themeFill="text1"/>
      </w:tcPr>
    </w:tblStylePr>
    <w:tblStylePr w:type="lastRow">
      <w:tblPr/>
      <w:tcPr>
        <w:tcBorders>
          <w:top w:val="single" w:color="FFFFFF" w:themeColor="background1" w:sz="18" w:space="0"/>
          <w:left w:val="nil"/>
          <w:bottom w:val="nil"/>
          <w:right w:val="nil"/>
          <w:insideH w:val="nil"/>
          <w:insideV w:val="nil"/>
        </w:tcBorders>
        <w:shd w:val="clear" w:color="auto" w:fill="61003B"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92005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92005A" w:themeFill="accent4" w:themeFillShade="BF"/>
      </w:tcPr>
    </w:tblStylePr>
    <w:tblStylePr w:type="band1Vert">
      <w:tblPr/>
      <w:tcPr>
        <w:tcBorders>
          <w:top w:val="nil"/>
          <w:left w:val="nil"/>
          <w:bottom w:val="nil"/>
          <w:right w:val="nil"/>
          <w:insideH w:val="nil"/>
          <w:insideV w:val="nil"/>
        </w:tcBorders>
        <w:shd w:val="clear" w:color="auto" w:fill="92005A" w:themeFill="accent4" w:themeFillShade="BF"/>
      </w:tcPr>
    </w:tblStylePr>
    <w:tblStylePr w:type="band1Horz">
      <w:tblPr/>
      <w:tcPr>
        <w:tcBorders>
          <w:top w:val="nil"/>
          <w:left w:val="nil"/>
          <w:bottom w:val="nil"/>
          <w:right w:val="nil"/>
          <w:insideH w:val="nil"/>
          <w:insideV w:val="nil"/>
        </w:tcBorders>
        <w:shd w:val="clear" w:color="auto" w:fill="92005A" w:themeFill="accent4" w:themeFillShade="BF"/>
      </w:tcPr>
    </w:tblStylePr>
  </w:style>
  <w:style w:type="table" w:styleId="Mrkliste-fremhvningsfarve5">
    <w:name w:val="Dark List Accent 5"/>
    <w:basedOn w:val="Tabel-Normal"/>
    <w:uiPriority w:val="70"/>
    <w:semiHidden/>
    <w:unhideWhenUsed/>
    <w:rsid w:val="000162D0"/>
    <w:pPr>
      <w:spacing w:line="240" w:lineRule="auto"/>
    </w:pPr>
    <w:rPr>
      <w:color w:val="FFFFFF" w:themeColor="background1"/>
    </w:rPr>
    <w:tblPr>
      <w:tblStyleRowBandSize w:val="1"/>
      <w:tblStyleColBandSize w:val="1"/>
    </w:tblPr>
    <w:tcPr>
      <w:shd w:val="clear" w:color="auto" w:fill="C63418"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333333" w:themeFill="text1"/>
      </w:tcPr>
    </w:tblStylePr>
    <w:tblStylePr w:type="lastRow">
      <w:tblPr/>
      <w:tcPr>
        <w:tcBorders>
          <w:top w:val="single" w:color="FFFFFF" w:themeColor="background1" w:sz="18" w:space="0"/>
          <w:left w:val="nil"/>
          <w:bottom w:val="nil"/>
          <w:right w:val="nil"/>
          <w:insideH w:val="nil"/>
          <w:insideV w:val="nil"/>
        </w:tcBorders>
        <w:shd w:val="clear" w:color="auto" w:fill="62190C"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942612"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942612" w:themeFill="accent5" w:themeFillShade="BF"/>
      </w:tcPr>
    </w:tblStylePr>
    <w:tblStylePr w:type="band1Vert">
      <w:tblPr/>
      <w:tcPr>
        <w:tcBorders>
          <w:top w:val="nil"/>
          <w:left w:val="nil"/>
          <w:bottom w:val="nil"/>
          <w:right w:val="nil"/>
          <w:insideH w:val="nil"/>
          <w:insideV w:val="nil"/>
        </w:tcBorders>
        <w:shd w:val="clear" w:color="auto" w:fill="942612" w:themeFill="accent5" w:themeFillShade="BF"/>
      </w:tcPr>
    </w:tblStylePr>
    <w:tblStylePr w:type="band1Horz">
      <w:tblPr/>
      <w:tcPr>
        <w:tcBorders>
          <w:top w:val="nil"/>
          <w:left w:val="nil"/>
          <w:bottom w:val="nil"/>
          <w:right w:val="nil"/>
          <w:insideH w:val="nil"/>
          <w:insideV w:val="nil"/>
        </w:tcBorders>
        <w:shd w:val="clear" w:color="auto" w:fill="942612" w:themeFill="accent5" w:themeFillShade="BF"/>
      </w:tcPr>
    </w:tblStylePr>
  </w:style>
  <w:style w:type="table" w:styleId="Mrkliste-fremhvningsfarve6">
    <w:name w:val="Dark List Accent 6"/>
    <w:basedOn w:val="Tabel-Normal"/>
    <w:uiPriority w:val="70"/>
    <w:semiHidden/>
    <w:unhideWhenUsed/>
    <w:rsid w:val="000162D0"/>
    <w:pPr>
      <w:spacing w:line="240" w:lineRule="auto"/>
    </w:pPr>
    <w:rPr>
      <w:color w:val="FFFFFF" w:themeColor="background1"/>
    </w:rPr>
    <w:tblPr>
      <w:tblStyleRowBandSize w:val="1"/>
      <w:tblStyleColBandSize w:val="1"/>
    </w:tblPr>
    <w:tcPr>
      <w:shd w:val="clear" w:color="auto" w:fill="D0CFC9"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333333" w:themeFill="text1"/>
      </w:tcPr>
    </w:tblStylePr>
    <w:tblStylePr w:type="lastRow">
      <w:tblPr/>
      <w:tcPr>
        <w:tcBorders>
          <w:top w:val="single" w:color="FFFFFF" w:themeColor="background1" w:sz="18" w:space="0"/>
          <w:left w:val="nil"/>
          <w:bottom w:val="nil"/>
          <w:right w:val="nil"/>
          <w:insideH w:val="nil"/>
          <w:insideV w:val="nil"/>
        </w:tcBorders>
        <w:shd w:val="clear" w:color="auto" w:fill="6C6A5E"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A09E92"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A09E92" w:themeFill="accent6" w:themeFillShade="BF"/>
      </w:tcPr>
    </w:tblStylePr>
    <w:tblStylePr w:type="band1Vert">
      <w:tblPr/>
      <w:tcPr>
        <w:tcBorders>
          <w:top w:val="nil"/>
          <w:left w:val="nil"/>
          <w:bottom w:val="nil"/>
          <w:right w:val="nil"/>
          <w:insideH w:val="nil"/>
          <w:insideV w:val="nil"/>
        </w:tcBorders>
        <w:shd w:val="clear" w:color="auto" w:fill="A09E92" w:themeFill="accent6" w:themeFillShade="BF"/>
      </w:tcPr>
    </w:tblStylePr>
    <w:tblStylePr w:type="band1Horz">
      <w:tblPr/>
      <w:tcPr>
        <w:tcBorders>
          <w:top w:val="nil"/>
          <w:left w:val="nil"/>
          <w:bottom w:val="nil"/>
          <w:right w:val="nil"/>
          <w:insideH w:val="nil"/>
          <w:insideV w:val="nil"/>
        </w:tcBorders>
        <w:shd w:val="clear" w:color="auto" w:fill="A09E92" w:themeFill="accent6" w:themeFillShade="BF"/>
      </w:tcPr>
    </w:tblStylePr>
  </w:style>
  <w:style w:type="paragraph" w:styleId="Dato">
    <w:name w:val="Date"/>
    <w:basedOn w:val="Normal"/>
    <w:next w:val="Normal"/>
    <w:link w:val="DatoTegn"/>
    <w:uiPriority w:val="99"/>
    <w:semiHidden/>
    <w:rsid w:val="000162D0"/>
  </w:style>
  <w:style w:type="character" w:styleId="DatoTegn" w:customStyle="1">
    <w:name w:val="Dato Tegn"/>
    <w:basedOn w:val="Standardskrifttypeiafsnit"/>
    <w:link w:val="Dato"/>
    <w:uiPriority w:val="99"/>
    <w:semiHidden/>
    <w:rsid w:val="00A539A2"/>
    <w:rPr>
      <w:lang w:val="da-DK"/>
    </w:rPr>
  </w:style>
  <w:style w:type="paragraph" w:styleId="Dokumentoversigt">
    <w:name w:val="Document Map"/>
    <w:basedOn w:val="Normal"/>
    <w:link w:val="DokumentoversigtTegn"/>
    <w:uiPriority w:val="99"/>
    <w:semiHidden/>
    <w:rsid w:val="000162D0"/>
    <w:pPr>
      <w:spacing w:line="240" w:lineRule="auto"/>
    </w:pPr>
    <w:rPr>
      <w:rFonts w:ascii="Segoe UI" w:hAnsi="Segoe UI" w:cs="Segoe UI"/>
      <w:sz w:val="16"/>
      <w:szCs w:val="16"/>
    </w:rPr>
  </w:style>
  <w:style w:type="character" w:styleId="DokumentoversigtTegn" w:customStyle="1">
    <w:name w:val="Dokumentoversigt Tegn"/>
    <w:basedOn w:val="Standardskrifttypeiafsnit"/>
    <w:link w:val="Dokumentoversigt"/>
    <w:uiPriority w:val="99"/>
    <w:semiHidden/>
    <w:rsid w:val="00A539A2"/>
    <w:rPr>
      <w:rFonts w:ascii="Segoe UI" w:hAnsi="Segoe UI" w:cs="Segoe UI"/>
      <w:sz w:val="16"/>
      <w:szCs w:val="16"/>
      <w:lang w:val="da-DK"/>
    </w:rPr>
  </w:style>
  <w:style w:type="paragraph" w:styleId="Mailsignatur">
    <w:name w:val="E-mail Signature"/>
    <w:basedOn w:val="Normal"/>
    <w:link w:val="MailsignaturTegn"/>
    <w:uiPriority w:val="99"/>
    <w:semiHidden/>
    <w:rsid w:val="000162D0"/>
    <w:pPr>
      <w:spacing w:line="240" w:lineRule="auto"/>
    </w:pPr>
  </w:style>
  <w:style w:type="character" w:styleId="MailsignaturTegn" w:customStyle="1">
    <w:name w:val="Mailsignatur Tegn"/>
    <w:basedOn w:val="Standardskrifttypeiafsnit"/>
    <w:link w:val="Mailsignatur"/>
    <w:uiPriority w:val="99"/>
    <w:semiHidden/>
    <w:rsid w:val="00A539A2"/>
    <w:rPr>
      <w:lang w:val="da-DK"/>
    </w:rPr>
  </w:style>
  <w:style w:type="character" w:styleId="Fremhv">
    <w:name w:val="Emphasis"/>
    <w:basedOn w:val="Standardskrifttypeiafsnit"/>
    <w:uiPriority w:val="19"/>
    <w:semiHidden/>
    <w:rsid w:val="000162D0"/>
    <w:rPr>
      <w:i/>
      <w:iCs/>
      <w:lang w:val="da-DK"/>
    </w:rPr>
  </w:style>
  <w:style w:type="paragraph" w:styleId="Modtageradresse">
    <w:name w:val="envelope address"/>
    <w:basedOn w:val="Normal"/>
    <w:uiPriority w:val="99"/>
    <w:semiHidden/>
    <w:rsid w:val="000162D0"/>
    <w:pPr>
      <w:framePr w:w="7920" w:h="1980" w:hSpace="141" w:wrap="auto" w:hAnchor="page" w:xAlign="center" w:yAlign="bottom" w:hRule="exact"/>
      <w:spacing w:line="240" w:lineRule="auto"/>
      <w:ind w:left="2880"/>
    </w:pPr>
    <w:rPr>
      <w:rFonts w:asciiTheme="majorHAnsi" w:hAnsiTheme="majorHAnsi" w:eastAsiaTheme="majorEastAsia" w:cstheme="majorBidi"/>
      <w:sz w:val="24"/>
      <w:szCs w:val="24"/>
    </w:rPr>
  </w:style>
  <w:style w:type="paragraph" w:styleId="Afsenderadresse">
    <w:name w:val="envelope return"/>
    <w:basedOn w:val="Normal"/>
    <w:uiPriority w:val="99"/>
    <w:semiHidden/>
    <w:rsid w:val="000162D0"/>
    <w:pPr>
      <w:spacing w:line="240" w:lineRule="auto"/>
    </w:pPr>
    <w:rPr>
      <w:rFonts w:asciiTheme="majorHAnsi" w:hAnsiTheme="majorHAnsi" w:eastAsiaTheme="majorEastAsia" w:cstheme="majorBidi"/>
      <w:sz w:val="20"/>
      <w:szCs w:val="20"/>
    </w:rPr>
  </w:style>
  <w:style w:type="character" w:styleId="BesgtLink">
    <w:name w:val="FollowedHyperlink"/>
    <w:basedOn w:val="Standardskrifttypeiafsnit"/>
    <w:uiPriority w:val="21"/>
    <w:semiHidden/>
    <w:rsid w:val="000162D0"/>
    <w:rPr>
      <w:color w:val="ADDDFF" w:themeColor="followedHyperlink"/>
      <w:u w:val="single"/>
      <w:lang w:val="da-DK"/>
    </w:rPr>
  </w:style>
  <w:style w:type="character" w:styleId="Fodnotehenvisning">
    <w:name w:val="footnote reference"/>
    <w:basedOn w:val="Standardskrifttypeiafsnit"/>
    <w:uiPriority w:val="21"/>
    <w:semiHidden/>
    <w:rsid w:val="000162D0"/>
    <w:rPr>
      <w:vertAlign w:val="superscript"/>
      <w:lang w:val="da-DK"/>
    </w:rPr>
  </w:style>
  <w:style w:type="table" w:styleId="Gittertabel1-lys">
    <w:name w:val="Grid Table 1 Light"/>
    <w:basedOn w:val="Tabel-Normal"/>
    <w:uiPriority w:val="46"/>
    <w:rsid w:val="000162D0"/>
    <w:pPr>
      <w:spacing w:line="240" w:lineRule="auto"/>
    </w:pPr>
    <w:tblPr>
      <w:tblStyleRowBandSize w:val="1"/>
      <w:tblStyleColBandSize w:val="1"/>
      <w:tblBorders>
        <w:top w:val="single" w:color="ADADAD" w:themeColor="text1" w:themeTint="66" w:sz="4" w:space="0"/>
        <w:left w:val="single" w:color="ADADAD" w:themeColor="text1" w:themeTint="66" w:sz="4" w:space="0"/>
        <w:bottom w:val="single" w:color="ADADAD" w:themeColor="text1" w:themeTint="66" w:sz="4" w:space="0"/>
        <w:right w:val="single" w:color="ADADAD" w:themeColor="text1" w:themeTint="66" w:sz="4" w:space="0"/>
        <w:insideH w:val="single" w:color="ADADAD" w:themeColor="text1" w:themeTint="66" w:sz="4" w:space="0"/>
        <w:insideV w:val="single" w:color="ADADAD" w:themeColor="text1" w:themeTint="66" w:sz="4" w:space="0"/>
      </w:tblBorders>
    </w:tblPr>
    <w:tblStylePr w:type="firstRow">
      <w:rPr>
        <w:b/>
        <w:bCs/>
      </w:rPr>
      <w:tblPr/>
      <w:tcPr>
        <w:tcBorders>
          <w:bottom w:val="single" w:color="848484" w:themeColor="text1" w:themeTint="99" w:sz="12" w:space="0"/>
        </w:tcBorders>
      </w:tcPr>
    </w:tblStylePr>
    <w:tblStylePr w:type="lastRow">
      <w:rPr>
        <w:b/>
        <w:bCs/>
      </w:rPr>
      <w:tblPr/>
      <w:tcPr>
        <w:tcBorders>
          <w:top w:val="double" w:color="848484" w:themeColor="text1" w:themeTint="99" w:sz="2" w:space="0"/>
        </w:tcBorders>
      </w:tcPr>
    </w:tblStylePr>
    <w:tblStylePr w:type="firstCol">
      <w:rPr>
        <w:b/>
        <w:bCs/>
      </w:rPr>
    </w:tblStylePr>
    <w:tblStylePr w:type="lastCol">
      <w:rPr>
        <w:b/>
        <w:bCs/>
      </w:rPr>
    </w:tblStylePr>
  </w:style>
  <w:style w:type="table" w:styleId="Gittertabel1-lys-farve1">
    <w:name w:val="Grid Table 1 Light Accent 1"/>
    <w:basedOn w:val="Tabel-Normal"/>
    <w:uiPriority w:val="46"/>
    <w:rsid w:val="000162D0"/>
    <w:pPr>
      <w:spacing w:line="240" w:lineRule="auto"/>
    </w:pPr>
    <w:tblPr>
      <w:tblStyleRowBandSize w:val="1"/>
      <w:tblStyleColBandSize w:val="1"/>
      <w:tblBorders>
        <w:top w:val="single" w:color="DEF1FF" w:themeColor="accent1" w:themeTint="66" w:sz="4" w:space="0"/>
        <w:left w:val="single" w:color="DEF1FF" w:themeColor="accent1" w:themeTint="66" w:sz="4" w:space="0"/>
        <w:bottom w:val="single" w:color="DEF1FF" w:themeColor="accent1" w:themeTint="66" w:sz="4" w:space="0"/>
        <w:right w:val="single" w:color="DEF1FF" w:themeColor="accent1" w:themeTint="66" w:sz="4" w:space="0"/>
        <w:insideH w:val="single" w:color="DEF1FF" w:themeColor="accent1" w:themeTint="66" w:sz="4" w:space="0"/>
        <w:insideV w:val="single" w:color="DEF1FF" w:themeColor="accent1" w:themeTint="66" w:sz="4" w:space="0"/>
      </w:tblBorders>
    </w:tblPr>
    <w:tblStylePr w:type="firstRow">
      <w:rPr>
        <w:b/>
        <w:bCs/>
      </w:rPr>
      <w:tblPr/>
      <w:tcPr>
        <w:tcBorders>
          <w:bottom w:val="single" w:color="CDEAFF" w:themeColor="accent1" w:themeTint="99" w:sz="12" w:space="0"/>
        </w:tcBorders>
      </w:tcPr>
    </w:tblStylePr>
    <w:tblStylePr w:type="lastRow">
      <w:rPr>
        <w:b/>
        <w:bCs/>
      </w:rPr>
      <w:tblPr/>
      <w:tcPr>
        <w:tcBorders>
          <w:top w:val="double" w:color="CDEAFF" w:themeColor="accent1" w:themeTint="99" w:sz="2" w:space="0"/>
        </w:tcBorders>
      </w:tcPr>
    </w:tblStylePr>
    <w:tblStylePr w:type="firstCol">
      <w:rPr>
        <w:b/>
        <w:bCs/>
      </w:rPr>
    </w:tblStylePr>
    <w:tblStylePr w:type="lastCol">
      <w:rPr>
        <w:b/>
        <w:bCs/>
      </w:rPr>
    </w:tblStylePr>
  </w:style>
  <w:style w:type="table" w:styleId="Gittertabel1-lys-farve2">
    <w:name w:val="Grid Table 1 Light Accent 2"/>
    <w:basedOn w:val="Tabel-Normal"/>
    <w:uiPriority w:val="46"/>
    <w:rsid w:val="000162D0"/>
    <w:pPr>
      <w:spacing w:line="240" w:lineRule="auto"/>
    </w:pPr>
    <w:tblPr>
      <w:tblStyleRowBandSize w:val="1"/>
      <w:tblStyleColBandSize w:val="1"/>
      <w:tblBorders>
        <w:top w:val="single" w:color="A9E1B5" w:themeColor="accent2" w:themeTint="66" w:sz="4" w:space="0"/>
        <w:left w:val="single" w:color="A9E1B5" w:themeColor="accent2" w:themeTint="66" w:sz="4" w:space="0"/>
        <w:bottom w:val="single" w:color="A9E1B5" w:themeColor="accent2" w:themeTint="66" w:sz="4" w:space="0"/>
        <w:right w:val="single" w:color="A9E1B5" w:themeColor="accent2" w:themeTint="66" w:sz="4" w:space="0"/>
        <w:insideH w:val="single" w:color="A9E1B5" w:themeColor="accent2" w:themeTint="66" w:sz="4" w:space="0"/>
        <w:insideV w:val="single" w:color="A9E1B5" w:themeColor="accent2" w:themeTint="66" w:sz="4" w:space="0"/>
      </w:tblBorders>
    </w:tblPr>
    <w:tblStylePr w:type="firstRow">
      <w:rPr>
        <w:b/>
        <w:bCs/>
      </w:rPr>
      <w:tblPr/>
      <w:tcPr>
        <w:tcBorders>
          <w:bottom w:val="single" w:color="7FD290" w:themeColor="accent2" w:themeTint="99" w:sz="12" w:space="0"/>
        </w:tcBorders>
      </w:tcPr>
    </w:tblStylePr>
    <w:tblStylePr w:type="lastRow">
      <w:rPr>
        <w:b/>
        <w:bCs/>
      </w:rPr>
      <w:tblPr/>
      <w:tcPr>
        <w:tcBorders>
          <w:top w:val="double" w:color="7FD290" w:themeColor="accent2" w:themeTint="99" w:sz="2" w:space="0"/>
        </w:tcBorders>
      </w:tcPr>
    </w:tblStylePr>
    <w:tblStylePr w:type="firstCol">
      <w:rPr>
        <w:b/>
        <w:bCs/>
      </w:rPr>
    </w:tblStylePr>
    <w:tblStylePr w:type="lastCol">
      <w:rPr>
        <w:b/>
        <w:bCs/>
      </w:rPr>
    </w:tblStylePr>
  </w:style>
  <w:style w:type="table" w:styleId="Gittertabel1-lys-farve3">
    <w:name w:val="Grid Table 1 Light Accent 3"/>
    <w:basedOn w:val="Tabel-Normal"/>
    <w:uiPriority w:val="46"/>
    <w:rsid w:val="000162D0"/>
    <w:pPr>
      <w:spacing w:line="240" w:lineRule="auto"/>
    </w:pPr>
    <w:tblPr>
      <w:tblStyleRowBandSize w:val="1"/>
      <w:tblStyleColBandSize w:val="1"/>
      <w:tblBorders>
        <w:top w:val="single" w:color="E6FF86" w:themeColor="accent3" w:themeTint="66" w:sz="4" w:space="0"/>
        <w:left w:val="single" w:color="E6FF86" w:themeColor="accent3" w:themeTint="66" w:sz="4" w:space="0"/>
        <w:bottom w:val="single" w:color="E6FF86" w:themeColor="accent3" w:themeTint="66" w:sz="4" w:space="0"/>
        <w:right w:val="single" w:color="E6FF86" w:themeColor="accent3" w:themeTint="66" w:sz="4" w:space="0"/>
        <w:insideH w:val="single" w:color="E6FF86" w:themeColor="accent3" w:themeTint="66" w:sz="4" w:space="0"/>
        <w:insideV w:val="single" w:color="E6FF86" w:themeColor="accent3" w:themeTint="66" w:sz="4" w:space="0"/>
      </w:tblBorders>
    </w:tblPr>
    <w:tblStylePr w:type="firstRow">
      <w:rPr>
        <w:b/>
        <w:bCs/>
      </w:rPr>
      <w:tblPr/>
      <w:tcPr>
        <w:tcBorders>
          <w:bottom w:val="single" w:color="DAFF4A" w:themeColor="accent3" w:themeTint="99" w:sz="12" w:space="0"/>
        </w:tcBorders>
      </w:tcPr>
    </w:tblStylePr>
    <w:tblStylePr w:type="lastRow">
      <w:rPr>
        <w:b/>
        <w:bCs/>
      </w:rPr>
      <w:tblPr/>
      <w:tcPr>
        <w:tcBorders>
          <w:top w:val="double" w:color="DAFF4A" w:themeColor="accent3" w:themeTint="99" w:sz="2" w:space="0"/>
        </w:tcBorders>
      </w:tcPr>
    </w:tblStylePr>
    <w:tblStylePr w:type="firstCol">
      <w:rPr>
        <w:b/>
        <w:bCs/>
      </w:rPr>
    </w:tblStylePr>
    <w:tblStylePr w:type="lastCol">
      <w:rPr>
        <w:b/>
        <w:bCs/>
      </w:rPr>
    </w:tblStylePr>
  </w:style>
  <w:style w:type="table" w:styleId="Gittertabel1-lys-farve4">
    <w:name w:val="Grid Table 1 Light Accent 4"/>
    <w:basedOn w:val="Tabel-Normal"/>
    <w:uiPriority w:val="46"/>
    <w:rsid w:val="000162D0"/>
    <w:pPr>
      <w:spacing w:line="240" w:lineRule="auto"/>
    </w:pPr>
    <w:tblPr>
      <w:tblStyleRowBandSize w:val="1"/>
      <w:tblStyleColBandSize w:val="1"/>
      <w:tblBorders>
        <w:top w:val="single" w:color="FF81CE" w:themeColor="accent4" w:themeTint="66" w:sz="4" w:space="0"/>
        <w:left w:val="single" w:color="FF81CE" w:themeColor="accent4" w:themeTint="66" w:sz="4" w:space="0"/>
        <w:bottom w:val="single" w:color="FF81CE" w:themeColor="accent4" w:themeTint="66" w:sz="4" w:space="0"/>
        <w:right w:val="single" w:color="FF81CE" w:themeColor="accent4" w:themeTint="66" w:sz="4" w:space="0"/>
        <w:insideH w:val="single" w:color="FF81CE" w:themeColor="accent4" w:themeTint="66" w:sz="4" w:space="0"/>
        <w:insideV w:val="single" w:color="FF81CE" w:themeColor="accent4" w:themeTint="66" w:sz="4" w:space="0"/>
      </w:tblBorders>
    </w:tblPr>
    <w:tblStylePr w:type="firstRow">
      <w:rPr>
        <w:b/>
        <w:bCs/>
      </w:rPr>
      <w:tblPr/>
      <w:tcPr>
        <w:tcBorders>
          <w:bottom w:val="single" w:color="FF42B6" w:themeColor="accent4" w:themeTint="99" w:sz="12" w:space="0"/>
        </w:tcBorders>
      </w:tcPr>
    </w:tblStylePr>
    <w:tblStylePr w:type="lastRow">
      <w:rPr>
        <w:b/>
        <w:bCs/>
      </w:rPr>
      <w:tblPr/>
      <w:tcPr>
        <w:tcBorders>
          <w:top w:val="double" w:color="FF42B6" w:themeColor="accent4" w:themeTint="99" w:sz="2" w:space="0"/>
        </w:tcBorders>
      </w:tcPr>
    </w:tblStylePr>
    <w:tblStylePr w:type="firstCol">
      <w:rPr>
        <w:b/>
        <w:bCs/>
      </w:rPr>
    </w:tblStylePr>
    <w:tblStylePr w:type="lastCol">
      <w:rPr>
        <w:b/>
        <w:bCs/>
      </w:rPr>
    </w:tblStylePr>
  </w:style>
  <w:style w:type="table" w:styleId="Gittertabel1-lys-farve5">
    <w:name w:val="Grid Table 1 Light Accent 5"/>
    <w:basedOn w:val="Tabel-Normal"/>
    <w:uiPriority w:val="46"/>
    <w:rsid w:val="000162D0"/>
    <w:pPr>
      <w:spacing w:line="240" w:lineRule="auto"/>
    </w:pPr>
    <w:tblPr>
      <w:tblStyleRowBandSize w:val="1"/>
      <w:tblStyleColBandSize w:val="1"/>
      <w:tblBorders>
        <w:top w:val="single" w:color="F2A698" w:themeColor="accent5" w:themeTint="66" w:sz="4" w:space="0"/>
        <w:left w:val="single" w:color="F2A698" w:themeColor="accent5" w:themeTint="66" w:sz="4" w:space="0"/>
        <w:bottom w:val="single" w:color="F2A698" w:themeColor="accent5" w:themeTint="66" w:sz="4" w:space="0"/>
        <w:right w:val="single" w:color="F2A698" w:themeColor="accent5" w:themeTint="66" w:sz="4" w:space="0"/>
        <w:insideH w:val="single" w:color="F2A698" w:themeColor="accent5" w:themeTint="66" w:sz="4" w:space="0"/>
        <w:insideV w:val="single" w:color="F2A698" w:themeColor="accent5" w:themeTint="66" w:sz="4" w:space="0"/>
      </w:tblBorders>
    </w:tblPr>
    <w:tblStylePr w:type="firstRow">
      <w:rPr>
        <w:b/>
        <w:bCs/>
      </w:rPr>
      <w:tblPr/>
      <w:tcPr>
        <w:tcBorders>
          <w:bottom w:val="single" w:color="EC7A64" w:themeColor="accent5" w:themeTint="99" w:sz="12" w:space="0"/>
        </w:tcBorders>
      </w:tcPr>
    </w:tblStylePr>
    <w:tblStylePr w:type="lastRow">
      <w:rPr>
        <w:b/>
        <w:bCs/>
      </w:rPr>
      <w:tblPr/>
      <w:tcPr>
        <w:tcBorders>
          <w:top w:val="double" w:color="EC7A64" w:themeColor="accent5" w:themeTint="99" w:sz="2" w:space="0"/>
        </w:tcBorders>
      </w:tcPr>
    </w:tblStylePr>
    <w:tblStylePr w:type="firstCol">
      <w:rPr>
        <w:b/>
        <w:bCs/>
      </w:rPr>
    </w:tblStylePr>
    <w:tblStylePr w:type="lastCol">
      <w:rPr>
        <w:b/>
        <w:bCs/>
      </w:rPr>
    </w:tblStylePr>
  </w:style>
  <w:style w:type="table" w:styleId="Gittertabel1-lys-farve6">
    <w:name w:val="Grid Table 1 Light Accent 6"/>
    <w:basedOn w:val="Tabel-Normal"/>
    <w:uiPriority w:val="46"/>
    <w:rsid w:val="000162D0"/>
    <w:pPr>
      <w:spacing w:line="240" w:lineRule="auto"/>
    </w:pPr>
    <w:tblPr>
      <w:tblStyleRowBandSize w:val="1"/>
      <w:tblStyleColBandSize w:val="1"/>
      <w:tblBorders>
        <w:top w:val="single" w:color="ECEBE9" w:themeColor="accent6" w:themeTint="66" w:sz="4" w:space="0"/>
        <w:left w:val="single" w:color="ECEBE9" w:themeColor="accent6" w:themeTint="66" w:sz="4" w:space="0"/>
        <w:bottom w:val="single" w:color="ECEBE9" w:themeColor="accent6" w:themeTint="66" w:sz="4" w:space="0"/>
        <w:right w:val="single" w:color="ECEBE9" w:themeColor="accent6" w:themeTint="66" w:sz="4" w:space="0"/>
        <w:insideH w:val="single" w:color="ECEBE9" w:themeColor="accent6" w:themeTint="66" w:sz="4" w:space="0"/>
        <w:insideV w:val="single" w:color="ECEBE9" w:themeColor="accent6" w:themeTint="66" w:sz="4" w:space="0"/>
      </w:tblBorders>
    </w:tblPr>
    <w:tblStylePr w:type="firstRow">
      <w:rPr>
        <w:b/>
        <w:bCs/>
      </w:rPr>
      <w:tblPr/>
      <w:tcPr>
        <w:tcBorders>
          <w:bottom w:val="single" w:color="E2E2DE" w:themeColor="accent6" w:themeTint="99" w:sz="12" w:space="0"/>
        </w:tcBorders>
      </w:tcPr>
    </w:tblStylePr>
    <w:tblStylePr w:type="lastRow">
      <w:rPr>
        <w:b/>
        <w:bCs/>
      </w:rPr>
      <w:tblPr/>
      <w:tcPr>
        <w:tcBorders>
          <w:top w:val="double" w:color="E2E2DE" w:themeColor="accent6" w:themeTint="99" w:sz="2" w:space="0"/>
        </w:tcBorders>
      </w:tcPr>
    </w:tblStylePr>
    <w:tblStylePr w:type="firstCol">
      <w:rPr>
        <w:b/>
        <w:bCs/>
      </w:rPr>
    </w:tblStylePr>
    <w:tblStylePr w:type="lastCol">
      <w:rPr>
        <w:b/>
        <w:bCs/>
      </w:rPr>
    </w:tblStylePr>
  </w:style>
  <w:style w:type="table" w:styleId="Gittertabel2">
    <w:name w:val="Grid Table 2"/>
    <w:basedOn w:val="Tabel-Normal"/>
    <w:uiPriority w:val="47"/>
    <w:rsid w:val="000162D0"/>
    <w:pPr>
      <w:spacing w:line="240" w:lineRule="auto"/>
    </w:pPr>
    <w:tblPr>
      <w:tblStyleRowBandSize w:val="1"/>
      <w:tblStyleColBandSize w:val="1"/>
      <w:tblBorders>
        <w:top w:val="single" w:color="848484" w:themeColor="text1" w:themeTint="99" w:sz="2" w:space="0"/>
        <w:bottom w:val="single" w:color="848484" w:themeColor="text1" w:themeTint="99" w:sz="2" w:space="0"/>
        <w:insideH w:val="single" w:color="848484" w:themeColor="text1" w:themeTint="99" w:sz="2" w:space="0"/>
        <w:insideV w:val="single" w:color="848484" w:themeColor="text1" w:themeTint="99" w:sz="2" w:space="0"/>
      </w:tblBorders>
    </w:tblPr>
    <w:tblStylePr w:type="firstRow">
      <w:rPr>
        <w:b/>
        <w:bCs/>
      </w:rPr>
      <w:tblPr/>
      <w:tcPr>
        <w:tcBorders>
          <w:top w:val="nil"/>
          <w:bottom w:val="single" w:color="848484" w:themeColor="text1" w:themeTint="99" w:sz="12" w:space="0"/>
          <w:insideH w:val="nil"/>
          <w:insideV w:val="nil"/>
        </w:tcBorders>
        <w:shd w:val="clear" w:color="auto" w:fill="FFFFFF" w:themeFill="background1"/>
      </w:tcPr>
    </w:tblStylePr>
    <w:tblStylePr w:type="lastRow">
      <w:rPr>
        <w:b/>
        <w:bCs/>
      </w:rPr>
      <w:tblPr/>
      <w:tcPr>
        <w:tcBorders>
          <w:top w:val="double" w:color="848484"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Gittertabel2-farve1">
    <w:name w:val="Grid Table 2 Accent 1"/>
    <w:basedOn w:val="Tabel-Normal"/>
    <w:uiPriority w:val="47"/>
    <w:rsid w:val="000162D0"/>
    <w:pPr>
      <w:spacing w:line="240" w:lineRule="auto"/>
    </w:pPr>
    <w:tblPr>
      <w:tblStyleRowBandSize w:val="1"/>
      <w:tblStyleColBandSize w:val="1"/>
      <w:tblBorders>
        <w:top w:val="single" w:color="CDEAFF" w:themeColor="accent1" w:themeTint="99" w:sz="2" w:space="0"/>
        <w:bottom w:val="single" w:color="CDEAFF" w:themeColor="accent1" w:themeTint="99" w:sz="2" w:space="0"/>
        <w:insideH w:val="single" w:color="CDEAFF" w:themeColor="accent1" w:themeTint="99" w:sz="2" w:space="0"/>
        <w:insideV w:val="single" w:color="CDEAFF" w:themeColor="accent1" w:themeTint="99" w:sz="2" w:space="0"/>
      </w:tblBorders>
    </w:tblPr>
    <w:tblStylePr w:type="firstRow">
      <w:rPr>
        <w:b/>
        <w:bCs/>
      </w:rPr>
      <w:tblPr/>
      <w:tcPr>
        <w:tcBorders>
          <w:top w:val="nil"/>
          <w:bottom w:val="single" w:color="CDEAFF" w:themeColor="accent1" w:themeTint="99" w:sz="12" w:space="0"/>
          <w:insideH w:val="nil"/>
          <w:insideV w:val="nil"/>
        </w:tcBorders>
        <w:shd w:val="clear" w:color="auto" w:fill="FFFFFF" w:themeFill="background1"/>
      </w:tcPr>
    </w:tblStylePr>
    <w:tblStylePr w:type="lastRow">
      <w:rPr>
        <w:b/>
        <w:bCs/>
      </w:rPr>
      <w:tblPr/>
      <w:tcPr>
        <w:tcBorders>
          <w:top w:val="double" w:color="CDEAFF"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Gittertabel2-farve2">
    <w:name w:val="Grid Table 2 Accent 2"/>
    <w:basedOn w:val="Tabel-Normal"/>
    <w:uiPriority w:val="47"/>
    <w:rsid w:val="000162D0"/>
    <w:pPr>
      <w:spacing w:line="240" w:lineRule="auto"/>
    </w:pPr>
    <w:tblPr>
      <w:tblStyleRowBandSize w:val="1"/>
      <w:tblStyleColBandSize w:val="1"/>
      <w:tblBorders>
        <w:top w:val="single" w:color="7FD290" w:themeColor="accent2" w:themeTint="99" w:sz="2" w:space="0"/>
        <w:bottom w:val="single" w:color="7FD290" w:themeColor="accent2" w:themeTint="99" w:sz="2" w:space="0"/>
        <w:insideH w:val="single" w:color="7FD290" w:themeColor="accent2" w:themeTint="99" w:sz="2" w:space="0"/>
        <w:insideV w:val="single" w:color="7FD290" w:themeColor="accent2" w:themeTint="99" w:sz="2" w:space="0"/>
      </w:tblBorders>
    </w:tblPr>
    <w:tblStylePr w:type="firstRow">
      <w:rPr>
        <w:b/>
        <w:bCs/>
      </w:rPr>
      <w:tblPr/>
      <w:tcPr>
        <w:tcBorders>
          <w:top w:val="nil"/>
          <w:bottom w:val="single" w:color="7FD290" w:themeColor="accent2" w:themeTint="99" w:sz="12" w:space="0"/>
          <w:insideH w:val="nil"/>
          <w:insideV w:val="nil"/>
        </w:tcBorders>
        <w:shd w:val="clear" w:color="auto" w:fill="FFFFFF" w:themeFill="background1"/>
      </w:tcPr>
    </w:tblStylePr>
    <w:tblStylePr w:type="lastRow">
      <w:rPr>
        <w:b/>
        <w:bCs/>
      </w:rPr>
      <w:tblPr/>
      <w:tcPr>
        <w:tcBorders>
          <w:top w:val="double" w:color="7FD290"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Gittertabel2-farve3">
    <w:name w:val="Grid Table 2 Accent 3"/>
    <w:basedOn w:val="Tabel-Normal"/>
    <w:uiPriority w:val="47"/>
    <w:rsid w:val="000162D0"/>
    <w:pPr>
      <w:spacing w:line="240" w:lineRule="auto"/>
    </w:pPr>
    <w:tblPr>
      <w:tblStyleRowBandSize w:val="1"/>
      <w:tblStyleColBandSize w:val="1"/>
      <w:tblBorders>
        <w:top w:val="single" w:color="DAFF4A" w:themeColor="accent3" w:themeTint="99" w:sz="2" w:space="0"/>
        <w:bottom w:val="single" w:color="DAFF4A" w:themeColor="accent3" w:themeTint="99" w:sz="2" w:space="0"/>
        <w:insideH w:val="single" w:color="DAFF4A" w:themeColor="accent3" w:themeTint="99" w:sz="2" w:space="0"/>
        <w:insideV w:val="single" w:color="DAFF4A" w:themeColor="accent3" w:themeTint="99" w:sz="2" w:space="0"/>
      </w:tblBorders>
    </w:tblPr>
    <w:tblStylePr w:type="firstRow">
      <w:rPr>
        <w:b/>
        <w:bCs/>
      </w:rPr>
      <w:tblPr/>
      <w:tcPr>
        <w:tcBorders>
          <w:top w:val="nil"/>
          <w:bottom w:val="single" w:color="DAFF4A" w:themeColor="accent3" w:themeTint="99" w:sz="12" w:space="0"/>
          <w:insideH w:val="nil"/>
          <w:insideV w:val="nil"/>
        </w:tcBorders>
        <w:shd w:val="clear" w:color="auto" w:fill="FFFFFF" w:themeFill="background1"/>
      </w:tcPr>
    </w:tblStylePr>
    <w:tblStylePr w:type="lastRow">
      <w:rPr>
        <w:b/>
        <w:bCs/>
      </w:rPr>
      <w:tblPr/>
      <w:tcPr>
        <w:tcBorders>
          <w:top w:val="double" w:color="DAFF4A"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Gittertabel2-farve4">
    <w:name w:val="Grid Table 2 Accent 4"/>
    <w:basedOn w:val="Tabel-Normal"/>
    <w:uiPriority w:val="47"/>
    <w:rsid w:val="000162D0"/>
    <w:pPr>
      <w:spacing w:line="240" w:lineRule="auto"/>
    </w:pPr>
    <w:tblPr>
      <w:tblStyleRowBandSize w:val="1"/>
      <w:tblStyleColBandSize w:val="1"/>
      <w:tblBorders>
        <w:top w:val="single" w:color="FF42B6" w:themeColor="accent4" w:themeTint="99" w:sz="2" w:space="0"/>
        <w:bottom w:val="single" w:color="FF42B6" w:themeColor="accent4" w:themeTint="99" w:sz="2" w:space="0"/>
        <w:insideH w:val="single" w:color="FF42B6" w:themeColor="accent4" w:themeTint="99" w:sz="2" w:space="0"/>
        <w:insideV w:val="single" w:color="FF42B6" w:themeColor="accent4" w:themeTint="99" w:sz="2" w:space="0"/>
      </w:tblBorders>
    </w:tblPr>
    <w:tblStylePr w:type="firstRow">
      <w:rPr>
        <w:b/>
        <w:bCs/>
      </w:rPr>
      <w:tblPr/>
      <w:tcPr>
        <w:tcBorders>
          <w:top w:val="nil"/>
          <w:bottom w:val="single" w:color="FF42B6" w:themeColor="accent4" w:themeTint="99" w:sz="12" w:space="0"/>
          <w:insideH w:val="nil"/>
          <w:insideV w:val="nil"/>
        </w:tcBorders>
        <w:shd w:val="clear" w:color="auto" w:fill="FFFFFF" w:themeFill="background1"/>
      </w:tcPr>
    </w:tblStylePr>
    <w:tblStylePr w:type="lastRow">
      <w:rPr>
        <w:b/>
        <w:bCs/>
      </w:rPr>
      <w:tblPr/>
      <w:tcPr>
        <w:tcBorders>
          <w:top w:val="double" w:color="FF42B6"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Gittertabel2-farve5">
    <w:name w:val="Grid Table 2 Accent 5"/>
    <w:basedOn w:val="Tabel-Normal"/>
    <w:uiPriority w:val="47"/>
    <w:rsid w:val="000162D0"/>
    <w:pPr>
      <w:spacing w:line="240" w:lineRule="auto"/>
    </w:pPr>
    <w:tblPr>
      <w:tblStyleRowBandSize w:val="1"/>
      <w:tblStyleColBandSize w:val="1"/>
      <w:tblBorders>
        <w:top w:val="single" w:color="EC7A64" w:themeColor="accent5" w:themeTint="99" w:sz="2" w:space="0"/>
        <w:bottom w:val="single" w:color="EC7A64" w:themeColor="accent5" w:themeTint="99" w:sz="2" w:space="0"/>
        <w:insideH w:val="single" w:color="EC7A64" w:themeColor="accent5" w:themeTint="99" w:sz="2" w:space="0"/>
        <w:insideV w:val="single" w:color="EC7A64" w:themeColor="accent5" w:themeTint="99" w:sz="2" w:space="0"/>
      </w:tblBorders>
    </w:tblPr>
    <w:tblStylePr w:type="firstRow">
      <w:rPr>
        <w:b/>
        <w:bCs/>
      </w:rPr>
      <w:tblPr/>
      <w:tcPr>
        <w:tcBorders>
          <w:top w:val="nil"/>
          <w:bottom w:val="single" w:color="EC7A64" w:themeColor="accent5" w:themeTint="99" w:sz="12" w:space="0"/>
          <w:insideH w:val="nil"/>
          <w:insideV w:val="nil"/>
        </w:tcBorders>
        <w:shd w:val="clear" w:color="auto" w:fill="FFFFFF" w:themeFill="background1"/>
      </w:tcPr>
    </w:tblStylePr>
    <w:tblStylePr w:type="lastRow">
      <w:rPr>
        <w:b/>
        <w:bCs/>
      </w:rPr>
      <w:tblPr/>
      <w:tcPr>
        <w:tcBorders>
          <w:top w:val="double" w:color="EC7A64"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Gittertabel2-farve6">
    <w:name w:val="Grid Table 2 Accent 6"/>
    <w:basedOn w:val="Tabel-Normal"/>
    <w:uiPriority w:val="47"/>
    <w:rsid w:val="000162D0"/>
    <w:pPr>
      <w:spacing w:line="240" w:lineRule="auto"/>
    </w:pPr>
    <w:tblPr>
      <w:tblStyleRowBandSize w:val="1"/>
      <w:tblStyleColBandSize w:val="1"/>
      <w:tblBorders>
        <w:top w:val="single" w:color="E2E2DE" w:themeColor="accent6" w:themeTint="99" w:sz="2" w:space="0"/>
        <w:bottom w:val="single" w:color="E2E2DE" w:themeColor="accent6" w:themeTint="99" w:sz="2" w:space="0"/>
        <w:insideH w:val="single" w:color="E2E2DE" w:themeColor="accent6" w:themeTint="99" w:sz="2" w:space="0"/>
        <w:insideV w:val="single" w:color="E2E2DE" w:themeColor="accent6" w:themeTint="99" w:sz="2" w:space="0"/>
      </w:tblBorders>
    </w:tblPr>
    <w:tblStylePr w:type="firstRow">
      <w:rPr>
        <w:b/>
        <w:bCs/>
      </w:rPr>
      <w:tblPr/>
      <w:tcPr>
        <w:tcBorders>
          <w:top w:val="nil"/>
          <w:bottom w:val="single" w:color="E2E2DE" w:themeColor="accent6" w:themeTint="99" w:sz="12" w:space="0"/>
          <w:insideH w:val="nil"/>
          <w:insideV w:val="nil"/>
        </w:tcBorders>
        <w:shd w:val="clear" w:color="auto" w:fill="FFFFFF" w:themeFill="background1"/>
      </w:tcPr>
    </w:tblStylePr>
    <w:tblStylePr w:type="lastRow">
      <w:rPr>
        <w:b/>
        <w:bCs/>
      </w:rPr>
      <w:tblPr/>
      <w:tcPr>
        <w:tcBorders>
          <w:top w:val="double" w:color="E2E2DE"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Gittertabel3">
    <w:name w:val="Grid Table 3"/>
    <w:basedOn w:val="Tabel-Normal"/>
    <w:uiPriority w:val="48"/>
    <w:rsid w:val="000162D0"/>
    <w:pPr>
      <w:spacing w:line="240" w:lineRule="auto"/>
    </w:pPr>
    <w:tblPr>
      <w:tblStyleRowBandSize w:val="1"/>
      <w:tblStyleColBandSize w:val="1"/>
      <w:tblBorders>
        <w:top w:val="single" w:color="848484" w:themeColor="text1" w:themeTint="99" w:sz="4" w:space="0"/>
        <w:left w:val="single" w:color="848484" w:themeColor="text1" w:themeTint="99" w:sz="4" w:space="0"/>
        <w:bottom w:val="single" w:color="848484" w:themeColor="text1" w:themeTint="99" w:sz="4" w:space="0"/>
        <w:right w:val="single" w:color="848484" w:themeColor="text1" w:themeTint="99" w:sz="4" w:space="0"/>
        <w:insideH w:val="single" w:color="848484" w:themeColor="text1" w:themeTint="99" w:sz="4" w:space="0"/>
        <w:insideV w:val="single" w:color="848484"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6" w:themeFill="text1" w:themeFillTint="33"/>
      </w:tcPr>
    </w:tblStylePr>
    <w:tblStylePr w:type="band1Horz">
      <w:tblPr/>
      <w:tcPr>
        <w:shd w:val="clear" w:color="auto" w:fill="D6D6D6" w:themeFill="text1" w:themeFillTint="33"/>
      </w:tcPr>
    </w:tblStylePr>
    <w:tblStylePr w:type="neCell">
      <w:tblPr/>
      <w:tcPr>
        <w:tcBorders>
          <w:bottom w:val="single" w:color="848484" w:themeColor="text1" w:themeTint="99" w:sz="4" w:space="0"/>
        </w:tcBorders>
      </w:tcPr>
    </w:tblStylePr>
    <w:tblStylePr w:type="nwCell">
      <w:tblPr/>
      <w:tcPr>
        <w:tcBorders>
          <w:bottom w:val="single" w:color="848484" w:themeColor="text1" w:themeTint="99" w:sz="4" w:space="0"/>
        </w:tcBorders>
      </w:tcPr>
    </w:tblStylePr>
    <w:tblStylePr w:type="seCell">
      <w:tblPr/>
      <w:tcPr>
        <w:tcBorders>
          <w:top w:val="single" w:color="848484" w:themeColor="text1" w:themeTint="99" w:sz="4" w:space="0"/>
        </w:tcBorders>
      </w:tcPr>
    </w:tblStylePr>
    <w:tblStylePr w:type="swCell">
      <w:tblPr/>
      <w:tcPr>
        <w:tcBorders>
          <w:top w:val="single" w:color="848484" w:themeColor="text1" w:themeTint="99" w:sz="4" w:space="0"/>
        </w:tcBorders>
      </w:tcPr>
    </w:tblStylePr>
  </w:style>
  <w:style w:type="table" w:styleId="Gittertabel3-farve1">
    <w:name w:val="Grid Table 3 Accent 1"/>
    <w:basedOn w:val="Tabel-Normal"/>
    <w:uiPriority w:val="48"/>
    <w:rsid w:val="000162D0"/>
    <w:pPr>
      <w:spacing w:line="240" w:lineRule="auto"/>
    </w:pPr>
    <w:tblPr>
      <w:tblStyleRowBandSize w:val="1"/>
      <w:tblStyleColBandSize w:val="1"/>
      <w:tblBorders>
        <w:top w:val="single" w:color="CDEAFF" w:themeColor="accent1" w:themeTint="99" w:sz="4" w:space="0"/>
        <w:left w:val="single" w:color="CDEAFF" w:themeColor="accent1" w:themeTint="99" w:sz="4" w:space="0"/>
        <w:bottom w:val="single" w:color="CDEAFF" w:themeColor="accent1" w:themeTint="99" w:sz="4" w:space="0"/>
        <w:right w:val="single" w:color="CDEAFF" w:themeColor="accent1" w:themeTint="99" w:sz="4" w:space="0"/>
        <w:insideH w:val="single" w:color="CDEAFF" w:themeColor="accent1" w:themeTint="99" w:sz="4" w:space="0"/>
        <w:insideV w:val="single" w:color="CDEAFF"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F8FF" w:themeFill="accent1" w:themeFillTint="33"/>
      </w:tcPr>
    </w:tblStylePr>
    <w:tblStylePr w:type="band1Horz">
      <w:tblPr/>
      <w:tcPr>
        <w:shd w:val="clear" w:color="auto" w:fill="EEF8FF" w:themeFill="accent1" w:themeFillTint="33"/>
      </w:tcPr>
    </w:tblStylePr>
    <w:tblStylePr w:type="neCell">
      <w:tblPr/>
      <w:tcPr>
        <w:tcBorders>
          <w:bottom w:val="single" w:color="CDEAFF" w:themeColor="accent1" w:themeTint="99" w:sz="4" w:space="0"/>
        </w:tcBorders>
      </w:tcPr>
    </w:tblStylePr>
    <w:tblStylePr w:type="nwCell">
      <w:tblPr/>
      <w:tcPr>
        <w:tcBorders>
          <w:bottom w:val="single" w:color="CDEAFF" w:themeColor="accent1" w:themeTint="99" w:sz="4" w:space="0"/>
        </w:tcBorders>
      </w:tcPr>
    </w:tblStylePr>
    <w:tblStylePr w:type="seCell">
      <w:tblPr/>
      <w:tcPr>
        <w:tcBorders>
          <w:top w:val="single" w:color="CDEAFF" w:themeColor="accent1" w:themeTint="99" w:sz="4" w:space="0"/>
        </w:tcBorders>
      </w:tcPr>
    </w:tblStylePr>
    <w:tblStylePr w:type="swCell">
      <w:tblPr/>
      <w:tcPr>
        <w:tcBorders>
          <w:top w:val="single" w:color="CDEAFF" w:themeColor="accent1" w:themeTint="99" w:sz="4" w:space="0"/>
        </w:tcBorders>
      </w:tcPr>
    </w:tblStylePr>
  </w:style>
  <w:style w:type="table" w:styleId="Gittertabel3-farve2">
    <w:name w:val="Grid Table 3 Accent 2"/>
    <w:basedOn w:val="Tabel-Normal"/>
    <w:uiPriority w:val="48"/>
    <w:rsid w:val="000162D0"/>
    <w:pPr>
      <w:spacing w:line="240" w:lineRule="auto"/>
    </w:pPr>
    <w:tblPr>
      <w:tblStyleRowBandSize w:val="1"/>
      <w:tblStyleColBandSize w:val="1"/>
      <w:tblBorders>
        <w:top w:val="single" w:color="7FD290" w:themeColor="accent2" w:themeTint="99" w:sz="4" w:space="0"/>
        <w:left w:val="single" w:color="7FD290" w:themeColor="accent2" w:themeTint="99" w:sz="4" w:space="0"/>
        <w:bottom w:val="single" w:color="7FD290" w:themeColor="accent2" w:themeTint="99" w:sz="4" w:space="0"/>
        <w:right w:val="single" w:color="7FD290" w:themeColor="accent2" w:themeTint="99" w:sz="4" w:space="0"/>
        <w:insideH w:val="single" w:color="7FD290" w:themeColor="accent2" w:themeTint="99" w:sz="4" w:space="0"/>
        <w:insideV w:val="single" w:color="7FD290"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4F0DA" w:themeFill="accent2" w:themeFillTint="33"/>
      </w:tcPr>
    </w:tblStylePr>
    <w:tblStylePr w:type="band1Horz">
      <w:tblPr/>
      <w:tcPr>
        <w:shd w:val="clear" w:color="auto" w:fill="D4F0DA" w:themeFill="accent2" w:themeFillTint="33"/>
      </w:tcPr>
    </w:tblStylePr>
    <w:tblStylePr w:type="neCell">
      <w:tblPr/>
      <w:tcPr>
        <w:tcBorders>
          <w:bottom w:val="single" w:color="7FD290" w:themeColor="accent2" w:themeTint="99" w:sz="4" w:space="0"/>
        </w:tcBorders>
      </w:tcPr>
    </w:tblStylePr>
    <w:tblStylePr w:type="nwCell">
      <w:tblPr/>
      <w:tcPr>
        <w:tcBorders>
          <w:bottom w:val="single" w:color="7FD290" w:themeColor="accent2" w:themeTint="99" w:sz="4" w:space="0"/>
        </w:tcBorders>
      </w:tcPr>
    </w:tblStylePr>
    <w:tblStylePr w:type="seCell">
      <w:tblPr/>
      <w:tcPr>
        <w:tcBorders>
          <w:top w:val="single" w:color="7FD290" w:themeColor="accent2" w:themeTint="99" w:sz="4" w:space="0"/>
        </w:tcBorders>
      </w:tcPr>
    </w:tblStylePr>
    <w:tblStylePr w:type="swCell">
      <w:tblPr/>
      <w:tcPr>
        <w:tcBorders>
          <w:top w:val="single" w:color="7FD290" w:themeColor="accent2" w:themeTint="99" w:sz="4" w:space="0"/>
        </w:tcBorders>
      </w:tcPr>
    </w:tblStylePr>
  </w:style>
  <w:style w:type="table" w:styleId="Gittertabel3-farve3">
    <w:name w:val="Grid Table 3 Accent 3"/>
    <w:basedOn w:val="Tabel-Normal"/>
    <w:uiPriority w:val="48"/>
    <w:rsid w:val="000162D0"/>
    <w:pPr>
      <w:spacing w:line="240" w:lineRule="auto"/>
    </w:pPr>
    <w:tblPr>
      <w:tblStyleRowBandSize w:val="1"/>
      <w:tblStyleColBandSize w:val="1"/>
      <w:tblBorders>
        <w:top w:val="single" w:color="DAFF4A" w:themeColor="accent3" w:themeTint="99" w:sz="4" w:space="0"/>
        <w:left w:val="single" w:color="DAFF4A" w:themeColor="accent3" w:themeTint="99" w:sz="4" w:space="0"/>
        <w:bottom w:val="single" w:color="DAFF4A" w:themeColor="accent3" w:themeTint="99" w:sz="4" w:space="0"/>
        <w:right w:val="single" w:color="DAFF4A" w:themeColor="accent3" w:themeTint="99" w:sz="4" w:space="0"/>
        <w:insideH w:val="single" w:color="DAFF4A" w:themeColor="accent3" w:themeTint="99" w:sz="4" w:space="0"/>
        <w:insideV w:val="single" w:color="DAFF4A"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FFC2" w:themeFill="accent3" w:themeFillTint="33"/>
      </w:tcPr>
    </w:tblStylePr>
    <w:tblStylePr w:type="band1Horz">
      <w:tblPr/>
      <w:tcPr>
        <w:shd w:val="clear" w:color="auto" w:fill="F2FFC2" w:themeFill="accent3" w:themeFillTint="33"/>
      </w:tcPr>
    </w:tblStylePr>
    <w:tblStylePr w:type="neCell">
      <w:tblPr/>
      <w:tcPr>
        <w:tcBorders>
          <w:bottom w:val="single" w:color="DAFF4A" w:themeColor="accent3" w:themeTint="99" w:sz="4" w:space="0"/>
        </w:tcBorders>
      </w:tcPr>
    </w:tblStylePr>
    <w:tblStylePr w:type="nwCell">
      <w:tblPr/>
      <w:tcPr>
        <w:tcBorders>
          <w:bottom w:val="single" w:color="DAFF4A" w:themeColor="accent3" w:themeTint="99" w:sz="4" w:space="0"/>
        </w:tcBorders>
      </w:tcPr>
    </w:tblStylePr>
    <w:tblStylePr w:type="seCell">
      <w:tblPr/>
      <w:tcPr>
        <w:tcBorders>
          <w:top w:val="single" w:color="DAFF4A" w:themeColor="accent3" w:themeTint="99" w:sz="4" w:space="0"/>
        </w:tcBorders>
      </w:tcPr>
    </w:tblStylePr>
    <w:tblStylePr w:type="swCell">
      <w:tblPr/>
      <w:tcPr>
        <w:tcBorders>
          <w:top w:val="single" w:color="DAFF4A" w:themeColor="accent3" w:themeTint="99" w:sz="4" w:space="0"/>
        </w:tcBorders>
      </w:tcPr>
    </w:tblStylePr>
  </w:style>
  <w:style w:type="table" w:styleId="Gittertabel3-farve4">
    <w:name w:val="Grid Table 3 Accent 4"/>
    <w:basedOn w:val="Tabel-Normal"/>
    <w:uiPriority w:val="48"/>
    <w:rsid w:val="000162D0"/>
    <w:pPr>
      <w:spacing w:line="240" w:lineRule="auto"/>
    </w:pPr>
    <w:tblPr>
      <w:tblStyleRowBandSize w:val="1"/>
      <w:tblStyleColBandSize w:val="1"/>
      <w:tblBorders>
        <w:top w:val="single" w:color="FF42B6" w:themeColor="accent4" w:themeTint="99" w:sz="4" w:space="0"/>
        <w:left w:val="single" w:color="FF42B6" w:themeColor="accent4" w:themeTint="99" w:sz="4" w:space="0"/>
        <w:bottom w:val="single" w:color="FF42B6" w:themeColor="accent4" w:themeTint="99" w:sz="4" w:space="0"/>
        <w:right w:val="single" w:color="FF42B6" w:themeColor="accent4" w:themeTint="99" w:sz="4" w:space="0"/>
        <w:insideH w:val="single" w:color="FF42B6" w:themeColor="accent4" w:themeTint="99" w:sz="4" w:space="0"/>
        <w:insideV w:val="single" w:color="FF42B6"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0E6" w:themeFill="accent4" w:themeFillTint="33"/>
      </w:tcPr>
    </w:tblStylePr>
    <w:tblStylePr w:type="band1Horz">
      <w:tblPr/>
      <w:tcPr>
        <w:shd w:val="clear" w:color="auto" w:fill="FFC0E6" w:themeFill="accent4" w:themeFillTint="33"/>
      </w:tcPr>
    </w:tblStylePr>
    <w:tblStylePr w:type="neCell">
      <w:tblPr/>
      <w:tcPr>
        <w:tcBorders>
          <w:bottom w:val="single" w:color="FF42B6" w:themeColor="accent4" w:themeTint="99" w:sz="4" w:space="0"/>
        </w:tcBorders>
      </w:tcPr>
    </w:tblStylePr>
    <w:tblStylePr w:type="nwCell">
      <w:tblPr/>
      <w:tcPr>
        <w:tcBorders>
          <w:bottom w:val="single" w:color="FF42B6" w:themeColor="accent4" w:themeTint="99" w:sz="4" w:space="0"/>
        </w:tcBorders>
      </w:tcPr>
    </w:tblStylePr>
    <w:tblStylePr w:type="seCell">
      <w:tblPr/>
      <w:tcPr>
        <w:tcBorders>
          <w:top w:val="single" w:color="FF42B6" w:themeColor="accent4" w:themeTint="99" w:sz="4" w:space="0"/>
        </w:tcBorders>
      </w:tcPr>
    </w:tblStylePr>
    <w:tblStylePr w:type="swCell">
      <w:tblPr/>
      <w:tcPr>
        <w:tcBorders>
          <w:top w:val="single" w:color="FF42B6" w:themeColor="accent4" w:themeTint="99" w:sz="4" w:space="0"/>
        </w:tcBorders>
      </w:tcPr>
    </w:tblStylePr>
  </w:style>
  <w:style w:type="table" w:styleId="Gittertabel3-farve5">
    <w:name w:val="Grid Table 3 Accent 5"/>
    <w:basedOn w:val="Tabel-Normal"/>
    <w:uiPriority w:val="48"/>
    <w:rsid w:val="000162D0"/>
    <w:pPr>
      <w:spacing w:line="240" w:lineRule="auto"/>
    </w:pPr>
    <w:tblPr>
      <w:tblStyleRowBandSize w:val="1"/>
      <w:tblStyleColBandSize w:val="1"/>
      <w:tblBorders>
        <w:top w:val="single" w:color="EC7A64" w:themeColor="accent5" w:themeTint="99" w:sz="4" w:space="0"/>
        <w:left w:val="single" w:color="EC7A64" w:themeColor="accent5" w:themeTint="99" w:sz="4" w:space="0"/>
        <w:bottom w:val="single" w:color="EC7A64" w:themeColor="accent5" w:themeTint="99" w:sz="4" w:space="0"/>
        <w:right w:val="single" w:color="EC7A64" w:themeColor="accent5" w:themeTint="99" w:sz="4" w:space="0"/>
        <w:insideH w:val="single" w:color="EC7A64" w:themeColor="accent5" w:themeTint="99" w:sz="4" w:space="0"/>
        <w:insideV w:val="single" w:color="EC7A64"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2CB" w:themeFill="accent5" w:themeFillTint="33"/>
      </w:tcPr>
    </w:tblStylePr>
    <w:tblStylePr w:type="band1Horz">
      <w:tblPr/>
      <w:tcPr>
        <w:shd w:val="clear" w:color="auto" w:fill="F8D2CB" w:themeFill="accent5" w:themeFillTint="33"/>
      </w:tcPr>
    </w:tblStylePr>
    <w:tblStylePr w:type="neCell">
      <w:tblPr/>
      <w:tcPr>
        <w:tcBorders>
          <w:bottom w:val="single" w:color="EC7A64" w:themeColor="accent5" w:themeTint="99" w:sz="4" w:space="0"/>
        </w:tcBorders>
      </w:tcPr>
    </w:tblStylePr>
    <w:tblStylePr w:type="nwCell">
      <w:tblPr/>
      <w:tcPr>
        <w:tcBorders>
          <w:bottom w:val="single" w:color="EC7A64" w:themeColor="accent5" w:themeTint="99" w:sz="4" w:space="0"/>
        </w:tcBorders>
      </w:tcPr>
    </w:tblStylePr>
    <w:tblStylePr w:type="seCell">
      <w:tblPr/>
      <w:tcPr>
        <w:tcBorders>
          <w:top w:val="single" w:color="EC7A64" w:themeColor="accent5" w:themeTint="99" w:sz="4" w:space="0"/>
        </w:tcBorders>
      </w:tcPr>
    </w:tblStylePr>
    <w:tblStylePr w:type="swCell">
      <w:tblPr/>
      <w:tcPr>
        <w:tcBorders>
          <w:top w:val="single" w:color="EC7A64" w:themeColor="accent5" w:themeTint="99" w:sz="4" w:space="0"/>
        </w:tcBorders>
      </w:tcPr>
    </w:tblStylePr>
  </w:style>
  <w:style w:type="table" w:styleId="Gittertabel3-farve6">
    <w:name w:val="Grid Table 3 Accent 6"/>
    <w:basedOn w:val="Tabel-Normal"/>
    <w:uiPriority w:val="48"/>
    <w:rsid w:val="000162D0"/>
    <w:pPr>
      <w:spacing w:line="240" w:lineRule="auto"/>
    </w:pPr>
    <w:tblPr>
      <w:tblStyleRowBandSize w:val="1"/>
      <w:tblStyleColBandSize w:val="1"/>
      <w:tblBorders>
        <w:top w:val="single" w:color="E2E2DE" w:themeColor="accent6" w:themeTint="99" w:sz="4" w:space="0"/>
        <w:left w:val="single" w:color="E2E2DE" w:themeColor="accent6" w:themeTint="99" w:sz="4" w:space="0"/>
        <w:bottom w:val="single" w:color="E2E2DE" w:themeColor="accent6" w:themeTint="99" w:sz="4" w:space="0"/>
        <w:right w:val="single" w:color="E2E2DE" w:themeColor="accent6" w:themeTint="99" w:sz="4" w:space="0"/>
        <w:insideH w:val="single" w:color="E2E2DE" w:themeColor="accent6" w:themeTint="99" w:sz="4" w:space="0"/>
        <w:insideV w:val="single" w:color="E2E2DE"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5F4" w:themeFill="accent6" w:themeFillTint="33"/>
      </w:tcPr>
    </w:tblStylePr>
    <w:tblStylePr w:type="band1Horz">
      <w:tblPr/>
      <w:tcPr>
        <w:shd w:val="clear" w:color="auto" w:fill="F5F5F4" w:themeFill="accent6" w:themeFillTint="33"/>
      </w:tcPr>
    </w:tblStylePr>
    <w:tblStylePr w:type="neCell">
      <w:tblPr/>
      <w:tcPr>
        <w:tcBorders>
          <w:bottom w:val="single" w:color="E2E2DE" w:themeColor="accent6" w:themeTint="99" w:sz="4" w:space="0"/>
        </w:tcBorders>
      </w:tcPr>
    </w:tblStylePr>
    <w:tblStylePr w:type="nwCell">
      <w:tblPr/>
      <w:tcPr>
        <w:tcBorders>
          <w:bottom w:val="single" w:color="E2E2DE" w:themeColor="accent6" w:themeTint="99" w:sz="4" w:space="0"/>
        </w:tcBorders>
      </w:tcPr>
    </w:tblStylePr>
    <w:tblStylePr w:type="seCell">
      <w:tblPr/>
      <w:tcPr>
        <w:tcBorders>
          <w:top w:val="single" w:color="E2E2DE" w:themeColor="accent6" w:themeTint="99" w:sz="4" w:space="0"/>
        </w:tcBorders>
      </w:tcPr>
    </w:tblStylePr>
    <w:tblStylePr w:type="swCell">
      <w:tblPr/>
      <w:tcPr>
        <w:tcBorders>
          <w:top w:val="single" w:color="E2E2DE" w:themeColor="accent6" w:themeTint="99" w:sz="4" w:space="0"/>
        </w:tcBorders>
      </w:tcPr>
    </w:tblStylePr>
  </w:style>
  <w:style w:type="table" w:styleId="Gittertabel4">
    <w:name w:val="Grid Table 4"/>
    <w:basedOn w:val="Tabel-Normal"/>
    <w:uiPriority w:val="49"/>
    <w:rsid w:val="000162D0"/>
    <w:pPr>
      <w:spacing w:line="240" w:lineRule="auto"/>
    </w:pPr>
    <w:tblPr>
      <w:tblStyleRowBandSize w:val="1"/>
      <w:tblStyleColBandSize w:val="1"/>
      <w:tblBorders>
        <w:top w:val="single" w:color="848484" w:themeColor="text1" w:themeTint="99" w:sz="4" w:space="0"/>
        <w:left w:val="single" w:color="848484" w:themeColor="text1" w:themeTint="99" w:sz="4" w:space="0"/>
        <w:bottom w:val="single" w:color="848484" w:themeColor="text1" w:themeTint="99" w:sz="4" w:space="0"/>
        <w:right w:val="single" w:color="848484" w:themeColor="text1" w:themeTint="99" w:sz="4" w:space="0"/>
        <w:insideH w:val="single" w:color="848484" w:themeColor="text1" w:themeTint="99" w:sz="4" w:space="0"/>
        <w:insideV w:val="single" w:color="848484" w:themeColor="text1" w:themeTint="99" w:sz="4" w:space="0"/>
      </w:tblBorders>
    </w:tblPr>
    <w:tblStylePr w:type="firstRow">
      <w:rPr>
        <w:b/>
        <w:bCs/>
        <w:color w:val="FFFFFF" w:themeColor="background1"/>
      </w:rPr>
      <w:tblPr/>
      <w:tcPr>
        <w:tcBorders>
          <w:top w:val="single" w:color="333333" w:themeColor="text1" w:sz="4" w:space="0"/>
          <w:left w:val="single" w:color="333333" w:themeColor="text1" w:sz="4" w:space="0"/>
          <w:bottom w:val="single" w:color="333333" w:themeColor="text1" w:sz="4" w:space="0"/>
          <w:right w:val="single" w:color="333333" w:themeColor="text1" w:sz="4" w:space="0"/>
          <w:insideH w:val="nil"/>
          <w:insideV w:val="nil"/>
        </w:tcBorders>
        <w:shd w:val="clear" w:color="auto" w:fill="333333" w:themeFill="text1"/>
      </w:tcPr>
    </w:tblStylePr>
    <w:tblStylePr w:type="lastRow">
      <w:rPr>
        <w:b/>
        <w:bCs/>
      </w:rPr>
      <w:tblPr/>
      <w:tcPr>
        <w:tcBorders>
          <w:top w:val="double" w:color="333333" w:themeColor="text1" w:sz="4" w:space="0"/>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Gittertabel4-farve1">
    <w:name w:val="Grid Table 4 Accent 1"/>
    <w:basedOn w:val="Tabel-Normal"/>
    <w:uiPriority w:val="49"/>
    <w:rsid w:val="000162D0"/>
    <w:pPr>
      <w:spacing w:line="240" w:lineRule="auto"/>
    </w:pPr>
    <w:tblPr>
      <w:tblStyleRowBandSize w:val="1"/>
      <w:tblStyleColBandSize w:val="1"/>
      <w:tblBorders>
        <w:top w:val="single" w:color="CDEAFF" w:themeColor="accent1" w:themeTint="99" w:sz="4" w:space="0"/>
        <w:left w:val="single" w:color="CDEAFF" w:themeColor="accent1" w:themeTint="99" w:sz="4" w:space="0"/>
        <w:bottom w:val="single" w:color="CDEAFF" w:themeColor="accent1" w:themeTint="99" w:sz="4" w:space="0"/>
        <w:right w:val="single" w:color="CDEAFF" w:themeColor="accent1" w:themeTint="99" w:sz="4" w:space="0"/>
        <w:insideH w:val="single" w:color="CDEAFF" w:themeColor="accent1" w:themeTint="99" w:sz="4" w:space="0"/>
        <w:insideV w:val="single" w:color="CDEAFF" w:themeColor="accent1" w:themeTint="99" w:sz="4" w:space="0"/>
      </w:tblBorders>
    </w:tblPr>
    <w:tblStylePr w:type="firstRow">
      <w:rPr>
        <w:b/>
        <w:bCs/>
        <w:color w:val="FFFFFF" w:themeColor="background1"/>
      </w:rPr>
      <w:tblPr/>
      <w:tcPr>
        <w:tcBorders>
          <w:top w:val="single" w:color="ADDDFF" w:themeColor="accent1" w:sz="4" w:space="0"/>
          <w:left w:val="single" w:color="ADDDFF" w:themeColor="accent1" w:sz="4" w:space="0"/>
          <w:bottom w:val="single" w:color="ADDDFF" w:themeColor="accent1" w:sz="4" w:space="0"/>
          <w:right w:val="single" w:color="ADDDFF" w:themeColor="accent1" w:sz="4" w:space="0"/>
          <w:insideH w:val="nil"/>
          <w:insideV w:val="nil"/>
        </w:tcBorders>
        <w:shd w:val="clear" w:color="auto" w:fill="ADDDFF" w:themeFill="accent1"/>
      </w:tcPr>
    </w:tblStylePr>
    <w:tblStylePr w:type="lastRow">
      <w:rPr>
        <w:b/>
        <w:bCs/>
      </w:rPr>
      <w:tblPr/>
      <w:tcPr>
        <w:tcBorders>
          <w:top w:val="double" w:color="ADDDFF" w:themeColor="accent1" w:sz="4" w:space="0"/>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Gittertabel4-farve2">
    <w:name w:val="Grid Table 4 Accent 2"/>
    <w:basedOn w:val="Tabel-Normal"/>
    <w:uiPriority w:val="49"/>
    <w:rsid w:val="000162D0"/>
    <w:pPr>
      <w:spacing w:line="240" w:lineRule="auto"/>
    </w:pPr>
    <w:tblPr>
      <w:tblStyleRowBandSize w:val="1"/>
      <w:tblStyleColBandSize w:val="1"/>
      <w:tblBorders>
        <w:top w:val="single" w:color="7FD290" w:themeColor="accent2" w:themeTint="99" w:sz="4" w:space="0"/>
        <w:left w:val="single" w:color="7FD290" w:themeColor="accent2" w:themeTint="99" w:sz="4" w:space="0"/>
        <w:bottom w:val="single" w:color="7FD290" w:themeColor="accent2" w:themeTint="99" w:sz="4" w:space="0"/>
        <w:right w:val="single" w:color="7FD290" w:themeColor="accent2" w:themeTint="99" w:sz="4" w:space="0"/>
        <w:insideH w:val="single" w:color="7FD290" w:themeColor="accent2" w:themeTint="99" w:sz="4" w:space="0"/>
        <w:insideV w:val="single" w:color="7FD290" w:themeColor="accent2" w:themeTint="99" w:sz="4" w:space="0"/>
      </w:tblBorders>
    </w:tblPr>
    <w:tblStylePr w:type="firstRow">
      <w:rPr>
        <w:b/>
        <w:bCs/>
        <w:color w:val="FFFFFF" w:themeColor="background1"/>
      </w:rPr>
      <w:tblPr/>
      <w:tcPr>
        <w:tcBorders>
          <w:top w:val="single" w:color="3AA551" w:themeColor="accent2" w:sz="4" w:space="0"/>
          <w:left w:val="single" w:color="3AA551" w:themeColor="accent2" w:sz="4" w:space="0"/>
          <w:bottom w:val="single" w:color="3AA551" w:themeColor="accent2" w:sz="4" w:space="0"/>
          <w:right w:val="single" w:color="3AA551" w:themeColor="accent2" w:sz="4" w:space="0"/>
          <w:insideH w:val="nil"/>
          <w:insideV w:val="nil"/>
        </w:tcBorders>
        <w:shd w:val="clear" w:color="auto" w:fill="3AA551" w:themeFill="accent2"/>
      </w:tcPr>
    </w:tblStylePr>
    <w:tblStylePr w:type="lastRow">
      <w:rPr>
        <w:b/>
        <w:bCs/>
      </w:rPr>
      <w:tblPr/>
      <w:tcPr>
        <w:tcBorders>
          <w:top w:val="double" w:color="3AA551" w:themeColor="accent2" w:sz="4" w:space="0"/>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Gittertabel4-farve3">
    <w:name w:val="Grid Table 4 Accent 3"/>
    <w:basedOn w:val="Tabel-Normal"/>
    <w:uiPriority w:val="49"/>
    <w:rsid w:val="000162D0"/>
    <w:pPr>
      <w:spacing w:line="240" w:lineRule="auto"/>
    </w:pPr>
    <w:tblPr>
      <w:tblStyleRowBandSize w:val="1"/>
      <w:tblStyleColBandSize w:val="1"/>
      <w:tblBorders>
        <w:top w:val="single" w:color="DAFF4A" w:themeColor="accent3" w:themeTint="99" w:sz="4" w:space="0"/>
        <w:left w:val="single" w:color="DAFF4A" w:themeColor="accent3" w:themeTint="99" w:sz="4" w:space="0"/>
        <w:bottom w:val="single" w:color="DAFF4A" w:themeColor="accent3" w:themeTint="99" w:sz="4" w:space="0"/>
        <w:right w:val="single" w:color="DAFF4A" w:themeColor="accent3" w:themeTint="99" w:sz="4" w:space="0"/>
        <w:insideH w:val="single" w:color="DAFF4A" w:themeColor="accent3" w:themeTint="99" w:sz="4" w:space="0"/>
        <w:insideV w:val="single" w:color="DAFF4A" w:themeColor="accent3" w:themeTint="99" w:sz="4" w:space="0"/>
      </w:tblBorders>
    </w:tblPr>
    <w:tblStylePr w:type="firstRow">
      <w:rPr>
        <w:b/>
        <w:bCs/>
        <w:color w:val="FFFFFF" w:themeColor="background1"/>
      </w:rPr>
      <w:tblPr/>
      <w:tcPr>
        <w:tcBorders>
          <w:top w:val="single" w:color="A8D100" w:themeColor="accent3" w:sz="4" w:space="0"/>
          <w:left w:val="single" w:color="A8D100" w:themeColor="accent3" w:sz="4" w:space="0"/>
          <w:bottom w:val="single" w:color="A8D100" w:themeColor="accent3" w:sz="4" w:space="0"/>
          <w:right w:val="single" w:color="A8D100" w:themeColor="accent3" w:sz="4" w:space="0"/>
          <w:insideH w:val="nil"/>
          <w:insideV w:val="nil"/>
        </w:tcBorders>
        <w:shd w:val="clear" w:color="auto" w:fill="A8D100" w:themeFill="accent3"/>
      </w:tcPr>
    </w:tblStylePr>
    <w:tblStylePr w:type="lastRow">
      <w:rPr>
        <w:b/>
        <w:bCs/>
      </w:rPr>
      <w:tblPr/>
      <w:tcPr>
        <w:tcBorders>
          <w:top w:val="double" w:color="A8D100" w:themeColor="accent3" w:sz="4" w:space="0"/>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Gittertabel4-farve4">
    <w:name w:val="Grid Table 4 Accent 4"/>
    <w:basedOn w:val="Tabel-Normal"/>
    <w:uiPriority w:val="49"/>
    <w:rsid w:val="000162D0"/>
    <w:pPr>
      <w:spacing w:line="240" w:lineRule="auto"/>
    </w:pPr>
    <w:tblPr>
      <w:tblStyleRowBandSize w:val="1"/>
      <w:tblStyleColBandSize w:val="1"/>
      <w:tblBorders>
        <w:top w:val="single" w:color="FF42B6" w:themeColor="accent4" w:themeTint="99" w:sz="4" w:space="0"/>
        <w:left w:val="single" w:color="FF42B6" w:themeColor="accent4" w:themeTint="99" w:sz="4" w:space="0"/>
        <w:bottom w:val="single" w:color="FF42B6" w:themeColor="accent4" w:themeTint="99" w:sz="4" w:space="0"/>
        <w:right w:val="single" w:color="FF42B6" w:themeColor="accent4" w:themeTint="99" w:sz="4" w:space="0"/>
        <w:insideH w:val="single" w:color="FF42B6" w:themeColor="accent4" w:themeTint="99" w:sz="4" w:space="0"/>
        <w:insideV w:val="single" w:color="FF42B6" w:themeColor="accent4" w:themeTint="99" w:sz="4" w:space="0"/>
      </w:tblBorders>
    </w:tblPr>
    <w:tblStylePr w:type="firstRow">
      <w:rPr>
        <w:b/>
        <w:bCs/>
        <w:color w:val="FFFFFF" w:themeColor="background1"/>
      </w:rPr>
      <w:tblPr/>
      <w:tcPr>
        <w:tcBorders>
          <w:top w:val="single" w:color="C40079" w:themeColor="accent4" w:sz="4" w:space="0"/>
          <w:left w:val="single" w:color="C40079" w:themeColor="accent4" w:sz="4" w:space="0"/>
          <w:bottom w:val="single" w:color="C40079" w:themeColor="accent4" w:sz="4" w:space="0"/>
          <w:right w:val="single" w:color="C40079" w:themeColor="accent4" w:sz="4" w:space="0"/>
          <w:insideH w:val="nil"/>
          <w:insideV w:val="nil"/>
        </w:tcBorders>
        <w:shd w:val="clear" w:color="auto" w:fill="C40079" w:themeFill="accent4"/>
      </w:tcPr>
    </w:tblStylePr>
    <w:tblStylePr w:type="lastRow">
      <w:rPr>
        <w:b/>
        <w:bCs/>
      </w:rPr>
      <w:tblPr/>
      <w:tcPr>
        <w:tcBorders>
          <w:top w:val="double" w:color="C40079" w:themeColor="accent4" w:sz="4" w:space="0"/>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Gittertabel4-farve5">
    <w:name w:val="Grid Table 4 Accent 5"/>
    <w:basedOn w:val="Tabel-Normal"/>
    <w:uiPriority w:val="49"/>
    <w:rsid w:val="000162D0"/>
    <w:pPr>
      <w:spacing w:line="240" w:lineRule="auto"/>
    </w:pPr>
    <w:tblPr>
      <w:tblStyleRowBandSize w:val="1"/>
      <w:tblStyleColBandSize w:val="1"/>
      <w:tblBorders>
        <w:top w:val="single" w:color="EC7A64" w:themeColor="accent5" w:themeTint="99" w:sz="4" w:space="0"/>
        <w:left w:val="single" w:color="EC7A64" w:themeColor="accent5" w:themeTint="99" w:sz="4" w:space="0"/>
        <w:bottom w:val="single" w:color="EC7A64" w:themeColor="accent5" w:themeTint="99" w:sz="4" w:space="0"/>
        <w:right w:val="single" w:color="EC7A64" w:themeColor="accent5" w:themeTint="99" w:sz="4" w:space="0"/>
        <w:insideH w:val="single" w:color="EC7A64" w:themeColor="accent5" w:themeTint="99" w:sz="4" w:space="0"/>
        <w:insideV w:val="single" w:color="EC7A64" w:themeColor="accent5" w:themeTint="99" w:sz="4" w:space="0"/>
      </w:tblBorders>
    </w:tblPr>
    <w:tblStylePr w:type="firstRow">
      <w:rPr>
        <w:b/>
        <w:bCs/>
        <w:color w:val="FFFFFF" w:themeColor="background1"/>
      </w:rPr>
      <w:tblPr/>
      <w:tcPr>
        <w:tcBorders>
          <w:top w:val="single" w:color="C63418" w:themeColor="accent5" w:sz="4" w:space="0"/>
          <w:left w:val="single" w:color="C63418" w:themeColor="accent5" w:sz="4" w:space="0"/>
          <w:bottom w:val="single" w:color="C63418" w:themeColor="accent5" w:sz="4" w:space="0"/>
          <w:right w:val="single" w:color="C63418" w:themeColor="accent5" w:sz="4" w:space="0"/>
          <w:insideH w:val="nil"/>
          <w:insideV w:val="nil"/>
        </w:tcBorders>
        <w:shd w:val="clear" w:color="auto" w:fill="C63418" w:themeFill="accent5"/>
      </w:tcPr>
    </w:tblStylePr>
    <w:tblStylePr w:type="lastRow">
      <w:rPr>
        <w:b/>
        <w:bCs/>
      </w:rPr>
      <w:tblPr/>
      <w:tcPr>
        <w:tcBorders>
          <w:top w:val="double" w:color="C63418" w:themeColor="accent5" w:sz="4" w:space="0"/>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Gittertabel4-farve6">
    <w:name w:val="Grid Table 4 Accent 6"/>
    <w:basedOn w:val="Tabel-Normal"/>
    <w:uiPriority w:val="49"/>
    <w:rsid w:val="000162D0"/>
    <w:pPr>
      <w:spacing w:line="240" w:lineRule="auto"/>
    </w:pPr>
    <w:tblPr>
      <w:tblStyleRowBandSize w:val="1"/>
      <w:tblStyleColBandSize w:val="1"/>
      <w:tblBorders>
        <w:top w:val="single" w:color="E2E2DE" w:themeColor="accent6" w:themeTint="99" w:sz="4" w:space="0"/>
        <w:left w:val="single" w:color="E2E2DE" w:themeColor="accent6" w:themeTint="99" w:sz="4" w:space="0"/>
        <w:bottom w:val="single" w:color="E2E2DE" w:themeColor="accent6" w:themeTint="99" w:sz="4" w:space="0"/>
        <w:right w:val="single" w:color="E2E2DE" w:themeColor="accent6" w:themeTint="99" w:sz="4" w:space="0"/>
        <w:insideH w:val="single" w:color="E2E2DE" w:themeColor="accent6" w:themeTint="99" w:sz="4" w:space="0"/>
        <w:insideV w:val="single" w:color="E2E2DE" w:themeColor="accent6" w:themeTint="99" w:sz="4" w:space="0"/>
      </w:tblBorders>
    </w:tblPr>
    <w:tblStylePr w:type="firstRow">
      <w:rPr>
        <w:b/>
        <w:bCs/>
        <w:color w:val="FFFFFF" w:themeColor="background1"/>
      </w:rPr>
      <w:tblPr/>
      <w:tcPr>
        <w:tcBorders>
          <w:top w:val="single" w:color="D0CFC9" w:themeColor="accent6" w:sz="4" w:space="0"/>
          <w:left w:val="single" w:color="D0CFC9" w:themeColor="accent6" w:sz="4" w:space="0"/>
          <w:bottom w:val="single" w:color="D0CFC9" w:themeColor="accent6" w:sz="4" w:space="0"/>
          <w:right w:val="single" w:color="D0CFC9" w:themeColor="accent6" w:sz="4" w:space="0"/>
          <w:insideH w:val="nil"/>
          <w:insideV w:val="nil"/>
        </w:tcBorders>
        <w:shd w:val="clear" w:color="auto" w:fill="D0CFC9" w:themeFill="accent6"/>
      </w:tcPr>
    </w:tblStylePr>
    <w:tblStylePr w:type="lastRow">
      <w:rPr>
        <w:b/>
        <w:bCs/>
      </w:rPr>
      <w:tblPr/>
      <w:tcPr>
        <w:tcBorders>
          <w:top w:val="double" w:color="D0CFC9" w:themeColor="accent6" w:sz="4" w:space="0"/>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Gittertabel5-mrk">
    <w:name w:val="Grid Table 5 Dark"/>
    <w:basedOn w:val="Tabel-Normal"/>
    <w:uiPriority w:val="50"/>
    <w:rsid w:val="000162D0"/>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6D6D6"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333333"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333333"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333333"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333333" w:themeFill="text1"/>
      </w:tcPr>
    </w:tblStylePr>
    <w:tblStylePr w:type="band1Vert">
      <w:tblPr/>
      <w:tcPr>
        <w:shd w:val="clear" w:color="auto" w:fill="ADADAD" w:themeFill="text1" w:themeFillTint="66"/>
      </w:tcPr>
    </w:tblStylePr>
    <w:tblStylePr w:type="band1Horz">
      <w:tblPr/>
      <w:tcPr>
        <w:shd w:val="clear" w:color="auto" w:fill="ADADAD" w:themeFill="text1" w:themeFillTint="66"/>
      </w:tcPr>
    </w:tblStylePr>
  </w:style>
  <w:style w:type="table" w:styleId="Gittertabel5-mrk-farve1">
    <w:name w:val="Grid Table 5 Dark Accent 1"/>
    <w:basedOn w:val="Tabel-Normal"/>
    <w:uiPriority w:val="50"/>
    <w:rsid w:val="000162D0"/>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EF8FF"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ADDDFF"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ADDDFF"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ADDDFF"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ADDDFF" w:themeFill="accent1"/>
      </w:tcPr>
    </w:tblStylePr>
    <w:tblStylePr w:type="band1Vert">
      <w:tblPr/>
      <w:tcPr>
        <w:shd w:val="clear" w:color="auto" w:fill="DEF1FF" w:themeFill="accent1" w:themeFillTint="66"/>
      </w:tcPr>
    </w:tblStylePr>
    <w:tblStylePr w:type="band1Horz">
      <w:tblPr/>
      <w:tcPr>
        <w:shd w:val="clear" w:color="auto" w:fill="DEF1FF" w:themeFill="accent1" w:themeFillTint="66"/>
      </w:tcPr>
    </w:tblStylePr>
  </w:style>
  <w:style w:type="table" w:styleId="Gittertabel5-mrk-farve2">
    <w:name w:val="Grid Table 5 Dark Accent 2"/>
    <w:basedOn w:val="Tabel-Normal"/>
    <w:uiPriority w:val="50"/>
    <w:rsid w:val="000162D0"/>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4F0DA" w:themeFill="accent2"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3AA551"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3AA551"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3AA551"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3AA551" w:themeFill="accent2"/>
      </w:tcPr>
    </w:tblStylePr>
    <w:tblStylePr w:type="band1Vert">
      <w:tblPr/>
      <w:tcPr>
        <w:shd w:val="clear" w:color="auto" w:fill="A9E1B5" w:themeFill="accent2" w:themeFillTint="66"/>
      </w:tcPr>
    </w:tblStylePr>
    <w:tblStylePr w:type="band1Horz">
      <w:tblPr/>
      <w:tcPr>
        <w:shd w:val="clear" w:color="auto" w:fill="A9E1B5" w:themeFill="accent2" w:themeFillTint="66"/>
      </w:tcPr>
    </w:tblStylePr>
  </w:style>
  <w:style w:type="table" w:styleId="Gittertabel5-mrk-farve3">
    <w:name w:val="Grid Table 5 Dark Accent 3"/>
    <w:basedOn w:val="Tabel-Normal"/>
    <w:uiPriority w:val="50"/>
    <w:rsid w:val="000162D0"/>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FC2"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A8D100"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A8D100"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A8D100"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A8D100" w:themeFill="accent3"/>
      </w:tcPr>
    </w:tblStylePr>
    <w:tblStylePr w:type="band1Vert">
      <w:tblPr/>
      <w:tcPr>
        <w:shd w:val="clear" w:color="auto" w:fill="E6FF86" w:themeFill="accent3" w:themeFillTint="66"/>
      </w:tcPr>
    </w:tblStylePr>
    <w:tblStylePr w:type="band1Horz">
      <w:tblPr/>
      <w:tcPr>
        <w:shd w:val="clear" w:color="auto" w:fill="E6FF86" w:themeFill="accent3" w:themeFillTint="66"/>
      </w:tcPr>
    </w:tblStylePr>
  </w:style>
  <w:style w:type="table" w:styleId="Gittertabel5-mrk-farve4">
    <w:name w:val="Grid Table 5 Dark Accent 4"/>
    <w:basedOn w:val="Tabel-Normal"/>
    <w:uiPriority w:val="50"/>
    <w:rsid w:val="000162D0"/>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FC0E6"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C40079"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C40079"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C40079"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C40079" w:themeFill="accent4"/>
      </w:tcPr>
    </w:tblStylePr>
    <w:tblStylePr w:type="band1Vert">
      <w:tblPr/>
      <w:tcPr>
        <w:shd w:val="clear" w:color="auto" w:fill="FF81CE" w:themeFill="accent4" w:themeFillTint="66"/>
      </w:tcPr>
    </w:tblStylePr>
    <w:tblStylePr w:type="band1Horz">
      <w:tblPr/>
      <w:tcPr>
        <w:shd w:val="clear" w:color="auto" w:fill="FF81CE" w:themeFill="accent4" w:themeFillTint="66"/>
      </w:tcPr>
    </w:tblStylePr>
  </w:style>
  <w:style w:type="table" w:styleId="Gittertabel5-mrk-farve5">
    <w:name w:val="Grid Table 5 Dark Accent 5"/>
    <w:basedOn w:val="Tabel-Normal"/>
    <w:uiPriority w:val="50"/>
    <w:rsid w:val="000162D0"/>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8D2CB"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C63418"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C63418"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C63418"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C63418" w:themeFill="accent5"/>
      </w:tcPr>
    </w:tblStylePr>
    <w:tblStylePr w:type="band1Vert">
      <w:tblPr/>
      <w:tcPr>
        <w:shd w:val="clear" w:color="auto" w:fill="F2A698" w:themeFill="accent5" w:themeFillTint="66"/>
      </w:tcPr>
    </w:tblStylePr>
    <w:tblStylePr w:type="band1Horz">
      <w:tblPr/>
      <w:tcPr>
        <w:shd w:val="clear" w:color="auto" w:fill="F2A698" w:themeFill="accent5" w:themeFillTint="66"/>
      </w:tcPr>
    </w:tblStylePr>
  </w:style>
  <w:style w:type="table" w:styleId="Gittertabel5-mrk-farve6">
    <w:name w:val="Grid Table 5 Dark Accent 6"/>
    <w:basedOn w:val="Tabel-Normal"/>
    <w:uiPriority w:val="50"/>
    <w:rsid w:val="000162D0"/>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5F5F4"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D0CFC9"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D0CFC9"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D0CFC9"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D0CFC9" w:themeFill="accent6"/>
      </w:tcPr>
    </w:tblStylePr>
    <w:tblStylePr w:type="band1Vert">
      <w:tblPr/>
      <w:tcPr>
        <w:shd w:val="clear" w:color="auto" w:fill="ECEBE9" w:themeFill="accent6" w:themeFillTint="66"/>
      </w:tcPr>
    </w:tblStylePr>
    <w:tblStylePr w:type="band1Horz">
      <w:tblPr/>
      <w:tcPr>
        <w:shd w:val="clear" w:color="auto" w:fill="ECEBE9" w:themeFill="accent6" w:themeFillTint="66"/>
      </w:tcPr>
    </w:tblStylePr>
  </w:style>
  <w:style w:type="table" w:styleId="Gittertabel6-farverig">
    <w:name w:val="Grid Table 6 Colorful"/>
    <w:basedOn w:val="Tabel-Normal"/>
    <w:uiPriority w:val="51"/>
    <w:rsid w:val="000162D0"/>
    <w:pPr>
      <w:spacing w:line="240" w:lineRule="auto"/>
    </w:pPr>
    <w:rPr>
      <w:color w:val="333333" w:themeColor="text1"/>
    </w:rPr>
    <w:tblPr>
      <w:tblStyleRowBandSize w:val="1"/>
      <w:tblStyleColBandSize w:val="1"/>
      <w:tblBorders>
        <w:top w:val="single" w:color="848484" w:themeColor="text1" w:themeTint="99" w:sz="4" w:space="0"/>
        <w:left w:val="single" w:color="848484" w:themeColor="text1" w:themeTint="99" w:sz="4" w:space="0"/>
        <w:bottom w:val="single" w:color="848484" w:themeColor="text1" w:themeTint="99" w:sz="4" w:space="0"/>
        <w:right w:val="single" w:color="848484" w:themeColor="text1" w:themeTint="99" w:sz="4" w:space="0"/>
        <w:insideH w:val="single" w:color="848484" w:themeColor="text1" w:themeTint="99" w:sz="4" w:space="0"/>
        <w:insideV w:val="single" w:color="848484" w:themeColor="text1" w:themeTint="99" w:sz="4" w:space="0"/>
      </w:tblBorders>
    </w:tblPr>
    <w:tblStylePr w:type="firstRow">
      <w:rPr>
        <w:b/>
        <w:bCs/>
      </w:rPr>
      <w:tblPr/>
      <w:tcPr>
        <w:tcBorders>
          <w:bottom w:val="single" w:color="848484" w:themeColor="text1" w:themeTint="99" w:sz="12" w:space="0"/>
        </w:tcBorders>
      </w:tcPr>
    </w:tblStylePr>
    <w:tblStylePr w:type="lastRow">
      <w:rPr>
        <w:b/>
        <w:bCs/>
      </w:rPr>
      <w:tblPr/>
      <w:tcPr>
        <w:tcBorders>
          <w:top w:val="double" w:color="848484" w:themeColor="text1" w:themeTint="99" w:sz="4" w:space="0"/>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Gittertabel6-farverig-farve1">
    <w:name w:val="Grid Table 6 Colorful Accent 1"/>
    <w:basedOn w:val="Tabel-Normal"/>
    <w:uiPriority w:val="51"/>
    <w:rsid w:val="000162D0"/>
    <w:pPr>
      <w:spacing w:line="240" w:lineRule="auto"/>
    </w:pPr>
    <w:rPr>
      <w:color w:val="41B0FF" w:themeColor="accent1" w:themeShade="BF"/>
    </w:rPr>
    <w:tblPr>
      <w:tblStyleRowBandSize w:val="1"/>
      <w:tblStyleColBandSize w:val="1"/>
      <w:tblBorders>
        <w:top w:val="single" w:color="CDEAFF" w:themeColor="accent1" w:themeTint="99" w:sz="4" w:space="0"/>
        <w:left w:val="single" w:color="CDEAFF" w:themeColor="accent1" w:themeTint="99" w:sz="4" w:space="0"/>
        <w:bottom w:val="single" w:color="CDEAFF" w:themeColor="accent1" w:themeTint="99" w:sz="4" w:space="0"/>
        <w:right w:val="single" w:color="CDEAFF" w:themeColor="accent1" w:themeTint="99" w:sz="4" w:space="0"/>
        <w:insideH w:val="single" w:color="CDEAFF" w:themeColor="accent1" w:themeTint="99" w:sz="4" w:space="0"/>
        <w:insideV w:val="single" w:color="CDEAFF" w:themeColor="accent1" w:themeTint="99" w:sz="4" w:space="0"/>
      </w:tblBorders>
    </w:tblPr>
    <w:tblStylePr w:type="firstRow">
      <w:rPr>
        <w:b/>
        <w:bCs/>
      </w:rPr>
      <w:tblPr/>
      <w:tcPr>
        <w:tcBorders>
          <w:bottom w:val="single" w:color="CDEAFF" w:themeColor="accent1" w:themeTint="99" w:sz="12" w:space="0"/>
        </w:tcBorders>
      </w:tcPr>
    </w:tblStylePr>
    <w:tblStylePr w:type="lastRow">
      <w:rPr>
        <w:b/>
        <w:bCs/>
      </w:rPr>
      <w:tblPr/>
      <w:tcPr>
        <w:tcBorders>
          <w:top w:val="double" w:color="CDEAFF" w:themeColor="accent1" w:themeTint="99" w:sz="4" w:space="0"/>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Gittertabel6-farverig-farve2">
    <w:name w:val="Grid Table 6 Colorful Accent 2"/>
    <w:basedOn w:val="Tabel-Normal"/>
    <w:uiPriority w:val="51"/>
    <w:rsid w:val="000162D0"/>
    <w:pPr>
      <w:spacing w:line="240" w:lineRule="auto"/>
    </w:pPr>
    <w:rPr>
      <w:color w:val="2B7B3C" w:themeColor="accent2" w:themeShade="BF"/>
    </w:rPr>
    <w:tblPr>
      <w:tblStyleRowBandSize w:val="1"/>
      <w:tblStyleColBandSize w:val="1"/>
      <w:tblBorders>
        <w:top w:val="single" w:color="7FD290" w:themeColor="accent2" w:themeTint="99" w:sz="4" w:space="0"/>
        <w:left w:val="single" w:color="7FD290" w:themeColor="accent2" w:themeTint="99" w:sz="4" w:space="0"/>
        <w:bottom w:val="single" w:color="7FD290" w:themeColor="accent2" w:themeTint="99" w:sz="4" w:space="0"/>
        <w:right w:val="single" w:color="7FD290" w:themeColor="accent2" w:themeTint="99" w:sz="4" w:space="0"/>
        <w:insideH w:val="single" w:color="7FD290" w:themeColor="accent2" w:themeTint="99" w:sz="4" w:space="0"/>
        <w:insideV w:val="single" w:color="7FD290" w:themeColor="accent2" w:themeTint="99" w:sz="4" w:space="0"/>
      </w:tblBorders>
    </w:tblPr>
    <w:tblStylePr w:type="firstRow">
      <w:rPr>
        <w:b/>
        <w:bCs/>
      </w:rPr>
      <w:tblPr/>
      <w:tcPr>
        <w:tcBorders>
          <w:bottom w:val="single" w:color="7FD290" w:themeColor="accent2" w:themeTint="99" w:sz="12" w:space="0"/>
        </w:tcBorders>
      </w:tcPr>
    </w:tblStylePr>
    <w:tblStylePr w:type="lastRow">
      <w:rPr>
        <w:b/>
        <w:bCs/>
      </w:rPr>
      <w:tblPr/>
      <w:tcPr>
        <w:tcBorders>
          <w:top w:val="double" w:color="7FD290" w:themeColor="accent2" w:themeTint="99" w:sz="4" w:space="0"/>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Gittertabel6-farverig-farve3">
    <w:name w:val="Grid Table 6 Colorful Accent 3"/>
    <w:basedOn w:val="Tabel-Normal"/>
    <w:uiPriority w:val="51"/>
    <w:rsid w:val="000162D0"/>
    <w:pPr>
      <w:spacing w:line="240" w:lineRule="auto"/>
    </w:pPr>
    <w:rPr>
      <w:color w:val="7D9C00" w:themeColor="accent3" w:themeShade="BF"/>
    </w:rPr>
    <w:tblPr>
      <w:tblStyleRowBandSize w:val="1"/>
      <w:tblStyleColBandSize w:val="1"/>
      <w:tblBorders>
        <w:top w:val="single" w:color="DAFF4A" w:themeColor="accent3" w:themeTint="99" w:sz="4" w:space="0"/>
        <w:left w:val="single" w:color="DAFF4A" w:themeColor="accent3" w:themeTint="99" w:sz="4" w:space="0"/>
        <w:bottom w:val="single" w:color="DAFF4A" w:themeColor="accent3" w:themeTint="99" w:sz="4" w:space="0"/>
        <w:right w:val="single" w:color="DAFF4A" w:themeColor="accent3" w:themeTint="99" w:sz="4" w:space="0"/>
        <w:insideH w:val="single" w:color="DAFF4A" w:themeColor="accent3" w:themeTint="99" w:sz="4" w:space="0"/>
        <w:insideV w:val="single" w:color="DAFF4A" w:themeColor="accent3" w:themeTint="99" w:sz="4" w:space="0"/>
      </w:tblBorders>
    </w:tblPr>
    <w:tblStylePr w:type="firstRow">
      <w:rPr>
        <w:b/>
        <w:bCs/>
      </w:rPr>
      <w:tblPr/>
      <w:tcPr>
        <w:tcBorders>
          <w:bottom w:val="single" w:color="DAFF4A" w:themeColor="accent3" w:themeTint="99" w:sz="12" w:space="0"/>
        </w:tcBorders>
      </w:tcPr>
    </w:tblStylePr>
    <w:tblStylePr w:type="lastRow">
      <w:rPr>
        <w:b/>
        <w:bCs/>
      </w:rPr>
      <w:tblPr/>
      <w:tcPr>
        <w:tcBorders>
          <w:top w:val="double" w:color="DAFF4A" w:themeColor="accent3" w:themeTint="99" w:sz="4" w:space="0"/>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Gittertabel6-farverig-farve4">
    <w:name w:val="Grid Table 6 Colorful Accent 4"/>
    <w:basedOn w:val="Tabel-Normal"/>
    <w:uiPriority w:val="51"/>
    <w:rsid w:val="000162D0"/>
    <w:pPr>
      <w:spacing w:line="240" w:lineRule="auto"/>
    </w:pPr>
    <w:rPr>
      <w:color w:val="92005A" w:themeColor="accent4" w:themeShade="BF"/>
    </w:rPr>
    <w:tblPr>
      <w:tblStyleRowBandSize w:val="1"/>
      <w:tblStyleColBandSize w:val="1"/>
      <w:tblBorders>
        <w:top w:val="single" w:color="FF42B6" w:themeColor="accent4" w:themeTint="99" w:sz="4" w:space="0"/>
        <w:left w:val="single" w:color="FF42B6" w:themeColor="accent4" w:themeTint="99" w:sz="4" w:space="0"/>
        <w:bottom w:val="single" w:color="FF42B6" w:themeColor="accent4" w:themeTint="99" w:sz="4" w:space="0"/>
        <w:right w:val="single" w:color="FF42B6" w:themeColor="accent4" w:themeTint="99" w:sz="4" w:space="0"/>
        <w:insideH w:val="single" w:color="FF42B6" w:themeColor="accent4" w:themeTint="99" w:sz="4" w:space="0"/>
        <w:insideV w:val="single" w:color="FF42B6" w:themeColor="accent4" w:themeTint="99" w:sz="4" w:space="0"/>
      </w:tblBorders>
    </w:tblPr>
    <w:tblStylePr w:type="firstRow">
      <w:rPr>
        <w:b/>
        <w:bCs/>
      </w:rPr>
      <w:tblPr/>
      <w:tcPr>
        <w:tcBorders>
          <w:bottom w:val="single" w:color="FF42B6" w:themeColor="accent4" w:themeTint="99" w:sz="12" w:space="0"/>
        </w:tcBorders>
      </w:tcPr>
    </w:tblStylePr>
    <w:tblStylePr w:type="lastRow">
      <w:rPr>
        <w:b/>
        <w:bCs/>
      </w:rPr>
      <w:tblPr/>
      <w:tcPr>
        <w:tcBorders>
          <w:top w:val="double" w:color="FF42B6" w:themeColor="accent4" w:themeTint="99" w:sz="4" w:space="0"/>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Gittertabel6-farverig-farve5">
    <w:name w:val="Grid Table 6 Colorful Accent 5"/>
    <w:basedOn w:val="Tabel-Normal"/>
    <w:uiPriority w:val="51"/>
    <w:rsid w:val="000162D0"/>
    <w:pPr>
      <w:spacing w:line="240" w:lineRule="auto"/>
    </w:pPr>
    <w:rPr>
      <w:color w:val="942612" w:themeColor="accent5" w:themeShade="BF"/>
    </w:rPr>
    <w:tblPr>
      <w:tblStyleRowBandSize w:val="1"/>
      <w:tblStyleColBandSize w:val="1"/>
      <w:tblBorders>
        <w:top w:val="single" w:color="EC7A64" w:themeColor="accent5" w:themeTint="99" w:sz="4" w:space="0"/>
        <w:left w:val="single" w:color="EC7A64" w:themeColor="accent5" w:themeTint="99" w:sz="4" w:space="0"/>
        <w:bottom w:val="single" w:color="EC7A64" w:themeColor="accent5" w:themeTint="99" w:sz="4" w:space="0"/>
        <w:right w:val="single" w:color="EC7A64" w:themeColor="accent5" w:themeTint="99" w:sz="4" w:space="0"/>
        <w:insideH w:val="single" w:color="EC7A64" w:themeColor="accent5" w:themeTint="99" w:sz="4" w:space="0"/>
        <w:insideV w:val="single" w:color="EC7A64" w:themeColor="accent5" w:themeTint="99" w:sz="4" w:space="0"/>
      </w:tblBorders>
    </w:tblPr>
    <w:tblStylePr w:type="firstRow">
      <w:rPr>
        <w:b/>
        <w:bCs/>
      </w:rPr>
      <w:tblPr/>
      <w:tcPr>
        <w:tcBorders>
          <w:bottom w:val="single" w:color="EC7A64" w:themeColor="accent5" w:themeTint="99" w:sz="12" w:space="0"/>
        </w:tcBorders>
      </w:tcPr>
    </w:tblStylePr>
    <w:tblStylePr w:type="lastRow">
      <w:rPr>
        <w:b/>
        <w:bCs/>
      </w:rPr>
      <w:tblPr/>
      <w:tcPr>
        <w:tcBorders>
          <w:top w:val="double" w:color="EC7A64" w:themeColor="accent5" w:themeTint="99" w:sz="4" w:space="0"/>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Gittertabel6-farverig-farve6">
    <w:name w:val="Grid Table 6 Colorful Accent 6"/>
    <w:basedOn w:val="Tabel-Normal"/>
    <w:uiPriority w:val="51"/>
    <w:rsid w:val="000162D0"/>
    <w:pPr>
      <w:spacing w:line="240" w:lineRule="auto"/>
    </w:pPr>
    <w:rPr>
      <w:color w:val="A09E92" w:themeColor="accent6" w:themeShade="BF"/>
    </w:rPr>
    <w:tblPr>
      <w:tblStyleRowBandSize w:val="1"/>
      <w:tblStyleColBandSize w:val="1"/>
      <w:tblBorders>
        <w:top w:val="single" w:color="E2E2DE" w:themeColor="accent6" w:themeTint="99" w:sz="4" w:space="0"/>
        <w:left w:val="single" w:color="E2E2DE" w:themeColor="accent6" w:themeTint="99" w:sz="4" w:space="0"/>
        <w:bottom w:val="single" w:color="E2E2DE" w:themeColor="accent6" w:themeTint="99" w:sz="4" w:space="0"/>
        <w:right w:val="single" w:color="E2E2DE" w:themeColor="accent6" w:themeTint="99" w:sz="4" w:space="0"/>
        <w:insideH w:val="single" w:color="E2E2DE" w:themeColor="accent6" w:themeTint="99" w:sz="4" w:space="0"/>
        <w:insideV w:val="single" w:color="E2E2DE" w:themeColor="accent6" w:themeTint="99" w:sz="4" w:space="0"/>
      </w:tblBorders>
    </w:tblPr>
    <w:tblStylePr w:type="firstRow">
      <w:rPr>
        <w:b/>
        <w:bCs/>
      </w:rPr>
      <w:tblPr/>
      <w:tcPr>
        <w:tcBorders>
          <w:bottom w:val="single" w:color="E2E2DE" w:themeColor="accent6" w:themeTint="99" w:sz="12" w:space="0"/>
        </w:tcBorders>
      </w:tcPr>
    </w:tblStylePr>
    <w:tblStylePr w:type="lastRow">
      <w:rPr>
        <w:b/>
        <w:bCs/>
      </w:rPr>
      <w:tblPr/>
      <w:tcPr>
        <w:tcBorders>
          <w:top w:val="double" w:color="E2E2DE" w:themeColor="accent6" w:themeTint="99" w:sz="4" w:space="0"/>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Gittertabel7-farverig">
    <w:name w:val="Grid Table 7 Colorful"/>
    <w:basedOn w:val="Tabel-Normal"/>
    <w:uiPriority w:val="52"/>
    <w:rsid w:val="000162D0"/>
    <w:pPr>
      <w:spacing w:line="240" w:lineRule="auto"/>
    </w:pPr>
    <w:rPr>
      <w:color w:val="333333" w:themeColor="text1"/>
    </w:rPr>
    <w:tblPr>
      <w:tblStyleRowBandSize w:val="1"/>
      <w:tblStyleColBandSize w:val="1"/>
      <w:tblBorders>
        <w:top w:val="single" w:color="848484" w:themeColor="text1" w:themeTint="99" w:sz="4" w:space="0"/>
        <w:left w:val="single" w:color="848484" w:themeColor="text1" w:themeTint="99" w:sz="4" w:space="0"/>
        <w:bottom w:val="single" w:color="848484" w:themeColor="text1" w:themeTint="99" w:sz="4" w:space="0"/>
        <w:right w:val="single" w:color="848484" w:themeColor="text1" w:themeTint="99" w:sz="4" w:space="0"/>
        <w:insideH w:val="single" w:color="848484" w:themeColor="text1" w:themeTint="99" w:sz="4" w:space="0"/>
        <w:insideV w:val="single" w:color="848484"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6" w:themeFill="text1" w:themeFillTint="33"/>
      </w:tcPr>
    </w:tblStylePr>
    <w:tblStylePr w:type="band1Horz">
      <w:tblPr/>
      <w:tcPr>
        <w:shd w:val="clear" w:color="auto" w:fill="D6D6D6" w:themeFill="text1" w:themeFillTint="33"/>
      </w:tcPr>
    </w:tblStylePr>
    <w:tblStylePr w:type="neCell">
      <w:tblPr/>
      <w:tcPr>
        <w:tcBorders>
          <w:bottom w:val="single" w:color="848484" w:themeColor="text1" w:themeTint="99" w:sz="4" w:space="0"/>
        </w:tcBorders>
      </w:tcPr>
    </w:tblStylePr>
    <w:tblStylePr w:type="nwCell">
      <w:tblPr/>
      <w:tcPr>
        <w:tcBorders>
          <w:bottom w:val="single" w:color="848484" w:themeColor="text1" w:themeTint="99" w:sz="4" w:space="0"/>
        </w:tcBorders>
      </w:tcPr>
    </w:tblStylePr>
    <w:tblStylePr w:type="seCell">
      <w:tblPr/>
      <w:tcPr>
        <w:tcBorders>
          <w:top w:val="single" w:color="848484" w:themeColor="text1" w:themeTint="99" w:sz="4" w:space="0"/>
        </w:tcBorders>
      </w:tcPr>
    </w:tblStylePr>
    <w:tblStylePr w:type="swCell">
      <w:tblPr/>
      <w:tcPr>
        <w:tcBorders>
          <w:top w:val="single" w:color="848484" w:themeColor="text1" w:themeTint="99" w:sz="4" w:space="0"/>
        </w:tcBorders>
      </w:tcPr>
    </w:tblStylePr>
  </w:style>
  <w:style w:type="table" w:styleId="Gittertabel7-farverig-farve1">
    <w:name w:val="Grid Table 7 Colorful Accent 1"/>
    <w:basedOn w:val="Tabel-Normal"/>
    <w:uiPriority w:val="52"/>
    <w:rsid w:val="000162D0"/>
    <w:pPr>
      <w:spacing w:line="240" w:lineRule="auto"/>
    </w:pPr>
    <w:rPr>
      <w:color w:val="41B0FF" w:themeColor="accent1" w:themeShade="BF"/>
    </w:rPr>
    <w:tblPr>
      <w:tblStyleRowBandSize w:val="1"/>
      <w:tblStyleColBandSize w:val="1"/>
      <w:tblBorders>
        <w:top w:val="single" w:color="CDEAFF" w:themeColor="accent1" w:themeTint="99" w:sz="4" w:space="0"/>
        <w:left w:val="single" w:color="CDEAFF" w:themeColor="accent1" w:themeTint="99" w:sz="4" w:space="0"/>
        <w:bottom w:val="single" w:color="CDEAFF" w:themeColor="accent1" w:themeTint="99" w:sz="4" w:space="0"/>
        <w:right w:val="single" w:color="CDEAFF" w:themeColor="accent1" w:themeTint="99" w:sz="4" w:space="0"/>
        <w:insideH w:val="single" w:color="CDEAFF" w:themeColor="accent1" w:themeTint="99" w:sz="4" w:space="0"/>
        <w:insideV w:val="single" w:color="CDEAFF"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F8FF" w:themeFill="accent1" w:themeFillTint="33"/>
      </w:tcPr>
    </w:tblStylePr>
    <w:tblStylePr w:type="band1Horz">
      <w:tblPr/>
      <w:tcPr>
        <w:shd w:val="clear" w:color="auto" w:fill="EEF8FF" w:themeFill="accent1" w:themeFillTint="33"/>
      </w:tcPr>
    </w:tblStylePr>
    <w:tblStylePr w:type="neCell">
      <w:tblPr/>
      <w:tcPr>
        <w:tcBorders>
          <w:bottom w:val="single" w:color="CDEAFF" w:themeColor="accent1" w:themeTint="99" w:sz="4" w:space="0"/>
        </w:tcBorders>
      </w:tcPr>
    </w:tblStylePr>
    <w:tblStylePr w:type="nwCell">
      <w:tblPr/>
      <w:tcPr>
        <w:tcBorders>
          <w:bottom w:val="single" w:color="CDEAFF" w:themeColor="accent1" w:themeTint="99" w:sz="4" w:space="0"/>
        </w:tcBorders>
      </w:tcPr>
    </w:tblStylePr>
    <w:tblStylePr w:type="seCell">
      <w:tblPr/>
      <w:tcPr>
        <w:tcBorders>
          <w:top w:val="single" w:color="CDEAFF" w:themeColor="accent1" w:themeTint="99" w:sz="4" w:space="0"/>
        </w:tcBorders>
      </w:tcPr>
    </w:tblStylePr>
    <w:tblStylePr w:type="swCell">
      <w:tblPr/>
      <w:tcPr>
        <w:tcBorders>
          <w:top w:val="single" w:color="CDEAFF" w:themeColor="accent1" w:themeTint="99" w:sz="4" w:space="0"/>
        </w:tcBorders>
      </w:tcPr>
    </w:tblStylePr>
  </w:style>
  <w:style w:type="table" w:styleId="Gittertabel7-farverig-farve2">
    <w:name w:val="Grid Table 7 Colorful Accent 2"/>
    <w:basedOn w:val="Tabel-Normal"/>
    <w:uiPriority w:val="52"/>
    <w:rsid w:val="000162D0"/>
    <w:pPr>
      <w:spacing w:line="240" w:lineRule="auto"/>
    </w:pPr>
    <w:rPr>
      <w:color w:val="2B7B3C" w:themeColor="accent2" w:themeShade="BF"/>
    </w:rPr>
    <w:tblPr>
      <w:tblStyleRowBandSize w:val="1"/>
      <w:tblStyleColBandSize w:val="1"/>
      <w:tblBorders>
        <w:top w:val="single" w:color="7FD290" w:themeColor="accent2" w:themeTint="99" w:sz="4" w:space="0"/>
        <w:left w:val="single" w:color="7FD290" w:themeColor="accent2" w:themeTint="99" w:sz="4" w:space="0"/>
        <w:bottom w:val="single" w:color="7FD290" w:themeColor="accent2" w:themeTint="99" w:sz="4" w:space="0"/>
        <w:right w:val="single" w:color="7FD290" w:themeColor="accent2" w:themeTint="99" w:sz="4" w:space="0"/>
        <w:insideH w:val="single" w:color="7FD290" w:themeColor="accent2" w:themeTint="99" w:sz="4" w:space="0"/>
        <w:insideV w:val="single" w:color="7FD290"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4F0DA" w:themeFill="accent2" w:themeFillTint="33"/>
      </w:tcPr>
    </w:tblStylePr>
    <w:tblStylePr w:type="band1Horz">
      <w:tblPr/>
      <w:tcPr>
        <w:shd w:val="clear" w:color="auto" w:fill="D4F0DA" w:themeFill="accent2" w:themeFillTint="33"/>
      </w:tcPr>
    </w:tblStylePr>
    <w:tblStylePr w:type="neCell">
      <w:tblPr/>
      <w:tcPr>
        <w:tcBorders>
          <w:bottom w:val="single" w:color="7FD290" w:themeColor="accent2" w:themeTint="99" w:sz="4" w:space="0"/>
        </w:tcBorders>
      </w:tcPr>
    </w:tblStylePr>
    <w:tblStylePr w:type="nwCell">
      <w:tblPr/>
      <w:tcPr>
        <w:tcBorders>
          <w:bottom w:val="single" w:color="7FD290" w:themeColor="accent2" w:themeTint="99" w:sz="4" w:space="0"/>
        </w:tcBorders>
      </w:tcPr>
    </w:tblStylePr>
    <w:tblStylePr w:type="seCell">
      <w:tblPr/>
      <w:tcPr>
        <w:tcBorders>
          <w:top w:val="single" w:color="7FD290" w:themeColor="accent2" w:themeTint="99" w:sz="4" w:space="0"/>
        </w:tcBorders>
      </w:tcPr>
    </w:tblStylePr>
    <w:tblStylePr w:type="swCell">
      <w:tblPr/>
      <w:tcPr>
        <w:tcBorders>
          <w:top w:val="single" w:color="7FD290" w:themeColor="accent2" w:themeTint="99" w:sz="4" w:space="0"/>
        </w:tcBorders>
      </w:tcPr>
    </w:tblStylePr>
  </w:style>
  <w:style w:type="table" w:styleId="Gittertabel7-farverig-farve3">
    <w:name w:val="Grid Table 7 Colorful Accent 3"/>
    <w:basedOn w:val="Tabel-Normal"/>
    <w:uiPriority w:val="52"/>
    <w:rsid w:val="000162D0"/>
    <w:pPr>
      <w:spacing w:line="240" w:lineRule="auto"/>
    </w:pPr>
    <w:rPr>
      <w:color w:val="7D9C00" w:themeColor="accent3" w:themeShade="BF"/>
    </w:rPr>
    <w:tblPr>
      <w:tblStyleRowBandSize w:val="1"/>
      <w:tblStyleColBandSize w:val="1"/>
      <w:tblBorders>
        <w:top w:val="single" w:color="DAFF4A" w:themeColor="accent3" w:themeTint="99" w:sz="4" w:space="0"/>
        <w:left w:val="single" w:color="DAFF4A" w:themeColor="accent3" w:themeTint="99" w:sz="4" w:space="0"/>
        <w:bottom w:val="single" w:color="DAFF4A" w:themeColor="accent3" w:themeTint="99" w:sz="4" w:space="0"/>
        <w:right w:val="single" w:color="DAFF4A" w:themeColor="accent3" w:themeTint="99" w:sz="4" w:space="0"/>
        <w:insideH w:val="single" w:color="DAFF4A" w:themeColor="accent3" w:themeTint="99" w:sz="4" w:space="0"/>
        <w:insideV w:val="single" w:color="DAFF4A"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FFC2" w:themeFill="accent3" w:themeFillTint="33"/>
      </w:tcPr>
    </w:tblStylePr>
    <w:tblStylePr w:type="band1Horz">
      <w:tblPr/>
      <w:tcPr>
        <w:shd w:val="clear" w:color="auto" w:fill="F2FFC2" w:themeFill="accent3" w:themeFillTint="33"/>
      </w:tcPr>
    </w:tblStylePr>
    <w:tblStylePr w:type="neCell">
      <w:tblPr/>
      <w:tcPr>
        <w:tcBorders>
          <w:bottom w:val="single" w:color="DAFF4A" w:themeColor="accent3" w:themeTint="99" w:sz="4" w:space="0"/>
        </w:tcBorders>
      </w:tcPr>
    </w:tblStylePr>
    <w:tblStylePr w:type="nwCell">
      <w:tblPr/>
      <w:tcPr>
        <w:tcBorders>
          <w:bottom w:val="single" w:color="DAFF4A" w:themeColor="accent3" w:themeTint="99" w:sz="4" w:space="0"/>
        </w:tcBorders>
      </w:tcPr>
    </w:tblStylePr>
    <w:tblStylePr w:type="seCell">
      <w:tblPr/>
      <w:tcPr>
        <w:tcBorders>
          <w:top w:val="single" w:color="DAFF4A" w:themeColor="accent3" w:themeTint="99" w:sz="4" w:space="0"/>
        </w:tcBorders>
      </w:tcPr>
    </w:tblStylePr>
    <w:tblStylePr w:type="swCell">
      <w:tblPr/>
      <w:tcPr>
        <w:tcBorders>
          <w:top w:val="single" w:color="DAFF4A" w:themeColor="accent3" w:themeTint="99" w:sz="4" w:space="0"/>
        </w:tcBorders>
      </w:tcPr>
    </w:tblStylePr>
  </w:style>
  <w:style w:type="table" w:styleId="Gittertabel7-farverig-farve4">
    <w:name w:val="Grid Table 7 Colorful Accent 4"/>
    <w:basedOn w:val="Tabel-Normal"/>
    <w:uiPriority w:val="52"/>
    <w:rsid w:val="000162D0"/>
    <w:pPr>
      <w:spacing w:line="240" w:lineRule="auto"/>
    </w:pPr>
    <w:rPr>
      <w:color w:val="92005A" w:themeColor="accent4" w:themeShade="BF"/>
    </w:rPr>
    <w:tblPr>
      <w:tblStyleRowBandSize w:val="1"/>
      <w:tblStyleColBandSize w:val="1"/>
      <w:tblBorders>
        <w:top w:val="single" w:color="FF42B6" w:themeColor="accent4" w:themeTint="99" w:sz="4" w:space="0"/>
        <w:left w:val="single" w:color="FF42B6" w:themeColor="accent4" w:themeTint="99" w:sz="4" w:space="0"/>
        <w:bottom w:val="single" w:color="FF42B6" w:themeColor="accent4" w:themeTint="99" w:sz="4" w:space="0"/>
        <w:right w:val="single" w:color="FF42B6" w:themeColor="accent4" w:themeTint="99" w:sz="4" w:space="0"/>
        <w:insideH w:val="single" w:color="FF42B6" w:themeColor="accent4" w:themeTint="99" w:sz="4" w:space="0"/>
        <w:insideV w:val="single" w:color="FF42B6"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0E6" w:themeFill="accent4" w:themeFillTint="33"/>
      </w:tcPr>
    </w:tblStylePr>
    <w:tblStylePr w:type="band1Horz">
      <w:tblPr/>
      <w:tcPr>
        <w:shd w:val="clear" w:color="auto" w:fill="FFC0E6" w:themeFill="accent4" w:themeFillTint="33"/>
      </w:tcPr>
    </w:tblStylePr>
    <w:tblStylePr w:type="neCell">
      <w:tblPr/>
      <w:tcPr>
        <w:tcBorders>
          <w:bottom w:val="single" w:color="FF42B6" w:themeColor="accent4" w:themeTint="99" w:sz="4" w:space="0"/>
        </w:tcBorders>
      </w:tcPr>
    </w:tblStylePr>
    <w:tblStylePr w:type="nwCell">
      <w:tblPr/>
      <w:tcPr>
        <w:tcBorders>
          <w:bottom w:val="single" w:color="FF42B6" w:themeColor="accent4" w:themeTint="99" w:sz="4" w:space="0"/>
        </w:tcBorders>
      </w:tcPr>
    </w:tblStylePr>
    <w:tblStylePr w:type="seCell">
      <w:tblPr/>
      <w:tcPr>
        <w:tcBorders>
          <w:top w:val="single" w:color="FF42B6" w:themeColor="accent4" w:themeTint="99" w:sz="4" w:space="0"/>
        </w:tcBorders>
      </w:tcPr>
    </w:tblStylePr>
    <w:tblStylePr w:type="swCell">
      <w:tblPr/>
      <w:tcPr>
        <w:tcBorders>
          <w:top w:val="single" w:color="FF42B6" w:themeColor="accent4" w:themeTint="99" w:sz="4" w:space="0"/>
        </w:tcBorders>
      </w:tcPr>
    </w:tblStylePr>
  </w:style>
  <w:style w:type="table" w:styleId="Gittertabel7-farverig-farve5">
    <w:name w:val="Grid Table 7 Colorful Accent 5"/>
    <w:basedOn w:val="Tabel-Normal"/>
    <w:uiPriority w:val="52"/>
    <w:rsid w:val="000162D0"/>
    <w:pPr>
      <w:spacing w:line="240" w:lineRule="auto"/>
    </w:pPr>
    <w:rPr>
      <w:color w:val="942612" w:themeColor="accent5" w:themeShade="BF"/>
    </w:rPr>
    <w:tblPr>
      <w:tblStyleRowBandSize w:val="1"/>
      <w:tblStyleColBandSize w:val="1"/>
      <w:tblBorders>
        <w:top w:val="single" w:color="EC7A64" w:themeColor="accent5" w:themeTint="99" w:sz="4" w:space="0"/>
        <w:left w:val="single" w:color="EC7A64" w:themeColor="accent5" w:themeTint="99" w:sz="4" w:space="0"/>
        <w:bottom w:val="single" w:color="EC7A64" w:themeColor="accent5" w:themeTint="99" w:sz="4" w:space="0"/>
        <w:right w:val="single" w:color="EC7A64" w:themeColor="accent5" w:themeTint="99" w:sz="4" w:space="0"/>
        <w:insideH w:val="single" w:color="EC7A64" w:themeColor="accent5" w:themeTint="99" w:sz="4" w:space="0"/>
        <w:insideV w:val="single" w:color="EC7A64"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2CB" w:themeFill="accent5" w:themeFillTint="33"/>
      </w:tcPr>
    </w:tblStylePr>
    <w:tblStylePr w:type="band1Horz">
      <w:tblPr/>
      <w:tcPr>
        <w:shd w:val="clear" w:color="auto" w:fill="F8D2CB" w:themeFill="accent5" w:themeFillTint="33"/>
      </w:tcPr>
    </w:tblStylePr>
    <w:tblStylePr w:type="neCell">
      <w:tblPr/>
      <w:tcPr>
        <w:tcBorders>
          <w:bottom w:val="single" w:color="EC7A64" w:themeColor="accent5" w:themeTint="99" w:sz="4" w:space="0"/>
        </w:tcBorders>
      </w:tcPr>
    </w:tblStylePr>
    <w:tblStylePr w:type="nwCell">
      <w:tblPr/>
      <w:tcPr>
        <w:tcBorders>
          <w:bottom w:val="single" w:color="EC7A64" w:themeColor="accent5" w:themeTint="99" w:sz="4" w:space="0"/>
        </w:tcBorders>
      </w:tcPr>
    </w:tblStylePr>
    <w:tblStylePr w:type="seCell">
      <w:tblPr/>
      <w:tcPr>
        <w:tcBorders>
          <w:top w:val="single" w:color="EC7A64" w:themeColor="accent5" w:themeTint="99" w:sz="4" w:space="0"/>
        </w:tcBorders>
      </w:tcPr>
    </w:tblStylePr>
    <w:tblStylePr w:type="swCell">
      <w:tblPr/>
      <w:tcPr>
        <w:tcBorders>
          <w:top w:val="single" w:color="EC7A64" w:themeColor="accent5" w:themeTint="99" w:sz="4" w:space="0"/>
        </w:tcBorders>
      </w:tcPr>
    </w:tblStylePr>
  </w:style>
  <w:style w:type="table" w:styleId="Gittertabel7-farverig-farve6">
    <w:name w:val="Grid Table 7 Colorful Accent 6"/>
    <w:basedOn w:val="Tabel-Normal"/>
    <w:uiPriority w:val="52"/>
    <w:rsid w:val="000162D0"/>
    <w:pPr>
      <w:spacing w:line="240" w:lineRule="auto"/>
    </w:pPr>
    <w:rPr>
      <w:color w:val="A09E92" w:themeColor="accent6" w:themeShade="BF"/>
    </w:rPr>
    <w:tblPr>
      <w:tblStyleRowBandSize w:val="1"/>
      <w:tblStyleColBandSize w:val="1"/>
      <w:tblBorders>
        <w:top w:val="single" w:color="E2E2DE" w:themeColor="accent6" w:themeTint="99" w:sz="4" w:space="0"/>
        <w:left w:val="single" w:color="E2E2DE" w:themeColor="accent6" w:themeTint="99" w:sz="4" w:space="0"/>
        <w:bottom w:val="single" w:color="E2E2DE" w:themeColor="accent6" w:themeTint="99" w:sz="4" w:space="0"/>
        <w:right w:val="single" w:color="E2E2DE" w:themeColor="accent6" w:themeTint="99" w:sz="4" w:space="0"/>
        <w:insideH w:val="single" w:color="E2E2DE" w:themeColor="accent6" w:themeTint="99" w:sz="4" w:space="0"/>
        <w:insideV w:val="single" w:color="E2E2DE"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5F4" w:themeFill="accent6" w:themeFillTint="33"/>
      </w:tcPr>
    </w:tblStylePr>
    <w:tblStylePr w:type="band1Horz">
      <w:tblPr/>
      <w:tcPr>
        <w:shd w:val="clear" w:color="auto" w:fill="F5F5F4" w:themeFill="accent6" w:themeFillTint="33"/>
      </w:tcPr>
    </w:tblStylePr>
    <w:tblStylePr w:type="neCell">
      <w:tblPr/>
      <w:tcPr>
        <w:tcBorders>
          <w:bottom w:val="single" w:color="E2E2DE" w:themeColor="accent6" w:themeTint="99" w:sz="4" w:space="0"/>
        </w:tcBorders>
      </w:tcPr>
    </w:tblStylePr>
    <w:tblStylePr w:type="nwCell">
      <w:tblPr/>
      <w:tcPr>
        <w:tcBorders>
          <w:bottom w:val="single" w:color="E2E2DE" w:themeColor="accent6" w:themeTint="99" w:sz="4" w:space="0"/>
        </w:tcBorders>
      </w:tcPr>
    </w:tblStylePr>
    <w:tblStylePr w:type="seCell">
      <w:tblPr/>
      <w:tcPr>
        <w:tcBorders>
          <w:top w:val="single" w:color="E2E2DE" w:themeColor="accent6" w:themeTint="99" w:sz="4" w:space="0"/>
        </w:tcBorders>
      </w:tcPr>
    </w:tblStylePr>
    <w:tblStylePr w:type="swCell">
      <w:tblPr/>
      <w:tcPr>
        <w:tcBorders>
          <w:top w:val="single" w:color="E2E2DE" w:themeColor="accent6" w:themeTint="99" w:sz="4" w:space="0"/>
        </w:tcBorders>
      </w:tcPr>
    </w:tblStylePr>
  </w:style>
  <w:style w:type="character" w:styleId="Hashtag1" w:customStyle="1">
    <w:name w:val="Hashtag1"/>
    <w:basedOn w:val="Standardskrifttypeiafsnit"/>
    <w:uiPriority w:val="99"/>
    <w:semiHidden/>
    <w:rsid w:val="000162D0"/>
    <w:rPr>
      <w:color w:val="2B579A"/>
      <w:shd w:val="clear" w:color="auto" w:fill="E6E6E6"/>
      <w:lang w:val="da-DK"/>
    </w:rPr>
  </w:style>
  <w:style w:type="character" w:styleId="HTML-akronym">
    <w:name w:val="HTML Acronym"/>
    <w:basedOn w:val="Standardskrifttypeiafsnit"/>
    <w:uiPriority w:val="99"/>
    <w:semiHidden/>
    <w:rsid w:val="000162D0"/>
    <w:rPr>
      <w:lang w:val="da-DK"/>
    </w:rPr>
  </w:style>
  <w:style w:type="paragraph" w:styleId="HTML-adresse">
    <w:name w:val="HTML Address"/>
    <w:basedOn w:val="Normal"/>
    <w:link w:val="HTML-adresseTegn"/>
    <w:uiPriority w:val="99"/>
    <w:semiHidden/>
    <w:rsid w:val="000162D0"/>
    <w:pPr>
      <w:spacing w:line="240" w:lineRule="auto"/>
    </w:pPr>
    <w:rPr>
      <w:i/>
      <w:iCs/>
    </w:rPr>
  </w:style>
  <w:style w:type="character" w:styleId="HTML-adresseTegn" w:customStyle="1">
    <w:name w:val="HTML-adresse Tegn"/>
    <w:basedOn w:val="Standardskrifttypeiafsnit"/>
    <w:link w:val="HTML-adresse"/>
    <w:uiPriority w:val="99"/>
    <w:semiHidden/>
    <w:rsid w:val="00A539A2"/>
    <w:rPr>
      <w:i/>
      <w:iCs/>
      <w:lang w:val="da-DK"/>
    </w:rPr>
  </w:style>
  <w:style w:type="character" w:styleId="HTML-citat">
    <w:name w:val="HTML Cite"/>
    <w:basedOn w:val="Standardskrifttypeiafsnit"/>
    <w:uiPriority w:val="99"/>
    <w:semiHidden/>
    <w:rsid w:val="000162D0"/>
    <w:rPr>
      <w:i/>
      <w:iCs/>
      <w:lang w:val="da-DK"/>
    </w:rPr>
  </w:style>
  <w:style w:type="character" w:styleId="HTML-kode">
    <w:name w:val="HTML Code"/>
    <w:basedOn w:val="Standardskrifttypeiafsnit"/>
    <w:uiPriority w:val="99"/>
    <w:semiHidden/>
    <w:rsid w:val="000162D0"/>
    <w:rPr>
      <w:rFonts w:ascii="Consolas" w:hAnsi="Consolas"/>
      <w:sz w:val="20"/>
      <w:szCs w:val="20"/>
      <w:lang w:val="da-DK"/>
    </w:rPr>
  </w:style>
  <w:style w:type="character" w:styleId="HTML-definition">
    <w:name w:val="HTML Definition"/>
    <w:basedOn w:val="Standardskrifttypeiafsnit"/>
    <w:uiPriority w:val="99"/>
    <w:semiHidden/>
    <w:rsid w:val="000162D0"/>
    <w:rPr>
      <w:i/>
      <w:iCs/>
      <w:lang w:val="da-DK"/>
    </w:rPr>
  </w:style>
  <w:style w:type="character" w:styleId="HTML-tastatur">
    <w:name w:val="HTML Keyboard"/>
    <w:basedOn w:val="Standardskrifttypeiafsnit"/>
    <w:uiPriority w:val="99"/>
    <w:semiHidden/>
    <w:rsid w:val="000162D0"/>
    <w:rPr>
      <w:rFonts w:ascii="Consolas" w:hAnsi="Consolas"/>
      <w:sz w:val="20"/>
      <w:szCs w:val="20"/>
      <w:lang w:val="da-DK"/>
    </w:rPr>
  </w:style>
  <w:style w:type="paragraph" w:styleId="FormateretHTML">
    <w:name w:val="HTML Preformatted"/>
    <w:basedOn w:val="Normal"/>
    <w:link w:val="FormateretHTMLTegn"/>
    <w:uiPriority w:val="99"/>
    <w:semiHidden/>
    <w:rsid w:val="000162D0"/>
    <w:pPr>
      <w:spacing w:line="240" w:lineRule="auto"/>
    </w:pPr>
    <w:rPr>
      <w:rFonts w:ascii="Consolas" w:hAnsi="Consolas"/>
      <w:sz w:val="20"/>
      <w:szCs w:val="20"/>
    </w:rPr>
  </w:style>
  <w:style w:type="character" w:styleId="FormateretHTMLTegn" w:customStyle="1">
    <w:name w:val="Formateret HTML Tegn"/>
    <w:basedOn w:val="Standardskrifttypeiafsnit"/>
    <w:link w:val="FormateretHTML"/>
    <w:uiPriority w:val="99"/>
    <w:semiHidden/>
    <w:rsid w:val="00A539A2"/>
    <w:rPr>
      <w:rFonts w:ascii="Consolas" w:hAnsi="Consolas"/>
      <w:sz w:val="20"/>
      <w:szCs w:val="20"/>
      <w:lang w:val="da-DK"/>
    </w:rPr>
  </w:style>
  <w:style w:type="character" w:styleId="HTML-eksempel">
    <w:name w:val="HTML Sample"/>
    <w:basedOn w:val="Standardskrifttypeiafsnit"/>
    <w:uiPriority w:val="99"/>
    <w:semiHidden/>
    <w:rsid w:val="000162D0"/>
    <w:rPr>
      <w:rFonts w:ascii="Consolas" w:hAnsi="Consolas"/>
      <w:sz w:val="24"/>
      <w:szCs w:val="24"/>
      <w:lang w:val="da-DK"/>
    </w:rPr>
  </w:style>
  <w:style w:type="character" w:styleId="HTML-skrivemaskine">
    <w:name w:val="HTML Typewriter"/>
    <w:basedOn w:val="Standardskrifttypeiafsnit"/>
    <w:uiPriority w:val="99"/>
    <w:semiHidden/>
    <w:rsid w:val="000162D0"/>
    <w:rPr>
      <w:rFonts w:ascii="Consolas" w:hAnsi="Consolas"/>
      <w:sz w:val="20"/>
      <w:szCs w:val="20"/>
      <w:lang w:val="da-DK"/>
    </w:rPr>
  </w:style>
  <w:style w:type="character" w:styleId="HTML-variabel">
    <w:name w:val="HTML Variable"/>
    <w:basedOn w:val="Standardskrifttypeiafsnit"/>
    <w:uiPriority w:val="99"/>
    <w:semiHidden/>
    <w:rsid w:val="000162D0"/>
    <w:rPr>
      <w:i/>
      <w:iCs/>
      <w:lang w:val="da-DK"/>
    </w:rPr>
  </w:style>
  <w:style w:type="character" w:styleId="Hyperlink">
    <w:name w:val="Hyperlink"/>
    <w:basedOn w:val="Standardskrifttypeiafsnit"/>
    <w:uiPriority w:val="99"/>
    <w:rsid w:val="000162D0"/>
    <w:rPr>
      <w:color w:val="009DF0" w:themeColor="hyperlink"/>
      <w:u w:val="single"/>
      <w:lang w:val="da-DK"/>
    </w:rPr>
  </w:style>
  <w:style w:type="paragraph" w:styleId="Indeks1">
    <w:name w:val="index 1"/>
    <w:basedOn w:val="Normal"/>
    <w:next w:val="Normal"/>
    <w:autoRedefine/>
    <w:uiPriority w:val="99"/>
    <w:semiHidden/>
    <w:rsid w:val="000162D0"/>
    <w:pPr>
      <w:spacing w:line="240" w:lineRule="auto"/>
      <w:ind w:left="180" w:hanging="180"/>
    </w:pPr>
  </w:style>
  <w:style w:type="paragraph" w:styleId="Indeks2">
    <w:name w:val="index 2"/>
    <w:basedOn w:val="Normal"/>
    <w:next w:val="Normal"/>
    <w:autoRedefine/>
    <w:uiPriority w:val="99"/>
    <w:semiHidden/>
    <w:rsid w:val="000162D0"/>
    <w:pPr>
      <w:spacing w:line="240" w:lineRule="auto"/>
      <w:ind w:left="360" w:hanging="180"/>
    </w:pPr>
  </w:style>
  <w:style w:type="paragraph" w:styleId="Indeks3">
    <w:name w:val="index 3"/>
    <w:basedOn w:val="Normal"/>
    <w:next w:val="Normal"/>
    <w:autoRedefine/>
    <w:uiPriority w:val="99"/>
    <w:semiHidden/>
    <w:rsid w:val="000162D0"/>
    <w:pPr>
      <w:spacing w:line="240" w:lineRule="auto"/>
      <w:ind w:left="540" w:hanging="180"/>
    </w:pPr>
  </w:style>
  <w:style w:type="paragraph" w:styleId="Indeks4">
    <w:name w:val="index 4"/>
    <w:basedOn w:val="Normal"/>
    <w:next w:val="Normal"/>
    <w:autoRedefine/>
    <w:uiPriority w:val="99"/>
    <w:semiHidden/>
    <w:rsid w:val="000162D0"/>
    <w:pPr>
      <w:spacing w:line="240" w:lineRule="auto"/>
      <w:ind w:left="720" w:hanging="180"/>
    </w:pPr>
  </w:style>
  <w:style w:type="paragraph" w:styleId="Indeks5">
    <w:name w:val="index 5"/>
    <w:basedOn w:val="Normal"/>
    <w:next w:val="Normal"/>
    <w:autoRedefine/>
    <w:uiPriority w:val="99"/>
    <w:semiHidden/>
    <w:rsid w:val="000162D0"/>
    <w:pPr>
      <w:spacing w:line="240" w:lineRule="auto"/>
      <w:ind w:left="900" w:hanging="180"/>
    </w:pPr>
  </w:style>
  <w:style w:type="paragraph" w:styleId="Indeks6">
    <w:name w:val="index 6"/>
    <w:basedOn w:val="Normal"/>
    <w:next w:val="Normal"/>
    <w:autoRedefine/>
    <w:uiPriority w:val="99"/>
    <w:semiHidden/>
    <w:rsid w:val="000162D0"/>
    <w:pPr>
      <w:spacing w:line="240" w:lineRule="auto"/>
      <w:ind w:left="1080" w:hanging="180"/>
    </w:pPr>
  </w:style>
  <w:style w:type="paragraph" w:styleId="Indeks7">
    <w:name w:val="index 7"/>
    <w:basedOn w:val="Normal"/>
    <w:next w:val="Normal"/>
    <w:autoRedefine/>
    <w:uiPriority w:val="99"/>
    <w:semiHidden/>
    <w:rsid w:val="000162D0"/>
    <w:pPr>
      <w:spacing w:line="240" w:lineRule="auto"/>
      <w:ind w:left="1260" w:hanging="180"/>
    </w:pPr>
  </w:style>
  <w:style w:type="paragraph" w:styleId="Indeks8">
    <w:name w:val="index 8"/>
    <w:basedOn w:val="Normal"/>
    <w:next w:val="Normal"/>
    <w:autoRedefine/>
    <w:uiPriority w:val="99"/>
    <w:semiHidden/>
    <w:rsid w:val="000162D0"/>
    <w:pPr>
      <w:spacing w:line="240" w:lineRule="auto"/>
      <w:ind w:left="1440" w:hanging="180"/>
    </w:pPr>
  </w:style>
  <w:style w:type="paragraph" w:styleId="Indeks9">
    <w:name w:val="index 9"/>
    <w:basedOn w:val="Normal"/>
    <w:next w:val="Normal"/>
    <w:autoRedefine/>
    <w:uiPriority w:val="99"/>
    <w:semiHidden/>
    <w:rsid w:val="000162D0"/>
    <w:pPr>
      <w:spacing w:line="240" w:lineRule="auto"/>
      <w:ind w:left="1620" w:hanging="180"/>
    </w:pPr>
  </w:style>
  <w:style w:type="paragraph" w:styleId="Indeksoverskrift">
    <w:name w:val="index heading"/>
    <w:basedOn w:val="Normal"/>
    <w:next w:val="Indeks1"/>
    <w:uiPriority w:val="99"/>
    <w:semiHidden/>
    <w:rsid w:val="000162D0"/>
    <w:rPr>
      <w:rFonts w:asciiTheme="majorHAnsi" w:hAnsiTheme="majorHAnsi" w:eastAsiaTheme="majorEastAsia" w:cstheme="majorBidi"/>
      <w:b/>
      <w:bCs/>
    </w:rPr>
  </w:style>
  <w:style w:type="table" w:styleId="Lystgitter">
    <w:name w:val="Light Grid"/>
    <w:basedOn w:val="Tabel-Normal"/>
    <w:uiPriority w:val="62"/>
    <w:semiHidden/>
    <w:unhideWhenUsed/>
    <w:rsid w:val="000162D0"/>
    <w:pPr>
      <w:spacing w:line="240" w:lineRule="auto"/>
    </w:pPr>
    <w:tblPr>
      <w:tblStyleRowBandSize w:val="1"/>
      <w:tblStyleColBandSize w:val="1"/>
      <w:tblBorders>
        <w:top w:val="single" w:color="333333" w:themeColor="text1" w:sz="8" w:space="0"/>
        <w:left w:val="single" w:color="333333" w:themeColor="text1" w:sz="8" w:space="0"/>
        <w:bottom w:val="single" w:color="333333" w:themeColor="text1" w:sz="8" w:space="0"/>
        <w:right w:val="single" w:color="333333" w:themeColor="text1" w:sz="8" w:space="0"/>
        <w:insideH w:val="single" w:color="333333" w:themeColor="text1" w:sz="8" w:space="0"/>
        <w:insideV w:val="single" w:color="333333"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333333" w:themeColor="text1" w:sz="8" w:space="0"/>
          <w:left w:val="single" w:color="333333" w:themeColor="text1" w:sz="8" w:space="0"/>
          <w:bottom w:val="single" w:color="333333" w:themeColor="text1" w:sz="18" w:space="0"/>
          <w:right w:val="single" w:color="333333" w:themeColor="text1" w:sz="8" w:space="0"/>
          <w:insideH w:val="nil"/>
          <w:insideV w:val="single" w:color="333333"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333333" w:themeColor="text1" w:sz="6" w:space="0"/>
          <w:left w:val="single" w:color="333333" w:themeColor="text1" w:sz="8" w:space="0"/>
          <w:bottom w:val="single" w:color="333333" w:themeColor="text1" w:sz="8" w:space="0"/>
          <w:right w:val="single" w:color="333333" w:themeColor="text1" w:sz="8" w:space="0"/>
          <w:insideH w:val="nil"/>
          <w:insideV w:val="single" w:color="333333"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333333" w:themeColor="text1" w:sz="8" w:space="0"/>
          <w:left w:val="single" w:color="333333" w:themeColor="text1" w:sz="8" w:space="0"/>
          <w:bottom w:val="single" w:color="333333" w:themeColor="text1" w:sz="8" w:space="0"/>
          <w:right w:val="single" w:color="333333" w:themeColor="text1" w:sz="8" w:space="0"/>
        </w:tcBorders>
      </w:tcPr>
    </w:tblStylePr>
    <w:tblStylePr w:type="band1Vert">
      <w:tblPr/>
      <w:tcPr>
        <w:tcBorders>
          <w:top w:val="single" w:color="333333" w:themeColor="text1" w:sz="8" w:space="0"/>
          <w:left w:val="single" w:color="333333" w:themeColor="text1" w:sz="8" w:space="0"/>
          <w:bottom w:val="single" w:color="333333" w:themeColor="text1" w:sz="8" w:space="0"/>
          <w:right w:val="single" w:color="333333" w:themeColor="text1" w:sz="8" w:space="0"/>
        </w:tcBorders>
        <w:shd w:val="clear" w:color="auto" w:fill="CCCCCC" w:themeFill="text1" w:themeFillTint="3F"/>
      </w:tcPr>
    </w:tblStylePr>
    <w:tblStylePr w:type="band1Horz">
      <w:tblPr/>
      <w:tcPr>
        <w:tcBorders>
          <w:top w:val="single" w:color="333333" w:themeColor="text1" w:sz="8" w:space="0"/>
          <w:left w:val="single" w:color="333333" w:themeColor="text1" w:sz="8" w:space="0"/>
          <w:bottom w:val="single" w:color="333333" w:themeColor="text1" w:sz="8" w:space="0"/>
          <w:right w:val="single" w:color="333333" w:themeColor="text1" w:sz="8" w:space="0"/>
          <w:insideV w:val="single" w:color="333333" w:themeColor="text1" w:sz="8" w:space="0"/>
        </w:tcBorders>
        <w:shd w:val="clear" w:color="auto" w:fill="CCCCCC" w:themeFill="text1" w:themeFillTint="3F"/>
      </w:tcPr>
    </w:tblStylePr>
    <w:tblStylePr w:type="band2Horz">
      <w:tblPr/>
      <w:tcPr>
        <w:tcBorders>
          <w:top w:val="single" w:color="333333" w:themeColor="text1" w:sz="8" w:space="0"/>
          <w:left w:val="single" w:color="333333" w:themeColor="text1" w:sz="8" w:space="0"/>
          <w:bottom w:val="single" w:color="333333" w:themeColor="text1" w:sz="8" w:space="0"/>
          <w:right w:val="single" w:color="333333" w:themeColor="text1" w:sz="8" w:space="0"/>
          <w:insideV w:val="single" w:color="333333" w:themeColor="text1" w:sz="8" w:space="0"/>
        </w:tcBorders>
      </w:tcPr>
    </w:tblStylePr>
  </w:style>
  <w:style w:type="table" w:styleId="Lystgitter-farve1">
    <w:name w:val="Light Grid Accent 1"/>
    <w:basedOn w:val="Tabel-Normal"/>
    <w:uiPriority w:val="62"/>
    <w:semiHidden/>
    <w:unhideWhenUsed/>
    <w:rsid w:val="000162D0"/>
    <w:pPr>
      <w:spacing w:line="240" w:lineRule="auto"/>
    </w:pPr>
    <w:tblPr>
      <w:tblStyleRowBandSize w:val="1"/>
      <w:tblStyleColBandSize w:val="1"/>
      <w:tblBorders>
        <w:top w:val="single" w:color="ADDDFF" w:themeColor="accent1" w:sz="8" w:space="0"/>
        <w:left w:val="single" w:color="ADDDFF" w:themeColor="accent1" w:sz="8" w:space="0"/>
        <w:bottom w:val="single" w:color="ADDDFF" w:themeColor="accent1" w:sz="8" w:space="0"/>
        <w:right w:val="single" w:color="ADDDFF" w:themeColor="accent1" w:sz="8" w:space="0"/>
        <w:insideH w:val="single" w:color="ADDDFF" w:themeColor="accent1" w:sz="8" w:space="0"/>
        <w:insideV w:val="single" w:color="ADDDFF"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ADDDFF" w:themeColor="accent1" w:sz="8" w:space="0"/>
          <w:left w:val="single" w:color="ADDDFF" w:themeColor="accent1" w:sz="8" w:space="0"/>
          <w:bottom w:val="single" w:color="ADDDFF" w:themeColor="accent1" w:sz="18" w:space="0"/>
          <w:right w:val="single" w:color="ADDDFF" w:themeColor="accent1" w:sz="8" w:space="0"/>
          <w:insideH w:val="nil"/>
          <w:insideV w:val="single" w:color="ADDDFF"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ADDDFF" w:themeColor="accent1" w:sz="6" w:space="0"/>
          <w:left w:val="single" w:color="ADDDFF" w:themeColor="accent1" w:sz="8" w:space="0"/>
          <w:bottom w:val="single" w:color="ADDDFF" w:themeColor="accent1" w:sz="8" w:space="0"/>
          <w:right w:val="single" w:color="ADDDFF" w:themeColor="accent1" w:sz="8" w:space="0"/>
          <w:insideH w:val="nil"/>
          <w:insideV w:val="single" w:color="ADDDFF"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ADDDFF" w:themeColor="accent1" w:sz="8" w:space="0"/>
          <w:left w:val="single" w:color="ADDDFF" w:themeColor="accent1" w:sz="8" w:space="0"/>
          <w:bottom w:val="single" w:color="ADDDFF" w:themeColor="accent1" w:sz="8" w:space="0"/>
          <w:right w:val="single" w:color="ADDDFF" w:themeColor="accent1" w:sz="8" w:space="0"/>
        </w:tcBorders>
      </w:tcPr>
    </w:tblStylePr>
    <w:tblStylePr w:type="band1Vert">
      <w:tblPr/>
      <w:tcPr>
        <w:tcBorders>
          <w:top w:val="single" w:color="ADDDFF" w:themeColor="accent1" w:sz="8" w:space="0"/>
          <w:left w:val="single" w:color="ADDDFF" w:themeColor="accent1" w:sz="8" w:space="0"/>
          <w:bottom w:val="single" w:color="ADDDFF" w:themeColor="accent1" w:sz="8" w:space="0"/>
          <w:right w:val="single" w:color="ADDDFF" w:themeColor="accent1" w:sz="8" w:space="0"/>
        </w:tcBorders>
        <w:shd w:val="clear" w:color="auto" w:fill="EAF6FF" w:themeFill="accent1" w:themeFillTint="3F"/>
      </w:tcPr>
    </w:tblStylePr>
    <w:tblStylePr w:type="band1Horz">
      <w:tblPr/>
      <w:tcPr>
        <w:tcBorders>
          <w:top w:val="single" w:color="ADDDFF" w:themeColor="accent1" w:sz="8" w:space="0"/>
          <w:left w:val="single" w:color="ADDDFF" w:themeColor="accent1" w:sz="8" w:space="0"/>
          <w:bottom w:val="single" w:color="ADDDFF" w:themeColor="accent1" w:sz="8" w:space="0"/>
          <w:right w:val="single" w:color="ADDDFF" w:themeColor="accent1" w:sz="8" w:space="0"/>
          <w:insideV w:val="single" w:color="ADDDFF" w:themeColor="accent1" w:sz="8" w:space="0"/>
        </w:tcBorders>
        <w:shd w:val="clear" w:color="auto" w:fill="EAF6FF" w:themeFill="accent1" w:themeFillTint="3F"/>
      </w:tcPr>
    </w:tblStylePr>
    <w:tblStylePr w:type="band2Horz">
      <w:tblPr/>
      <w:tcPr>
        <w:tcBorders>
          <w:top w:val="single" w:color="ADDDFF" w:themeColor="accent1" w:sz="8" w:space="0"/>
          <w:left w:val="single" w:color="ADDDFF" w:themeColor="accent1" w:sz="8" w:space="0"/>
          <w:bottom w:val="single" w:color="ADDDFF" w:themeColor="accent1" w:sz="8" w:space="0"/>
          <w:right w:val="single" w:color="ADDDFF" w:themeColor="accent1" w:sz="8" w:space="0"/>
          <w:insideV w:val="single" w:color="ADDDFF" w:themeColor="accent1" w:sz="8" w:space="0"/>
        </w:tcBorders>
      </w:tcPr>
    </w:tblStylePr>
  </w:style>
  <w:style w:type="table" w:styleId="Lystgitter-fremhvningsfarve2">
    <w:name w:val="Light Grid Accent 2"/>
    <w:basedOn w:val="Tabel-Normal"/>
    <w:uiPriority w:val="62"/>
    <w:semiHidden/>
    <w:unhideWhenUsed/>
    <w:rsid w:val="000162D0"/>
    <w:pPr>
      <w:spacing w:line="240" w:lineRule="auto"/>
    </w:pPr>
    <w:tblPr>
      <w:tblStyleRowBandSize w:val="1"/>
      <w:tblStyleColBandSize w:val="1"/>
      <w:tblBorders>
        <w:top w:val="single" w:color="3AA551" w:themeColor="accent2" w:sz="8" w:space="0"/>
        <w:left w:val="single" w:color="3AA551" w:themeColor="accent2" w:sz="8" w:space="0"/>
        <w:bottom w:val="single" w:color="3AA551" w:themeColor="accent2" w:sz="8" w:space="0"/>
        <w:right w:val="single" w:color="3AA551" w:themeColor="accent2" w:sz="8" w:space="0"/>
        <w:insideH w:val="single" w:color="3AA551" w:themeColor="accent2" w:sz="8" w:space="0"/>
        <w:insideV w:val="single" w:color="3AA551"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3AA551" w:themeColor="accent2" w:sz="8" w:space="0"/>
          <w:left w:val="single" w:color="3AA551" w:themeColor="accent2" w:sz="8" w:space="0"/>
          <w:bottom w:val="single" w:color="3AA551" w:themeColor="accent2" w:sz="18" w:space="0"/>
          <w:right w:val="single" w:color="3AA551" w:themeColor="accent2" w:sz="8" w:space="0"/>
          <w:insideH w:val="nil"/>
          <w:insideV w:val="single" w:color="3AA551"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3AA551" w:themeColor="accent2" w:sz="6" w:space="0"/>
          <w:left w:val="single" w:color="3AA551" w:themeColor="accent2" w:sz="8" w:space="0"/>
          <w:bottom w:val="single" w:color="3AA551" w:themeColor="accent2" w:sz="8" w:space="0"/>
          <w:right w:val="single" w:color="3AA551" w:themeColor="accent2" w:sz="8" w:space="0"/>
          <w:insideH w:val="nil"/>
          <w:insideV w:val="single" w:color="3AA551"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3AA551" w:themeColor="accent2" w:sz="8" w:space="0"/>
          <w:left w:val="single" w:color="3AA551" w:themeColor="accent2" w:sz="8" w:space="0"/>
          <w:bottom w:val="single" w:color="3AA551" w:themeColor="accent2" w:sz="8" w:space="0"/>
          <w:right w:val="single" w:color="3AA551" w:themeColor="accent2" w:sz="8" w:space="0"/>
        </w:tcBorders>
      </w:tcPr>
    </w:tblStylePr>
    <w:tblStylePr w:type="band1Vert">
      <w:tblPr/>
      <w:tcPr>
        <w:tcBorders>
          <w:top w:val="single" w:color="3AA551" w:themeColor="accent2" w:sz="8" w:space="0"/>
          <w:left w:val="single" w:color="3AA551" w:themeColor="accent2" w:sz="8" w:space="0"/>
          <w:bottom w:val="single" w:color="3AA551" w:themeColor="accent2" w:sz="8" w:space="0"/>
          <w:right w:val="single" w:color="3AA551" w:themeColor="accent2" w:sz="8" w:space="0"/>
        </w:tcBorders>
        <w:shd w:val="clear" w:color="auto" w:fill="CAECD1" w:themeFill="accent2" w:themeFillTint="3F"/>
      </w:tcPr>
    </w:tblStylePr>
    <w:tblStylePr w:type="band1Horz">
      <w:tblPr/>
      <w:tcPr>
        <w:tcBorders>
          <w:top w:val="single" w:color="3AA551" w:themeColor="accent2" w:sz="8" w:space="0"/>
          <w:left w:val="single" w:color="3AA551" w:themeColor="accent2" w:sz="8" w:space="0"/>
          <w:bottom w:val="single" w:color="3AA551" w:themeColor="accent2" w:sz="8" w:space="0"/>
          <w:right w:val="single" w:color="3AA551" w:themeColor="accent2" w:sz="8" w:space="0"/>
          <w:insideV w:val="single" w:color="3AA551" w:themeColor="accent2" w:sz="8" w:space="0"/>
        </w:tcBorders>
        <w:shd w:val="clear" w:color="auto" w:fill="CAECD1" w:themeFill="accent2" w:themeFillTint="3F"/>
      </w:tcPr>
    </w:tblStylePr>
    <w:tblStylePr w:type="band2Horz">
      <w:tblPr/>
      <w:tcPr>
        <w:tcBorders>
          <w:top w:val="single" w:color="3AA551" w:themeColor="accent2" w:sz="8" w:space="0"/>
          <w:left w:val="single" w:color="3AA551" w:themeColor="accent2" w:sz="8" w:space="0"/>
          <w:bottom w:val="single" w:color="3AA551" w:themeColor="accent2" w:sz="8" w:space="0"/>
          <w:right w:val="single" w:color="3AA551" w:themeColor="accent2" w:sz="8" w:space="0"/>
          <w:insideV w:val="single" w:color="3AA551" w:themeColor="accent2" w:sz="8" w:space="0"/>
        </w:tcBorders>
      </w:tcPr>
    </w:tblStylePr>
  </w:style>
  <w:style w:type="table" w:styleId="Lystgitter-fremhvningsfarve3">
    <w:name w:val="Light Grid Accent 3"/>
    <w:basedOn w:val="Tabel-Normal"/>
    <w:uiPriority w:val="62"/>
    <w:semiHidden/>
    <w:unhideWhenUsed/>
    <w:rsid w:val="000162D0"/>
    <w:pPr>
      <w:spacing w:line="240" w:lineRule="auto"/>
    </w:pPr>
    <w:tblPr>
      <w:tblStyleRowBandSize w:val="1"/>
      <w:tblStyleColBandSize w:val="1"/>
      <w:tblBorders>
        <w:top w:val="single" w:color="A8D100" w:themeColor="accent3" w:sz="8" w:space="0"/>
        <w:left w:val="single" w:color="A8D100" w:themeColor="accent3" w:sz="8" w:space="0"/>
        <w:bottom w:val="single" w:color="A8D100" w:themeColor="accent3" w:sz="8" w:space="0"/>
        <w:right w:val="single" w:color="A8D100" w:themeColor="accent3" w:sz="8" w:space="0"/>
        <w:insideH w:val="single" w:color="A8D100" w:themeColor="accent3" w:sz="8" w:space="0"/>
        <w:insideV w:val="single" w:color="A8D100"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A8D100" w:themeColor="accent3" w:sz="8" w:space="0"/>
          <w:left w:val="single" w:color="A8D100" w:themeColor="accent3" w:sz="8" w:space="0"/>
          <w:bottom w:val="single" w:color="A8D100" w:themeColor="accent3" w:sz="18" w:space="0"/>
          <w:right w:val="single" w:color="A8D100" w:themeColor="accent3" w:sz="8" w:space="0"/>
          <w:insideH w:val="nil"/>
          <w:insideV w:val="single" w:color="A8D100"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A8D100" w:themeColor="accent3" w:sz="6" w:space="0"/>
          <w:left w:val="single" w:color="A8D100" w:themeColor="accent3" w:sz="8" w:space="0"/>
          <w:bottom w:val="single" w:color="A8D100" w:themeColor="accent3" w:sz="8" w:space="0"/>
          <w:right w:val="single" w:color="A8D100" w:themeColor="accent3" w:sz="8" w:space="0"/>
          <w:insideH w:val="nil"/>
          <w:insideV w:val="single" w:color="A8D100"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A8D100" w:themeColor="accent3" w:sz="8" w:space="0"/>
          <w:left w:val="single" w:color="A8D100" w:themeColor="accent3" w:sz="8" w:space="0"/>
          <w:bottom w:val="single" w:color="A8D100" w:themeColor="accent3" w:sz="8" w:space="0"/>
          <w:right w:val="single" w:color="A8D100" w:themeColor="accent3" w:sz="8" w:space="0"/>
        </w:tcBorders>
      </w:tcPr>
    </w:tblStylePr>
    <w:tblStylePr w:type="band1Vert">
      <w:tblPr/>
      <w:tcPr>
        <w:tcBorders>
          <w:top w:val="single" w:color="A8D100" w:themeColor="accent3" w:sz="8" w:space="0"/>
          <w:left w:val="single" w:color="A8D100" w:themeColor="accent3" w:sz="8" w:space="0"/>
          <w:bottom w:val="single" w:color="A8D100" w:themeColor="accent3" w:sz="8" w:space="0"/>
          <w:right w:val="single" w:color="A8D100" w:themeColor="accent3" w:sz="8" w:space="0"/>
        </w:tcBorders>
        <w:shd w:val="clear" w:color="auto" w:fill="F0FFB4" w:themeFill="accent3" w:themeFillTint="3F"/>
      </w:tcPr>
    </w:tblStylePr>
    <w:tblStylePr w:type="band1Horz">
      <w:tblPr/>
      <w:tcPr>
        <w:tcBorders>
          <w:top w:val="single" w:color="A8D100" w:themeColor="accent3" w:sz="8" w:space="0"/>
          <w:left w:val="single" w:color="A8D100" w:themeColor="accent3" w:sz="8" w:space="0"/>
          <w:bottom w:val="single" w:color="A8D100" w:themeColor="accent3" w:sz="8" w:space="0"/>
          <w:right w:val="single" w:color="A8D100" w:themeColor="accent3" w:sz="8" w:space="0"/>
          <w:insideV w:val="single" w:color="A8D100" w:themeColor="accent3" w:sz="8" w:space="0"/>
        </w:tcBorders>
        <w:shd w:val="clear" w:color="auto" w:fill="F0FFB4" w:themeFill="accent3" w:themeFillTint="3F"/>
      </w:tcPr>
    </w:tblStylePr>
    <w:tblStylePr w:type="band2Horz">
      <w:tblPr/>
      <w:tcPr>
        <w:tcBorders>
          <w:top w:val="single" w:color="A8D100" w:themeColor="accent3" w:sz="8" w:space="0"/>
          <w:left w:val="single" w:color="A8D100" w:themeColor="accent3" w:sz="8" w:space="0"/>
          <w:bottom w:val="single" w:color="A8D100" w:themeColor="accent3" w:sz="8" w:space="0"/>
          <w:right w:val="single" w:color="A8D100" w:themeColor="accent3" w:sz="8" w:space="0"/>
          <w:insideV w:val="single" w:color="A8D100" w:themeColor="accent3" w:sz="8" w:space="0"/>
        </w:tcBorders>
      </w:tcPr>
    </w:tblStylePr>
  </w:style>
  <w:style w:type="table" w:styleId="Lystgitter-fremhvningsfarve4">
    <w:name w:val="Light Grid Accent 4"/>
    <w:basedOn w:val="Tabel-Normal"/>
    <w:uiPriority w:val="62"/>
    <w:semiHidden/>
    <w:unhideWhenUsed/>
    <w:rsid w:val="000162D0"/>
    <w:pPr>
      <w:spacing w:line="240" w:lineRule="auto"/>
    </w:pPr>
    <w:tblPr>
      <w:tblStyleRowBandSize w:val="1"/>
      <w:tblStyleColBandSize w:val="1"/>
      <w:tblBorders>
        <w:top w:val="single" w:color="C40079" w:themeColor="accent4" w:sz="8" w:space="0"/>
        <w:left w:val="single" w:color="C40079" w:themeColor="accent4" w:sz="8" w:space="0"/>
        <w:bottom w:val="single" w:color="C40079" w:themeColor="accent4" w:sz="8" w:space="0"/>
        <w:right w:val="single" w:color="C40079" w:themeColor="accent4" w:sz="8" w:space="0"/>
        <w:insideH w:val="single" w:color="C40079" w:themeColor="accent4" w:sz="8" w:space="0"/>
        <w:insideV w:val="single" w:color="C40079"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40079" w:themeColor="accent4" w:sz="8" w:space="0"/>
          <w:left w:val="single" w:color="C40079" w:themeColor="accent4" w:sz="8" w:space="0"/>
          <w:bottom w:val="single" w:color="C40079" w:themeColor="accent4" w:sz="18" w:space="0"/>
          <w:right w:val="single" w:color="C40079" w:themeColor="accent4" w:sz="8" w:space="0"/>
          <w:insideH w:val="nil"/>
          <w:insideV w:val="single" w:color="C40079"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40079" w:themeColor="accent4" w:sz="6" w:space="0"/>
          <w:left w:val="single" w:color="C40079" w:themeColor="accent4" w:sz="8" w:space="0"/>
          <w:bottom w:val="single" w:color="C40079" w:themeColor="accent4" w:sz="8" w:space="0"/>
          <w:right w:val="single" w:color="C40079" w:themeColor="accent4" w:sz="8" w:space="0"/>
          <w:insideH w:val="nil"/>
          <w:insideV w:val="single" w:color="C40079"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40079" w:themeColor="accent4" w:sz="8" w:space="0"/>
          <w:left w:val="single" w:color="C40079" w:themeColor="accent4" w:sz="8" w:space="0"/>
          <w:bottom w:val="single" w:color="C40079" w:themeColor="accent4" w:sz="8" w:space="0"/>
          <w:right w:val="single" w:color="C40079" w:themeColor="accent4" w:sz="8" w:space="0"/>
        </w:tcBorders>
      </w:tcPr>
    </w:tblStylePr>
    <w:tblStylePr w:type="band1Vert">
      <w:tblPr/>
      <w:tcPr>
        <w:tcBorders>
          <w:top w:val="single" w:color="C40079" w:themeColor="accent4" w:sz="8" w:space="0"/>
          <w:left w:val="single" w:color="C40079" w:themeColor="accent4" w:sz="8" w:space="0"/>
          <w:bottom w:val="single" w:color="C40079" w:themeColor="accent4" w:sz="8" w:space="0"/>
          <w:right w:val="single" w:color="C40079" w:themeColor="accent4" w:sz="8" w:space="0"/>
        </w:tcBorders>
        <w:shd w:val="clear" w:color="auto" w:fill="FFB1E1" w:themeFill="accent4" w:themeFillTint="3F"/>
      </w:tcPr>
    </w:tblStylePr>
    <w:tblStylePr w:type="band1Horz">
      <w:tblPr/>
      <w:tcPr>
        <w:tcBorders>
          <w:top w:val="single" w:color="C40079" w:themeColor="accent4" w:sz="8" w:space="0"/>
          <w:left w:val="single" w:color="C40079" w:themeColor="accent4" w:sz="8" w:space="0"/>
          <w:bottom w:val="single" w:color="C40079" w:themeColor="accent4" w:sz="8" w:space="0"/>
          <w:right w:val="single" w:color="C40079" w:themeColor="accent4" w:sz="8" w:space="0"/>
          <w:insideV w:val="single" w:color="C40079" w:themeColor="accent4" w:sz="8" w:space="0"/>
        </w:tcBorders>
        <w:shd w:val="clear" w:color="auto" w:fill="FFB1E1" w:themeFill="accent4" w:themeFillTint="3F"/>
      </w:tcPr>
    </w:tblStylePr>
    <w:tblStylePr w:type="band2Horz">
      <w:tblPr/>
      <w:tcPr>
        <w:tcBorders>
          <w:top w:val="single" w:color="C40079" w:themeColor="accent4" w:sz="8" w:space="0"/>
          <w:left w:val="single" w:color="C40079" w:themeColor="accent4" w:sz="8" w:space="0"/>
          <w:bottom w:val="single" w:color="C40079" w:themeColor="accent4" w:sz="8" w:space="0"/>
          <w:right w:val="single" w:color="C40079" w:themeColor="accent4" w:sz="8" w:space="0"/>
          <w:insideV w:val="single" w:color="C40079" w:themeColor="accent4" w:sz="8" w:space="0"/>
        </w:tcBorders>
      </w:tcPr>
    </w:tblStylePr>
  </w:style>
  <w:style w:type="table" w:styleId="Lystgitter-fremhvningsfarve5">
    <w:name w:val="Light Grid Accent 5"/>
    <w:basedOn w:val="Tabel-Normal"/>
    <w:uiPriority w:val="62"/>
    <w:semiHidden/>
    <w:unhideWhenUsed/>
    <w:rsid w:val="000162D0"/>
    <w:pPr>
      <w:spacing w:line="240" w:lineRule="auto"/>
    </w:pPr>
    <w:tblPr>
      <w:tblStyleRowBandSize w:val="1"/>
      <w:tblStyleColBandSize w:val="1"/>
      <w:tblBorders>
        <w:top w:val="single" w:color="C63418" w:themeColor="accent5" w:sz="8" w:space="0"/>
        <w:left w:val="single" w:color="C63418" w:themeColor="accent5" w:sz="8" w:space="0"/>
        <w:bottom w:val="single" w:color="C63418" w:themeColor="accent5" w:sz="8" w:space="0"/>
        <w:right w:val="single" w:color="C63418" w:themeColor="accent5" w:sz="8" w:space="0"/>
        <w:insideH w:val="single" w:color="C63418" w:themeColor="accent5" w:sz="8" w:space="0"/>
        <w:insideV w:val="single" w:color="C63418"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63418" w:themeColor="accent5" w:sz="8" w:space="0"/>
          <w:left w:val="single" w:color="C63418" w:themeColor="accent5" w:sz="8" w:space="0"/>
          <w:bottom w:val="single" w:color="C63418" w:themeColor="accent5" w:sz="18" w:space="0"/>
          <w:right w:val="single" w:color="C63418" w:themeColor="accent5" w:sz="8" w:space="0"/>
          <w:insideH w:val="nil"/>
          <w:insideV w:val="single" w:color="C63418"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63418" w:themeColor="accent5" w:sz="6" w:space="0"/>
          <w:left w:val="single" w:color="C63418" w:themeColor="accent5" w:sz="8" w:space="0"/>
          <w:bottom w:val="single" w:color="C63418" w:themeColor="accent5" w:sz="8" w:space="0"/>
          <w:right w:val="single" w:color="C63418" w:themeColor="accent5" w:sz="8" w:space="0"/>
          <w:insideH w:val="nil"/>
          <w:insideV w:val="single" w:color="C63418"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63418" w:themeColor="accent5" w:sz="8" w:space="0"/>
          <w:left w:val="single" w:color="C63418" w:themeColor="accent5" w:sz="8" w:space="0"/>
          <w:bottom w:val="single" w:color="C63418" w:themeColor="accent5" w:sz="8" w:space="0"/>
          <w:right w:val="single" w:color="C63418" w:themeColor="accent5" w:sz="8" w:space="0"/>
        </w:tcBorders>
      </w:tcPr>
    </w:tblStylePr>
    <w:tblStylePr w:type="band1Vert">
      <w:tblPr/>
      <w:tcPr>
        <w:tcBorders>
          <w:top w:val="single" w:color="C63418" w:themeColor="accent5" w:sz="8" w:space="0"/>
          <w:left w:val="single" w:color="C63418" w:themeColor="accent5" w:sz="8" w:space="0"/>
          <w:bottom w:val="single" w:color="C63418" w:themeColor="accent5" w:sz="8" w:space="0"/>
          <w:right w:val="single" w:color="C63418" w:themeColor="accent5" w:sz="8" w:space="0"/>
        </w:tcBorders>
        <w:shd w:val="clear" w:color="auto" w:fill="F7C8BF" w:themeFill="accent5" w:themeFillTint="3F"/>
      </w:tcPr>
    </w:tblStylePr>
    <w:tblStylePr w:type="band1Horz">
      <w:tblPr/>
      <w:tcPr>
        <w:tcBorders>
          <w:top w:val="single" w:color="C63418" w:themeColor="accent5" w:sz="8" w:space="0"/>
          <w:left w:val="single" w:color="C63418" w:themeColor="accent5" w:sz="8" w:space="0"/>
          <w:bottom w:val="single" w:color="C63418" w:themeColor="accent5" w:sz="8" w:space="0"/>
          <w:right w:val="single" w:color="C63418" w:themeColor="accent5" w:sz="8" w:space="0"/>
          <w:insideV w:val="single" w:color="C63418" w:themeColor="accent5" w:sz="8" w:space="0"/>
        </w:tcBorders>
        <w:shd w:val="clear" w:color="auto" w:fill="F7C8BF" w:themeFill="accent5" w:themeFillTint="3F"/>
      </w:tcPr>
    </w:tblStylePr>
    <w:tblStylePr w:type="band2Horz">
      <w:tblPr/>
      <w:tcPr>
        <w:tcBorders>
          <w:top w:val="single" w:color="C63418" w:themeColor="accent5" w:sz="8" w:space="0"/>
          <w:left w:val="single" w:color="C63418" w:themeColor="accent5" w:sz="8" w:space="0"/>
          <w:bottom w:val="single" w:color="C63418" w:themeColor="accent5" w:sz="8" w:space="0"/>
          <w:right w:val="single" w:color="C63418" w:themeColor="accent5" w:sz="8" w:space="0"/>
          <w:insideV w:val="single" w:color="C63418" w:themeColor="accent5" w:sz="8" w:space="0"/>
        </w:tcBorders>
      </w:tcPr>
    </w:tblStylePr>
  </w:style>
  <w:style w:type="table" w:styleId="Lystgitter-fremhvningsfarve6">
    <w:name w:val="Light Grid Accent 6"/>
    <w:basedOn w:val="Tabel-Normal"/>
    <w:uiPriority w:val="62"/>
    <w:semiHidden/>
    <w:unhideWhenUsed/>
    <w:rsid w:val="000162D0"/>
    <w:pPr>
      <w:spacing w:line="240" w:lineRule="auto"/>
    </w:pPr>
    <w:tblPr>
      <w:tblStyleRowBandSize w:val="1"/>
      <w:tblStyleColBandSize w:val="1"/>
      <w:tblBorders>
        <w:top w:val="single" w:color="D0CFC9" w:themeColor="accent6" w:sz="8" w:space="0"/>
        <w:left w:val="single" w:color="D0CFC9" w:themeColor="accent6" w:sz="8" w:space="0"/>
        <w:bottom w:val="single" w:color="D0CFC9" w:themeColor="accent6" w:sz="8" w:space="0"/>
        <w:right w:val="single" w:color="D0CFC9" w:themeColor="accent6" w:sz="8" w:space="0"/>
        <w:insideH w:val="single" w:color="D0CFC9" w:themeColor="accent6" w:sz="8" w:space="0"/>
        <w:insideV w:val="single" w:color="D0CFC9"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D0CFC9" w:themeColor="accent6" w:sz="8" w:space="0"/>
          <w:left w:val="single" w:color="D0CFC9" w:themeColor="accent6" w:sz="8" w:space="0"/>
          <w:bottom w:val="single" w:color="D0CFC9" w:themeColor="accent6" w:sz="18" w:space="0"/>
          <w:right w:val="single" w:color="D0CFC9" w:themeColor="accent6" w:sz="8" w:space="0"/>
          <w:insideH w:val="nil"/>
          <w:insideV w:val="single" w:color="D0CFC9"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D0CFC9" w:themeColor="accent6" w:sz="6" w:space="0"/>
          <w:left w:val="single" w:color="D0CFC9" w:themeColor="accent6" w:sz="8" w:space="0"/>
          <w:bottom w:val="single" w:color="D0CFC9" w:themeColor="accent6" w:sz="8" w:space="0"/>
          <w:right w:val="single" w:color="D0CFC9" w:themeColor="accent6" w:sz="8" w:space="0"/>
          <w:insideH w:val="nil"/>
          <w:insideV w:val="single" w:color="D0CFC9"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D0CFC9" w:themeColor="accent6" w:sz="8" w:space="0"/>
          <w:left w:val="single" w:color="D0CFC9" w:themeColor="accent6" w:sz="8" w:space="0"/>
          <w:bottom w:val="single" w:color="D0CFC9" w:themeColor="accent6" w:sz="8" w:space="0"/>
          <w:right w:val="single" w:color="D0CFC9" w:themeColor="accent6" w:sz="8" w:space="0"/>
        </w:tcBorders>
      </w:tcPr>
    </w:tblStylePr>
    <w:tblStylePr w:type="band1Vert">
      <w:tblPr/>
      <w:tcPr>
        <w:tcBorders>
          <w:top w:val="single" w:color="D0CFC9" w:themeColor="accent6" w:sz="8" w:space="0"/>
          <w:left w:val="single" w:color="D0CFC9" w:themeColor="accent6" w:sz="8" w:space="0"/>
          <w:bottom w:val="single" w:color="D0CFC9" w:themeColor="accent6" w:sz="8" w:space="0"/>
          <w:right w:val="single" w:color="D0CFC9" w:themeColor="accent6" w:sz="8" w:space="0"/>
        </w:tcBorders>
        <w:shd w:val="clear" w:color="auto" w:fill="F3F3F1" w:themeFill="accent6" w:themeFillTint="3F"/>
      </w:tcPr>
    </w:tblStylePr>
    <w:tblStylePr w:type="band1Horz">
      <w:tblPr/>
      <w:tcPr>
        <w:tcBorders>
          <w:top w:val="single" w:color="D0CFC9" w:themeColor="accent6" w:sz="8" w:space="0"/>
          <w:left w:val="single" w:color="D0CFC9" w:themeColor="accent6" w:sz="8" w:space="0"/>
          <w:bottom w:val="single" w:color="D0CFC9" w:themeColor="accent6" w:sz="8" w:space="0"/>
          <w:right w:val="single" w:color="D0CFC9" w:themeColor="accent6" w:sz="8" w:space="0"/>
          <w:insideV w:val="single" w:color="D0CFC9" w:themeColor="accent6" w:sz="8" w:space="0"/>
        </w:tcBorders>
        <w:shd w:val="clear" w:color="auto" w:fill="F3F3F1" w:themeFill="accent6" w:themeFillTint="3F"/>
      </w:tcPr>
    </w:tblStylePr>
    <w:tblStylePr w:type="band2Horz">
      <w:tblPr/>
      <w:tcPr>
        <w:tcBorders>
          <w:top w:val="single" w:color="D0CFC9" w:themeColor="accent6" w:sz="8" w:space="0"/>
          <w:left w:val="single" w:color="D0CFC9" w:themeColor="accent6" w:sz="8" w:space="0"/>
          <w:bottom w:val="single" w:color="D0CFC9" w:themeColor="accent6" w:sz="8" w:space="0"/>
          <w:right w:val="single" w:color="D0CFC9" w:themeColor="accent6" w:sz="8" w:space="0"/>
          <w:insideV w:val="single" w:color="D0CFC9" w:themeColor="accent6" w:sz="8" w:space="0"/>
        </w:tcBorders>
      </w:tcPr>
    </w:tblStylePr>
  </w:style>
  <w:style w:type="table" w:styleId="Lysliste">
    <w:name w:val="Light List"/>
    <w:basedOn w:val="Tabel-Normal"/>
    <w:uiPriority w:val="61"/>
    <w:semiHidden/>
    <w:unhideWhenUsed/>
    <w:rsid w:val="000162D0"/>
    <w:pPr>
      <w:spacing w:line="240" w:lineRule="auto"/>
    </w:pPr>
    <w:tblPr>
      <w:tblStyleRowBandSize w:val="1"/>
      <w:tblStyleColBandSize w:val="1"/>
      <w:tblBorders>
        <w:top w:val="single" w:color="333333" w:themeColor="text1" w:sz="8" w:space="0"/>
        <w:left w:val="single" w:color="333333" w:themeColor="text1" w:sz="8" w:space="0"/>
        <w:bottom w:val="single" w:color="333333" w:themeColor="text1" w:sz="8" w:space="0"/>
        <w:right w:val="single" w:color="333333" w:themeColor="text1" w:sz="8" w:space="0"/>
      </w:tblBorders>
    </w:tblPr>
    <w:tblStylePr w:type="firstRow">
      <w:pPr>
        <w:spacing w:before="0" w:after="0" w:line="240" w:lineRule="auto"/>
      </w:pPr>
      <w:rPr>
        <w:b/>
        <w:bCs/>
        <w:color w:val="FFFFFF" w:themeColor="background1"/>
      </w:rPr>
      <w:tblPr/>
      <w:tcPr>
        <w:shd w:val="clear" w:color="auto" w:fill="333333" w:themeFill="text1"/>
      </w:tcPr>
    </w:tblStylePr>
    <w:tblStylePr w:type="lastRow">
      <w:pPr>
        <w:spacing w:before="0" w:after="0" w:line="240" w:lineRule="auto"/>
      </w:pPr>
      <w:rPr>
        <w:b/>
        <w:bCs/>
      </w:rPr>
      <w:tblPr/>
      <w:tcPr>
        <w:tcBorders>
          <w:top w:val="double" w:color="333333" w:themeColor="text1" w:sz="6" w:space="0"/>
          <w:left w:val="single" w:color="333333" w:themeColor="text1" w:sz="8" w:space="0"/>
          <w:bottom w:val="single" w:color="333333" w:themeColor="text1" w:sz="8" w:space="0"/>
          <w:right w:val="single" w:color="333333" w:themeColor="text1" w:sz="8" w:space="0"/>
        </w:tcBorders>
      </w:tcPr>
    </w:tblStylePr>
    <w:tblStylePr w:type="firstCol">
      <w:rPr>
        <w:b/>
        <w:bCs/>
      </w:rPr>
    </w:tblStylePr>
    <w:tblStylePr w:type="lastCol">
      <w:rPr>
        <w:b/>
        <w:bCs/>
      </w:rPr>
    </w:tblStylePr>
    <w:tblStylePr w:type="band1Vert">
      <w:tblPr/>
      <w:tcPr>
        <w:tcBorders>
          <w:top w:val="single" w:color="333333" w:themeColor="text1" w:sz="8" w:space="0"/>
          <w:left w:val="single" w:color="333333" w:themeColor="text1" w:sz="8" w:space="0"/>
          <w:bottom w:val="single" w:color="333333" w:themeColor="text1" w:sz="8" w:space="0"/>
          <w:right w:val="single" w:color="333333" w:themeColor="text1" w:sz="8" w:space="0"/>
        </w:tcBorders>
      </w:tcPr>
    </w:tblStylePr>
    <w:tblStylePr w:type="band1Horz">
      <w:tblPr/>
      <w:tcPr>
        <w:tcBorders>
          <w:top w:val="single" w:color="333333" w:themeColor="text1" w:sz="8" w:space="0"/>
          <w:left w:val="single" w:color="333333" w:themeColor="text1" w:sz="8" w:space="0"/>
          <w:bottom w:val="single" w:color="333333" w:themeColor="text1" w:sz="8" w:space="0"/>
          <w:right w:val="single" w:color="333333" w:themeColor="text1" w:sz="8" w:space="0"/>
        </w:tcBorders>
      </w:tcPr>
    </w:tblStylePr>
  </w:style>
  <w:style w:type="table" w:styleId="Lysliste-farve1">
    <w:name w:val="Light List Accent 1"/>
    <w:basedOn w:val="Tabel-Normal"/>
    <w:uiPriority w:val="61"/>
    <w:semiHidden/>
    <w:unhideWhenUsed/>
    <w:rsid w:val="000162D0"/>
    <w:pPr>
      <w:spacing w:line="240" w:lineRule="auto"/>
    </w:pPr>
    <w:tblPr>
      <w:tblStyleRowBandSize w:val="1"/>
      <w:tblStyleColBandSize w:val="1"/>
      <w:tblBorders>
        <w:top w:val="single" w:color="ADDDFF" w:themeColor="accent1" w:sz="8" w:space="0"/>
        <w:left w:val="single" w:color="ADDDFF" w:themeColor="accent1" w:sz="8" w:space="0"/>
        <w:bottom w:val="single" w:color="ADDDFF" w:themeColor="accent1" w:sz="8" w:space="0"/>
        <w:right w:val="single" w:color="ADDDFF" w:themeColor="accent1" w:sz="8" w:space="0"/>
      </w:tblBorders>
    </w:tblPr>
    <w:tblStylePr w:type="firstRow">
      <w:pPr>
        <w:spacing w:before="0" w:after="0" w:line="240" w:lineRule="auto"/>
      </w:pPr>
      <w:rPr>
        <w:b/>
        <w:bCs/>
        <w:color w:val="FFFFFF" w:themeColor="background1"/>
      </w:rPr>
      <w:tblPr/>
      <w:tcPr>
        <w:shd w:val="clear" w:color="auto" w:fill="ADDDFF" w:themeFill="accent1"/>
      </w:tcPr>
    </w:tblStylePr>
    <w:tblStylePr w:type="lastRow">
      <w:pPr>
        <w:spacing w:before="0" w:after="0" w:line="240" w:lineRule="auto"/>
      </w:pPr>
      <w:rPr>
        <w:b/>
        <w:bCs/>
      </w:rPr>
      <w:tblPr/>
      <w:tcPr>
        <w:tcBorders>
          <w:top w:val="double" w:color="ADDDFF" w:themeColor="accent1" w:sz="6" w:space="0"/>
          <w:left w:val="single" w:color="ADDDFF" w:themeColor="accent1" w:sz="8" w:space="0"/>
          <w:bottom w:val="single" w:color="ADDDFF" w:themeColor="accent1" w:sz="8" w:space="0"/>
          <w:right w:val="single" w:color="ADDDFF" w:themeColor="accent1" w:sz="8" w:space="0"/>
        </w:tcBorders>
      </w:tcPr>
    </w:tblStylePr>
    <w:tblStylePr w:type="firstCol">
      <w:rPr>
        <w:b/>
        <w:bCs/>
      </w:rPr>
    </w:tblStylePr>
    <w:tblStylePr w:type="lastCol">
      <w:rPr>
        <w:b/>
        <w:bCs/>
      </w:rPr>
    </w:tblStylePr>
    <w:tblStylePr w:type="band1Vert">
      <w:tblPr/>
      <w:tcPr>
        <w:tcBorders>
          <w:top w:val="single" w:color="ADDDFF" w:themeColor="accent1" w:sz="8" w:space="0"/>
          <w:left w:val="single" w:color="ADDDFF" w:themeColor="accent1" w:sz="8" w:space="0"/>
          <w:bottom w:val="single" w:color="ADDDFF" w:themeColor="accent1" w:sz="8" w:space="0"/>
          <w:right w:val="single" w:color="ADDDFF" w:themeColor="accent1" w:sz="8" w:space="0"/>
        </w:tcBorders>
      </w:tcPr>
    </w:tblStylePr>
    <w:tblStylePr w:type="band1Horz">
      <w:tblPr/>
      <w:tcPr>
        <w:tcBorders>
          <w:top w:val="single" w:color="ADDDFF" w:themeColor="accent1" w:sz="8" w:space="0"/>
          <w:left w:val="single" w:color="ADDDFF" w:themeColor="accent1" w:sz="8" w:space="0"/>
          <w:bottom w:val="single" w:color="ADDDFF" w:themeColor="accent1" w:sz="8" w:space="0"/>
          <w:right w:val="single" w:color="ADDDFF" w:themeColor="accent1" w:sz="8" w:space="0"/>
        </w:tcBorders>
      </w:tcPr>
    </w:tblStylePr>
  </w:style>
  <w:style w:type="table" w:styleId="Lysliste-fremhvningsfarve2">
    <w:name w:val="Light List Accent 2"/>
    <w:basedOn w:val="Tabel-Normal"/>
    <w:uiPriority w:val="61"/>
    <w:semiHidden/>
    <w:unhideWhenUsed/>
    <w:rsid w:val="000162D0"/>
    <w:pPr>
      <w:spacing w:line="240" w:lineRule="auto"/>
    </w:pPr>
    <w:tblPr>
      <w:tblStyleRowBandSize w:val="1"/>
      <w:tblStyleColBandSize w:val="1"/>
      <w:tblBorders>
        <w:top w:val="single" w:color="3AA551" w:themeColor="accent2" w:sz="8" w:space="0"/>
        <w:left w:val="single" w:color="3AA551" w:themeColor="accent2" w:sz="8" w:space="0"/>
        <w:bottom w:val="single" w:color="3AA551" w:themeColor="accent2" w:sz="8" w:space="0"/>
        <w:right w:val="single" w:color="3AA551" w:themeColor="accent2" w:sz="8" w:space="0"/>
      </w:tblBorders>
    </w:tblPr>
    <w:tblStylePr w:type="firstRow">
      <w:pPr>
        <w:spacing w:before="0" w:after="0" w:line="240" w:lineRule="auto"/>
      </w:pPr>
      <w:rPr>
        <w:b/>
        <w:bCs/>
        <w:color w:val="FFFFFF" w:themeColor="background1"/>
      </w:rPr>
      <w:tblPr/>
      <w:tcPr>
        <w:shd w:val="clear" w:color="auto" w:fill="3AA551" w:themeFill="accent2"/>
      </w:tcPr>
    </w:tblStylePr>
    <w:tblStylePr w:type="lastRow">
      <w:pPr>
        <w:spacing w:before="0" w:after="0" w:line="240" w:lineRule="auto"/>
      </w:pPr>
      <w:rPr>
        <w:b/>
        <w:bCs/>
      </w:rPr>
      <w:tblPr/>
      <w:tcPr>
        <w:tcBorders>
          <w:top w:val="double" w:color="3AA551" w:themeColor="accent2" w:sz="6" w:space="0"/>
          <w:left w:val="single" w:color="3AA551" w:themeColor="accent2" w:sz="8" w:space="0"/>
          <w:bottom w:val="single" w:color="3AA551" w:themeColor="accent2" w:sz="8" w:space="0"/>
          <w:right w:val="single" w:color="3AA551" w:themeColor="accent2" w:sz="8" w:space="0"/>
        </w:tcBorders>
      </w:tcPr>
    </w:tblStylePr>
    <w:tblStylePr w:type="firstCol">
      <w:rPr>
        <w:b/>
        <w:bCs/>
      </w:rPr>
    </w:tblStylePr>
    <w:tblStylePr w:type="lastCol">
      <w:rPr>
        <w:b/>
        <w:bCs/>
      </w:rPr>
    </w:tblStylePr>
    <w:tblStylePr w:type="band1Vert">
      <w:tblPr/>
      <w:tcPr>
        <w:tcBorders>
          <w:top w:val="single" w:color="3AA551" w:themeColor="accent2" w:sz="8" w:space="0"/>
          <w:left w:val="single" w:color="3AA551" w:themeColor="accent2" w:sz="8" w:space="0"/>
          <w:bottom w:val="single" w:color="3AA551" w:themeColor="accent2" w:sz="8" w:space="0"/>
          <w:right w:val="single" w:color="3AA551" w:themeColor="accent2" w:sz="8" w:space="0"/>
        </w:tcBorders>
      </w:tcPr>
    </w:tblStylePr>
    <w:tblStylePr w:type="band1Horz">
      <w:tblPr/>
      <w:tcPr>
        <w:tcBorders>
          <w:top w:val="single" w:color="3AA551" w:themeColor="accent2" w:sz="8" w:space="0"/>
          <w:left w:val="single" w:color="3AA551" w:themeColor="accent2" w:sz="8" w:space="0"/>
          <w:bottom w:val="single" w:color="3AA551" w:themeColor="accent2" w:sz="8" w:space="0"/>
          <w:right w:val="single" w:color="3AA551" w:themeColor="accent2" w:sz="8" w:space="0"/>
        </w:tcBorders>
      </w:tcPr>
    </w:tblStylePr>
  </w:style>
  <w:style w:type="table" w:styleId="Lysliste-fremhvningsfarve3">
    <w:name w:val="Light List Accent 3"/>
    <w:basedOn w:val="Tabel-Normal"/>
    <w:uiPriority w:val="61"/>
    <w:semiHidden/>
    <w:unhideWhenUsed/>
    <w:rsid w:val="000162D0"/>
    <w:pPr>
      <w:spacing w:line="240" w:lineRule="auto"/>
    </w:pPr>
    <w:tblPr>
      <w:tblStyleRowBandSize w:val="1"/>
      <w:tblStyleColBandSize w:val="1"/>
      <w:tblBorders>
        <w:top w:val="single" w:color="A8D100" w:themeColor="accent3" w:sz="8" w:space="0"/>
        <w:left w:val="single" w:color="A8D100" w:themeColor="accent3" w:sz="8" w:space="0"/>
        <w:bottom w:val="single" w:color="A8D100" w:themeColor="accent3" w:sz="8" w:space="0"/>
        <w:right w:val="single" w:color="A8D100" w:themeColor="accent3" w:sz="8" w:space="0"/>
      </w:tblBorders>
    </w:tblPr>
    <w:tblStylePr w:type="firstRow">
      <w:pPr>
        <w:spacing w:before="0" w:after="0" w:line="240" w:lineRule="auto"/>
      </w:pPr>
      <w:rPr>
        <w:b/>
        <w:bCs/>
        <w:color w:val="FFFFFF" w:themeColor="background1"/>
      </w:rPr>
      <w:tblPr/>
      <w:tcPr>
        <w:shd w:val="clear" w:color="auto" w:fill="A8D100" w:themeFill="accent3"/>
      </w:tcPr>
    </w:tblStylePr>
    <w:tblStylePr w:type="lastRow">
      <w:pPr>
        <w:spacing w:before="0" w:after="0" w:line="240" w:lineRule="auto"/>
      </w:pPr>
      <w:rPr>
        <w:b/>
        <w:bCs/>
      </w:rPr>
      <w:tblPr/>
      <w:tcPr>
        <w:tcBorders>
          <w:top w:val="double" w:color="A8D100" w:themeColor="accent3" w:sz="6" w:space="0"/>
          <w:left w:val="single" w:color="A8D100" w:themeColor="accent3" w:sz="8" w:space="0"/>
          <w:bottom w:val="single" w:color="A8D100" w:themeColor="accent3" w:sz="8" w:space="0"/>
          <w:right w:val="single" w:color="A8D100" w:themeColor="accent3" w:sz="8" w:space="0"/>
        </w:tcBorders>
      </w:tcPr>
    </w:tblStylePr>
    <w:tblStylePr w:type="firstCol">
      <w:rPr>
        <w:b/>
        <w:bCs/>
      </w:rPr>
    </w:tblStylePr>
    <w:tblStylePr w:type="lastCol">
      <w:rPr>
        <w:b/>
        <w:bCs/>
      </w:rPr>
    </w:tblStylePr>
    <w:tblStylePr w:type="band1Vert">
      <w:tblPr/>
      <w:tcPr>
        <w:tcBorders>
          <w:top w:val="single" w:color="A8D100" w:themeColor="accent3" w:sz="8" w:space="0"/>
          <w:left w:val="single" w:color="A8D100" w:themeColor="accent3" w:sz="8" w:space="0"/>
          <w:bottom w:val="single" w:color="A8D100" w:themeColor="accent3" w:sz="8" w:space="0"/>
          <w:right w:val="single" w:color="A8D100" w:themeColor="accent3" w:sz="8" w:space="0"/>
        </w:tcBorders>
      </w:tcPr>
    </w:tblStylePr>
    <w:tblStylePr w:type="band1Horz">
      <w:tblPr/>
      <w:tcPr>
        <w:tcBorders>
          <w:top w:val="single" w:color="A8D100" w:themeColor="accent3" w:sz="8" w:space="0"/>
          <w:left w:val="single" w:color="A8D100" w:themeColor="accent3" w:sz="8" w:space="0"/>
          <w:bottom w:val="single" w:color="A8D100" w:themeColor="accent3" w:sz="8" w:space="0"/>
          <w:right w:val="single" w:color="A8D100" w:themeColor="accent3" w:sz="8" w:space="0"/>
        </w:tcBorders>
      </w:tcPr>
    </w:tblStylePr>
  </w:style>
  <w:style w:type="table" w:styleId="Lysliste-fremhvningsfarve4">
    <w:name w:val="Light List Accent 4"/>
    <w:basedOn w:val="Tabel-Normal"/>
    <w:uiPriority w:val="61"/>
    <w:semiHidden/>
    <w:unhideWhenUsed/>
    <w:rsid w:val="000162D0"/>
    <w:pPr>
      <w:spacing w:line="240" w:lineRule="auto"/>
    </w:pPr>
    <w:tblPr>
      <w:tblStyleRowBandSize w:val="1"/>
      <w:tblStyleColBandSize w:val="1"/>
      <w:tblBorders>
        <w:top w:val="single" w:color="C40079" w:themeColor="accent4" w:sz="8" w:space="0"/>
        <w:left w:val="single" w:color="C40079" w:themeColor="accent4" w:sz="8" w:space="0"/>
        <w:bottom w:val="single" w:color="C40079" w:themeColor="accent4" w:sz="8" w:space="0"/>
        <w:right w:val="single" w:color="C40079" w:themeColor="accent4" w:sz="8" w:space="0"/>
      </w:tblBorders>
    </w:tblPr>
    <w:tblStylePr w:type="firstRow">
      <w:pPr>
        <w:spacing w:before="0" w:after="0" w:line="240" w:lineRule="auto"/>
      </w:pPr>
      <w:rPr>
        <w:b/>
        <w:bCs/>
        <w:color w:val="FFFFFF" w:themeColor="background1"/>
      </w:rPr>
      <w:tblPr/>
      <w:tcPr>
        <w:shd w:val="clear" w:color="auto" w:fill="C40079" w:themeFill="accent4"/>
      </w:tcPr>
    </w:tblStylePr>
    <w:tblStylePr w:type="lastRow">
      <w:pPr>
        <w:spacing w:before="0" w:after="0" w:line="240" w:lineRule="auto"/>
      </w:pPr>
      <w:rPr>
        <w:b/>
        <w:bCs/>
      </w:rPr>
      <w:tblPr/>
      <w:tcPr>
        <w:tcBorders>
          <w:top w:val="double" w:color="C40079" w:themeColor="accent4" w:sz="6" w:space="0"/>
          <w:left w:val="single" w:color="C40079" w:themeColor="accent4" w:sz="8" w:space="0"/>
          <w:bottom w:val="single" w:color="C40079" w:themeColor="accent4" w:sz="8" w:space="0"/>
          <w:right w:val="single" w:color="C40079" w:themeColor="accent4" w:sz="8" w:space="0"/>
        </w:tcBorders>
      </w:tcPr>
    </w:tblStylePr>
    <w:tblStylePr w:type="firstCol">
      <w:rPr>
        <w:b/>
        <w:bCs/>
      </w:rPr>
    </w:tblStylePr>
    <w:tblStylePr w:type="lastCol">
      <w:rPr>
        <w:b/>
        <w:bCs/>
      </w:rPr>
    </w:tblStylePr>
    <w:tblStylePr w:type="band1Vert">
      <w:tblPr/>
      <w:tcPr>
        <w:tcBorders>
          <w:top w:val="single" w:color="C40079" w:themeColor="accent4" w:sz="8" w:space="0"/>
          <w:left w:val="single" w:color="C40079" w:themeColor="accent4" w:sz="8" w:space="0"/>
          <w:bottom w:val="single" w:color="C40079" w:themeColor="accent4" w:sz="8" w:space="0"/>
          <w:right w:val="single" w:color="C40079" w:themeColor="accent4" w:sz="8" w:space="0"/>
        </w:tcBorders>
      </w:tcPr>
    </w:tblStylePr>
    <w:tblStylePr w:type="band1Horz">
      <w:tblPr/>
      <w:tcPr>
        <w:tcBorders>
          <w:top w:val="single" w:color="C40079" w:themeColor="accent4" w:sz="8" w:space="0"/>
          <w:left w:val="single" w:color="C40079" w:themeColor="accent4" w:sz="8" w:space="0"/>
          <w:bottom w:val="single" w:color="C40079" w:themeColor="accent4" w:sz="8" w:space="0"/>
          <w:right w:val="single" w:color="C40079" w:themeColor="accent4" w:sz="8" w:space="0"/>
        </w:tcBorders>
      </w:tcPr>
    </w:tblStylePr>
  </w:style>
  <w:style w:type="table" w:styleId="Lysliste-fremhvningsfarve5">
    <w:name w:val="Light List Accent 5"/>
    <w:basedOn w:val="Tabel-Normal"/>
    <w:uiPriority w:val="61"/>
    <w:semiHidden/>
    <w:unhideWhenUsed/>
    <w:rsid w:val="000162D0"/>
    <w:pPr>
      <w:spacing w:line="240" w:lineRule="auto"/>
    </w:pPr>
    <w:tblPr>
      <w:tblStyleRowBandSize w:val="1"/>
      <w:tblStyleColBandSize w:val="1"/>
      <w:tblBorders>
        <w:top w:val="single" w:color="C63418" w:themeColor="accent5" w:sz="8" w:space="0"/>
        <w:left w:val="single" w:color="C63418" w:themeColor="accent5" w:sz="8" w:space="0"/>
        <w:bottom w:val="single" w:color="C63418" w:themeColor="accent5" w:sz="8" w:space="0"/>
        <w:right w:val="single" w:color="C63418" w:themeColor="accent5" w:sz="8" w:space="0"/>
      </w:tblBorders>
    </w:tblPr>
    <w:tblStylePr w:type="firstRow">
      <w:pPr>
        <w:spacing w:before="0" w:after="0" w:line="240" w:lineRule="auto"/>
      </w:pPr>
      <w:rPr>
        <w:b/>
        <w:bCs/>
        <w:color w:val="FFFFFF" w:themeColor="background1"/>
      </w:rPr>
      <w:tblPr/>
      <w:tcPr>
        <w:shd w:val="clear" w:color="auto" w:fill="C63418" w:themeFill="accent5"/>
      </w:tcPr>
    </w:tblStylePr>
    <w:tblStylePr w:type="lastRow">
      <w:pPr>
        <w:spacing w:before="0" w:after="0" w:line="240" w:lineRule="auto"/>
      </w:pPr>
      <w:rPr>
        <w:b/>
        <w:bCs/>
      </w:rPr>
      <w:tblPr/>
      <w:tcPr>
        <w:tcBorders>
          <w:top w:val="double" w:color="C63418" w:themeColor="accent5" w:sz="6" w:space="0"/>
          <w:left w:val="single" w:color="C63418" w:themeColor="accent5" w:sz="8" w:space="0"/>
          <w:bottom w:val="single" w:color="C63418" w:themeColor="accent5" w:sz="8" w:space="0"/>
          <w:right w:val="single" w:color="C63418" w:themeColor="accent5" w:sz="8" w:space="0"/>
        </w:tcBorders>
      </w:tcPr>
    </w:tblStylePr>
    <w:tblStylePr w:type="firstCol">
      <w:rPr>
        <w:b/>
        <w:bCs/>
      </w:rPr>
    </w:tblStylePr>
    <w:tblStylePr w:type="lastCol">
      <w:rPr>
        <w:b/>
        <w:bCs/>
      </w:rPr>
    </w:tblStylePr>
    <w:tblStylePr w:type="band1Vert">
      <w:tblPr/>
      <w:tcPr>
        <w:tcBorders>
          <w:top w:val="single" w:color="C63418" w:themeColor="accent5" w:sz="8" w:space="0"/>
          <w:left w:val="single" w:color="C63418" w:themeColor="accent5" w:sz="8" w:space="0"/>
          <w:bottom w:val="single" w:color="C63418" w:themeColor="accent5" w:sz="8" w:space="0"/>
          <w:right w:val="single" w:color="C63418" w:themeColor="accent5" w:sz="8" w:space="0"/>
        </w:tcBorders>
      </w:tcPr>
    </w:tblStylePr>
    <w:tblStylePr w:type="band1Horz">
      <w:tblPr/>
      <w:tcPr>
        <w:tcBorders>
          <w:top w:val="single" w:color="C63418" w:themeColor="accent5" w:sz="8" w:space="0"/>
          <w:left w:val="single" w:color="C63418" w:themeColor="accent5" w:sz="8" w:space="0"/>
          <w:bottom w:val="single" w:color="C63418" w:themeColor="accent5" w:sz="8" w:space="0"/>
          <w:right w:val="single" w:color="C63418" w:themeColor="accent5" w:sz="8" w:space="0"/>
        </w:tcBorders>
      </w:tcPr>
    </w:tblStylePr>
  </w:style>
  <w:style w:type="table" w:styleId="Lysliste-fremhvningsfarve6">
    <w:name w:val="Light List Accent 6"/>
    <w:basedOn w:val="Tabel-Normal"/>
    <w:uiPriority w:val="61"/>
    <w:semiHidden/>
    <w:unhideWhenUsed/>
    <w:rsid w:val="000162D0"/>
    <w:pPr>
      <w:spacing w:line="240" w:lineRule="auto"/>
    </w:pPr>
    <w:tblPr>
      <w:tblStyleRowBandSize w:val="1"/>
      <w:tblStyleColBandSize w:val="1"/>
      <w:tblBorders>
        <w:top w:val="single" w:color="D0CFC9" w:themeColor="accent6" w:sz="8" w:space="0"/>
        <w:left w:val="single" w:color="D0CFC9" w:themeColor="accent6" w:sz="8" w:space="0"/>
        <w:bottom w:val="single" w:color="D0CFC9" w:themeColor="accent6" w:sz="8" w:space="0"/>
        <w:right w:val="single" w:color="D0CFC9" w:themeColor="accent6" w:sz="8" w:space="0"/>
      </w:tblBorders>
    </w:tblPr>
    <w:tblStylePr w:type="firstRow">
      <w:pPr>
        <w:spacing w:before="0" w:after="0" w:line="240" w:lineRule="auto"/>
      </w:pPr>
      <w:rPr>
        <w:b/>
        <w:bCs/>
        <w:color w:val="FFFFFF" w:themeColor="background1"/>
      </w:rPr>
      <w:tblPr/>
      <w:tcPr>
        <w:shd w:val="clear" w:color="auto" w:fill="D0CFC9" w:themeFill="accent6"/>
      </w:tcPr>
    </w:tblStylePr>
    <w:tblStylePr w:type="lastRow">
      <w:pPr>
        <w:spacing w:before="0" w:after="0" w:line="240" w:lineRule="auto"/>
      </w:pPr>
      <w:rPr>
        <w:b/>
        <w:bCs/>
      </w:rPr>
      <w:tblPr/>
      <w:tcPr>
        <w:tcBorders>
          <w:top w:val="double" w:color="D0CFC9" w:themeColor="accent6" w:sz="6" w:space="0"/>
          <w:left w:val="single" w:color="D0CFC9" w:themeColor="accent6" w:sz="8" w:space="0"/>
          <w:bottom w:val="single" w:color="D0CFC9" w:themeColor="accent6" w:sz="8" w:space="0"/>
          <w:right w:val="single" w:color="D0CFC9" w:themeColor="accent6" w:sz="8" w:space="0"/>
        </w:tcBorders>
      </w:tcPr>
    </w:tblStylePr>
    <w:tblStylePr w:type="firstCol">
      <w:rPr>
        <w:b/>
        <w:bCs/>
      </w:rPr>
    </w:tblStylePr>
    <w:tblStylePr w:type="lastCol">
      <w:rPr>
        <w:b/>
        <w:bCs/>
      </w:rPr>
    </w:tblStylePr>
    <w:tblStylePr w:type="band1Vert">
      <w:tblPr/>
      <w:tcPr>
        <w:tcBorders>
          <w:top w:val="single" w:color="D0CFC9" w:themeColor="accent6" w:sz="8" w:space="0"/>
          <w:left w:val="single" w:color="D0CFC9" w:themeColor="accent6" w:sz="8" w:space="0"/>
          <w:bottom w:val="single" w:color="D0CFC9" w:themeColor="accent6" w:sz="8" w:space="0"/>
          <w:right w:val="single" w:color="D0CFC9" w:themeColor="accent6" w:sz="8" w:space="0"/>
        </w:tcBorders>
      </w:tcPr>
    </w:tblStylePr>
    <w:tblStylePr w:type="band1Horz">
      <w:tblPr/>
      <w:tcPr>
        <w:tcBorders>
          <w:top w:val="single" w:color="D0CFC9" w:themeColor="accent6" w:sz="8" w:space="0"/>
          <w:left w:val="single" w:color="D0CFC9" w:themeColor="accent6" w:sz="8" w:space="0"/>
          <w:bottom w:val="single" w:color="D0CFC9" w:themeColor="accent6" w:sz="8" w:space="0"/>
          <w:right w:val="single" w:color="D0CFC9" w:themeColor="accent6" w:sz="8" w:space="0"/>
        </w:tcBorders>
      </w:tcPr>
    </w:tblStylePr>
  </w:style>
  <w:style w:type="table" w:styleId="Lysskygge">
    <w:name w:val="Light Shading"/>
    <w:basedOn w:val="Tabel-Normal"/>
    <w:uiPriority w:val="60"/>
    <w:semiHidden/>
    <w:unhideWhenUsed/>
    <w:rsid w:val="000162D0"/>
    <w:pPr>
      <w:spacing w:line="240" w:lineRule="auto"/>
    </w:pPr>
    <w:rPr>
      <w:color w:val="262626" w:themeColor="text1" w:themeShade="BF"/>
    </w:rPr>
    <w:tblPr>
      <w:tblStyleRowBandSize w:val="1"/>
      <w:tblStyleColBandSize w:val="1"/>
      <w:tblBorders>
        <w:top w:val="single" w:color="333333" w:themeColor="text1" w:sz="8" w:space="0"/>
        <w:bottom w:val="single" w:color="333333" w:themeColor="text1" w:sz="8" w:space="0"/>
      </w:tblBorders>
    </w:tblPr>
    <w:tblStylePr w:type="firstRow">
      <w:pPr>
        <w:spacing w:before="0" w:after="0" w:line="240" w:lineRule="auto"/>
      </w:pPr>
      <w:rPr>
        <w:b/>
        <w:bCs/>
      </w:rPr>
      <w:tblPr/>
      <w:tcPr>
        <w:tcBorders>
          <w:top w:val="single" w:color="333333" w:themeColor="text1" w:sz="8" w:space="0"/>
          <w:left w:val="nil"/>
          <w:bottom w:val="single" w:color="333333" w:themeColor="text1" w:sz="8" w:space="0"/>
          <w:right w:val="nil"/>
          <w:insideH w:val="nil"/>
          <w:insideV w:val="nil"/>
        </w:tcBorders>
      </w:tcPr>
    </w:tblStylePr>
    <w:tblStylePr w:type="lastRow">
      <w:pPr>
        <w:spacing w:before="0" w:after="0" w:line="240" w:lineRule="auto"/>
      </w:pPr>
      <w:rPr>
        <w:b/>
        <w:bCs/>
      </w:rPr>
      <w:tblPr/>
      <w:tcPr>
        <w:tcBorders>
          <w:top w:val="single" w:color="333333" w:themeColor="text1" w:sz="8" w:space="0"/>
          <w:left w:val="nil"/>
          <w:bottom w:val="single" w:color="333333"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CCCCC" w:themeFill="text1" w:themeFillTint="3F"/>
      </w:tcPr>
    </w:tblStylePr>
    <w:tblStylePr w:type="band1Horz">
      <w:tblPr/>
      <w:tcPr>
        <w:tcBorders>
          <w:left w:val="nil"/>
          <w:right w:val="nil"/>
          <w:insideH w:val="nil"/>
          <w:insideV w:val="nil"/>
        </w:tcBorders>
        <w:shd w:val="clear" w:color="auto" w:fill="CCCCCC" w:themeFill="text1" w:themeFillTint="3F"/>
      </w:tcPr>
    </w:tblStylePr>
  </w:style>
  <w:style w:type="table" w:styleId="Lysskygge-farve1">
    <w:name w:val="Light Shading Accent 1"/>
    <w:basedOn w:val="Tabel-Normal"/>
    <w:uiPriority w:val="60"/>
    <w:semiHidden/>
    <w:unhideWhenUsed/>
    <w:rsid w:val="000162D0"/>
    <w:pPr>
      <w:spacing w:line="240" w:lineRule="auto"/>
    </w:pPr>
    <w:rPr>
      <w:color w:val="41B0FF" w:themeColor="accent1" w:themeShade="BF"/>
    </w:rPr>
    <w:tblPr>
      <w:tblStyleRowBandSize w:val="1"/>
      <w:tblStyleColBandSize w:val="1"/>
      <w:tblBorders>
        <w:top w:val="single" w:color="ADDDFF" w:themeColor="accent1" w:sz="8" w:space="0"/>
        <w:bottom w:val="single" w:color="ADDDFF" w:themeColor="accent1" w:sz="8" w:space="0"/>
      </w:tblBorders>
    </w:tblPr>
    <w:tblStylePr w:type="firstRow">
      <w:pPr>
        <w:spacing w:before="0" w:after="0" w:line="240" w:lineRule="auto"/>
      </w:pPr>
      <w:rPr>
        <w:b/>
        <w:bCs/>
      </w:rPr>
      <w:tblPr/>
      <w:tcPr>
        <w:tcBorders>
          <w:top w:val="single" w:color="ADDDFF" w:themeColor="accent1" w:sz="8" w:space="0"/>
          <w:left w:val="nil"/>
          <w:bottom w:val="single" w:color="ADDDFF" w:themeColor="accent1" w:sz="8" w:space="0"/>
          <w:right w:val="nil"/>
          <w:insideH w:val="nil"/>
          <w:insideV w:val="nil"/>
        </w:tcBorders>
      </w:tcPr>
    </w:tblStylePr>
    <w:tblStylePr w:type="lastRow">
      <w:pPr>
        <w:spacing w:before="0" w:after="0" w:line="240" w:lineRule="auto"/>
      </w:pPr>
      <w:rPr>
        <w:b/>
        <w:bCs/>
      </w:rPr>
      <w:tblPr/>
      <w:tcPr>
        <w:tcBorders>
          <w:top w:val="single" w:color="ADDDFF" w:themeColor="accent1" w:sz="8" w:space="0"/>
          <w:left w:val="nil"/>
          <w:bottom w:val="single" w:color="ADDDFF"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AF6FF" w:themeFill="accent1" w:themeFillTint="3F"/>
      </w:tcPr>
    </w:tblStylePr>
    <w:tblStylePr w:type="band1Horz">
      <w:tblPr/>
      <w:tcPr>
        <w:tcBorders>
          <w:left w:val="nil"/>
          <w:right w:val="nil"/>
          <w:insideH w:val="nil"/>
          <w:insideV w:val="nil"/>
        </w:tcBorders>
        <w:shd w:val="clear" w:color="auto" w:fill="EAF6FF" w:themeFill="accent1" w:themeFillTint="3F"/>
      </w:tcPr>
    </w:tblStylePr>
  </w:style>
  <w:style w:type="table" w:styleId="Lysskygge-fremhvningsfarve2">
    <w:name w:val="Light Shading Accent 2"/>
    <w:basedOn w:val="Tabel-Normal"/>
    <w:uiPriority w:val="60"/>
    <w:semiHidden/>
    <w:unhideWhenUsed/>
    <w:rsid w:val="000162D0"/>
    <w:pPr>
      <w:spacing w:line="240" w:lineRule="auto"/>
    </w:pPr>
    <w:rPr>
      <w:color w:val="2B7B3C" w:themeColor="accent2" w:themeShade="BF"/>
    </w:rPr>
    <w:tblPr>
      <w:tblStyleRowBandSize w:val="1"/>
      <w:tblStyleColBandSize w:val="1"/>
      <w:tblBorders>
        <w:top w:val="single" w:color="3AA551" w:themeColor="accent2" w:sz="8" w:space="0"/>
        <w:bottom w:val="single" w:color="3AA551" w:themeColor="accent2" w:sz="8" w:space="0"/>
      </w:tblBorders>
    </w:tblPr>
    <w:tblStylePr w:type="firstRow">
      <w:pPr>
        <w:spacing w:before="0" w:after="0" w:line="240" w:lineRule="auto"/>
      </w:pPr>
      <w:rPr>
        <w:b/>
        <w:bCs/>
      </w:rPr>
      <w:tblPr/>
      <w:tcPr>
        <w:tcBorders>
          <w:top w:val="single" w:color="3AA551" w:themeColor="accent2" w:sz="8" w:space="0"/>
          <w:left w:val="nil"/>
          <w:bottom w:val="single" w:color="3AA551" w:themeColor="accent2" w:sz="8" w:space="0"/>
          <w:right w:val="nil"/>
          <w:insideH w:val="nil"/>
          <w:insideV w:val="nil"/>
        </w:tcBorders>
      </w:tcPr>
    </w:tblStylePr>
    <w:tblStylePr w:type="lastRow">
      <w:pPr>
        <w:spacing w:before="0" w:after="0" w:line="240" w:lineRule="auto"/>
      </w:pPr>
      <w:rPr>
        <w:b/>
        <w:bCs/>
      </w:rPr>
      <w:tblPr/>
      <w:tcPr>
        <w:tcBorders>
          <w:top w:val="single" w:color="3AA551" w:themeColor="accent2" w:sz="8" w:space="0"/>
          <w:left w:val="nil"/>
          <w:bottom w:val="single" w:color="3AA551"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AECD1" w:themeFill="accent2" w:themeFillTint="3F"/>
      </w:tcPr>
    </w:tblStylePr>
    <w:tblStylePr w:type="band1Horz">
      <w:tblPr/>
      <w:tcPr>
        <w:tcBorders>
          <w:left w:val="nil"/>
          <w:right w:val="nil"/>
          <w:insideH w:val="nil"/>
          <w:insideV w:val="nil"/>
        </w:tcBorders>
        <w:shd w:val="clear" w:color="auto" w:fill="CAECD1" w:themeFill="accent2" w:themeFillTint="3F"/>
      </w:tcPr>
    </w:tblStylePr>
  </w:style>
  <w:style w:type="table" w:styleId="Lysskygge-fremhvningsfarve3">
    <w:name w:val="Light Shading Accent 3"/>
    <w:basedOn w:val="Tabel-Normal"/>
    <w:uiPriority w:val="60"/>
    <w:semiHidden/>
    <w:unhideWhenUsed/>
    <w:rsid w:val="000162D0"/>
    <w:pPr>
      <w:spacing w:line="240" w:lineRule="auto"/>
    </w:pPr>
    <w:rPr>
      <w:color w:val="7D9C00" w:themeColor="accent3" w:themeShade="BF"/>
    </w:rPr>
    <w:tblPr>
      <w:tblStyleRowBandSize w:val="1"/>
      <w:tblStyleColBandSize w:val="1"/>
      <w:tblBorders>
        <w:top w:val="single" w:color="A8D100" w:themeColor="accent3" w:sz="8" w:space="0"/>
        <w:bottom w:val="single" w:color="A8D100" w:themeColor="accent3" w:sz="8" w:space="0"/>
      </w:tblBorders>
    </w:tblPr>
    <w:tblStylePr w:type="firstRow">
      <w:pPr>
        <w:spacing w:before="0" w:after="0" w:line="240" w:lineRule="auto"/>
      </w:pPr>
      <w:rPr>
        <w:b/>
        <w:bCs/>
      </w:rPr>
      <w:tblPr/>
      <w:tcPr>
        <w:tcBorders>
          <w:top w:val="single" w:color="A8D100" w:themeColor="accent3" w:sz="8" w:space="0"/>
          <w:left w:val="nil"/>
          <w:bottom w:val="single" w:color="A8D100" w:themeColor="accent3" w:sz="8" w:space="0"/>
          <w:right w:val="nil"/>
          <w:insideH w:val="nil"/>
          <w:insideV w:val="nil"/>
        </w:tcBorders>
      </w:tcPr>
    </w:tblStylePr>
    <w:tblStylePr w:type="lastRow">
      <w:pPr>
        <w:spacing w:before="0" w:after="0" w:line="240" w:lineRule="auto"/>
      </w:pPr>
      <w:rPr>
        <w:b/>
        <w:bCs/>
      </w:rPr>
      <w:tblPr/>
      <w:tcPr>
        <w:tcBorders>
          <w:top w:val="single" w:color="A8D100" w:themeColor="accent3" w:sz="8" w:space="0"/>
          <w:left w:val="nil"/>
          <w:bottom w:val="single" w:color="A8D100"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0FFB4" w:themeFill="accent3" w:themeFillTint="3F"/>
      </w:tcPr>
    </w:tblStylePr>
    <w:tblStylePr w:type="band1Horz">
      <w:tblPr/>
      <w:tcPr>
        <w:tcBorders>
          <w:left w:val="nil"/>
          <w:right w:val="nil"/>
          <w:insideH w:val="nil"/>
          <w:insideV w:val="nil"/>
        </w:tcBorders>
        <w:shd w:val="clear" w:color="auto" w:fill="F0FFB4" w:themeFill="accent3" w:themeFillTint="3F"/>
      </w:tcPr>
    </w:tblStylePr>
  </w:style>
  <w:style w:type="table" w:styleId="Lysskygge-fremhvningsfarve4">
    <w:name w:val="Light Shading Accent 4"/>
    <w:basedOn w:val="Tabel-Normal"/>
    <w:uiPriority w:val="60"/>
    <w:semiHidden/>
    <w:unhideWhenUsed/>
    <w:rsid w:val="000162D0"/>
    <w:pPr>
      <w:spacing w:line="240" w:lineRule="auto"/>
    </w:pPr>
    <w:rPr>
      <w:color w:val="92005A" w:themeColor="accent4" w:themeShade="BF"/>
    </w:rPr>
    <w:tblPr>
      <w:tblStyleRowBandSize w:val="1"/>
      <w:tblStyleColBandSize w:val="1"/>
      <w:tblBorders>
        <w:top w:val="single" w:color="C40079" w:themeColor="accent4" w:sz="8" w:space="0"/>
        <w:bottom w:val="single" w:color="C40079" w:themeColor="accent4" w:sz="8" w:space="0"/>
      </w:tblBorders>
    </w:tblPr>
    <w:tblStylePr w:type="firstRow">
      <w:pPr>
        <w:spacing w:before="0" w:after="0" w:line="240" w:lineRule="auto"/>
      </w:pPr>
      <w:rPr>
        <w:b/>
        <w:bCs/>
      </w:rPr>
      <w:tblPr/>
      <w:tcPr>
        <w:tcBorders>
          <w:top w:val="single" w:color="C40079" w:themeColor="accent4" w:sz="8" w:space="0"/>
          <w:left w:val="nil"/>
          <w:bottom w:val="single" w:color="C40079" w:themeColor="accent4" w:sz="8" w:space="0"/>
          <w:right w:val="nil"/>
          <w:insideH w:val="nil"/>
          <w:insideV w:val="nil"/>
        </w:tcBorders>
      </w:tcPr>
    </w:tblStylePr>
    <w:tblStylePr w:type="lastRow">
      <w:pPr>
        <w:spacing w:before="0" w:after="0" w:line="240" w:lineRule="auto"/>
      </w:pPr>
      <w:rPr>
        <w:b/>
        <w:bCs/>
      </w:rPr>
      <w:tblPr/>
      <w:tcPr>
        <w:tcBorders>
          <w:top w:val="single" w:color="C40079" w:themeColor="accent4" w:sz="8" w:space="0"/>
          <w:left w:val="nil"/>
          <w:bottom w:val="single" w:color="C40079"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1E1" w:themeFill="accent4" w:themeFillTint="3F"/>
      </w:tcPr>
    </w:tblStylePr>
    <w:tblStylePr w:type="band1Horz">
      <w:tblPr/>
      <w:tcPr>
        <w:tcBorders>
          <w:left w:val="nil"/>
          <w:right w:val="nil"/>
          <w:insideH w:val="nil"/>
          <w:insideV w:val="nil"/>
        </w:tcBorders>
        <w:shd w:val="clear" w:color="auto" w:fill="FFB1E1" w:themeFill="accent4" w:themeFillTint="3F"/>
      </w:tcPr>
    </w:tblStylePr>
  </w:style>
  <w:style w:type="table" w:styleId="Lysskygge-fremhvningsfarve5">
    <w:name w:val="Light Shading Accent 5"/>
    <w:basedOn w:val="Tabel-Normal"/>
    <w:uiPriority w:val="60"/>
    <w:semiHidden/>
    <w:unhideWhenUsed/>
    <w:rsid w:val="000162D0"/>
    <w:pPr>
      <w:spacing w:line="240" w:lineRule="auto"/>
    </w:pPr>
    <w:rPr>
      <w:color w:val="942612" w:themeColor="accent5" w:themeShade="BF"/>
    </w:rPr>
    <w:tblPr>
      <w:tblStyleRowBandSize w:val="1"/>
      <w:tblStyleColBandSize w:val="1"/>
      <w:tblBorders>
        <w:top w:val="single" w:color="C63418" w:themeColor="accent5" w:sz="8" w:space="0"/>
        <w:bottom w:val="single" w:color="C63418" w:themeColor="accent5" w:sz="8" w:space="0"/>
      </w:tblBorders>
    </w:tblPr>
    <w:tblStylePr w:type="firstRow">
      <w:pPr>
        <w:spacing w:before="0" w:after="0" w:line="240" w:lineRule="auto"/>
      </w:pPr>
      <w:rPr>
        <w:b/>
        <w:bCs/>
      </w:rPr>
      <w:tblPr/>
      <w:tcPr>
        <w:tcBorders>
          <w:top w:val="single" w:color="C63418" w:themeColor="accent5" w:sz="8" w:space="0"/>
          <w:left w:val="nil"/>
          <w:bottom w:val="single" w:color="C63418" w:themeColor="accent5" w:sz="8" w:space="0"/>
          <w:right w:val="nil"/>
          <w:insideH w:val="nil"/>
          <w:insideV w:val="nil"/>
        </w:tcBorders>
      </w:tcPr>
    </w:tblStylePr>
    <w:tblStylePr w:type="lastRow">
      <w:pPr>
        <w:spacing w:before="0" w:after="0" w:line="240" w:lineRule="auto"/>
      </w:pPr>
      <w:rPr>
        <w:b/>
        <w:bCs/>
      </w:rPr>
      <w:tblPr/>
      <w:tcPr>
        <w:tcBorders>
          <w:top w:val="single" w:color="C63418" w:themeColor="accent5" w:sz="8" w:space="0"/>
          <w:left w:val="nil"/>
          <w:bottom w:val="single" w:color="C63418"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C8BF" w:themeFill="accent5" w:themeFillTint="3F"/>
      </w:tcPr>
    </w:tblStylePr>
    <w:tblStylePr w:type="band1Horz">
      <w:tblPr/>
      <w:tcPr>
        <w:tcBorders>
          <w:left w:val="nil"/>
          <w:right w:val="nil"/>
          <w:insideH w:val="nil"/>
          <w:insideV w:val="nil"/>
        </w:tcBorders>
        <w:shd w:val="clear" w:color="auto" w:fill="F7C8BF" w:themeFill="accent5" w:themeFillTint="3F"/>
      </w:tcPr>
    </w:tblStylePr>
  </w:style>
  <w:style w:type="table" w:styleId="Lysskygge-fremhvningsfarve6">
    <w:name w:val="Light Shading Accent 6"/>
    <w:basedOn w:val="Tabel-Normal"/>
    <w:uiPriority w:val="60"/>
    <w:semiHidden/>
    <w:unhideWhenUsed/>
    <w:rsid w:val="000162D0"/>
    <w:pPr>
      <w:spacing w:line="240" w:lineRule="auto"/>
    </w:pPr>
    <w:rPr>
      <w:color w:val="A09E92" w:themeColor="accent6" w:themeShade="BF"/>
    </w:rPr>
    <w:tblPr>
      <w:tblStyleRowBandSize w:val="1"/>
      <w:tblStyleColBandSize w:val="1"/>
      <w:tblBorders>
        <w:top w:val="single" w:color="D0CFC9" w:themeColor="accent6" w:sz="8" w:space="0"/>
        <w:bottom w:val="single" w:color="D0CFC9" w:themeColor="accent6" w:sz="8" w:space="0"/>
      </w:tblBorders>
    </w:tblPr>
    <w:tblStylePr w:type="firstRow">
      <w:pPr>
        <w:spacing w:before="0" w:after="0" w:line="240" w:lineRule="auto"/>
      </w:pPr>
      <w:rPr>
        <w:b/>
        <w:bCs/>
      </w:rPr>
      <w:tblPr/>
      <w:tcPr>
        <w:tcBorders>
          <w:top w:val="single" w:color="D0CFC9" w:themeColor="accent6" w:sz="8" w:space="0"/>
          <w:left w:val="nil"/>
          <w:bottom w:val="single" w:color="D0CFC9" w:themeColor="accent6" w:sz="8" w:space="0"/>
          <w:right w:val="nil"/>
          <w:insideH w:val="nil"/>
          <w:insideV w:val="nil"/>
        </w:tcBorders>
      </w:tcPr>
    </w:tblStylePr>
    <w:tblStylePr w:type="lastRow">
      <w:pPr>
        <w:spacing w:before="0" w:after="0" w:line="240" w:lineRule="auto"/>
      </w:pPr>
      <w:rPr>
        <w:b/>
        <w:bCs/>
      </w:rPr>
      <w:tblPr/>
      <w:tcPr>
        <w:tcBorders>
          <w:top w:val="single" w:color="D0CFC9" w:themeColor="accent6" w:sz="8" w:space="0"/>
          <w:left w:val="nil"/>
          <w:bottom w:val="single" w:color="D0CFC9"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F3F1" w:themeFill="accent6" w:themeFillTint="3F"/>
      </w:tcPr>
    </w:tblStylePr>
    <w:tblStylePr w:type="band1Horz">
      <w:tblPr/>
      <w:tcPr>
        <w:tcBorders>
          <w:left w:val="nil"/>
          <w:right w:val="nil"/>
          <w:insideH w:val="nil"/>
          <w:insideV w:val="nil"/>
        </w:tcBorders>
        <w:shd w:val="clear" w:color="auto" w:fill="F3F3F1" w:themeFill="accent6" w:themeFillTint="3F"/>
      </w:tcPr>
    </w:tblStylePr>
  </w:style>
  <w:style w:type="character" w:styleId="Linjenummer">
    <w:name w:val="line number"/>
    <w:basedOn w:val="Standardskrifttypeiafsnit"/>
    <w:uiPriority w:val="99"/>
    <w:semiHidden/>
    <w:rsid w:val="000162D0"/>
    <w:rPr>
      <w:lang w:val="da-DK"/>
    </w:rPr>
  </w:style>
  <w:style w:type="paragraph" w:styleId="Liste">
    <w:name w:val="List"/>
    <w:basedOn w:val="Normal"/>
    <w:uiPriority w:val="99"/>
    <w:semiHidden/>
    <w:rsid w:val="000162D0"/>
    <w:pPr>
      <w:ind w:left="283" w:hanging="283"/>
      <w:contextualSpacing/>
    </w:pPr>
  </w:style>
  <w:style w:type="paragraph" w:styleId="Liste2">
    <w:name w:val="List 2"/>
    <w:basedOn w:val="Normal"/>
    <w:uiPriority w:val="99"/>
    <w:semiHidden/>
    <w:rsid w:val="000162D0"/>
    <w:pPr>
      <w:ind w:left="566" w:hanging="283"/>
      <w:contextualSpacing/>
    </w:pPr>
  </w:style>
  <w:style w:type="paragraph" w:styleId="Liste3">
    <w:name w:val="List 3"/>
    <w:basedOn w:val="Normal"/>
    <w:uiPriority w:val="99"/>
    <w:semiHidden/>
    <w:rsid w:val="000162D0"/>
    <w:pPr>
      <w:ind w:left="849" w:hanging="283"/>
      <w:contextualSpacing/>
    </w:pPr>
  </w:style>
  <w:style w:type="paragraph" w:styleId="Liste4">
    <w:name w:val="List 4"/>
    <w:basedOn w:val="Normal"/>
    <w:uiPriority w:val="99"/>
    <w:semiHidden/>
    <w:rsid w:val="000162D0"/>
    <w:pPr>
      <w:ind w:left="1132" w:hanging="283"/>
      <w:contextualSpacing/>
    </w:pPr>
  </w:style>
  <w:style w:type="paragraph" w:styleId="Liste5">
    <w:name w:val="List 5"/>
    <w:basedOn w:val="Normal"/>
    <w:uiPriority w:val="99"/>
    <w:semiHidden/>
    <w:rsid w:val="000162D0"/>
    <w:pPr>
      <w:ind w:left="1415" w:hanging="283"/>
      <w:contextualSpacing/>
    </w:pPr>
  </w:style>
  <w:style w:type="paragraph" w:styleId="Opstilling-punkttegn2">
    <w:name w:val="List Bullet 2"/>
    <w:basedOn w:val="Normal"/>
    <w:uiPriority w:val="99"/>
    <w:semiHidden/>
    <w:rsid w:val="000162D0"/>
    <w:pPr>
      <w:numPr>
        <w:numId w:val="2"/>
      </w:numPr>
      <w:contextualSpacing/>
    </w:pPr>
  </w:style>
  <w:style w:type="paragraph" w:styleId="Opstilling-punkttegn3">
    <w:name w:val="List Bullet 3"/>
    <w:basedOn w:val="Normal"/>
    <w:uiPriority w:val="99"/>
    <w:semiHidden/>
    <w:rsid w:val="000162D0"/>
    <w:pPr>
      <w:numPr>
        <w:numId w:val="3"/>
      </w:numPr>
      <w:contextualSpacing/>
    </w:pPr>
  </w:style>
  <w:style w:type="paragraph" w:styleId="Opstilling-punkttegn4">
    <w:name w:val="List Bullet 4"/>
    <w:basedOn w:val="Normal"/>
    <w:uiPriority w:val="99"/>
    <w:semiHidden/>
    <w:rsid w:val="000162D0"/>
    <w:pPr>
      <w:numPr>
        <w:numId w:val="4"/>
      </w:numPr>
      <w:contextualSpacing/>
    </w:pPr>
  </w:style>
  <w:style w:type="paragraph" w:styleId="Opstilling-punkttegn5">
    <w:name w:val="List Bullet 5"/>
    <w:basedOn w:val="Normal"/>
    <w:uiPriority w:val="99"/>
    <w:semiHidden/>
    <w:rsid w:val="000162D0"/>
    <w:pPr>
      <w:numPr>
        <w:numId w:val="5"/>
      </w:numPr>
      <w:contextualSpacing/>
    </w:pPr>
  </w:style>
  <w:style w:type="paragraph" w:styleId="Opstilling-forts">
    <w:name w:val="List Continue"/>
    <w:basedOn w:val="Normal"/>
    <w:uiPriority w:val="99"/>
    <w:semiHidden/>
    <w:rsid w:val="000162D0"/>
    <w:pPr>
      <w:spacing w:after="120"/>
      <w:ind w:left="283"/>
      <w:contextualSpacing/>
    </w:pPr>
  </w:style>
  <w:style w:type="paragraph" w:styleId="Opstilling-forts2">
    <w:name w:val="List Continue 2"/>
    <w:basedOn w:val="Normal"/>
    <w:uiPriority w:val="99"/>
    <w:semiHidden/>
    <w:rsid w:val="000162D0"/>
    <w:pPr>
      <w:spacing w:after="120"/>
      <w:ind w:left="566"/>
      <w:contextualSpacing/>
    </w:pPr>
  </w:style>
  <w:style w:type="paragraph" w:styleId="Opstilling-forts3">
    <w:name w:val="List Continue 3"/>
    <w:basedOn w:val="Normal"/>
    <w:uiPriority w:val="99"/>
    <w:semiHidden/>
    <w:rsid w:val="000162D0"/>
    <w:pPr>
      <w:spacing w:after="120"/>
      <w:ind w:left="849"/>
      <w:contextualSpacing/>
    </w:pPr>
  </w:style>
  <w:style w:type="paragraph" w:styleId="Opstilling-forts4">
    <w:name w:val="List Continue 4"/>
    <w:basedOn w:val="Normal"/>
    <w:uiPriority w:val="99"/>
    <w:semiHidden/>
    <w:rsid w:val="000162D0"/>
    <w:pPr>
      <w:spacing w:after="120"/>
      <w:ind w:left="1132"/>
      <w:contextualSpacing/>
    </w:pPr>
  </w:style>
  <w:style w:type="paragraph" w:styleId="Opstilling-forts5">
    <w:name w:val="List Continue 5"/>
    <w:basedOn w:val="Normal"/>
    <w:uiPriority w:val="99"/>
    <w:semiHidden/>
    <w:rsid w:val="000162D0"/>
    <w:pPr>
      <w:spacing w:after="120"/>
      <w:ind w:left="1415"/>
      <w:contextualSpacing/>
    </w:pPr>
  </w:style>
  <w:style w:type="paragraph" w:styleId="Opstilling-talellerbogst2">
    <w:name w:val="List Number 2"/>
    <w:basedOn w:val="Normal"/>
    <w:uiPriority w:val="99"/>
    <w:semiHidden/>
    <w:rsid w:val="000162D0"/>
    <w:pPr>
      <w:numPr>
        <w:numId w:val="7"/>
      </w:numPr>
      <w:contextualSpacing/>
    </w:pPr>
  </w:style>
  <w:style w:type="paragraph" w:styleId="Opstilling-talellerbogst3">
    <w:name w:val="List Number 3"/>
    <w:basedOn w:val="Normal"/>
    <w:uiPriority w:val="99"/>
    <w:semiHidden/>
    <w:rsid w:val="000162D0"/>
    <w:pPr>
      <w:numPr>
        <w:numId w:val="8"/>
      </w:numPr>
      <w:contextualSpacing/>
    </w:pPr>
  </w:style>
  <w:style w:type="paragraph" w:styleId="Opstilling-talellerbogst4">
    <w:name w:val="List Number 4"/>
    <w:basedOn w:val="Normal"/>
    <w:uiPriority w:val="99"/>
    <w:semiHidden/>
    <w:rsid w:val="000162D0"/>
    <w:pPr>
      <w:numPr>
        <w:numId w:val="9"/>
      </w:numPr>
      <w:contextualSpacing/>
    </w:pPr>
  </w:style>
  <w:style w:type="paragraph" w:styleId="Opstilling-talellerbogst5">
    <w:name w:val="List Number 5"/>
    <w:basedOn w:val="Normal"/>
    <w:uiPriority w:val="99"/>
    <w:semiHidden/>
    <w:rsid w:val="000162D0"/>
    <w:pPr>
      <w:numPr>
        <w:numId w:val="10"/>
      </w:numPr>
      <w:contextualSpacing/>
    </w:pPr>
  </w:style>
  <w:style w:type="paragraph" w:styleId="Listeafsnit">
    <w:name w:val="List Paragraph"/>
    <w:basedOn w:val="Normal"/>
    <w:link w:val="ListeafsnitTegn"/>
    <w:uiPriority w:val="34"/>
    <w:qFormat/>
    <w:rsid w:val="000162D0"/>
    <w:pPr>
      <w:ind w:left="720"/>
      <w:contextualSpacing/>
    </w:pPr>
  </w:style>
  <w:style w:type="table" w:styleId="Listetabel1-lys">
    <w:name w:val="List Table 1 Light"/>
    <w:basedOn w:val="Tabel-Normal"/>
    <w:uiPriority w:val="46"/>
    <w:rsid w:val="000162D0"/>
    <w:pPr>
      <w:spacing w:line="240" w:lineRule="auto"/>
    </w:pPr>
    <w:tblPr>
      <w:tblStyleRowBandSize w:val="1"/>
      <w:tblStyleColBandSize w:val="1"/>
    </w:tblPr>
    <w:tblStylePr w:type="firstRow">
      <w:rPr>
        <w:b/>
        <w:bCs/>
      </w:rPr>
      <w:tblPr/>
      <w:tcPr>
        <w:tcBorders>
          <w:bottom w:val="single" w:color="848484" w:themeColor="text1" w:themeTint="99" w:sz="4" w:space="0"/>
        </w:tcBorders>
      </w:tcPr>
    </w:tblStylePr>
    <w:tblStylePr w:type="lastRow">
      <w:rPr>
        <w:b/>
        <w:bCs/>
      </w:rPr>
      <w:tblPr/>
      <w:tcPr>
        <w:tcBorders>
          <w:top w:val="single" w:color="848484" w:themeColor="text1" w:themeTint="99" w:sz="4" w:space="0"/>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etabel1-lys-farve1">
    <w:name w:val="List Table 1 Light Accent 1"/>
    <w:basedOn w:val="Tabel-Normal"/>
    <w:uiPriority w:val="46"/>
    <w:rsid w:val="000162D0"/>
    <w:pPr>
      <w:spacing w:line="240" w:lineRule="auto"/>
    </w:pPr>
    <w:tblPr>
      <w:tblStyleRowBandSize w:val="1"/>
      <w:tblStyleColBandSize w:val="1"/>
    </w:tblPr>
    <w:tblStylePr w:type="firstRow">
      <w:rPr>
        <w:b/>
        <w:bCs/>
      </w:rPr>
      <w:tblPr/>
      <w:tcPr>
        <w:tcBorders>
          <w:bottom w:val="single" w:color="CDEAFF" w:themeColor="accent1" w:themeTint="99" w:sz="4" w:space="0"/>
        </w:tcBorders>
      </w:tcPr>
    </w:tblStylePr>
    <w:tblStylePr w:type="lastRow">
      <w:rPr>
        <w:b/>
        <w:bCs/>
      </w:rPr>
      <w:tblPr/>
      <w:tcPr>
        <w:tcBorders>
          <w:top w:val="single" w:color="CDEAFF" w:themeColor="accent1" w:themeTint="99" w:sz="4" w:space="0"/>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etabel1-lys-farve2">
    <w:name w:val="List Table 1 Light Accent 2"/>
    <w:basedOn w:val="Tabel-Normal"/>
    <w:uiPriority w:val="46"/>
    <w:rsid w:val="000162D0"/>
    <w:pPr>
      <w:spacing w:line="240" w:lineRule="auto"/>
    </w:pPr>
    <w:tblPr>
      <w:tblStyleRowBandSize w:val="1"/>
      <w:tblStyleColBandSize w:val="1"/>
    </w:tblPr>
    <w:tblStylePr w:type="firstRow">
      <w:rPr>
        <w:b/>
        <w:bCs/>
      </w:rPr>
      <w:tblPr/>
      <w:tcPr>
        <w:tcBorders>
          <w:bottom w:val="single" w:color="7FD290" w:themeColor="accent2" w:themeTint="99" w:sz="4" w:space="0"/>
        </w:tcBorders>
      </w:tcPr>
    </w:tblStylePr>
    <w:tblStylePr w:type="lastRow">
      <w:rPr>
        <w:b/>
        <w:bCs/>
      </w:rPr>
      <w:tblPr/>
      <w:tcPr>
        <w:tcBorders>
          <w:top w:val="single" w:color="7FD290" w:themeColor="accent2" w:themeTint="99" w:sz="4" w:space="0"/>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etabel1-lys-farve3">
    <w:name w:val="List Table 1 Light Accent 3"/>
    <w:basedOn w:val="Tabel-Normal"/>
    <w:uiPriority w:val="46"/>
    <w:rsid w:val="000162D0"/>
    <w:pPr>
      <w:spacing w:line="240" w:lineRule="auto"/>
    </w:pPr>
    <w:tblPr>
      <w:tblStyleRowBandSize w:val="1"/>
      <w:tblStyleColBandSize w:val="1"/>
    </w:tblPr>
    <w:tblStylePr w:type="firstRow">
      <w:rPr>
        <w:b/>
        <w:bCs/>
      </w:rPr>
      <w:tblPr/>
      <w:tcPr>
        <w:tcBorders>
          <w:bottom w:val="single" w:color="DAFF4A" w:themeColor="accent3" w:themeTint="99" w:sz="4" w:space="0"/>
        </w:tcBorders>
      </w:tcPr>
    </w:tblStylePr>
    <w:tblStylePr w:type="lastRow">
      <w:rPr>
        <w:b/>
        <w:bCs/>
      </w:rPr>
      <w:tblPr/>
      <w:tcPr>
        <w:tcBorders>
          <w:top w:val="single" w:color="DAFF4A" w:themeColor="accent3" w:themeTint="99" w:sz="4" w:space="0"/>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etabel1-lys-farve4">
    <w:name w:val="List Table 1 Light Accent 4"/>
    <w:basedOn w:val="Tabel-Normal"/>
    <w:uiPriority w:val="46"/>
    <w:rsid w:val="000162D0"/>
    <w:pPr>
      <w:spacing w:line="240" w:lineRule="auto"/>
    </w:pPr>
    <w:tblPr>
      <w:tblStyleRowBandSize w:val="1"/>
      <w:tblStyleColBandSize w:val="1"/>
    </w:tblPr>
    <w:tblStylePr w:type="firstRow">
      <w:rPr>
        <w:b/>
        <w:bCs/>
      </w:rPr>
      <w:tblPr/>
      <w:tcPr>
        <w:tcBorders>
          <w:bottom w:val="single" w:color="FF42B6" w:themeColor="accent4" w:themeTint="99" w:sz="4" w:space="0"/>
        </w:tcBorders>
      </w:tcPr>
    </w:tblStylePr>
    <w:tblStylePr w:type="lastRow">
      <w:rPr>
        <w:b/>
        <w:bCs/>
      </w:rPr>
      <w:tblPr/>
      <w:tcPr>
        <w:tcBorders>
          <w:top w:val="single" w:color="FF42B6" w:themeColor="accent4" w:themeTint="99" w:sz="4" w:space="0"/>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etabel1-lys-farve5">
    <w:name w:val="List Table 1 Light Accent 5"/>
    <w:basedOn w:val="Tabel-Normal"/>
    <w:uiPriority w:val="46"/>
    <w:rsid w:val="000162D0"/>
    <w:pPr>
      <w:spacing w:line="240" w:lineRule="auto"/>
    </w:pPr>
    <w:tblPr>
      <w:tblStyleRowBandSize w:val="1"/>
      <w:tblStyleColBandSize w:val="1"/>
    </w:tblPr>
    <w:tblStylePr w:type="firstRow">
      <w:rPr>
        <w:b/>
        <w:bCs/>
      </w:rPr>
      <w:tblPr/>
      <w:tcPr>
        <w:tcBorders>
          <w:bottom w:val="single" w:color="EC7A64" w:themeColor="accent5" w:themeTint="99" w:sz="4" w:space="0"/>
        </w:tcBorders>
      </w:tcPr>
    </w:tblStylePr>
    <w:tblStylePr w:type="lastRow">
      <w:rPr>
        <w:b/>
        <w:bCs/>
      </w:rPr>
      <w:tblPr/>
      <w:tcPr>
        <w:tcBorders>
          <w:top w:val="single" w:color="EC7A64" w:themeColor="accent5" w:themeTint="99" w:sz="4" w:space="0"/>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etabel1-lys-farve6">
    <w:name w:val="List Table 1 Light Accent 6"/>
    <w:basedOn w:val="Tabel-Normal"/>
    <w:uiPriority w:val="46"/>
    <w:rsid w:val="000162D0"/>
    <w:pPr>
      <w:spacing w:line="240" w:lineRule="auto"/>
    </w:pPr>
    <w:tblPr>
      <w:tblStyleRowBandSize w:val="1"/>
      <w:tblStyleColBandSize w:val="1"/>
    </w:tblPr>
    <w:tblStylePr w:type="firstRow">
      <w:rPr>
        <w:b/>
        <w:bCs/>
      </w:rPr>
      <w:tblPr/>
      <w:tcPr>
        <w:tcBorders>
          <w:bottom w:val="single" w:color="E2E2DE" w:themeColor="accent6" w:themeTint="99" w:sz="4" w:space="0"/>
        </w:tcBorders>
      </w:tcPr>
    </w:tblStylePr>
    <w:tblStylePr w:type="lastRow">
      <w:rPr>
        <w:b/>
        <w:bCs/>
      </w:rPr>
      <w:tblPr/>
      <w:tcPr>
        <w:tcBorders>
          <w:top w:val="single" w:color="E2E2DE" w:themeColor="accent6" w:themeTint="99" w:sz="4" w:space="0"/>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etabel2">
    <w:name w:val="List Table 2"/>
    <w:basedOn w:val="Tabel-Normal"/>
    <w:uiPriority w:val="47"/>
    <w:rsid w:val="000162D0"/>
    <w:pPr>
      <w:spacing w:line="240" w:lineRule="auto"/>
    </w:pPr>
    <w:tblPr>
      <w:tblStyleRowBandSize w:val="1"/>
      <w:tblStyleColBandSize w:val="1"/>
      <w:tblBorders>
        <w:top w:val="single" w:color="848484" w:themeColor="text1" w:themeTint="99" w:sz="4" w:space="0"/>
        <w:bottom w:val="single" w:color="848484" w:themeColor="text1" w:themeTint="99" w:sz="4" w:space="0"/>
        <w:insideH w:val="single" w:color="848484"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etabel2-farve1">
    <w:name w:val="List Table 2 Accent 1"/>
    <w:basedOn w:val="Tabel-Normal"/>
    <w:uiPriority w:val="47"/>
    <w:rsid w:val="000162D0"/>
    <w:pPr>
      <w:spacing w:line="240" w:lineRule="auto"/>
    </w:pPr>
    <w:tblPr>
      <w:tblStyleRowBandSize w:val="1"/>
      <w:tblStyleColBandSize w:val="1"/>
      <w:tblBorders>
        <w:top w:val="single" w:color="CDEAFF" w:themeColor="accent1" w:themeTint="99" w:sz="4" w:space="0"/>
        <w:bottom w:val="single" w:color="CDEAFF" w:themeColor="accent1" w:themeTint="99" w:sz="4" w:space="0"/>
        <w:insideH w:val="single" w:color="CDEAFF"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etabel2-farve2">
    <w:name w:val="List Table 2 Accent 2"/>
    <w:basedOn w:val="Tabel-Normal"/>
    <w:uiPriority w:val="47"/>
    <w:rsid w:val="000162D0"/>
    <w:pPr>
      <w:spacing w:line="240" w:lineRule="auto"/>
    </w:pPr>
    <w:tblPr>
      <w:tblStyleRowBandSize w:val="1"/>
      <w:tblStyleColBandSize w:val="1"/>
      <w:tblBorders>
        <w:top w:val="single" w:color="7FD290" w:themeColor="accent2" w:themeTint="99" w:sz="4" w:space="0"/>
        <w:bottom w:val="single" w:color="7FD290" w:themeColor="accent2" w:themeTint="99" w:sz="4" w:space="0"/>
        <w:insideH w:val="single" w:color="7FD290" w:themeColor="accent2"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etabel2-farve3">
    <w:name w:val="List Table 2 Accent 3"/>
    <w:basedOn w:val="Tabel-Normal"/>
    <w:uiPriority w:val="47"/>
    <w:rsid w:val="000162D0"/>
    <w:pPr>
      <w:spacing w:line="240" w:lineRule="auto"/>
    </w:pPr>
    <w:tblPr>
      <w:tblStyleRowBandSize w:val="1"/>
      <w:tblStyleColBandSize w:val="1"/>
      <w:tblBorders>
        <w:top w:val="single" w:color="DAFF4A" w:themeColor="accent3" w:themeTint="99" w:sz="4" w:space="0"/>
        <w:bottom w:val="single" w:color="DAFF4A" w:themeColor="accent3" w:themeTint="99" w:sz="4" w:space="0"/>
        <w:insideH w:val="single" w:color="DAFF4A"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etabel2-farve4">
    <w:name w:val="List Table 2 Accent 4"/>
    <w:basedOn w:val="Tabel-Normal"/>
    <w:uiPriority w:val="47"/>
    <w:rsid w:val="000162D0"/>
    <w:pPr>
      <w:spacing w:line="240" w:lineRule="auto"/>
    </w:pPr>
    <w:tblPr>
      <w:tblStyleRowBandSize w:val="1"/>
      <w:tblStyleColBandSize w:val="1"/>
      <w:tblBorders>
        <w:top w:val="single" w:color="FF42B6" w:themeColor="accent4" w:themeTint="99" w:sz="4" w:space="0"/>
        <w:bottom w:val="single" w:color="FF42B6" w:themeColor="accent4" w:themeTint="99" w:sz="4" w:space="0"/>
        <w:insideH w:val="single" w:color="FF42B6"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etabel2-farve5">
    <w:name w:val="List Table 2 Accent 5"/>
    <w:basedOn w:val="Tabel-Normal"/>
    <w:uiPriority w:val="47"/>
    <w:rsid w:val="000162D0"/>
    <w:pPr>
      <w:spacing w:line="240" w:lineRule="auto"/>
    </w:pPr>
    <w:tblPr>
      <w:tblStyleRowBandSize w:val="1"/>
      <w:tblStyleColBandSize w:val="1"/>
      <w:tblBorders>
        <w:top w:val="single" w:color="EC7A64" w:themeColor="accent5" w:themeTint="99" w:sz="4" w:space="0"/>
        <w:bottom w:val="single" w:color="EC7A64" w:themeColor="accent5" w:themeTint="99" w:sz="4" w:space="0"/>
        <w:insideH w:val="single" w:color="EC7A64"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etabel2-farve6">
    <w:name w:val="List Table 2 Accent 6"/>
    <w:basedOn w:val="Tabel-Normal"/>
    <w:uiPriority w:val="47"/>
    <w:rsid w:val="000162D0"/>
    <w:pPr>
      <w:spacing w:line="240" w:lineRule="auto"/>
    </w:pPr>
    <w:tblPr>
      <w:tblStyleRowBandSize w:val="1"/>
      <w:tblStyleColBandSize w:val="1"/>
      <w:tblBorders>
        <w:top w:val="single" w:color="E2E2DE" w:themeColor="accent6" w:themeTint="99" w:sz="4" w:space="0"/>
        <w:bottom w:val="single" w:color="E2E2DE" w:themeColor="accent6" w:themeTint="99" w:sz="4" w:space="0"/>
        <w:insideH w:val="single" w:color="E2E2DE"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etabel3">
    <w:name w:val="List Table 3"/>
    <w:basedOn w:val="Tabel-Normal"/>
    <w:uiPriority w:val="48"/>
    <w:rsid w:val="000162D0"/>
    <w:pPr>
      <w:spacing w:line="240" w:lineRule="auto"/>
    </w:pPr>
    <w:tblPr>
      <w:tblStyleRowBandSize w:val="1"/>
      <w:tblStyleColBandSize w:val="1"/>
      <w:tblBorders>
        <w:top w:val="single" w:color="333333" w:themeColor="text1" w:sz="4" w:space="0"/>
        <w:left w:val="single" w:color="333333" w:themeColor="text1" w:sz="4" w:space="0"/>
        <w:bottom w:val="single" w:color="333333" w:themeColor="text1" w:sz="4" w:space="0"/>
        <w:right w:val="single" w:color="333333" w:themeColor="text1" w:sz="4" w:space="0"/>
      </w:tblBorders>
    </w:tblPr>
    <w:tblStylePr w:type="firstRow">
      <w:rPr>
        <w:b/>
        <w:bCs/>
        <w:color w:val="FFFFFF" w:themeColor="background1"/>
      </w:rPr>
      <w:tblPr/>
      <w:tcPr>
        <w:shd w:val="clear" w:color="auto" w:fill="333333" w:themeFill="text1"/>
      </w:tcPr>
    </w:tblStylePr>
    <w:tblStylePr w:type="lastRow">
      <w:rPr>
        <w:b/>
        <w:bCs/>
      </w:rPr>
      <w:tblPr/>
      <w:tcPr>
        <w:tcBorders>
          <w:top w:val="double" w:color="333333"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333333" w:themeColor="text1" w:sz="4" w:space="0"/>
          <w:right w:val="single" w:color="333333" w:themeColor="text1" w:sz="4" w:space="0"/>
        </w:tcBorders>
      </w:tcPr>
    </w:tblStylePr>
    <w:tblStylePr w:type="band1Horz">
      <w:tblPr/>
      <w:tcPr>
        <w:tcBorders>
          <w:top w:val="single" w:color="333333" w:themeColor="text1" w:sz="4" w:space="0"/>
          <w:bottom w:val="single" w:color="333333"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333333" w:themeColor="text1" w:sz="4" w:space="0"/>
          <w:left w:val="nil"/>
        </w:tcBorders>
      </w:tcPr>
    </w:tblStylePr>
    <w:tblStylePr w:type="swCell">
      <w:tblPr/>
      <w:tcPr>
        <w:tcBorders>
          <w:top w:val="double" w:color="333333" w:themeColor="text1" w:sz="4" w:space="0"/>
          <w:right w:val="nil"/>
        </w:tcBorders>
      </w:tcPr>
    </w:tblStylePr>
  </w:style>
  <w:style w:type="table" w:styleId="Listetabel3-farve1">
    <w:name w:val="List Table 3 Accent 1"/>
    <w:basedOn w:val="Tabel-Normal"/>
    <w:uiPriority w:val="48"/>
    <w:rsid w:val="000162D0"/>
    <w:pPr>
      <w:spacing w:line="240" w:lineRule="auto"/>
    </w:pPr>
    <w:tblPr>
      <w:tblStyleRowBandSize w:val="1"/>
      <w:tblStyleColBandSize w:val="1"/>
      <w:tblBorders>
        <w:top w:val="single" w:color="ADDDFF" w:themeColor="accent1" w:sz="4" w:space="0"/>
        <w:left w:val="single" w:color="ADDDFF" w:themeColor="accent1" w:sz="4" w:space="0"/>
        <w:bottom w:val="single" w:color="ADDDFF" w:themeColor="accent1" w:sz="4" w:space="0"/>
        <w:right w:val="single" w:color="ADDDFF" w:themeColor="accent1" w:sz="4" w:space="0"/>
      </w:tblBorders>
    </w:tblPr>
    <w:tblStylePr w:type="firstRow">
      <w:rPr>
        <w:b/>
        <w:bCs/>
        <w:color w:val="FFFFFF" w:themeColor="background1"/>
      </w:rPr>
      <w:tblPr/>
      <w:tcPr>
        <w:shd w:val="clear" w:color="auto" w:fill="ADDDFF" w:themeFill="accent1"/>
      </w:tcPr>
    </w:tblStylePr>
    <w:tblStylePr w:type="lastRow">
      <w:rPr>
        <w:b/>
        <w:bCs/>
      </w:rPr>
      <w:tblPr/>
      <w:tcPr>
        <w:tcBorders>
          <w:top w:val="double" w:color="ADDDFF"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ADDDFF" w:themeColor="accent1" w:sz="4" w:space="0"/>
          <w:right w:val="single" w:color="ADDDFF" w:themeColor="accent1" w:sz="4" w:space="0"/>
        </w:tcBorders>
      </w:tcPr>
    </w:tblStylePr>
    <w:tblStylePr w:type="band1Horz">
      <w:tblPr/>
      <w:tcPr>
        <w:tcBorders>
          <w:top w:val="single" w:color="ADDDFF" w:themeColor="accent1" w:sz="4" w:space="0"/>
          <w:bottom w:val="single" w:color="ADDDFF"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ADDDFF" w:themeColor="accent1" w:sz="4" w:space="0"/>
          <w:left w:val="nil"/>
        </w:tcBorders>
      </w:tcPr>
    </w:tblStylePr>
    <w:tblStylePr w:type="swCell">
      <w:tblPr/>
      <w:tcPr>
        <w:tcBorders>
          <w:top w:val="double" w:color="ADDDFF" w:themeColor="accent1" w:sz="4" w:space="0"/>
          <w:right w:val="nil"/>
        </w:tcBorders>
      </w:tcPr>
    </w:tblStylePr>
  </w:style>
  <w:style w:type="table" w:styleId="Listetabel3-farve2">
    <w:name w:val="List Table 3 Accent 2"/>
    <w:basedOn w:val="Tabel-Normal"/>
    <w:uiPriority w:val="48"/>
    <w:rsid w:val="000162D0"/>
    <w:pPr>
      <w:spacing w:line="240" w:lineRule="auto"/>
    </w:pPr>
    <w:tblPr>
      <w:tblStyleRowBandSize w:val="1"/>
      <w:tblStyleColBandSize w:val="1"/>
      <w:tblBorders>
        <w:top w:val="single" w:color="3AA551" w:themeColor="accent2" w:sz="4" w:space="0"/>
        <w:left w:val="single" w:color="3AA551" w:themeColor="accent2" w:sz="4" w:space="0"/>
        <w:bottom w:val="single" w:color="3AA551" w:themeColor="accent2" w:sz="4" w:space="0"/>
        <w:right w:val="single" w:color="3AA551" w:themeColor="accent2" w:sz="4" w:space="0"/>
      </w:tblBorders>
    </w:tblPr>
    <w:tblStylePr w:type="firstRow">
      <w:rPr>
        <w:b/>
        <w:bCs/>
        <w:color w:val="FFFFFF" w:themeColor="background1"/>
      </w:rPr>
      <w:tblPr/>
      <w:tcPr>
        <w:shd w:val="clear" w:color="auto" w:fill="3AA551" w:themeFill="accent2"/>
      </w:tcPr>
    </w:tblStylePr>
    <w:tblStylePr w:type="lastRow">
      <w:rPr>
        <w:b/>
        <w:bCs/>
      </w:rPr>
      <w:tblPr/>
      <w:tcPr>
        <w:tcBorders>
          <w:top w:val="double" w:color="3AA551"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3AA551" w:themeColor="accent2" w:sz="4" w:space="0"/>
          <w:right w:val="single" w:color="3AA551" w:themeColor="accent2" w:sz="4" w:space="0"/>
        </w:tcBorders>
      </w:tcPr>
    </w:tblStylePr>
    <w:tblStylePr w:type="band1Horz">
      <w:tblPr/>
      <w:tcPr>
        <w:tcBorders>
          <w:top w:val="single" w:color="3AA551" w:themeColor="accent2" w:sz="4" w:space="0"/>
          <w:bottom w:val="single" w:color="3AA551"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3AA551" w:themeColor="accent2" w:sz="4" w:space="0"/>
          <w:left w:val="nil"/>
        </w:tcBorders>
      </w:tcPr>
    </w:tblStylePr>
    <w:tblStylePr w:type="swCell">
      <w:tblPr/>
      <w:tcPr>
        <w:tcBorders>
          <w:top w:val="double" w:color="3AA551" w:themeColor="accent2" w:sz="4" w:space="0"/>
          <w:right w:val="nil"/>
        </w:tcBorders>
      </w:tcPr>
    </w:tblStylePr>
  </w:style>
  <w:style w:type="table" w:styleId="Listetabel3-farve3">
    <w:name w:val="List Table 3 Accent 3"/>
    <w:basedOn w:val="Tabel-Normal"/>
    <w:uiPriority w:val="48"/>
    <w:rsid w:val="000162D0"/>
    <w:pPr>
      <w:spacing w:line="240" w:lineRule="auto"/>
    </w:pPr>
    <w:tblPr>
      <w:tblStyleRowBandSize w:val="1"/>
      <w:tblStyleColBandSize w:val="1"/>
      <w:tblBorders>
        <w:top w:val="single" w:color="A8D100" w:themeColor="accent3" w:sz="4" w:space="0"/>
        <w:left w:val="single" w:color="A8D100" w:themeColor="accent3" w:sz="4" w:space="0"/>
        <w:bottom w:val="single" w:color="A8D100" w:themeColor="accent3" w:sz="4" w:space="0"/>
        <w:right w:val="single" w:color="A8D100" w:themeColor="accent3" w:sz="4" w:space="0"/>
      </w:tblBorders>
    </w:tblPr>
    <w:tblStylePr w:type="firstRow">
      <w:rPr>
        <w:b/>
        <w:bCs/>
        <w:color w:val="FFFFFF" w:themeColor="background1"/>
      </w:rPr>
      <w:tblPr/>
      <w:tcPr>
        <w:shd w:val="clear" w:color="auto" w:fill="A8D100" w:themeFill="accent3"/>
      </w:tcPr>
    </w:tblStylePr>
    <w:tblStylePr w:type="lastRow">
      <w:rPr>
        <w:b/>
        <w:bCs/>
      </w:rPr>
      <w:tblPr/>
      <w:tcPr>
        <w:tcBorders>
          <w:top w:val="double" w:color="A8D100" w:themeColor="accent3"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A8D100" w:themeColor="accent3" w:sz="4" w:space="0"/>
          <w:right w:val="single" w:color="A8D100" w:themeColor="accent3" w:sz="4" w:space="0"/>
        </w:tcBorders>
      </w:tcPr>
    </w:tblStylePr>
    <w:tblStylePr w:type="band1Horz">
      <w:tblPr/>
      <w:tcPr>
        <w:tcBorders>
          <w:top w:val="single" w:color="A8D100" w:themeColor="accent3" w:sz="4" w:space="0"/>
          <w:bottom w:val="single" w:color="A8D100" w:themeColor="accent3"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A8D100" w:themeColor="accent3" w:sz="4" w:space="0"/>
          <w:left w:val="nil"/>
        </w:tcBorders>
      </w:tcPr>
    </w:tblStylePr>
    <w:tblStylePr w:type="swCell">
      <w:tblPr/>
      <w:tcPr>
        <w:tcBorders>
          <w:top w:val="double" w:color="A8D100" w:themeColor="accent3" w:sz="4" w:space="0"/>
          <w:right w:val="nil"/>
        </w:tcBorders>
      </w:tcPr>
    </w:tblStylePr>
  </w:style>
  <w:style w:type="table" w:styleId="Listetabel3-farve4">
    <w:name w:val="List Table 3 Accent 4"/>
    <w:basedOn w:val="Tabel-Normal"/>
    <w:uiPriority w:val="48"/>
    <w:rsid w:val="000162D0"/>
    <w:pPr>
      <w:spacing w:line="240" w:lineRule="auto"/>
    </w:pPr>
    <w:tblPr>
      <w:tblStyleRowBandSize w:val="1"/>
      <w:tblStyleColBandSize w:val="1"/>
      <w:tblBorders>
        <w:top w:val="single" w:color="C40079" w:themeColor="accent4" w:sz="4" w:space="0"/>
        <w:left w:val="single" w:color="C40079" w:themeColor="accent4" w:sz="4" w:space="0"/>
        <w:bottom w:val="single" w:color="C40079" w:themeColor="accent4" w:sz="4" w:space="0"/>
        <w:right w:val="single" w:color="C40079" w:themeColor="accent4" w:sz="4" w:space="0"/>
      </w:tblBorders>
    </w:tblPr>
    <w:tblStylePr w:type="firstRow">
      <w:rPr>
        <w:b/>
        <w:bCs/>
        <w:color w:val="FFFFFF" w:themeColor="background1"/>
      </w:rPr>
      <w:tblPr/>
      <w:tcPr>
        <w:shd w:val="clear" w:color="auto" w:fill="C40079" w:themeFill="accent4"/>
      </w:tcPr>
    </w:tblStylePr>
    <w:tblStylePr w:type="lastRow">
      <w:rPr>
        <w:b/>
        <w:bCs/>
      </w:rPr>
      <w:tblPr/>
      <w:tcPr>
        <w:tcBorders>
          <w:top w:val="double" w:color="C40079" w:themeColor="accent4"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C40079" w:themeColor="accent4" w:sz="4" w:space="0"/>
          <w:right w:val="single" w:color="C40079" w:themeColor="accent4" w:sz="4" w:space="0"/>
        </w:tcBorders>
      </w:tcPr>
    </w:tblStylePr>
    <w:tblStylePr w:type="band1Horz">
      <w:tblPr/>
      <w:tcPr>
        <w:tcBorders>
          <w:top w:val="single" w:color="C40079" w:themeColor="accent4" w:sz="4" w:space="0"/>
          <w:bottom w:val="single" w:color="C40079" w:themeColor="accent4"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C40079" w:themeColor="accent4" w:sz="4" w:space="0"/>
          <w:left w:val="nil"/>
        </w:tcBorders>
      </w:tcPr>
    </w:tblStylePr>
    <w:tblStylePr w:type="swCell">
      <w:tblPr/>
      <w:tcPr>
        <w:tcBorders>
          <w:top w:val="double" w:color="C40079" w:themeColor="accent4" w:sz="4" w:space="0"/>
          <w:right w:val="nil"/>
        </w:tcBorders>
      </w:tcPr>
    </w:tblStylePr>
  </w:style>
  <w:style w:type="table" w:styleId="Listetabel3-farve5">
    <w:name w:val="List Table 3 Accent 5"/>
    <w:basedOn w:val="Tabel-Normal"/>
    <w:uiPriority w:val="48"/>
    <w:rsid w:val="000162D0"/>
    <w:pPr>
      <w:spacing w:line="240" w:lineRule="auto"/>
    </w:pPr>
    <w:tblPr>
      <w:tblStyleRowBandSize w:val="1"/>
      <w:tblStyleColBandSize w:val="1"/>
      <w:tblBorders>
        <w:top w:val="single" w:color="C63418" w:themeColor="accent5" w:sz="4" w:space="0"/>
        <w:left w:val="single" w:color="C63418" w:themeColor="accent5" w:sz="4" w:space="0"/>
        <w:bottom w:val="single" w:color="C63418" w:themeColor="accent5" w:sz="4" w:space="0"/>
        <w:right w:val="single" w:color="C63418" w:themeColor="accent5" w:sz="4" w:space="0"/>
      </w:tblBorders>
    </w:tblPr>
    <w:tblStylePr w:type="firstRow">
      <w:rPr>
        <w:b/>
        <w:bCs/>
        <w:color w:val="FFFFFF" w:themeColor="background1"/>
      </w:rPr>
      <w:tblPr/>
      <w:tcPr>
        <w:shd w:val="clear" w:color="auto" w:fill="C63418" w:themeFill="accent5"/>
      </w:tcPr>
    </w:tblStylePr>
    <w:tblStylePr w:type="lastRow">
      <w:rPr>
        <w:b/>
        <w:bCs/>
      </w:rPr>
      <w:tblPr/>
      <w:tcPr>
        <w:tcBorders>
          <w:top w:val="double" w:color="C63418"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C63418" w:themeColor="accent5" w:sz="4" w:space="0"/>
          <w:right w:val="single" w:color="C63418" w:themeColor="accent5" w:sz="4" w:space="0"/>
        </w:tcBorders>
      </w:tcPr>
    </w:tblStylePr>
    <w:tblStylePr w:type="band1Horz">
      <w:tblPr/>
      <w:tcPr>
        <w:tcBorders>
          <w:top w:val="single" w:color="C63418" w:themeColor="accent5" w:sz="4" w:space="0"/>
          <w:bottom w:val="single" w:color="C63418"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C63418" w:themeColor="accent5" w:sz="4" w:space="0"/>
          <w:left w:val="nil"/>
        </w:tcBorders>
      </w:tcPr>
    </w:tblStylePr>
    <w:tblStylePr w:type="swCell">
      <w:tblPr/>
      <w:tcPr>
        <w:tcBorders>
          <w:top w:val="double" w:color="C63418" w:themeColor="accent5" w:sz="4" w:space="0"/>
          <w:right w:val="nil"/>
        </w:tcBorders>
      </w:tcPr>
    </w:tblStylePr>
  </w:style>
  <w:style w:type="table" w:styleId="Listetabel3-farve6">
    <w:name w:val="List Table 3 Accent 6"/>
    <w:basedOn w:val="Tabel-Normal"/>
    <w:uiPriority w:val="48"/>
    <w:rsid w:val="000162D0"/>
    <w:pPr>
      <w:spacing w:line="240" w:lineRule="auto"/>
    </w:pPr>
    <w:tblPr>
      <w:tblStyleRowBandSize w:val="1"/>
      <w:tblStyleColBandSize w:val="1"/>
      <w:tblBorders>
        <w:top w:val="single" w:color="D0CFC9" w:themeColor="accent6" w:sz="4" w:space="0"/>
        <w:left w:val="single" w:color="D0CFC9" w:themeColor="accent6" w:sz="4" w:space="0"/>
        <w:bottom w:val="single" w:color="D0CFC9" w:themeColor="accent6" w:sz="4" w:space="0"/>
        <w:right w:val="single" w:color="D0CFC9" w:themeColor="accent6" w:sz="4" w:space="0"/>
      </w:tblBorders>
    </w:tblPr>
    <w:tblStylePr w:type="firstRow">
      <w:rPr>
        <w:b/>
        <w:bCs/>
        <w:color w:val="FFFFFF" w:themeColor="background1"/>
      </w:rPr>
      <w:tblPr/>
      <w:tcPr>
        <w:shd w:val="clear" w:color="auto" w:fill="D0CFC9" w:themeFill="accent6"/>
      </w:tcPr>
    </w:tblStylePr>
    <w:tblStylePr w:type="lastRow">
      <w:rPr>
        <w:b/>
        <w:bCs/>
      </w:rPr>
      <w:tblPr/>
      <w:tcPr>
        <w:tcBorders>
          <w:top w:val="double" w:color="D0CFC9" w:themeColor="accent6"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D0CFC9" w:themeColor="accent6" w:sz="4" w:space="0"/>
          <w:right w:val="single" w:color="D0CFC9" w:themeColor="accent6" w:sz="4" w:space="0"/>
        </w:tcBorders>
      </w:tcPr>
    </w:tblStylePr>
    <w:tblStylePr w:type="band1Horz">
      <w:tblPr/>
      <w:tcPr>
        <w:tcBorders>
          <w:top w:val="single" w:color="D0CFC9" w:themeColor="accent6" w:sz="4" w:space="0"/>
          <w:bottom w:val="single" w:color="D0CFC9" w:themeColor="accent6"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D0CFC9" w:themeColor="accent6" w:sz="4" w:space="0"/>
          <w:left w:val="nil"/>
        </w:tcBorders>
      </w:tcPr>
    </w:tblStylePr>
    <w:tblStylePr w:type="swCell">
      <w:tblPr/>
      <w:tcPr>
        <w:tcBorders>
          <w:top w:val="double" w:color="D0CFC9" w:themeColor="accent6" w:sz="4" w:space="0"/>
          <w:right w:val="nil"/>
        </w:tcBorders>
      </w:tcPr>
    </w:tblStylePr>
  </w:style>
  <w:style w:type="table" w:styleId="Listetabel4">
    <w:name w:val="List Table 4"/>
    <w:basedOn w:val="Tabel-Normal"/>
    <w:uiPriority w:val="49"/>
    <w:rsid w:val="000162D0"/>
    <w:pPr>
      <w:spacing w:line="240" w:lineRule="auto"/>
    </w:pPr>
    <w:tblPr>
      <w:tblStyleRowBandSize w:val="1"/>
      <w:tblStyleColBandSize w:val="1"/>
      <w:tblBorders>
        <w:top w:val="single" w:color="848484" w:themeColor="text1" w:themeTint="99" w:sz="4" w:space="0"/>
        <w:left w:val="single" w:color="848484" w:themeColor="text1" w:themeTint="99" w:sz="4" w:space="0"/>
        <w:bottom w:val="single" w:color="848484" w:themeColor="text1" w:themeTint="99" w:sz="4" w:space="0"/>
        <w:right w:val="single" w:color="848484" w:themeColor="text1" w:themeTint="99" w:sz="4" w:space="0"/>
        <w:insideH w:val="single" w:color="848484" w:themeColor="text1" w:themeTint="99" w:sz="4" w:space="0"/>
      </w:tblBorders>
    </w:tblPr>
    <w:tblStylePr w:type="firstRow">
      <w:rPr>
        <w:b/>
        <w:bCs/>
        <w:color w:val="FFFFFF" w:themeColor="background1"/>
      </w:rPr>
      <w:tblPr/>
      <w:tcPr>
        <w:tcBorders>
          <w:top w:val="single" w:color="333333" w:themeColor="text1" w:sz="4" w:space="0"/>
          <w:left w:val="single" w:color="333333" w:themeColor="text1" w:sz="4" w:space="0"/>
          <w:bottom w:val="single" w:color="333333" w:themeColor="text1" w:sz="4" w:space="0"/>
          <w:right w:val="single" w:color="333333" w:themeColor="text1" w:sz="4" w:space="0"/>
          <w:insideH w:val="nil"/>
        </w:tcBorders>
        <w:shd w:val="clear" w:color="auto" w:fill="333333" w:themeFill="text1"/>
      </w:tcPr>
    </w:tblStylePr>
    <w:tblStylePr w:type="lastRow">
      <w:rPr>
        <w:b/>
        <w:bCs/>
      </w:rPr>
      <w:tblPr/>
      <w:tcPr>
        <w:tcBorders>
          <w:top w:val="double" w:color="848484" w:themeColor="text1" w:themeTint="99" w:sz="4" w:space="0"/>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etabel4-farve1">
    <w:name w:val="List Table 4 Accent 1"/>
    <w:basedOn w:val="Tabel-Normal"/>
    <w:uiPriority w:val="49"/>
    <w:rsid w:val="000162D0"/>
    <w:pPr>
      <w:spacing w:line="240" w:lineRule="auto"/>
    </w:pPr>
    <w:tblPr>
      <w:tblStyleRowBandSize w:val="1"/>
      <w:tblStyleColBandSize w:val="1"/>
      <w:tblBorders>
        <w:top w:val="single" w:color="CDEAFF" w:themeColor="accent1" w:themeTint="99" w:sz="4" w:space="0"/>
        <w:left w:val="single" w:color="CDEAFF" w:themeColor="accent1" w:themeTint="99" w:sz="4" w:space="0"/>
        <w:bottom w:val="single" w:color="CDEAFF" w:themeColor="accent1" w:themeTint="99" w:sz="4" w:space="0"/>
        <w:right w:val="single" w:color="CDEAFF" w:themeColor="accent1" w:themeTint="99" w:sz="4" w:space="0"/>
        <w:insideH w:val="single" w:color="CDEAFF" w:themeColor="accent1" w:themeTint="99" w:sz="4" w:space="0"/>
      </w:tblBorders>
    </w:tblPr>
    <w:tblStylePr w:type="firstRow">
      <w:rPr>
        <w:b/>
        <w:bCs/>
        <w:color w:val="FFFFFF" w:themeColor="background1"/>
      </w:rPr>
      <w:tblPr/>
      <w:tcPr>
        <w:tcBorders>
          <w:top w:val="single" w:color="ADDDFF" w:themeColor="accent1" w:sz="4" w:space="0"/>
          <w:left w:val="single" w:color="ADDDFF" w:themeColor="accent1" w:sz="4" w:space="0"/>
          <w:bottom w:val="single" w:color="ADDDFF" w:themeColor="accent1" w:sz="4" w:space="0"/>
          <w:right w:val="single" w:color="ADDDFF" w:themeColor="accent1" w:sz="4" w:space="0"/>
          <w:insideH w:val="nil"/>
        </w:tcBorders>
        <w:shd w:val="clear" w:color="auto" w:fill="ADDDFF" w:themeFill="accent1"/>
      </w:tcPr>
    </w:tblStylePr>
    <w:tblStylePr w:type="lastRow">
      <w:rPr>
        <w:b/>
        <w:bCs/>
      </w:rPr>
      <w:tblPr/>
      <w:tcPr>
        <w:tcBorders>
          <w:top w:val="double" w:color="CDEAFF" w:themeColor="accent1" w:themeTint="99" w:sz="4" w:space="0"/>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etabel4-farve2">
    <w:name w:val="List Table 4 Accent 2"/>
    <w:basedOn w:val="Tabel-Normal"/>
    <w:uiPriority w:val="49"/>
    <w:rsid w:val="000162D0"/>
    <w:pPr>
      <w:spacing w:line="240" w:lineRule="auto"/>
    </w:pPr>
    <w:tblPr>
      <w:tblStyleRowBandSize w:val="1"/>
      <w:tblStyleColBandSize w:val="1"/>
      <w:tblBorders>
        <w:top w:val="single" w:color="7FD290" w:themeColor="accent2" w:themeTint="99" w:sz="4" w:space="0"/>
        <w:left w:val="single" w:color="7FD290" w:themeColor="accent2" w:themeTint="99" w:sz="4" w:space="0"/>
        <w:bottom w:val="single" w:color="7FD290" w:themeColor="accent2" w:themeTint="99" w:sz="4" w:space="0"/>
        <w:right w:val="single" w:color="7FD290" w:themeColor="accent2" w:themeTint="99" w:sz="4" w:space="0"/>
        <w:insideH w:val="single" w:color="7FD290" w:themeColor="accent2" w:themeTint="99" w:sz="4" w:space="0"/>
      </w:tblBorders>
    </w:tblPr>
    <w:tblStylePr w:type="firstRow">
      <w:rPr>
        <w:b/>
        <w:bCs/>
        <w:color w:val="FFFFFF" w:themeColor="background1"/>
      </w:rPr>
      <w:tblPr/>
      <w:tcPr>
        <w:tcBorders>
          <w:top w:val="single" w:color="3AA551" w:themeColor="accent2" w:sz="4" w:space="0"/>
          <w:left w:val="single" w:color="3AA551" w:themeColor="accent2" w:sz="4" w:space="0"/>
          <w:bottom w:val="single" w:color="3AA551" w:themeColor="accent2" w:sz="4" w:space="0"/>
          <w:right w:val="single" w:color="3AA551" w:themeColor="accent2" w:sz="4" w:space="0"/>
          <w:insideH w:val="nil"/>
        </w:tcBorders>
        <w:shd w:val="clear" w:color="auto" w:fill="3AA551" w:themeFill="accent2"/>
      </w:tcPr>
    </w:tblStylePr>
    <w:tblStylePr w:type="lastRow">
      <w:rPr>
        <w:b/>
        <w:bCs/>
      </w:rPr>
      <w:tblPr/>
      <w:tcPr>
        <w:tcBorders>
          <w:top w:val="double" w:color="7FD290" w:themeColor="accent2" w:themeTint="99" w:sz="4" w:space="0"/>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etabel4-farve3">
    <w:name w:val="List Table 4 Accent 3"/>
    <w:basedOn w:val="Tabel-Normal"/>
    <w:uiPriority w:val="49"/>
    <w:rsid w:val="000162D0"/>
    <w:pPr>
      <w:spacing w:line="240" w:lineRule="auto"/>
    </w:pPr>
    <w:tblPr>
      <w:tblStyleRowBandSize w:val="1"/>
      <w:tblStyleColBandSize w:val="1"/>
      <w:tblBorders>
        <w:top w:val="single" w:color="DAFF4A" w:themeColor="accent3" w:themeTint="99" w:sz="4" w:space="0"/>
        <w:left w:val="single" w:color="DAFF4A" w:themeColor="accent3" w:themeTint="99" w:sz="4" w:space="0"/>
        <w:bottom w:val="single" w:color="DAFF4A" w:themeColor="accent3" w:themeTint="99" w:sz="4" w:space="0"/>
        <w:right w:val="single" w:color="DAFF4A" w:themeColor="accent3" w:themeTint="99" w:sz="4" w:space="0"/>
        <w:insideH w:val="single" w:color="DAFF4A" w:themeColor="accent3" w:themeTint="99" w:sz="4" w:space="0"/>
      </w:tblBorders>
    </w:tblPr>
    <w:tblStylePr w:type="firstRow">
      <w:rPr>
        <w:b/>
        <w:bCs/>
        <w:color w:val="FFFFFF" w:themeColor="background1"/>
      </w:rPr>
      <w:tblPr/>
      <w:tcPr>
        <w:tcBorders>
          <w:top w:val="single" w:color="A8D100" w:themeColor="accent3" w:sz="4" w:space="0"/>
          <w:left w:val="single" w:color="A8D100" w:themeColor="accent3" w:sz="4" w:space="0"/>
          <w:bottom w:val="single" w:color="A8D100" w:themeColor="accent3" w:sz="4" w:space="0"/>
          <w:right w:val="single" w:color="A8D100" w:themeColor="accent3" w:sz="4" w:space="0"/>
          <w:insideH w:val="nil"/>
        </w:tcBorders>
        <w:shd w:val="clear" w:color="auto" w:fill="A8D100" w:themeFill="accent3"/>
      </w:tcPr>
    </w:tblStylePr>
    <w:tblStylePr w:type="lastRow">
      <w:rPr>
        <w:b/>
        <w:bCs/>
      </w:rPr>
      <w:tblPr/>
      <w:tcPr>
        <w:tcBorders>
          <w:top w:val="double" w:color="DAFF4A" w:themeColor="accent3" w:themeTint="99" w:sz="4" w:space="0"/>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etabel4-farve4">
    <w:name w:val="List Table 4 Accent 4"/>
    <w:basedOn w:val="Tabel-Normal"/>
    <w:uiPriority w:val="49"/>
    <w:rsid w:val="000162D0"/>
    <w:pPr>
      <w:spacing w:line="240" w:lineRule="auto"/>
    </w:pPr>
    <w:tblPr>
      <w:tblStyleRowBandSize w:val="1"/>
      <w:tblStyleColBandSize w:val="1"/>
      <w:tblBorders>
        <w:top w:val="single" w:color="FF42B6" w:themeColor="accent4" w:themeTint="99" w:sz="4" w:space="0"/>
        <w:left w:val="single" w:color="FF42B6" w:themeColor="accent4" w:themeTint="99" w:sz="4" w:space="0"/>
        <w:bottom w:val="single" w:color="FF42B6" w:themeColor="accent4" w:themeTint="99" w:sz="4" w:space="0"/>
        <w:right w:val="single" w:color="FF42B6" w:themeColor="accent4" w:themeTint="99" w:sz="4" w:space="0"/>
        <w:insideH w:val="single" w:color="FF42B6" w:themeColor="accent4" w:themeTint="99" w:sz="4" w:space="0"/>
      </w:tblBorders>
    </w:tblPr>
    <w:tblStylePr w:type="firstRow">
      <w:rPr>
        <w:b/>
        <w:bCs/>
        <w:color w:val="FFFFFF" w:themeColor="background1"/>
      </w:rPr>
      <w:tblPr/>
      <w:tcPr>
        <w:tcBorders>
          <w:top w:val="single" w:color="C40079" w:themeColor="accent4" w:sz="4" w:space="0"/>
          <w:left w:val="single" w:color="C40079" w:themeColor="accent4" w:sz="4" w:space="0"/>
          <w:bottom w:val="single" w:color="C40079" w:themeColor="accent4" w:sz="4" w:space="0"/>
          <w:right w:val="single" w:color="C40079" w:themeColor="accent4" w:sz="4" w:space="0"/>
          <w:insideH w:val="nil"/>
        </w:tcBorders>
        <w:shd w:val="clear" w:color="auto" w:fill="C40079" w:themeFill="accent4"/>
      </w:tcPr>
    </w:tblStylePr>
    <w:tblStylePr w:type="lastRow">
      <w:rPr>
        <w:b/>
        <w:bCs/>
      </w:rPr>
      <w:tblPr/>
      <w:tcPr>
        <w:tcBorders>
          <w:top w:val="double" w:color="FF42B6" w:themeColor="accent4" w:themeTint="99" w:sz="4" w:space="0"/>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etabel4-farve5">
    <w:name w:val="List Table 4 Accent 5"/>
    <w:basedOn w:val="Tabel-Normal"/>
    <w:uiPriority w:val="49"/>
    <w:rsid w:val="000162D0"/>
    <w:pPr>
      <w:spacing w:line="240" w:lineRule="auto"/>
    </w:pPr>
    <w:tblPr>
      <w:tblStyleRowBandSize w:val="1"/>
      <w:tblStyleColBandSize w:val="1"/>
      <w:tblBorders>
        <w:top w:val="single" w:color="EC7A64" w:themeColor="accent5" w:themeTint="99" w:sz="4" w:space="0"/>
        <w:left w:val="single" w:color="EC7A64" w:themeColor="accent5" w:themeTint="99" w:sz="4" w:space="0"/>
        <w:bottom w:val="single" w:color="EC7A64" w:themeColor="accent5" w:themeTint="99" w:sz="4" w:space="0"/>
        <w:right w:val="single" w:color="EC7A64" w:themeColor="accent5" w:themeTint="99" w:sz="4" w:space="0"/>
        <w:insideH w:val="single" w:color="EC7A64" w:themeColor="accent5" w:themeTint="99" w:sz="4" w:space="0"/>
      </w:tblBorders>
    </w:tblPr>
    <w:tblStylePr w:type="firstRow">
      <w:rPr>
        <w:b/>
        <w:bCs/>
        <w:color w:val="FFFFFF" w:themeColor="background1"/>
      </w:rPr>
      <w:tblPr/>
      <w:tcPr>
        <w:tcBorders>
          <w:top w:val="single" w:color="C63418" w:themeColor="accent5" w:sz="4" w:space="0"/>
          <w:left w:val="single" w:color="C63418" w:themeColor="accent5" w:sz="4" w:space="0"/>
          <w:bottom w:val="single" w:color="C63418" w:themeColor="accent5" w:sz="4" w:space="0"/>
          <w:right w:val="single" w:color="C63418" w:themeColor="accent5" w:sz="4" w:space="0"/>
          <w:insideH w:val="nil"/>
        </w:tcBorders>
        <w:shd w:val="clear" w:color="auto" w:fill="C63418" w:themeFill="accent5"/>
      </w:tcPr>
    </w:tblStylePr>
    <w:tblStylePr w:type="lastRow">
      <w:rPr>
        <w:b/>
        <w:bCs/>
      </w:rPr>
      <w:tblPr/>
      <w:tcPr>
        <w:tcBorders>
          <w:top w:val="double" w:color="EC7A64" w:themeColor="accent5" w:themeTint="99" w:sz="4" w:space="0"/>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etabel4-farve6">
    <w:name w:val="List Table 4 Accent 6"/>
    <w:basedOn w:val="Tabel-Normal"/>
    <w:uiPriority w:val="49"/>
    <w:rsid w:val="000162D0"/>
    <w:pPr>
      <w:spacing w:line="240" w:lineRule="auto"/>
    </w:pPr>
    <w:tblPr>
      <w:tblStyleRowBandSize w:val="1"/>
      <w:tblStyleColBandSize w:val="1"/>
      <w:tblBorders>
        <w:top w:val="single" w:color="E2E2DE" w:themeColor="accent6" w:themeTint="99" w:sz="4" w:space="0"/>
        <w:left w:val="single" w:color="E2E2DE" w:themeColor="accent6" w:themeTint="99" w:sz="4" w:space="0"/>
        <w:bottom w:val="single" w:color="E2E2DE" w:themeColor="accent6" w:themeTint="99" w:sz="4" w:space="0"/>
        <w:right w:val="single" w:color="E2E2DE" w:themeColor="accent6" w:themeTint="99" w:sz="4" w:space="0"/>
        <w:insideH w:val="single" w:color="E2E2DE" w:themeColor="accent6" w:themeTint="99" w:sz="4" w:space="0"/>
      </w:tblBorders>
    </w:tblPr>
    <w:tblStylePr w:type="firstRow">
      <w:rPr>
        <w:b/>
        <w:bCs/>
        <w:color w:val="FFFFFF" w:themeColor="background1"/>
      </w:rPr>
      <w:tblPr/>
      <w:tcPr>
        <w:tcBorders>
          <w:top w:val="single" w:color="D0CFC9" w:themeColor="accent6" w:sz="4" w:space="0"/>
          <w:left w:val="single" w:color="D0CFC9" w:themeColor="accent6" w:sz="4" w:space="0"/>
          <w:bottom w:val="single" w:color="D0CFC9" w:themeColor="accent6" w:sz="4" w:space="0"/>
          <w:right w:val="single" w:color="D0CFC9" w:themeColor="accent6" w:sz="4" w:space="0"/>
          <w:insideH w:val="nil"/>
        </w:tcBorders>
        <w:shd w:val="clear" w:color="auto" w:fill="D0CFC9" w:themeFill="accent6"/>
      </w:tcPr>
    </w:tblStylePr>
    <w:tblStylePr w:type="lastRow">
      <w:rPr>
        <w:b/>
        <w:bCs/>
      </w:rPr>
      <w:tblPr/>
      <w:tcPr>
        <w:tcBorders>
          <w:top w:val="double" w:color="E2E2DE" w:themeColor="accent6" w:themeTint="99" w:sz="4" w:space="0"/>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etabel5-mrk">
    <w:name w:val="List Table 5 Dark"/>
    <w:basedOn w:val="Tabel-Normal"/>
    <w:uiPriority w:val="50"/>
    <w:rsid w:val="000162D0"/>
    <w:pPr>
      <w:spacing w:line="240" w:lineRule="auto"/>
    </w:pPr>
    <w:rPr>
      <w:color w:val="FFFFFF" w:themeColor="background1"/>
    </w:rPr>
    <w:tblPr>
      <w:tblStyleRowBandSize w:val="1"/>
      <w:tblStyleColBandSize w:val="1"/>
      <w:tblBorders>
        <w:top w:val="single" w:color="333333" w:themeColor="text1" w:sz="24" w:space="0"/>
        <w:left w:val="single" w:color="333333" w:themeColor="text1" w:sz="24" w:space="0"/>
        <w:bottom w:val="single" w:color="333333" w:themeColor="text1" w:sz="24" w:space="0"/>
        <w:right w:val="single" w:color="333333" w:themeColor="text1" w:sz="24" w:space="0"/>
      </w:tblBorders>
    </w:tblPr>
    <w:tcPr>
      <w:shd w:val="clear" w:color="auto" w:fill="333333" w:themeFill="tex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1">
    <w:name w:val="List Table 5 Dark Accent 1"/>
    <w:basedOn w:val="Tabel-Normal"/>
    <w:uiPriority w:val="50"/>
    <w:rsid w:val="000162D0"/>
    <w:pPr>
      <w:spacing w:line="240" w:lineRule="auto"/>
    </w:pPr>
    <w:rPr>
      <w:color w:val="FFFFFF" w:themeColor="background1"/>
    </w:rPr>
    <w:tblPr>
      <w:tblStyleRowBandSize w:val="1"/>
      <w:tblStyleColBandSize w:val="1"/>
      <w:tblBorders>
        <w:top w:val="single" w:color="ADDDFF" w:themeColor="accent1" w:sz="24" w:space="0"/>
        <w:left w:val="single" w:color="ADDDFF" w:themeColor="accent1" w:sz="24" w:space="0"/>
        <w:bottom w:val="single" w:color="ADDDFF" w:themeColor="accent1" w:sz="24" w:space="0"/>
        <w:right w:val="single" w:color="ADDDFF" w:themeColor="accent1" w:sz="24" w:space="0"/>
      </w:tblBorders>
    </w:tblPr>
    <w:tcPr>
      <w:shd w:val="clear" w:color="auto" w:fill="ADDDFF"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2">
    <w:name w:val="List Table 5 Dark Accent 2"/>
    <w:basedOn w:val="Tabel-Normal"/>
    <w:uiPriority w:val="50"/>
    <w:rsid w:val="000162D0"/>
    <w:pPr>
      <w:spacing w:line="240" w:lineRule="auto"/>
    </w:pPr>
    <w:rPr>
      <w:color w:val="FFFFFF" w:themeColor="background1"/>
    </w:rPr>
    <w:tblPr>
      <w:tblStyleRowBandSize w:val="1"/>
      <w:tblStyleColBandSize w:val="1"/>
      <w:tblBorders>
        <w:top w:val="single" w:color="3AA551" w:themeColor="accent2" w:sz="24" w:space="0"/>
        <w:left w:val="single" w:color="3AA551" w:themeColor="accent2" w:sz="24" w:space="0"/>
        <w:bottom w:val="single" w:color="3AA551" w:themeColor="accent2" w:sz="24" w:space="0"/>
        <w:right w:val="single" w:color="3AA551" w:themeColor="accent2" w:sz="24" w:space="0"/>
      </w:tblBorders>
    </w:tblPr>
    <w:tcPr>
      <w:shd w:val="clear" w:color="auto" w:fill="3AA551" w:themeFill="accent2"/>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3">
    <w:name w:val="List Table 5 Dark Accent 3"/>
    <w:basedOn w:val="Tabel-Normal"/>
    <w:uiPriority w:val="50"/>
    <w:rsid w:val="000162D0"/>
    <w:pPr>
      <w:spacing w:line="240" w:lineRule="auto"/>
    </w:pPr>
    <w:rPr>
      <w:color w:val="FFFFFF" w:themeColor="background1"/>
    </w:rPr>
    <w:tblPr>
      <w:tblStyleRowBandSize w:val="1"/>
      <w:tblStyleColBandSize w:val="1"/>
      <w:tblBorders>
        <w:top w:val="single" w:color="A8D100" w:themeColor="accent3" w:sz="24" w:space="0"/>
        <w:left w:val="single" w:color="A8D100" w:themeColor="accent3" w:sz="24" w:space="0"/>
        <w:bottom w:val="single" w:color="A8D100" w:themeColor="accent3" w:sz="24" w:space="0"/>
        <w:right w:val="single" w:color="A8D100" w:themeColor="accent3" w:sz="24" w:space="0"/>
      </w:tblBorders>
    </w:tblPr>
    <w:tcPr>
      <w:shd w:val="clear" w:color="auto" w:fill="A8D100" w:themeFill="accent3"/>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4">
    <w:name w:val="List Table 5 Dark Accent 4"/>
    <w:basedOn w:val="Tabel-Normal"/>
    <w:uiPriority w:val="50"/>
    <w:rsid w:val="000162D0"/>
    <w:pPr>
      <w:spacing w:line="240" w:lineRule="auto"/>
    </w:pPr>
    <w:rPr>
      <w:color w:val="FFFFFF" w:themeColor="background1"/>
    </w:rPr>
    <w:tblPr>
      <w:tblStyleRowBandSize w:val="1"/>
      <w:tblStyleColBandSize w:val="1"/>
      <w:tblBorders>
        <w:top w:val="single" w:color="C40079" w:themeColor="accent4" w:sz="24" w:space="0"/>
        <w:left w:val="single" w:color="C40079" w:themeColor="accent4" w:sz="24" w:space="0"/>
        <w:bottom w:val="single" w:color="C40079" w:themeColor="accent4" w:sz="24" w:space="0"/>
        <w:right w:val="single" w:color="C40079" w:themeColor="accent4" w:sz="24" w:space="0"/>
      </w:tblBorders>
    </w:tblPr>
    <w:tcPr>
      <w:shd w:val="clear" w:color="auto" w:fill="C40079" w:themeFill="accent4"/>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5">
    <w:name w:val="List Table 5 Dark Accent 5"/>
    <w:basedOn w:val="Tabel-Normal"/>
    <w:uiPriority w:val="50"/>
    <w:rsid w:val="000162D0"/>
    <w:pPr>
      <w:spacing w:line="240" w:lineRule="auto"/>
    </w:pPr>
    <w:rPr>
      <w:color w:val="FFFFFF" w:themeColor="background1"/>
    </w:rPr>
    <w:tblPr>
      <w:tblStyleRowBandSize w:val="1"/>
      <w:tblStyleColBandSize w:val="1"/>
      <w:tblBorders>
        <w:top w:val="single" w:color="C63418" w:themeColor="accent5" w:sz="24" w:space="0"/>
        <w:left w:val="single" w:color="C63418" w:themeColor="accent5" w:sz="24" w:space="0"/>
        <w:bottom w:val="single" w:color="C63418" w:themeColor="accent5" w:sz="24" w:space="0"/>
        <w:right w:val="single" w:color="C63418" w:themeColor="accent5" w:sz="24" w:space="0"/>
      </w:tblBorders>
    </w:tblPr>
    <w:tcPr>
      <w:shd w:val="clear" w:color="auto" w:fill="C63418" w:themeFill="accent5"/>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6">
    <w:name w:val="List Table 5 Dark Accent 6"/>
    <w:basedOn w:val="Tabel-Normal"/>
    <w:uiPriority w:val="50"/>
    <w:rsid w:val="000162D0"/>
    <w:pPr>
      <w:spacing w:line="240" w:lineRule="auto"/>
    </w:pPr>
    <w:rPr>
      <w:color w:val="FFFFFF" w:themeColor="background1"/>
    </w:rPr>
    <w:tblPr>
      <w:tblStyleRowBandSize w:val="1"/>
      <w:tblStyleColBandSize w:val="1"/>
      <w:tblBorders>
        <w:top w:val="single" w:color="D0CFC9" w:themeColor="accent6" w:sz="24" w:space="0"/>
        <w:left w:val="single" w:color="D0CFC9" w:themeColor="accent6" w:sz="24" w:space="0"/>
        <w:bottom w:val="single" w:color="D0CFC9" w:themeColor="accent6" w:sz="24" w:space="0"/>
        <w:right w:val="single" w:color="D0CFC9" w:themeColor="accent6" w:sz="24" w:space="0"/>
      </w:tblBorders>
    </w:tblPr>
    <w:tcPr>
      <w:shd w:val="clear" w:color="auto" w:fill="D0CFC9" w:themeFill="accent6"/>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6-farverig">
    <w:name w:val="List Table 6 Colorful"/>
    <w:basedOn w:val="Tabel-Normal"/>
    <w:uiPriority w:val="51"/>
    <w:rsid w:val="000162D0"/>
    <w:pPr>
      <w:spacing w:line="240" w:lineRule="auto"/>
    </w:pPr>
    <w:rPr>
      <w:color w:val="333333" w:themeColor="text1"/>
    </w:rPr>
    <w:tblPr>
      <w:tblStyleRowBandSize w:val="1"/>
      <w:tblStyleColBandSize w:val="1"/>
      <w:tblBorders>
        <w:top w:val="single" w:color="333333" w:themeColor="text1" w:sz="4" w:space="0"/>
        <w:bottom w:val="single" w:color="333333" w:themeColor="text1" w:sz="4" w:space="0"/>
      </w:tblBorders>
    </w:tblPr>
    <w:tblStylePr w:type="firstRow">
      <w:rPr>
        <w:b/>
        <w:bCs/>
      </w:rPr>
      <w:tblPr/>
      <w:tcPr>
        <w:tcBorders>
          <w:bottom w:val="single" w:color="333333" w:themeColor="text1" w:sz="4" w:space="0"/>
        </w:tcBorders>
      </w:tcPr>
    </w:tblStylePr>
    <w:tblStylePr w:type="lastRow">
      <w:rPr>
        <w:b/>
        <w:bCs/>
      </w:rPr>
      <w:tblPr/>
      <w:tcPr>
        <w:tcBorders>
          <w:top w:val="double" w:color="333333" w:themeColor="text1" w:sz="4" w:space="0"/>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etabel6-farverig-farve1">
    <w:name w:val="List Table 6 Colorful Accent 1"/>
    <w:basedOn w:val="Tabel-Normal"/>
    <w:uiPriority w:val="51"/>
    <w:rsid w:val="000162D0"/>
    <w:pPr>
      <w:spacing w:line="240" w:lineRule="auto"/>
    </w:pPr>
    <w:rPr>
      <w:color w:val="41B0FF" w:themeColor="accent1" w:themeShade="BF"/>
    </w:rPr>
    <w:tblPr>
      <w:tblStyleRowBandSize w:val="1"/>
      <w:tblStyleColBandSize w:val="1"/>
      <w:tblBorders>
        <w:top w:val="single" w:color="ADDDFF" w:themeColor="accent1" w:sz="4" w:space="0"/>
        <w:bottom w:val="single" w:color="ADDDFF" w:themeColor="accent1" w:sz="4" w:space="0"/>
      </w:tblBorders>
    </w:tblPr>
    <w:tblStylePr w:type="firstRow">
      <w:rPr>
        <w:b/>
        <w:bCs/>
      </w:rPr>
      <w:tblPr/>
      <w:tcPr>
        <w:tcBorders>
          <w:bottom w:val="single" w:color="ADDDFF" w:themeColor="accent1" w:sz="4" w:space="0"/>
        </w:tcBorders>
      </w:tcPr>
    </w:tblStylePr>
    <w:tblStylePr w:type="lastRow">
      <w:rPr>
        <w:b/>
        <w:bCs/>
      </w:rPr>
      <w:tblPr/>
      <w:tcPr>
        <w:tcBorders>
          <w:top w:val="double" w:color="ADDDFF" w:themeColor="accent1" w:sz="4" w:space="0"/>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etabel6-farverig-farve2">
    <w:name w:val="List Table 6 Colorful Accent 2"/>
    <w:basedOn w:val="Tabel-Normal"/>
    <w:uiPriority w:val="51"/>
    <w:rsid w:val="000162D0"/>
    <w:pPr>
      <w:spacing w:line="240" w:lineRule="auto"/>
    </w:pPr>
    <w:rPr>
      <w:color w:val="2B7B3C" w:themeColor="accent2" w:themeShade="BF"/>
    </w:rPr>
    <w:tblPr>
      <w:tblStyleRowBandSize w:val="1"/>
      <w:tblStyleColBandSize w:val="1"/>
      <w:tblBorders>
        <w:top w:val="single" w:color="3AA551" w:themeColor="accent2" w:sz="4" w:space="0"/>
        <w:bottom w:val="single" w:color="3AA551" w:themeColor="accent2" w:sz="4" w:space="0"/>
      </w:tblBorders>
    </w:tblPr>
    <w:tblStylePr w:type="firstRow">
      <w:rPr>
        <w:b/>
        <w:bCs/>
      </w:rPr>
      <w:tblPr/>
      <w:tcPr>
        <w:tcBorders>
          <w:bottom w:val="single" w:color="3AA551" w:themeColor="accent2" w:sz="4" w:space="0"/>
        </w:tcBorders>
      </w:tcPr>
    </w:tblStylePr>
    <w:tblStylePr w:type="lastRow">
      <w:rPr>
        <w:b/>
        <w:bCs/>
      </w:rPr>
      <w:tblPr/>
      <w:tcPr>
        <w:tcBorders>
          <w:top w:val="double" w:color="3AA551" w:themeColor="accent2" w:sz="4" w:space="0"/>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etabel6-farverig-farve3">
    <w:name w:val="List Table 6 Colorful Accent 3"/>
    <w:basedOn w:val="Tabel-Normal"/>
    <w:uiPriority w:val="51"/>
    <w:rsid w:val="000162D0"/>
    <w:pPr>
      <w:spacing w:line="240" w:lineRule="auto"/>
    </w:pPr>
    <w:rPr>
      <w:color w:val="7D9C00" w:themeColor="accent3" w:themeShade="BF"/>
    </w:rPr>
    <w:tblPr>
      <w:tblStyleRowBandSize w:val="1"/>
      <w:tblStyleColBandSize w:val="1"/>
      <w:tblBorders>
        <w:top w:val="single" w:color="A8D100" w:themeColor="accent3" w:sz="4" w:space="0"/>
        <w:bottom w:val="single" w:color="A8D100" w:themeColor="accent3" w:sz="4" w:space="0"/>
      </w:tblBorders>
    </w:tblPr>
    <w:tblStylePr w:type="firstRow">
      <w:rPr>
        <w:b/>
        <w:bCs/>
      </w:rPr>
      <w:tblPr/>
      <w:tcPr>
        <w:tcBorders>
          <w:bottom w:val="single" w:color="A8D100" w:themeColor="accent3" w:sz="4" w:space="0"/>
        </w:tcBorders>
      </w:tcPr>
    </w:tblStylePr>
    <w:tblStylePr w:type="lastRow">
      <w:rPr>
        <w:b/>
        <w:bCs/>
      </w:rPr>
      <w:tblPr/>
      <w:tcPr>
        <w:tcBorders>
          <w:top w:val="double" w:color="A8D100" w:themeColor="accent3" w:sz="4" w:space="0"/>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etabel6-farverig-farve4">
    <w:name w:val="List Table 6 Colorful Accent 4"/>
    <w:basedOn w:val="Tabel-Normal"/>
    <w:uiPriority w:val="51"/>
    <w:rsid w:val="000162D0"/>
    <w:pPr>
      <w:spacing w:line="240" w:lineRule="auto"/>
    </w:pPr>
    <w:rPr>
      <w:color w:val="92005A" w:themeColor="accent4" w:themeShade="BF"/>
    </w:rPr>
    <w:tblPr>
      <w:tblStyleRowBandSize w:val="1"/>
      <w:tblStyleColBandSize w:val="1"/>
      <w:tblBorders>
        <w:top w:val="single" w:color="C40079" w:themeColor="accent4" w:sz="4" w:space="0"/>
        <w:bottom w:val="single" w:color="C40079" w:themeColor="accent4" w:sz="4" w:space="0"/>
      </w:tblBorders>
    </w:tblPr>
    <w:tblStylePr w:type="firstRow">
      <w:rPr>
        <w:b/>
        <w:bCs/>
      </w:rPr>
      <w:tblPr/>
      <w:tcPr>
        <w:tcBorders>
          <w:bottom w:val="single" w:color="C40079" w:themeColor="accent4" w:sz="4" w:space="0"/>
        </w:tcBorders>
      </w:tcPr>
    </w:tblStylePr>
    <w:tblStylePr w:type="lastRow">
      <w:rPr>
        <w:b/>
        <w:bCs/>
      </w:rPr>
      <w:tblPr/>
      <w:tcPr>
        <w:tcBorders>
          <w:top w:val="double" w:color="C40079" w:themeColor="accent4" w:sz="4" w:space="0"/>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etabel6-farverig-farve5">
    <w:name w:val="List Table 6 Colorful Accent 5"/>
    <w:basedOn w:val="Tabel-Normal"/>
    <w:uiPriority w:val="51"/>
    <w:rsid w:val="000162D0"/>
    <w:pPr>
      <w:spacing w:line="240" w:lineRule="auto"/>
    </w:pPr>
    <w:rPr>
      <w:color w:val="942612" w:themeColor="accent5" w:themeShade="BF"/>
    </w:rPr>
    <w:tblPr>
      <w:tblStyleRowBandSize w:val="1"/>
      <w:tblStyleColBandSize w:val="1"/>
      <w:tblBorders>
        <w:top w:val="single" w:color="C63418" w:themeColor="accent5" w:sz="4" w:space="0"/>
        <w:bottom w:val="single" w:color="C63418" w:themeColor="accent5" w:sz="4" w:space="0"/>
      </w:tblBorders>
    </w:tblPr>
    <w:tblStylePr w:type="firstRow">
      <w:rPr>
        <w:b/>
        <w:bCs/>
      </w:rPr>
      <w:tblPr/>
      <w:tcPr>
        <w:tcBorders>
          <w:bottom w:val="single" w:color="C63418" w:themeColor="accent5" w:sz="4" w:space="0"/>
        </w:tcBorders>
      </w:tcPr>
    </w:tblStylePr>
    <w:tblStylePr w:type="lastRow">
      <w:rPr>
        <w:b/>
        <w:bCs/>
      </w:rPr>
      <w:tblPr/>
      <w:tcPr>
        <w:tcBorders>
          <w:top w:val="double" w:color="C63418" w:themeColor="accent5" w:sz="4" w:space="0"/>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etabel6-farverig-farve6">
    <w:name w:val="List Table 6 Colorful Accent 6"/>
    <w:basedOn w:val="Tabel-Normal"/>
    <w:uiPriority w:val="51"/>
    <w:rsid w:val="000162D0"/>
    <w:pPr>
      <w:spacing w:line="240" w:lineRule="auto"/>
    </w:pPr>
    <w:rPr>
      <w:color w:val="A09E92" w:themeColor="accent6" w:themeShade="BF"/>
    </w:rPr>
    <w:tblPr>
      <w:tblStyleRowBandSize w:val="1"/>
      <w:tblStyleColBandSize w:val="1"/>
      <w:tblBorders>
        <w:top w:val="single" w:color="D0CFC9" w:themeColor="accent6" w:sz="4" w:space="0"/>
        <w:bottom w:val="single" w:color="D0CFC9" w:themeColor="accent6" w:sz="4" w:space="0"/>
      </w:tblBorders>
    </w:tblPr>
    <w:tblStylePr w:type="firstRow">
      <w:rPr>
        <w:b/>
        <w:bCs/>
      </w:rPr>
      <w:tblPr/>
      <w:tcPr>
        <w:tcBorders>
          <w:bottom w:val="single" w:color="D0CFC9" w:themeColor="accent6" w:sz="4" w:space="0"/>
        </w:tcBorders>
      </w:tcPr>
    </w:tblStylePr>
    <w:tblStylePr w:type="lastRow">
      <w:rPr>
        <w:b/>
        <w:bCs/>
      </w:rPr>
      <w:tblPr/>
      <w:tcPr>
        <w:tcBorders>
          <w:top w:val="double" w:color="D0CFC9" w:themeColor="accent6" w:sz="4" w:space="0"/>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etabel7-farverig">
    <w:name w:val="List Table 7 Colorful"/>
    <w:basedOn w:val="Tabel-Normal"/>
    <w:uiPriority w:val="52"/>
    <w:rsid w:val="000162D0"/>
    <w:pPr>
      <w:spacing w:line="240" w:lineRule="auto"/>
    </w:pPr>
    <w:rPr>
      <w:color w:val="333333" w:themeColor="text1"/>
    </w:rPr>
    <w:tblPr>
      <w:tblStyleRowBandSize w:val="1"/>
      <w:tblStyleColBandSize w:val="1"/>
    </w:tblPr>
    <w:tblStylePr w:type="firstRow">
      <w:rPr>
        <w:rFonts w:asciiTheme="majorHAnsi" w:hAnsiTheme="majorHAnsi" w:eastAsiaTheme="majorEastAsia" w:cstheme="majorBidi"/>
        <w:i/>
        <w:iCs/>
        <w:sz w:val="26"/>
      </w:rPr>
      <w:tblPr/>
      <w:tcPr>
        <w:tcBorders>
          <w:bottom w:val="single" w:color="333333" w:themeColor="tex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333333"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333333" w:themeColor="tex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333333" w:themeColor="text1" w:sz="4" w:space="0"/>
        </w:tcBorders>
        <w:shd w:val="clear" w:color="auto" w:fill="FFFFFF" w:themeFill="background1"/>
      </w:tcPr>
    </w:tblStylePr>
    <w:tblStylePr w:type="band1Vert">
      <w:tblPr/>
      <w:tcPr>
        <w:shd w:val="clear" w:color="auto" w:fill="D6D6D6" w:themeFill="text1" w:themeFillTint="33"/>
      </w:tcPr>
    </w:tblStylePr>
    <w:tblStylePr w:type="band1Horz">
      <w:tblPr/>
      <w:tcPr>
        <w:shd w:val="clear" w:color="auto" w:fill="D6D6D6"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1">
    <w:name w:val="List Table 7 Colorful Accent 1"/>
    <w:basedOn w:val="Tabel-Normal"/>
    <w:uiPriority w:val="52"/>
    <w:rsid w:val="000162D0"/>
    <w:pPr>
      <w:spacing w:line="240" w:lineRule="auto"/>
    </w:pPr>
    <w:rPr>
      <w:color w:val="41B0FF" w:themeColor="accent1"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ADDDFF" w:themeColor="accen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ADDDFF"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ADDDFF" w:themeColor="accen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ADDDFF" w:themeColor="accent1" w:sz="4" w:space="0"/>
        </w:tcBorders>
        <w:shd w:val="clear" w:color="auto" w:fill="FFFFFF" w:themeFill="background1"/>
      </w:tcPr>
    </w:tblStylePr>
    <w:tblStylePr w:type="band1Vert">
      <w:tblPr/>
      <w:tcPr>
        <w:shd w:val="clear" w:color="auto" w:fill="EEF8FF" w:themeFill="accent1" w:themeFillTint="33"/>
      </w:tcPr>
    </w:tblStylePr>
    <w:tblStylePr w:type="band1Horz">
      <w:tblPr/>
      <w:tcPr>
        <w:shd w:val="clear" w:color="auto" w:fill="EEF8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2">
    <w:name w:val="List Table 7 Colorful Accent 2"/>
    <w:basedOn w:val="Tabel-Normal"/>
    <w:uiPriority w:val="52"/>
    <w:rsid w:val="000162D0"/>
    <w:pPr>
      <w:spacing w:line="240" w:lineRule="auto"/>
    </w:pPr>
    <w:rPr>
      <w:color w:val="2B7B3C" w:themeColor="accent2"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3AA551" w:themeColor="accent2"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3AA551"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3AA551" w:themeColor="accent2"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3AA551" w:themeColor="accent2" w:sz="4" w:space="0"/>
        </w:tcBorders>
        <w:shd w:val="clear" w:color="auto" w:fill="FFFFFF" w:themeFill="background1"/>
      </w:tcPr>
    </w:tblStylePr>
    <w:tblStylePr w:type="band1Vert">
      <w:tblPr/>
      <w:tcPr>
        <w:shd w:val="clear" w:color="auto" w:fill="D4F0DA" w:themeFill="accent2" w:themeFillTint="33"/>
      </w:tcPr>
    </w:tblStylePr>
    <w:tblStylePr w:type="band1Horz">
      <w:tblPr/>
      <w:tcPr>
        <w:shd w:val="clear" w:color="auto" w:fill="D4F0DA"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3">
    <w:name w:val="List Table 7 Colorful Accent 3"/>
    <w:basedOn w:val="Tabel-Normal"/>
    <w:uiPriority w:val="52"/>
    <w:rsid w:val="000162D0"/>
    <w:pPr>
      <w:spacing w:line="240" w:lineRule="auto"/>
    </w:pPr>
    <w:rPr>
      <w:color w:val="7D9C00" w:themeColor="accent3"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A8D100" w:themeColor="accent3"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A8D100"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A8D100" w:themeColor="accent3"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A8D100" w:themeColor="accent3" w:sz="4" w:space="0"/>
        </w:tcBorders>
        <w:shd w:val="clear" w:color="auto" w:fill="FFFFFF" w:themeFill="background1"/>
      </w:tcPr>
    </w:tblStylePr>
    <w:tblStylePr w:type="band1Vert">
      <w:tblPr/>
      <w:tcPr>
        <w:shd w:val="clear" w:color="auto" w:fill="F2FFC2" w:themeFill="accent3" w:themeFillTint="33"/>
      </w:tcPr>
    </w:tblStylePr>
    <w:tblStylePr w:type="band1Horz">
      <w:tblPr/>
      <w:tcPr>
        <w:shd w:val="clear" w:color="auto" w:fill="F2FFC2"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4">
    <w:name w:val="List Table 7 Colorful Accent 4"/>
    <w:basedOn w:val="Tabel-Normal"/>
    <w:uiPriority w:val="52"/>
    <w:rsid w:val="000162D0"/>
    <w:pPr>
      <w:spacing w:line="240" w:lineRule="auto"/>
    </w:pPr>
    <w:rPr>
      <w:color w:val="92005A" w:themeColor="accent4"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C40079" w:themeColor="accent4"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C40079"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C40079" w:themeColor="accent4"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C40079" w:themeColor="accent4" w:sz="4" w:space="0"/>
        </w:tcBorders>
        <w:shd w:val="clear" w:color="auto" w:fill="FFFFFF" w:themeFill="background1"/>
      </w:tcPr>
    </w:tblStylePr>
    <w:tblStylePr w:type="band1Vert">
      <w:tblPr/>
      <w:tcPr>
        <w:shd w:val="clear" w:color="auto" w:fill="FFC0E6" w:themeFill="accent4" w:themeFillTint="33"/>
      </w:tcPr>
    </w:tblStylePr>
    <w:tblStylePr w:type="band1Horz">
      <w:tblPr/>
      <w:tcPr>
        <w:shd w:val="clear" w:color="auto" w:fill="FFC0E6"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5">
    <w:name w:val="List Table 7 Colorful Accent 5"/>
    <w:basedOn w:val="Tabel-Normal"/>
    <w:uiPriority w:val="52"/>
    <w:rsid w:val="000162D0"/>
    <w:pPr>
      <w:spacing w:line="240" w:lineRule="auto"/>
    </w:pPr>
    <w:rPr>
      <w:color w:val="942612" w:themeColor="accent5"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C63418" w:themeColor="accent5"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C63418"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C63418" w:themeColor="accent5"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C63418" w:themeColor="accent5" w:sz="4" w:space="0"/>
        </w:tcBorders>
        <w:shd w:val="clear" w:color="auto" w:fill="FFFFFF" w:themeFill="background1"/>
      </w:tcPr>
    </w:tblStylePr>
    <w:tblStylePr w:type="band1Vert">
      <w:tblPr/>
      <w:tcPr>
        <w:shd w:val="clear" w:color="auto" w:fill="F8D2CB" w:themeFill="accent5" w:themeFillTint="33"/>
      </w:tcPr>
    </w:tblStylePr>
    <w:tblStylePr w:type="band1Horz">
      <w:tblPr/>
      <w:tcPr>
        <w:shd w:val="clear" w:color="auto" w:fill="F8D2CB"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6">
    <w:name w:val="List Table 7 Colorful Accent 6"/>
    <w:basedOn w:val="Tabel-Normal"/>
    <w:uiPriority w:val="52"/>
    <w:rsid w:val="000162D0"/>
    <w:pPr>
      <w:spacing w:line="240" w:lineRule="auto"/>
    </w:pPr>
    <w:rPr>
      <w:color w:val="A09E92" w:themeColor="accent6"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D0CFC9" w:themeColor="accent6"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D0CFC9"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D0CFC9" w:themeColor="accent6"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D0CFC9" w:themeColor="accent6" w:sz="4" w:space="0"/>
        </w:tcBorders>
        <w:shd w:val="clear" w:color="auto" w:fill="FFFFFF" w:themeFill="background1"/>
      </w:tcPr>
    </w:tblStylePr>
    <w:tblStylePr w:type="band1Vert">
      <w:tblPr/>
      <w:tcPr>
        <w:shd w:val="clear" w:color="auto" w:fill="F5F5F4" w:themeFill="accent6" w:themeFillTint="33"/>
      </w:tcPr>
    </w:tblStylePr>
    <w:tblStylePr w:type="band1Horz">
      <w:tblPr/>
      <w:tcPr>
        <w:shd w:val="clear" w:color="auto" w:fill="F5F5F4"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krotekst">
    <w:name w:val="macro"/>
    <w:link w:val="MakrotekstTegn"/>
    <w:uiPriority w:val="99"/>
    <w:semiHidden/>
    <w:rsid w:val="000162D0"/>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styleId="MakrotekstTegn" w:customStyle="1">
    <w:name w:val="Makrotekst Tegn"/>
    <w:basedOn w:val="Standardskrifttypeiafsnit"/>
    <w:link w:val="Makrotekst"/>
    <w:uiPriority w:val="99"/>
    <w:semiHidden/>
    <w:rsid w:val="00A539A2"/>
    <w:rPr>
      <w:rFonts w:ascii="Consolas" w:hAnsi="Consolas"/>
      <w:sz w:val="20"/>
      <w:szCs w:val="20"/>
      <w:lang w:val="da-DK"/>
    </w:rPr>
  </w:style>
  <w:style w:type="table" w:styleId="Mediumgitter1">
    <w:name w:val="Medium Grid 1"/>
    <w:basedOn w:val="Tabel-Normal"/>
    <w:uiPriority w:val="67"/>
    <w:semiHidden/>
    <w:unhideWhenUsed/>
    <w:rsid w:val="000162D0"/>
    <w:pPr>
      <w:spacing w:line="240" w:lineRule="auto"/>
    </w:pPr>
    <w:tblPr>
      <w:tblStyleRowBandSize w:val="1"/>
      <w:tblStyleColBandSize w:val="1"/>
      <w:tblBorders>
        <w:top w:val="single" w:color="666666" w:themeColor="text1" w:themeTint="BF" w:sz="8" w:space="0"/>
        <w:left w:val="single" w:color="666666" w:themeColor="text1" w:themeTint="BF" w:sz="8" w:space="0"/>
        <w:bottom w:val="single" w:color="666666" w:themeColor="text1" w:themeTint="BF" w:sz="8" w:space="0"/>
        <w:right w:val="single" w:color="666666" w:themeColor="text1" w:themeTint="BF" w:sz="8" w:space="0"/>
        <w:insideH w:val="single" w:color="666666" w:themeColor="text1" w:themeTint="BF" w:sz="8" w:space="0"/>
        <w:insideV w:val="single" w:color="666666" w:themeColor="text1" w:themeTint="BF" w:sz="8" w:space="0"/>
      </w:tblBorders>
    </w:tblPr>
    <w:tcPr>
      <w:shd w:val="clear" w:color="auto" w:fill="CCCCCC" w:themeFill="text1" w:themeFillTint="3F"/>
    </w:tcPr>
    <w:tblStylePr w:type="firstRow">
      <w:rPr>
        <w:b/>
        <w:bCs/>
      </w:rPr>
    </w:tblStylePr>
    <w:tblStylePr w:type="lastRow">
      <w:rPr>
        <w:b/>
        <w:bCs/>
      </w:rPr>
      <w:tblPr/>
      <w:tcPr>
        <w:tcBorders>
          <w:top w:val="single" w:color="666666" w:themeColor="text1" w:themeTint="BF" w:sz="18" w:space="0"/>
        </w:tcBorders>
      </w:tcPr>
    </w:tblStylePr>
    <w:tblStylePr w:type="firstCol">
      <w:rPr>
        <w:b/>
        <w:bCs/>
      </w:rPr>
    </w:tblStylePr>
    <w:tblStylePr w:type="lastCol">
      <w:rPr>
        <w:b/>
        <w:bCs/>
      </w:rPr>
    </w:tblStylePr>
    <w:tblStylePr w:type="band1Vert">
      <w:tblPr/>
      <w:tcPr>
        <w:shd w:val="clear" w:color="auto" w:fill="999999" w:themeFill="text1" w:themeFillTint="7F"/>
      </w:tcPr>
    </w:tblStylePr>
    <w:tblStylePr w:type="band1Horz">
      <w:tblPr/>
      <w:tcPr>
        <w:shd w:val="clear" w:color="auto" w:fill="999999" w:themeFill="text1" w:themeFillTint="7F"/>
      </w:tcPr>
    </w:tblStylePr>
  </w:style>
  <w:style w:type="table" w:styleId="Mediumgitter1-fremhvningsfarve1">
    <w:name w:val="Medium Grid 1 Accent 1"/>
    <w:basedOn w:val="Tabel-Normal"/>
    <w:uiPriority w:val="67"/>
    <w:semiHidden/>
    <w:unhideWhenUsed/>
    <w:rsid w:val="000162D0"/>
    <w:pPr>
      <w:spacing w:line="240" w:lineRule="auto"/>
    </w:pPr>
    <w:tblPr>
      <w:tblStyleRowBandSize w:val="1"/>
      <w:tblStyleColBandSize w:val="1"/>
      <w:tblBorders>
        <w:top w:val="single" w:color="C1E5FF" w:themeColor="accent1" w:themeTint="BF" w:sz="8" w:space="0"/>
        <w:left w:val="single" w:color="C1E5FF" w:themeColor="accent1" w:themeTint="BF" w:sz="8" w:space="0"/>
        <w:bottom w:val="single" w:color="C1E5FF" w:themeColor="accent1" w:themeTint="BF" w:sz="8" w:space="0"/>
        <w:right w:val="single" w:color="C1E5FF" w:themeColor="accent1" w:themeTint="BF" w:sz="8" w:space="0"/>
        <w:insideH w:val="single" w:color="C1E5FF" w:themeColor="accent1" w:themeTint="BF" w:sz="8" w:space="0"/>
        <w:insideV w:val="single" w:color="C1E5FF" w:themeColor="accent1" w:themeTint="BF" w:sz="8" w:space="0"/>
      </w:tblBorders>
    </w:tblPr>
    <w:tcPr>
      <w:shd w:val="clear" w:color="auto" w:fill="EAF6FF" w:themeFill="accent1" w:themeFillTint="3F"/>
    </w:tcPr>
    <w:tblStylePr w:type="firstRow">
      <w:rPr>
        <w:b/>
        <w:bCs/>
      </w:rPr>
    </w:tblStylePr>
    <w:tblStylePr w:type="lastRow">
      <w:rPr>
        <w:b/>
        <w:bCs/>
      </w:rPr>
      <w:tblPr/>
      <w:tcPr>
        <w:tcBorders>
          <w:top w:val="single" w:color="C1E5FF" w:themeColor="accent1" w:themeTint="BF" w:sz="18" w:space="0"/>
        </w:tcBorders>
      </w:tcPr>
    </w:tblStylePr>
    <w:tblStylePr w:type="firstCol">
      <w:rPr>
        <w:b/>
        <w:bCs/>
      </w:rPr>
    </w:tblStylePr>
    <w:tblStylePr w:type="lastCol">
      <w:rPr>
        <w:b/>
        <w:bCs/>
      </w:rPr>
    </w:tblStylePr>
    <w:tblStylePr w:type="band1Vert">
      <w:tblPr/>
      <w:tcPr>
        <w:shd w:val="clear" w:color="auto" w:fill="D6EDFF" w:themeFill="accent1" w:themeFillTint="7F"/>
      </w:tcPr>
    </w:tblStylePr>
    <w:tblStylePr w:type="band1Horz">
      <w:tblPr/>
      <w:tcPr>
        <w:shd w:val="clear" w:color="auto" w:fill="D6EDFF" w:themeFill="accent1" w:themeFillTint="7F"/>
      </w:tcPr>
    </w:tblStylePr>
  </w:style>
  <w:style w:type="table" w:styleId="Mediumgitter1-fremhvningsfarve2">
    <w:name w:val="Medium Grid 1 Accent 2"/>
    <w:basedOn w:val="Tabel-Normal"/>
    <w:uiPriority w:val="67"/>
    <w:semiHidden/>
    <w:unhideWhenUsed/>
    <w:rsid w:val="000162D0"/>
    <w:pPr>
      <w:spacing w:line="240" w:lineRule="auto"/>
    </w:pPr>
    <w:tblPr>
      <w:tblStyleRowBandSize w:val="1"/>
      <w:tblStyleColBandSize w:val="1"/>
      <w:tblBorders>
        <w:top w:val="single" w:color="5FC775" w:themeColor="accent2" w:themeTint="BF" w:sz="8" w:space="0"/>
        <w:left w:val="single" w:color="5FC775" w:themeColor="accent2" w:themeTint="BF" w:sz="8" w:space="0"/>
        <w:bottom w:val="single" w:color="5FC775" w:themeColor="accent2" w:themeTint="BF" w:sz="8" w:space="0"/>
        <w:right w:val="single" w:color="5FC775" w:themeColor="accent2" w:themeTint="BF" w:sz="8" w:space="0"/>
        <w:insideH w:val="single" w:color="5FC775" w:themeColor="accent2" w:themeTint="BF" w:sz="8" w:space="0"/>
        <w:insideV w:val="single" w:color="5FC775" w:themeColor="accent2" w:themeTint="BF" w:sz="8" w:space="0"/>
      </w:tblBorders>
    </w:tblPr>
    <w:tcPr>
      <w:shd w:val="clear" w:color="auto" w:fill="CAECD1" w:themeFill="accent2" w:themeFillTint="3F"/>
    </w:tcPr>
    <w:tblStylePr w:type="firstRow">
      <w:rPr>
        <w:b/>
        <w:bCs/>
      </w:rPr>
    </w:tblStylePr>
    <w:tblStylePr w:type="lastRow">
      <w:rPr>
        <w:b/>
        <w:bCs/>
      </w:rPr>
      <w:tblPr/>
      <w:tcPr>
        <w:tcBorders>
          <w:top w:val="single" w:color="5FC775" w:themeColor="accent2" w:themeTint="BF" w:sz="18" w:space="0"/>
        </w:tcBorders>
      </w:tcPr>
    </w:tblStylePr>
    <w:tblStylePr w:type="firstCol">
      <w:rPr>
        <w:b/>
        <w:bCs/>
      </w:rPr>
    </w:tblStylePr>
    <w:tblStylePr w:type="lastCol">
      <w:rPr>
        <w:b/>
        <w:bCs/>
      </w:rPr>
    </w:tblStylePr>
    <w:tblStylePr w:type="band1Vert">
      <w:tblPr/>
      <w:tcPr>
        <w:shd w:val="clear" w:color="auto" w:fill="95D9A3" w:themeFill="accent2" w:themeFillTint="7F"/>
      </w:tcPr>
    </w:tblStylePr>
    <w:tblStylePr w:type="band1Horz">
      <w:tblPr/>
      <w:tcPr>
        <w:shd w:val="clear" w:color="auto" w:fill="95D9A3" w:themeFill="accent2" w:themeFillTint="7F"/>
      </w:tcPr>
    </w:tblStylePr>
  </w:style>
  <w:style w:type="table" w:styleId="Mediumgitter1-fremhvningsfarve3">
    <w:name w:val="Medium Grid 1 Accent 3"/>
    <w:basedOn w:val="Tabel-Normal"/>
    <w:uiPriority w:val="67"/>
    <w:semiHidden/>
    <w:unhideWhenUsed/>
    <w:rsid w:val="000162D0"/>
    <w:pPr>
      <w:spacing w:line="240" w:lineRule="auto"/>
    </w:pPr>
    <w:tblPr>
      <w:tblStyleRowBandSize w:val="1"/>
      <w:tblStyleColBandSize w:val="1"/>
      <w:tblBorders>
        <w:top w:val="single" w:color="D1FF1D" w:themeColor="accent3" w:themeTint="BF" w:sz="8" w:space="0"/>
        <w:left w:val="single" w:color="D1FF1D" w:themeColor="accent3" w:themeTint="BF" w:sz="8" w:space="0"/>
        <w:bottom w:val="single" w:color="D1FF1D" w:themeColor="accent3" w:themeTint="BF" w:sz="8" w:space="0"/>
        <w:right w:val="single" w:color="D1FF1D" w:themeColor="accent3" w:themeTint="BF" w:sz="8" w:space="0"/>
        <w:insideH w:val="single" w:color="D1FF1D" w:themeColor="accent3" w:themeTint="BF" w:sz="8" w:space="0"/>
        <w:insideV w:val="single" w:color="D1FF1D" w:themeColor="accent3" w:themeTint="BF" w:sz="8" w:space="0"/>
      </w:tblBorders>
    </w:tblPr>
    <w:tcPr>
      <w:shd w:val="clear" w:color="auto" w:fill="F0FFB4" w:themeFill="accent3" w:themeFillTint="3F"/>
    </w:tcPr>
    <w:tblStylePr w:type="firstRow">
      <w:rPr>
        <w:b/>
        <w:bCs/>
      </w:rPr>
    </w:tblStylePr>
    <w:tblStylePr w:type="lastRow">
      <w:rPr>
        <w:b/>
        <w:bCs/>
      </w:rPr>
      <w:tblPr/>
      <w:tcPr>
        <w:tcBorders>
          <w:top w:val="single" w:color="D1FF1D" w:themeColor="accent3" w:themeTint="BF" w:sz="18" w:space="0"/>
        </w:tcBorders>
      </w:tcPr>
    </w:tblStylePr>
    <w:tblStylePr w:type="firstCol">
      <w:rPr>
        <w:b/>
        <w:bCs/>
      </w:rPr>
    </w:tblStylePr>
    <w:tblStylePr w:type="lastCol">
      <w:rPr>
        <w:b/>
        <w:bCs/>
      </w:rPr>
    </w:tblStylePr>
    <w:tblStylePr w:type="band1Vert">
      <w:tblPr/>
      <w:tcPr>
        <w:shd w:val="clear" w:color="auto" w:fill="E1FF69" w:themeFill="accent3" w:themeFillTint="7F"/>
      </w:tcPr>
    </w:tblStylePr>
    <w:tblStylePr w:type="band1Horz">
      <w:tblPr/>
      <w:tcPr>
        <w:shd w:val="clear" w:color="auto" w:fill="E1FF69" w:themeFill="accent3" w:themeFillTint="7F"/>
      </w:tcPr>
    </w:tblStylePr>
  </w:style>
  <w:style w:type="table" w:styleId="Mediumgitter1-fremhvningsfarve4">
    <w:name w:val="Medium Grid 1 Accent 4"/>
    <w:basedOn w:val="Tabel-Normal"/>
    <w:uiPriority w:val="67"/>
    <w:semiHidden/>
    <w:unhideWhenUsed/>
    <w:rsid w:val="000162D0"/>
    <w:pPr>
      <w:spacing w:line="240" w:lineRule="auto"/>
    </w:pPr>
    <w:tblPr>
      <w:tblStyleRowBandSize w:val="1"/>
      <w:tblStyleColBandSize w:val="1"/>
      <w:tblBorders>
        <w:top w:val="single" w:color="FF13A4" w:themeColor="accent4" w:themeTint="BF" w:sz="8" w:space="0"/>
        <w:left w:val="single" w:color="FF13A4" w:themeColor="accent4" w:themeTint="BF" w:sz="8" w:space="0"/>
        <w:bottom w:val="single" w:color="FF13A4" w:themeColor="accent4" w:themeTint="BF" w:sz="8" w:space="0"/>
        <w:right w:val="single" w:color="FF13A4" w:themeColor="accent4" w:themeTint="BF" w:sz="8" w:space="0"/>
        <w:insideH w:val="single" w:color="FF13A4" w:themeColor="accent4" w:themeTint="BF" w:sz="8" w:space="0"/>
        <w:insideV w:val="single" w:color="FF13A4" w:themeColor="accent4" w:themeTint="BF" w:sz="8" w:space="0"/>
      </w:tblBorders>
    </w:tblPr>
    <w:tcPr>
      <w:shd w:val="clear" w:color="auto" w:fill="FFB1E1" w:themeFill="accent4" w:themeFillTint="3F"/>
    </w:tcPr>
    <w:tblStylePr w:type="firstRow">
      <w:rPr>
        <w:b/>
        <w:bCs/>
      </w:rPr>
    </w:tblStylePr>
    <w:tblStylePr w:type="lastRow">
      <w:rPr>
        <w:b/>
        <w:bCs/>
      </w:rPr>
      <w:tblPr/>
      <w:tcPr>
        <w:tcBorders>
          <w:top w:val="single" w:color="FF13A4" w:themeColor="accent4" w:themeTint="BF" w:sz="18" w:space="0"/>
        </w:tcBorders>
      </w:tcPr>
    </w:tblStylePr>
    <w:tblStylePr w:type="firstCol">
      <w:rPr>
        <w:b/>
        <w:bCs/>
      </w:rPr>
    </w:tblStylePr>
    <w:tblStylePr w:type="lastCol">
      <w:rPr>
        <w:b/>
        <w:bCs/>
      </w:rPr>
    </w:tblStylePr>
    <w:tblStylePr w:type="band1Vert">
      <w:tblPr/>
      <w:tcPr>
        <w:shd w:val="clear" w:color="auto" w:fill="FF62C2" w:themeFill="accent4" w:themeFillTint="7F"/>
      </w:tcPr>
    </w:tblStylePr>
    <w:tblStylePr w:type="band1Horz">
      <w:tblPr/>
      <w:tcPr>
        <w:shd w:val="clear" w:color="auto" w:fill="FF62C2" w:themeFill="accent4" w:themeFillTint="7F"/>
      </w:tcPr>
    </w:tblStylePr>
  </w:style>
  <w:style w:type="table" w:styleId="Mediumgitter1-fremhvningsfarve5">
    <w:name w:val="Medium Grid 1 Accent 5"/>
    <w:basedOn w:val="Tabel-Normal"/>
    <w:uiPriority w:val="67"/>
    <w:semiHidden/>
    <w:unhideWhenUsed/>
    <w:rsid w:val="000162D0"/>
    <w:pPr>
      <w:spacing w:line="240" w:lineRule="auto"/>
    </w:pPr>
    <w:tblPr>
      <w:tblStyleRowBandSize w:val="1"/>
      <w:tblStyleColBandSize w:val="1"/>
      <w:tblBorders>
        <w:top w:val="single" w:color="E7593E" w:themeColor="accent5" w:themeTint="BF" w:sz="8" w:space="0"/>
        <w:left w:val="single" w:color="E7593E" w:themeColor="accent5" w:themeTint="BF" w:sz="8" w:space="0"/>
        <w:bottom w:val="single" w:color="E7593E" w:themeColor="accent5" w:themeTint="BF" w:sz="8" w:space="0"/>
        <w:right w:val="single" w:color="E7593E" w:themeColor="accent5" w:themeTint="BF" w:sz="8" w:space="0"/>
        <w:insideH w:val="single" w:color="E7593E" w:themeColor="accent5" w:themeTint="BF" w:sz="8" w:space="0"/>
        <w:insideV w:val="single" w:color="E7593E" w:themeColor="accent5" w:themeTint="BF" w:sz="8" w:space="0"/>
      </w:tblBorders>
    </w:tblPr>
    <w:tcPr>
      <w:shd w:val="clear" w:color="auto" w:fill="F7C8BF" w:themeFill="accent5" w:themeFillTint="3F"/>
    </w:tcPr>
    <w:tblStylePr w:type="firstRow">
      <w:rPr>
        <w:b/>
        <w:bCs/>
      </w:rPr>
    </w:tblStylePr>
    <w:tblStylePr w:type="lastRow">
      <w:rPr>
        <w:b/>
        <w:bCs/>
      </w:rPr>
      <w:tblPr/>
      <w:tcPr>
        <w:tcBorders>
          <w:top w:val="single" w:color="E7593E" w:themeColor="accent5" w:themeTint="BF" w:sz="18" w:space="0"/>
        </w:tcBorders>
      </w:tcPr>
    </w:tblStylePr>
    <w:tblStylePr w:type="firstCol">
      <w:rPr>
        <w:b/>
        <w:bCs/>
      </w:rPr>
    </w:tblStylePr>
    <w:tblStylePr w:type="lastCol">
      <w:rPr>
        <w:b/>
        <w:bCs/>
      </w:rPr>
    </w:tblStylePr>
    <w:tblStylePr w:type="band1Vert">
      <w:tblPr/>
      <w:tcPr>
        <w:shd w:val="clear" w:color="auto" w:fill="EF907E" w:themeFill="accent5" w:themeFillTint="7F"/>
      </w:tcPr>
    </w:tblStylePr>
    <w:tblStylePr w:type="band1Horz">
      <w:tblPr/>
      <w:tcPr>
        <w:shd w:val="clear" w:color="auto" w:fill="EF907E" w:themeFill="accent5" w:themeFillTint="7F"/>
      </w:tcPr>
    </w:tblStylePr>
  </w:style>
  <w:style w:type="table" w:styleId="Mediumgitter1-fremhvningsfarve6">
    <w:name w:val="Medium Grid 1 Accent 6"/>
    <w:basedOn w:val="Tabel-Normal"/>
    <w:uiPriority w:val="67"/>
    <w:semiHidden/>
    <w:unhideWhenUsed/>
    <w:rsid w:val="000162D0"/>
    <w:pPr>
      <w:spacing w:line="240" w:lineRule="auto"/>
    </w:pPr>
    <w:tblPr>
      <w:tblStyleRowBandSize w:val="1"/>
      <w:tblStyleColBandSize w:val="1"/>
      <w:tblBorders>
        <w:top w:val="single" w:color="DBDBD6" w:themeColor="accent6" w:themeTint="BF" w:sz="8" w:space="0"/>
        <w:left w:val="single" w:color="DBDBD6" w:themeColor="accent6" w:themeTint="BF" w:sz="8" w:space="0"/>
        <w:bottom w:val="single" w:color="DBDBD6" w:themeColor="accent6" w:themeTint="BF" w:sz="8" w:space="0"/>
        <w:right w:val="single" w:color="DBDBD6" w:themeColor="accent6" w:themeTint="BF" w:sz="8" w:space="0"/>
        <w:insideH w:val="single" w:color="DBDBD6" w:themeColor="accent6" w:themeTint="BF" w:sz="8" w:space="0"/>
        <w:insideV w:val="single" w:color="DBDBD6" w:themeColor="accent6" w:themeTint="BF" w:sz="8" w:space="0"/>
      </w:tblBorders>
    </w:tblPr>
    <w:tcPr>
      <w:shd w:val="clear" w:color="auto" w:fill="F3F3F1" w:themeFill="accent6" w:themeFillTint="3F"/>
    </w:tcPr>
    <w:tblStylePr w:type="firstRow">
      <w:rPr>
        <w:b/>
        <w:bCs/>
      </w:rPr>
    </w:tblStylePr>
    <w:tblStylePr w:type="lastRow">
      <w:rPr>
        <w:b/>
        <w:bCs/>
      </w:rPr>
      <w:tblPr/>
      <w:tcPr>
        <w:tcBorders>
          <w:top w:val="single" w:color="DBDBD6" w:themeColor="accent6" w:themeTint="BF" w:sz="18" w:space="0"/>
        </w:tcBorders>
      </w:tcPr>
    </w:tblStylePr>
    <w:tblStylePr w:type="firstCol">
      <w:rPr>
        <w:b/>
        <w:bCs/>
      </w:rPr>
    </w:tblStylePr>
    <w:tblStylePr w:type="lastCol">
      <w:rPr>
        <w:b/>
        <w:bCs/>
      </w:rPr>
    </w:tblStylePr>
    <w:tblStylePr w:type="band1Vert">
      <w:tblPr/>
      <w:tcPr>
        <w:shd w:val="clear" w:color="auto" w:fill="E7E7E4" w:themeFill="accent6" w:themeFillTint="7F"/>
      </w:tcPr>
    </w:tblStylePr>
    <w:tblStylePr w:type="band1Horz">
      <w:tblPr/>
      <w:tcPr>
        <w:shd w:val="clear" w:color="auto" w:fill="E7E7E4" w:themeFill="accent6" w:themeFillTint="7F"/>
      </w:tcPr>
    </w:tblStylePr>
  </w:style>
  <w:style w:type="table" w:styleId="Mediumgitter2">
    <w:name w:val="Medium Grid 2"/>
    <w:basedOn w:val="Tabel-Normal"/>
    <w:uiPriority w:val="68"/>
    <w:semiHidden/>
    <w:unhideWhenUsed/>
    <w:rsid w:val="000162D0"/>
    <w:pPr>
      <w:spacing w:line="240" w:lineRule="auto"/>
    </w:pPr>
    <w:rPr>
      <w:rFonts w:asciiTheme="majorHAnsi" w:hAnsiTheme="majorHAnsi" w:eastAsiaTheme="majorEastAsia" w:cstheme="majorBidi"/>
      <w:color w:val="333333" w:themeColor="text1"/>
    </w:rPr>
    <w:tblPr>
      <w:tblStyleRowBandSize w:val="1"/>
      <w:tblStyleColBandSize w:val="1"/>
      <w:tblBorders>
        <w:top w:val="single" w:color="333333" w:themeColor="text1" w:sz="8" w:space="0"/>
        <w:left w:val="single" w:color="333333" w:themeColor="text1" w:sz="8" w:space="0"/>
        <w:bottom w:val="single" w:color="333333" w:themeColor="text1" w:sz="8" w:space="0"/>
        <w:right w:val="single" w:color="333333" w:themeColor="text1" w:sz="8" w:space="0"/>
        <w:insideH w:val="single" w:color="333333" w:themeColor="text1" w:sz="8" w:space="0"/>
        <w:insideV w:val="single" w:color="333333" w:themeColor="text1" w:sz="8" w:space="0"/>
      </w:tblBorders>
    </w:tblPr>
    <w:tcPr>
      <w:shd w:val="clear" w:color="auto" w:fill="CCCCCC" w:themeFill="text1" w:themeFillTint="3F"/>
    </w:tcPr>
    <w:tblStylePr w:type="firstRow">
      <w:rPr>
        <w:b/>
        <w:bCs/>
        <w:color w:val="333333" w:themeColor="text1"/>
      </w:rPr>
      <w:tblPr/>
      <w:tcPr>
        <w:shd w:val="clear" w:color="auto" w:fill="EBEBEB" w:themeFill="text1" w:themeFillTint="19"/>
      </w:tcPr>
    </w:tblStylePr>
    <w:tblStylePr w:type="lastRow">
      <w:rPr>
        <w:b/>
        <w:bCs/>
        <w:color w:val="333333" w:themeColor="text1"/>
      </w:rPr>
      <w:tblPr/>
      <w:tcPr>
        <w:tcBorders>
          <w:top w:val="single" w:color="333333" w:themeColor="text1" w:sz="12" w:space="0"/>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D6D6D6" w:themeFill="text1" w:themeFillTint="33"/>
      </w:tcPr>
    </w:tblStylePr>
    <w:tblStylePr w:type="band1Vert">
      <w:tblPr/>
      <w:tcPr>
        <w:shd w:val="clear" w:color="auto" w:fill="999999" w:themeFill="text1" w:themeFillTint="7F"/>
      </w:tcPr>
    </w:tblStylePr>
    <w:tblStylePr w:type="band1Horz">
      <w:tblPr/>
      <w:tcPr>
        <w:tcBorders>
          <w:insideH w:val="single" w:color="333333" w:themeColor="text1" w:sz="6" w:space="0"/>
          <w:insideV w:val="single" w:color="333333" w:themeColor="text1" w:sz="6" w:space="0"/>
        </w:tcBorders>
        <w:shd w:val="clear" w:color="auto" w:fill="999999" w:themeFill="text1" w:themeFillTint="7F"/>
      </w:tcPr>
    </w:tblStylePr>
    <w:tblStylePr w:type="nwCell">
      <w:tblPr/>
      <w:tcPr>
        <w:shd w:val="clear" w:color="auto" w:fill="FFFFFF" w:themeFill="background1"/>
      </w:tcPr>
    </w:tblStylePr>
  </w:style>
  <w:style w:type="table" w:styleId="Mediumgitter2-fremhvningsfarve1">
    <w:name w:val="Medium Grid 2 Accent 1"/>
    <w:basedOn w:val="Tabel-Normal"/>
    <w:uiPriority w:val="68"/>
    <w:semiHidden/>
    <w:unhideWhenUsed/>
    <w:rsid w:val="000162D0"/>
    <w:pPr>
      <w:spacing w:line="240" w:lineRule="auto"/>
    </w:pPr>
    <w:rPr>
      <w:rFonts w:asciiTheme="majorHAnsi" w:hAnsiTheme="majorHAnsi" w:eastAsiaTheme="majorEastAsia" w:cstheme="majorBidi"/>
      <w:color w:val="333333" w:themeColor="text1"/>
    </w:rPr>
    <w:tblPr>
      <w:tblStyleRowBandSize w:val="1"/>
      <w:tblStyleColBandSize w:val="1"/>
      <w:tblBorders>
        <w:top w:val="single" w:color="ADDDFF" w:themeColor="accent1" w:sz="8" w:space="0"/>
        <w:left w:val="single" w:color="ADDDFF" w:themeColor="accent1" w:sz="8" w:space="0"/>
        <w:bottom w:val="single" w:color="ADDDFF" w:themeColor="accent1" w:sz="8" w:space="0"/>
        <w:right w:val="single" w:color="ADDDFF" w:themeColor="accent1" w:sz="8" w:space="0"/>
        <w:insideH w:val="single" w:color="ADDDFF" w:themeColor="accent1" w:sz="8" w:space="0"/>
        <w:insideV w:val="single" w:color="ADDDFF" w:themeColor="accent1" w:sz="8" w:space="0"/>
      </w:tblBorders>
    </w:tblPr>
    <w:tcPr>
      <w:shd w:val="clear" w:color="auto" w:fill="EAF6FF" w:themeFill="accent1" w:themeFillTint="3F"/>
    </w:tcPr>
    <w:tblStylePr w:type="firstRow">
      <w:rPr>
        <w:b/>
        <w:bCs/>
        <w:color w:val="333333" w:themeColor="text1"/>
      </w:rPr>
      <w:tblPr/>
      <w:tcPr>
        <w:shd w:val="clear" w:color="auto" w:fill="F6FBFF" w:themeFill="accent1" w:themeFillTint="19"/>
      </w:tcPr>
    </w:tblStylePr>
    <w:tblStylePr w:type="lastRow">
      <w:rPr>
        <w:b/>
        <w:bCs/>
        <w:color w:val="333333" w:themeColor="text1"/>
      </w:rPr>
      <w:tblPr/>
      <w:tcPr>
        <w:tcBorders>
          <w:top w:val="single" w:color="333333" w:themeColor="text1" w:sz="12" w:space="0"/>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EEF8FF" w:themeFill="accent1" w:themeFillTint="33"/>
      </w:tcPr>
    </w:tblStylePr>
    <w:tblStylePr w:type="band1Vert">
      <w:tblPr/>
      <w:tcPr>
        <w:shd w:val="clear" w:color="auto" w:fill="D6EDFF" w:themeFill="accent1" w:themeFillTint="7F"/>
      </w:tcPr>
    </w:tblStylePr>
    <w:tblStylePr w:type="band1Horz">
      <w:tblPr/>
      <w:tcPr>
        <w:tcBorders>
          <w:insideH w:val="single" w:color="ADDDFF" w:themeColor="accent1" w:sz="6" w:space="0"/>
          <w:insideV w:val="single" w:color="ADDDFF" w:themeColor="accent1" w:sz="6" w:space="0"/>
        </w:tcBorders>
        <w:shd w:val="clear" w:color="auto" w:fill="D6EDFF" w:themeFill="accent1" w:themeFillTint="7F"/>
      </w:tcPr>
    </w:tblStylePr>
    <w:tblStylePr w:type="nwCell">
      <w:tblPr/>
      <w:tcPr>
        <w:shd w:val="clear" w:color="auto" w:fill="FFFFFF" w:themeFill="background1"/>
      </w:tcPr>
    </w:tblStylePr>
  </w:style>
  <w:style w:type="table" w:styleId="Mediumgitter2-fremhvningsfarve2">
    <w:name w:val="Medium Grid 2 Accent 2"/>
    <w:basedOn w:val="Tabel-Normal"/>
    <w:uiPriority w:val="68"/>
    <w:semiHidden/>
    <w:unhideWhenUsed/>
    <w:rsid w:val="000162D0"/>
    <w:pPr>
      <w:spacing w:line="240" w:lineRule="auto"/>
    </w:pPr>
    <w:rPr>
      <w:rFonts w:asciiTheme="majorHAnsi" w:hAnsiTheme="majorHAnsi" w:eastAsiaTheme="majorEastAsia" w:cstheme="majorBidi"/>
      <w:color w:val="333333" w:themeColor="text1"/>
    </w:rPr>
    <w:tblPr>
      <w:tblStyleRowBandSize w:val="1"/>
      <w:tblStyleColBandSize w:val="1"/>
      <w:tblBorders>
        <w:top w:val="single" w:color="3AA551" w:themeColor="accent2" w:sz="8" w:space="0"/>
        <w:left w:val="single" w:color="3AA551" w:themeColor="accent2" w:sz="8" w:space="0"/>
        <w:bottom w:val="single" w:color="3AA551" w:themeColor="accent2" w:sz="8" w:space="0"/>
        <w:right w:val="single" w:color="3AA551" w:themeColor="accent2" w:sz="8" w:space="0"/>
        <w:insideH w:val="single" w:color="3AA551" w:themeColor="accent2" w:sz="8" w:space="0"/>
        <w:insideV w:val="single" w:color="3AA551" w:themeColor="accent2" w:sz="8" w:space="0"/>
      </w:tblBorders>
    </w:tblPr>
    <w:tcPr>
      <w:shd w:val="clear" w:color="auto" w:fill="CAECD1" w:themeFill="accent2" w:themeFillTint="3F"/>
    </w:tcPr>
    <w:tblStylePr w:type="firstRow">
      <w:rPr>
        <w:b/>
        <w:bCs/>
        <w:color w:val="333333" w:themeColor="text1"/>
      </w:rPr>
      <w:tblPr/>
      <w:tcPr>
        <w:shd w:val="clear" w:color="auto" w:fill="EAF7EC" w:themeFill="accent2" w:themeFillTint="19"/>
      </w:tcPr>
    </w:tblStylePr>
    <w:tblStylePr w:type="lastRow">
      <w:rPr>
        <w:b/>
        <w:bCs/>
        <w:color w:val="333333" w:themeColor="text1"/>
      </w:rPr>
      <w:tblPr/>
      <w:tcPr>
        <w:tcBorders>
          <w:top w:val="single" w:color="333333" w:themeColor="text1" w:sz="12" w:space="0"/>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D4F0DA" w:themeFill="accent2" w:themeFillTint="33"/>
      </w:tcPr>
    </w:tblStylePr>
    <w:tblStylePr w:type="band1Vert">
      <w:tblPr/>
      <w:tcPr>
        <w:shd w:val="clear" w:color="auto" w:fill="95D9A3" w:themeFill="accent2" w:themeFillTint="7F"/>
      </w:tcPr>
    </w:tblStylePr>
    <w:tblStylePr w:type="band1Horz">
      <w:tblPr/>
      <w:tcPr>
        <w:tcBorders>
          <w:insideH w:val="single" w:color="3AA551" w:themeColor="accent2" w:sz="6" w:space="0"/>
          <w:insideV w:val="single" w:color="3AA551" w:themeColor="accent2" w:sz="6" w:space="0"/>
        </w:tcBorders>
        <w:shd w:val="clear" w:color="auto" w:fill="95D9A3" w:themeFill="accent2" w:themeFillTint="7F"/>
      </w:tcPr>
    </w:tblStylePr>
    <w:tblStylePr w:type="nwCell">
      <w:tblPr/>
      <w:tcPr>
        <w:shd w:val="clear" w:color="auto" w:fill="FFFFFF" w:themeFill="background1"/>
      </w:tcPr>
    </w:tblStylePr>
  </w:style>
  <w:style w:type="table" w:styleId="Mediumgitter2-fremhvningsfarve3">
    <w:name w:val="Medium Grid 2 Accent 3"/>
    <w:basedOn w:val="Tabel-Normal"/>
    <w:uiPriority w:val="68"/>
    <w:semiHidden/>
    <w:unhideWhenUsed/>
    <w:rsid w:val="000162D0"/>
    <w:pPr>
      <w:spacing w:line="240" w:lineRule="auto"/>
    </w:pPr>
    <w:rPr>
      <w:rFonts w:asciiTheme="majorHAnsi" w:hAnsiTheme="majorHAnsi" w:eastAsiaTheme="majorEastAsia" w:cstheme="majorBidi"/>
      <w:color w:val="333333" w:themeColor="text1"/>
    </w:rPr>
    <w:tblPr>
      <w:tblStyleRowBandSize w:val="1"/>
      <w:tblStyleColBandSize w:val="1"/>
      <w:tblBorders>
        <w:top w:val="single" w:color="A8D100" w:themeColor="accent3" w:sz="8" w:space="0"/>
        <w:left w:val="single" w:color="A8D100" w:themeColor="accent3" w:sz="8" w:space="0"/>
        <w:bottom w:val="single" w:color="A8D100" w:themeColor="accent3" w:sz="8" w:space="0"/>
        <w:right w:val="single" w:color="A8D100" w:themeColor="accent3" w:sz="8" w:space="0"/>
        <w:insideH w:val="single" w:color="A8D100" w:themeColor="accent3" w:sz="8" w:space="0"/>
        <w:insideV w:val="single" w:color="A8D100" w:themeColor="accent3" w:sz="8" w:space="0"/>
      </w:tblBorders>
    </w:tblPr>
    <w:tcPr>
      <w:shd w:val="clear" w:color="auto" w:fill="F0FFB4" w:themeFill="accent3" w:themeFillTint="3F"/>
    </w:tcPr>
    <w:tblStylePr w:type="firstRow">
      <w:rPr>
        <w:b/>
        <w:bCs/>
        <w:color w:val="333333" w:themeColor="text1"/>
      </w:rPr>
      <w:tblPr/>
      <w:tcPr>
        <w:shd w:val="clear" w:color="auto" w:fill="F9FFE1" w:themeFill="accent3" w:themeFillTint="19"/>
      </w:tcPr>
    </w:tblStylePr>
    <w:tblStylePr w:type="lastRow">
      <w:rPr>
        <w:b/>
        <w:bCs/>
        <w:color w:val="333333" w:themeColor="text1"/>
      </w:rPr>
      <w:tblPr/>
      <w:tcPr>
        <w:tcBorders>
          <w:top w:val="single" w:color="333333" w:themeColor="text1" w:sz="12" w:space="0"/>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2FFC2" w:themeFill="accent3" w:themeFillTint="33"/>
      </w:tcPr>
    </w:tblStylePr>
    <w:tblStylePr w:type="band1Vert">
      <w:tblPr/>
      <w:tcPr>
        <w:shd w:val="clear" w:color="auto" w:fill="E1FF69" w:themeFill="accent3" w:themeFillTint="7F"/>
      </w:tcPr>
    </w:tblStylePr>
    <w:tblStylePr w:type="band1Horz">
      <w:tblPr/>
      <w:tcPr>
        <w:tcBorders>
          <w:insideH w:val="single" w:color="A8D100" w:themeColor="accent3" w:sz="6" w:space="0"/>
          <w:insideV w:val="single" w:color="A8D100" w:themeColor="accent3" w:sz="6" w:space="0"/>
        </w:tcBorders>
        <w:shd w:val="clear" w:color="auto" w:fill="E1FF69" w:themeFill="accent3" w:themeFillTint="7F"/>
      </w:tcPr>
    </w:tblStylePr>
    <w:tblStylePr w:type="nwCell">
      <w:tblPr/>
      <w:tcPr>
        <w:shd w:val="clear" w:color="auto" w:fill="FFFFFF" w:themeFill="background1"/>
      </w:tcPr>
    </w:tblStylePr>
  </w:style>
  <w:style w:type="table" w:styleId="Mediumgitter2-fremhvningsfarve4">
    <w:name w:val="Medium Grid 2 Accent 4"/>
    <w:basedOn w:val="Tabel-Normal"/>
    <w:uiPriority w:val="68"/>
    <w:semiHidden/>
    <w:unhideWhenUsed/>
    <w:rsid w:val="000162D0"/>
    <w:pPr>
      <w:spacing w:line="240" w:lineRule="auto"/>
    </w:pPr>
    <w:rPr>
      <w:rFonts w:asciiTheme="majorHAnsi" w:hAnsiTheme="majorHAnsi" w:eastAsiaTheme="majorEastAsia" w:cstheme="majorBidi"/>
      <w:color w:val="333333" w:themeColor="text1"/>
    </w:rPr>
    <w:tblPr>
      <w:tblStyleRowBandSize w:val="1"/>
      <w:tblStyleColBandSize w:val="1"/>
      <w:tblBorders>
        <w:top w:val="single" w:color="C40079" w:themeColor="accent4" w:sz="8" w:space="0"/>
        <w:left w:val="single" w:color="C40079" w:themeColor="accent4" w:sz="8" w:space="0"/>
        <w:bottom w:val="single" w:color="C40079" w:themeColor="accent4" w:sz="8" w:space="0"/>
        <w:right w:val="single" w:color="C40079" w:themeColor="accent4" w:sz="8" w:space="0"/>
        <w:insideH w:val="single" w:color="C40079" w:themeColor="accent4" w:sz="8" w:space="0"/>
        <w:insideV w:val="single" w:color="C40079" w:themeColor="accent4" w:sz="8" w:space="0"/>
      </w:tblBorders>
    </w:tblPr>
    <w:tcPr>
      <w:shd w:val="clear" w:color="auto" w:fill="FFB1E1" w:themeFill="accent4" w:themeFillTint="3F"/>
    </w:tcPr>
    <w:tblStylePr w:type="firstRow">
      <w:rPr>
        <w:b/>
        <w:bCs/>
        <w:color w:val="333333" w:themeColor="text1"/>
      </w:rPr>
      <w:tblPr/>
      <w:tcPr>
        <w:shd w:val="clear" w:color="auto" w:fill="FFE0F3" w:themeFill="accent4" w:themeFillTint="19"/>
      </w:tcPr>
    </w:tblStylePr>
    <w:tblStylePr w:type="lastRow">
      <w:rPr>
        <w:b/>
        <w:bCs/>
        <w:color w:val="333333" w:themeColor="text1"/>
      </w:rPr>
      <w:tblPr/>
      <w:tcPr>
        <w:tcBorders>
          <w:top w:val="single" w:color="333333" w:themeColor="text1" w:sz="12" w:space="0"/>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FC0E6" w:themeFill="accent4" w:themeFillTint="33"/>
      </w:tcPr>
    </w:tblStylePr>
    <w:tblStylePr w:type="band1Vert">
      <w:tblPr/>
      <w:tcPr>
        <w:shd w:val="clear" w:color="auto" w:fill="FF62C2" w:themeFill="accent4" w:themeFillTint="7F"/>
      </w:tcPr>
    </w:tblStylePr>
    <w:tblStylePr w:type="band1Horz">
      <w:tblPr/>
      <w:tcPr>
        <w:tcBorders>
          <w:insideH w:val="single" w:color="C40079" w:themeColor="accent4" w:sz="6" w:space="0"/>
          <w:insideV w:val="single" w:color="C40079" w:themeColor="accent4" w:sz="6" w:space="0"/>
        </w:tcBorders>
        <w:shd w:val="clear" w:color="auto" w:fill="FF62C2" w:themeFill="accent4" w:themeFillTint="7F"/>
      </w:tcPr>
    </w:tblStylePr>
    <w:tblStylePr w:type="nwCell">
      <w:tblPr/>
      <w:tcPr>
        <w:shd w:val="clear" w:color="auto" w:fill="FFFFFF" w:themeFill="background1"/>
      </w:tcPr>
    </w:tblStylePr>
  </w:style>
  <w:style w:type="table" w:styleId="Mediumgitter2-fremhvningsfarve5">
    <w:name w:val="Medium Grid 2 Accent 5"/>
    <w:basedOn w:val="Tabel-Normal"/>
    <w:uiPriority w:val="68"/>
    <w:semiHidden/>
    <w:unhideWhenUsed/>
    <w:rsid w:val="000162D0"/>
    <w:pPr>
      <w:spacing w:line="240" w:lineRule="auto"/>
    </w:pPr>
    <w:rPr>
      <w:rFonts w:asciiTheme="majorHAnsi" w:hAnsiTheme="majorHAnsi" w:eastAsiaTheme="majorEastAsia" w:cstheme="majorBidi"/>
      <w:color w:val="333333" w:themeColor="text1"/>
    </w:rPr>
    <w:tblPr>
      <w:tblStyleRowBandSize w:val="1"/>
      <w:tblStyleColBandSize w:val="1"/>
      <w:tblBorders>
        <w:top w:val="single" w:color="C63418" w:themeColor="accent5" w:sz="8" w:space="0"/>
        <w:left w:val="single" w:color="C63418" w:themeColor="accent5" w:sz="8" w:space="0"/>
        <w:bottom w:val="single" w:color="C63418" w:themeColor="accent5" w:sz="8" w:space="0"/>
        <w:right w:val="single" w:color="C63418" w:themeColor="accent5" w:sz="8" w:space="0"/>
        <w:insideH w:val="single" w:color="C63418" w:themeColor="accent5" w:sz="8" w:space="0"/>
        <w:insideV w:val="single" w:color="C63418" w:themeColor="accent5" w:sz="8" w:space="0"/>
      </w:tblBorders>
    </w:tblPr>
    <w:tcPr>
      <w:shd w:val="clear" w:color="auto" w:fill="F7C8BF" w:themeFill="accent5" w:themeFillTint="3F"/>
    </w:tcPr>
    <w:tblStylePr w:type="firstRow">
      <w:rPr>
        <w:b/>
        <w:bCs/>
        <w:color w:val="333333" w:themeColor="text1"/>
      </w:rPr>
      <w:tblPr/>
      <w:tcPr>
        <w:shd w:val="clear" w:color="auto" w:fill="FCE9E5" w:themeFill="accent5" w:themeFillTint="19"/>
      </w:tcPr>
    </w:tblStylePr>
    <w:tblStylePr w:type="lastRow">
      <w:rPr>
        <w:b/>
        <w:bCs/>
        <w:color w:val="333333" w:themeColor="text1"/>
      </w:rPr>
      <w:tblPr/>
      <w:tcPr>
        <w:tcBorders>
          <w:top w:val="single" w:color="333333" w:themeColor="text1" w:sz="12" w:space="0"/>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8D2CB" w:themeFill="accent5" w:themeFillTint="33"/>
      </w:tcPr>
    </w:tblStylePr>
    <w:tblStylePr w:type="band1Vert">
      <w:tblPr/>
      <w:tcPr>
        <w:shd w:val="clear" w:color="auto" w:fill="EF907E" w:themeFill="accent5" w:themeFillTint="7F"/>
      </w:tcPr>
    </w:tblStylePr>
    <w:tblStylePr w:type="band1Horz">
      <w:tblPr/>
      <w:tcPr>
        <w:tcBorders>
          <w:insideH w:val="single" w:color="C63418" w:themeColor="accent5" w:sz="6" w:space="0"/>
          <w:insideV w:val="single" w:color="C63418" w:themeColor="accent5" w:sz="6" w:space="0"/>
        </w:tcBorders>
        <w:shd w:val="clear" w:color="auto" w:fill="EF907E" w:themeFill="accent5" w:themeFillTint="7F"/>
      </w:tcPr>
    </w:tblStylePr>
    <w:tblStylePr w:type="nwCell">
      <w:tblPr/>
      <w:tcPr>
        <w:shd w:val="clear" w:color="auto" w:fill="FFFFFF" w:themeFill="background1"/>
      </w:tcPr>
    </w:tblStylePr>
  </w:style>
  <w:style w:type="table" w:styleId="Mediumgitter2-fremhvningsfarve6">
    <w:name w:val="Medium Grid 2 Accent 6"/>
    <w:basedOn w:val="Tabel-Normal"/>
    <w:uiPriority w:val="68"/>
    <w:semiHidden/>
    <w:unhideWhenUsed/>
    <w:rsid w:val="000162D0"/>
    <w:pPr>
      <w:spacing w:line="240" w:lineRule="auto"/>
    </w:pPr>
    <w:rPr>
      <w:rFonts w:asciiTheme="majorHAnsi" w:hAnsiTheme="majorHAnsi" w:eastAsiaTheme="majorEastAsia" w:cstheme="majorBidi"/>
      <w:color w:val="333333" w:themeColor="text1"/>
    </w:rPr>
    <w:tblPr>
      <w:tblStyleRowBandSize w:val="1"/>
      <w:tblStyleColBandSize w:val="1"/>
      <w:tblBorders>
        <w:top w:val="single" w:color="D0CFC9" w:themeColor="accent6" w:sz="8" w:space="0"/>
        <w:left w:val="single" w:color="D0CFC9" w:themeColor="accent6" w:sz="8" w:space="0"/>
        <w:bottom w:val="single" w:color="D0CFC9" w:themeColor="accent6" w:sz="8" w:space="0"/>
        <w:right w:val="single" w:color="D0CFC9" w:themeColor="accent6" w:sz="8" w:space="0"/>
        <w:insideH w:val="single" w:color="D0CFC9" w:themeColor="accent6" w:sz="8" w:space="0"/>
        <w:insideV w:val="single" w:color="D0CFC9" w:themeColor="accent6" w:sz="8" w:space="0"/>
      </w:tblBorders>
    </w:tblPr>
    <w:tcPr>
      <w:shd w:val="clear" w:color="auto" w:fill="F3F3F1" w:themeFill="accent6" w:themeFillTint="3F"/>
    </w:tcPr>
    <w:tblStylePr w:type="firstRow">
      <w:rPr>
        <w:b/>
        <w:bCs/>
        <w:color w:val="333333" w:themeColor="text1"/>
      </w:rPr>
      <w:tblPr/>
      <w:tcPr>
        <w:shd w:val="clear" w:color="auto" w:fill="FAFAF9" w:themeFill="accent6" w:themeFillTint="19"/>
      </w:tcPr>
    </w:tblStylePr>
    <w:tblStylePr w:type="lastRow">
      <w:rPr>
        <w:b/>
        <w:bCs/>
        <w:color w:val="333333" w:themeColor="text1"/>
      </w:rPr>
      <w:tblPr/>
      <w:tcPr>
        <w:tcBorders>
          <w:top w:val="single" w:color="333333" w:themeColor="text1" w:sz="12" w:space="0"/>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5F5F4" w:themeFill="accent6" w:themeFillTint="33"/>
      </w:tcPr>
    </w:tblStylePr>
    <w:tblStylePr w:type="band1Vert">
      <w:tblPr/>
      <w:tcPr>
        <w:shd w:val="clear" w:color="auto" w:fill="E7E7E4" w:themeFill="accent6" w:themeFillTint="7F"/>
      </w:tcPr>
    </w:tblStylePr>
    <w:tblStylePr w:type="band1Horz">
      <w:tblPr/>
      <w:tcPr>
        <w:tcBorders>
          <w:insideH w:val="single" w:color="D0CFC9" w:themeColor="accent6" w:sz="6" w:space="0"/>
          <w:insideV w:val="single" w:color="D0CFC9" w:themeColor="accent6" w:sz="6" w:space="0"/>
        </w:tcBorders>
        <w:shd w:val="clear" w:color="auto" w:fill="E7E7E4" w:themeFill="accent6" w:themeFillTint="7F"/>
      </w:tcPr>
    </w:tblStylePr>
    <w:tblStylePr w:type="nwCell">
      <w:tblPr/>
      <w:tcPr>
        <w:shd w:val="clear" w:color="auto" w:fill="FFFFFF" w:themeFill="background1"/>
      </w:tcPr>
    </w:tblStylePr>
  </w:style>
  <w:style w:type="table" w:styleId="Mediumgitter3">
    <w:name w:val="Medium Grid 3"/>
    <w:basedOn w:val="Tabel-Normal"/>
    <w:uiPriority w:val="69"/>
    <w:semiHidden/>
    <w:unhideWhenUsed/>
    <w:rsid w:val="000162D0"/>
    <w:pPr>
      <w:spacing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CCCCC"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333333"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333333"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333333"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333333"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999999"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999999" w:themeFill="text1" w:themeFillTint="7F"/>
      </w:tcPr>
    </w:tblStylePr>
  </w:style>
  <w:style w:type="table" w:styleId="Mediumgitter3-fremhvningsfarve1">
    <w:name w:val="Medium Grid 3 Accent 1"/>
    <w:basedOn w:val="Tabel-Normal"/>
    <w:uiPriority w:val="69"/>
    <w:semiHidden/>
    <w:unhideWhenUsed/>
    <w:rsid w:val="000162D0"/>
    <w:pPr>
      <w:spacing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AF6FF"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ADDDFF"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ADDDFF"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ADDDFF"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ADDDFF"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6EDFF"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6EDFF" w:themeFill="accent1" w:themeFillTint="7F"/>
      </w:tcPr>
    </w:tblStylePr>
  </w:style>
  <w:style w:type="table" w:styleId="Mediumgitter3-fremhvningsfarve2">
    <w:name w:val="Medium Grid 3 Accent 2"/>
    <w:basedOn w:val="Tabel-Normal"/>
    <w:uiPriority w:val="69"/>
    <w:semiHidden/>
    <w:unhideWhenUsed/>
    <w:rsid w:val="000162D0"/>
    <w:pPr>
      <w:spacing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AECD1"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3AA551"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3AA551"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3AA551"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3AA551"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95D9A3"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95D9A3" w:themeFill="accent2" w:themeFillTint="7F"/>
      </w:tcPr>
    </w:tblStylePr>
  </w:style>
  <w:style w:type="table" w:styleId="Mediumgitter3-fremhvningsfarve3">
    <w:name w:val="Medium Grid 3 Accent 3"/>
    <w:basedOn w:val="Tabel-Normal"/>
    <w:uiPriority w:val="69"/>
    <w:semiHidden/>
    <w:unhideWhenUsed/>
    <w:rsid w:val="000162D0"/>
    <w:pPr>
      <w:spacing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0FFB4"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A8D100"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A8D100"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A8D100"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A8D100"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E1FF69"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E1FF69" w:themeFill="accent3" w:themeFillTint="7F"/>
      </w:tcPr>
    </w:tblStylePr>
  </w:style>
  <w:style w:type="table" w:styleId="Mediumgitter3-fremhvningsfarve4">
    <w:name w:val="Medium Grid 3 Accent 4"/>
    <w:basedOn w:val="Tabel-Normal"/>
    <w:uiPriority w:val="69"/>
    <w:semiHidden/>
    <w:unhideWhenUsed/>
    <w:rsid w:val="000162D0"/>
    <w:pPr>
      <w:spacing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FB1E1"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40079"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40079"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40079"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40079"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F62C2"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F62C2" w:themeFill="accent4" w:themeFillTint="7F"/>
      </w:tcPr>
    </w:tblStylePr>
  </w:style>
  <w:style w:type="table" w:styleId="Mediumgitter3-fremhvningsfarve5">
    <w:name w:val="Medium Grid 3 Accent 5"/>
    <w:basedOn w:val="Tabel-Normal"/>
    <w:uiPriority w:val="69"/>
    <w:semiHidden/>
    <w:unhideWhenUsed/>
    <w:rsid w:val="000162D0"/>
    <w:pPr>
      <w:spacing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7C8BF"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63418"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63418"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63418"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63418"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EF907E"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EF907E" w:themeFill="accent5" w:themeFillTint="7F"/>
      </w:tcPr>
    </w:tblStylePr>
  </w:style>
  <w:style w:type="table" w:styleId="Mediumgitter3-fremhvningsfarve6">
    <w:name w:val="Medium Grid 3 Accent 6"/>
    <w:basedOn w:val="Tabel-Normal"/>
    <w:uiPriority w:val="69"/>
    <w:semiHidden/>
    <w:unhideWhenUsed/>
    <w:rsid w:val="000162D0"/>
    <w:pPr>
      <w:spacing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3F3F1"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D0CFC9"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D0CFC9"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D0CFC9"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D0CFC9"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E7E7E4"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E7E7E4" w:themeFill="accent6" w:themeFillTint="7F"/>
      </w:tcPr>
    </w:tblStylePr>
  </w:style>
  <w:style w:type="table" w:styleId="Mediumliste1">
    <w:name w:val="Medium List 1"/>
    <w:basedOn w:val="Tabel-Normal"/>
    <w:uiPriority w:val="65"/>
    <w:semiHidden/>
    <w:unhideWhenUsed/>
    <w:rsid w:val="000162D0"/>
    <w:pPr>
      <w:spacing w:line="240" w:lineRule="auto"/>
    </w:pPr>
    <w:rPr>
      <w:color w:val="333333" w:themeColor="text1"/>
    </w:rPr>
    <w:tblPr>
      <w:tblStyleRowBandSize w:val="1"/>
      <w:tblStyleColBandSize w:val="1"/>
      <w:tblBorders>
        <w:top w:val="single" w:color="333333" w:themeColor="text1" w:sz="8" w:space="0"/>
        <w:bottom w:val="single" w:color="333333" w:themeColor="text1" w:sz="8" w:space="0"/>
      </w:tblBorders>
    </w:tblPr>
    <w:tblStylePr w:type="firstRow">
      <w:rPr>
        <w:rFonts w:asciiTheme="majorHAnsi" w:hAnsiTheme="majorHAnsi" w:eastAsiaTheme="majorEastAsia" w:cstheme="majorBidi"/>
      </w:rPr>
      <w:tblPr/>
      <w:tcPr>
        <w:tcBorders>
          <w:top w:val="nil"/>
          <w:bottom w:val="single" w:color="333333" w:themeColor="text1" w:sz="8" w:space="0"/>
        </w:tcBorders>
      </w:tcPr>
    </w:tblStylePr>
    <w:tblStylePr w:type="lastRow">
      <w:rPr>
        <w:b/>
        <w:bCs/>
        <w:color w:val="009DF0" w:themeColor="text2"/>
      </w:rPr>
      <w:tblPr/>
      <w:tcPr>
        <w:tcBorders>
          <w:top w:val="single" w:color="333333" w:themeColor="text1" w:sz="8" w:space="0"/>
          <w:bottom w:val="single" w:color="333333" w:themeColor="text1" w:sz="8" w:space="0"/>
        </w:tcBorders>
      </w:tcPr>
    </w:tblStylePr>
    <w:tblStylePr w:type="firstCol">
      <w:rPr>
        <w:b/>
        <w:bCs/>
      </w:rPr>
    </w:tblStylePr>
    <w:tblStylePr w:type="lastCol">
      <w:rPr>
        <w:b/>
        <w:bCs/>
      </w:rPr>
      <w:tblPr/>
      <w:tcPr>
        <w:tcBorders>
          <w:top w:val="single" w:color="333333" w:themeColor="text1" w:sz="8" w:space="0"/>
          <w:bottom w:val="single" w:color="333333" w:themeColor="text1" w:sz="8" w:space="0"/>
        </w:tcBorders>
      </w:tcPr>
    </w:tblStylePr>
    <w:tblStylePr w:type="band1Vert">
      <w:tblPr/>
      <w:tcPr>
        <w:shd w:val="clear" w:color="auto" w:fill="CCCCCC" w:themeFill="text1" w:themeFillTint="3F"/>
      </w:tcPr>
    </w:tblStylePr>
    <w:tblStylePr w:type="band1Horz">
      <w:tblPr/>
      <w:tcPr>
        <w:shd w:val="clear" w:color="auto" w:fill="CCCCCC" w:themeFill="text1" w:themeFillTint="3F"/>
      </w:tcPr>
    </w:tblStylePr>
  </w:style>
  <w:style w:type="table" w:styleId="Mediumliste1-farve1">
    <w:name w:val="Medium List 1 Accent 1"/>
    <w:basedOn w:val="Tabel-Normal"/>
    <w:uiPriority w:val="65"/>
    <w:semiHidden/>
    <w:unhideWhenUsed/>
    <w:rsid w:val="000162D0"/>
    <w:pPr>
      <w:spacing w:line="240" w:lineRule="auto"/>
    </w:pPr>
    <w:rPr>
      <w:color w:val="333333" w:themeColor="text1"/>
    </w:rPr>
    <w:tblPr>
      <w:tblStyleRowBandSize w:val="1"/>
      <w:tblStyleColBandSize w:val="1"/>
      <w:tblBorders>
        <w:top w:val="single" w:color="ADDDFF" w:themeColor="accent1" w:sz="8" w:space="0"/>
        <w:bottom w:val="single" w:color="ADDDFF" w:themeColor="accent1" w:sz="8" w:space="0"/>
      </w:tblBorders>
    </w:tblPr>
    <w:tblStylePr w:type="firstRow">
      <w:rPr>
        <w:rFonts w:asciiTheme="majorHAnsi" w:hAnsiTheme="majorHAnsi" w:eastAsiaTheme="majorEastAsia" w:cstheme="majorBidi"/>
      </w:rPr>
      <w:tblPr/>
      <w:tcPr>
        <w:tcBorders>
          <w:top w:val="nil"/>
          <w:bottom w:val="single" w:color="ADDDFF" w:themeColor="accent1" w:sz="8" w:space="0"/>
        </w:tcBorders>
      </w:tcPr>
    </w:tblStylePr>
    <w:tblStylePr w:type="lastRow">
      <w:rPr>
        <w:b/>
        <w:bCs/>
        <w:color w:val="009DF0" w:themeColor="text2"/>
      </w:rPr>
      <w:tblPr/>
      <w:tcPr>
        <w:tcBorders>
          <w:top w:val="single" w:color="ADDDFF" w:themeColor="accent1" w:sz="8" w:space="0"/>
          <w:bottom w:val="single" w:color="ADDDFF" w:themeColor="accent1" w:sz="8" w:space="0"/>
        </w:tcBorders>
      </w:tcPr>
    </w:tblStylePr>
    <w:tblStylePr w:type="firstCol">
      <w:rPr>
        <w:b/>
        <w:bCs/>
      </w:rPr>
    </w:tblStylePr>
    <w:tblStylePr w:type="lastCol">
      <w:rPr>
        <w:b/>
        <w:bCs/>
      </w:rPr>
      <w:tblPr/>
      <w:tcPr>
        <w:tcBorders>
          <w:top w:val="single" w:color="ADDDFF" w:themeColor="accent1" w:sz="8" w:space="0"/>
          <w:bottom w:val="single" w:color="ADDDFF" w:themeColor="accent1" w:sz="8" w:space="0"/>
        </w:tcBorders>
      </w:tcPr>
    </w:tblStylePr>
    <w:tblStylePr w:type="band1Vert">
      <w:tblPr/>
      <w:tcPr>
        <w:shd w:val="clear" w:color="auto" w:fill="EAF6FF" w:themeFill="accent1" w:themeFillTint="3F"/>
      </w:tcPr>
    </w:tblStylePr>
    <w:tblStylePr w:type="band1Horz">
      <w:tblPr/>
      <w:tcPr>
        <w:shd w:val="clear" w:color="auto" w:fill="EAF6FF" w:themeFill="accent1" w:themeFillTint="3F"/>
      </w:tcPr>
    </w:tblStylePr>
  </w:style>
  <w:style w:type="table" w:styleId="Mediumliste1-fremhvningsfarve2">
    <w:name w:val="Medium List 1 Accent 2"/>
    <w:basedOn w:val="Tabel-Normal"/>
    <w:uiPriority w:val="65"/>
    <w:semiHidden/>
    <w:unhideWhenUsed/>
    <w:rsid w:val="000162D0"/>
    <w:pPr>
      <w:spacing w:line="240" w:lineRule="auto"/>
    </w:pPr>
    <w:rPr>
      <w:color w:val="333333" w:themeColor="text1"/>
    </w:rPr>
    <w:tblPr>
      <w:tblStyleRowBandSize w:val="1"/>
      <w:tblStyleColBandSize w:val="1"/>
      <w:tblBorders>
        <w:top w:val="single" w:color="3AA551" w:themeColor="accent2" w:sz="8" w:space="0"/>
        <w:bottom w:val="single" w:color="3AA551" w:themeColor="accent2" w:sz="8" w:space="0"/>
      </w:tblBorders>
    </w:tblPr>
    <w:tblStylePr w:type="firstRow">
      <w:rPr>
        <w:rFonts w:asciiTheme="majorHAnsi" w:hAnsiTheme="majorHAnsi" w:eastAsiaTheme="majorEastAsia" w:cstheme="majorBidi"/>
      </w:rPr>
      <w:tblPr/>
      <w:tcPr>
        <w:tcBorders>
          <w:top w:val="nil"/>
          <w:bottom w:val="single" w:color="3AA551" w:themeColor="accent2" w:sz="8" w:space="0"/>
        </w:tcBorders>
      </w:tcPr>
    </w:tblStylePr>
    <w:tblStylePr w:type="lastRow">
      <w:rPr>
        <w:b/>
        <w:bCs/>
        <w:color w:val="009DF0" w:themeColor="text2"/>
      </w:rPr>
      <w:tblPr/>
      <w:tcPr>
        <w:tcBorders>
          <w:top w:val="single" w:color="3AA551" w:themeColor="accent2" w:sz="8" w:space="0"/>
          <w:bottom w:val="single" w:color="3AA551" w:themeColor="accent2" w:sz="8" w:space="0"/>
        </w:tcBorders>
      </w:tcPr>
    </w:tblStylePr>
    <w:tblStylePr w:type="firstCol">
      <w:rPr>
        <w:b/>
        <w:bCs/>
      </w:rPr>
    </w:tblStylePr>
    <w:tblStylePr w:type="lastCol">
      <w:rPr>
        <w:b/>
        <w:bCs/>
      </w:rPr>
      <w:tblPr/>
      <w:tcPr>
        <w:tcBorders>
          <w:top w:val="single" w:color="3AA551" w:themeColor="accent2" w:sz="8" w:space="0"/>
          <w:bottom w:val="single" w:color="3AA551" w:themeColor="accent2" w:sz="8" w:space="0"/>
        </w:tcBorders>
      </w:tcPr>
    </w:tblStylePr>
    <w:tblStylePr w:type="band1Vert">
      <w:tblPr/>
      <w:tcPr>
        <w:shd w:val="clear" w:color="auto" w:fill="CAECD1" w:themeFill="accent2" w:themeFillTint="3F"/>
      </w:tcPr>
    </w:tblStylePr>
    <w:tblStylePr w:type="band1Horz">
      <w:tblPr/>
      <w:tcPr>
        <w:shd w:val="clear" w:color="auto" w:fill="CAECD1" w:themeFill="accent2" w:themeFillTint="3F"/>
      </w:tcPr>
    </w:tblStylePr>
  </w:style>
  <w:style w:type="table" w:styleId="Mediumliste1-fremhvningsfarve3">
    <w:name w:val="Medium List 1 Accent 3"/>
    <w:basedOn w:val="Tabel-Normal"/>
    <w:uiPriority w:val="65"/>
    <w:semiHidden/>
    <w:unhideWhenUsed/>
    <w:rsid w:val="000162D0"/>
    <w:pPr>
      <w:spacing w:line="240" w:lineRule="auto"/>
    </w:pPr>
    <w:rPr>
      <w:color w:val="333333" w:themeColor="text1"/>
    </w:rPr>
    <w:tblPr>
      <w:tblStyleRowBandSize w:val="1"/>
      <w:tblStyleColBandSize w:val="1"/>
      <w:tblBorders>
        <w:top w:val="single" w:color="A8D100" w:themeColor="accent3" w:sz="8" w:space="0"/>
        <w:bottom w:val="single" w:color="A8D100" w:themeColor="accent3" w:sz="8" w:space="0"/>
      </w:tblBorders>
    </w:tblPr>
    <w:tblStylePr w:type="firstRow">
      <w:rPr>
        <w:rFonts w:asciiTheme="majorHAnsi" w:hAnsiTheme="majorHAnsi" w:eastAsiaTheme="majorEastAsia" w:cstheme="majorBidi"/>
      </w:rPr>
      <w:tblPr/>
      <w:tcPr>
        <w:tcBorders>
          <w:top w:val="nil"/>
          <w:bottom w:val="single" w:color="A8D100" w:themeColor="accent3" w:sz="8" w:space="0"/>
        </w:tcBorders>
      </w:tcPr>
    </w:tblStylePr>
    <w:tblStylePr w:type="lastRow">
      <w:rPr>
        <w:b/>
        <w:bCs/>
        <w:color w:val="009DF0" w:themeColor="text2"/>
      </w:rPr>
      <w:tblPr/>
      <w:tcPr>
        <w:tcBorders>
          <w:top w:val="single" w:color="A8D100" w:themeColor="accent3" w:sz="8" w:space="0"/>
          <w:bottom w:val="single" w:color="A8D100" w:themeColor="accent3" w:sz="8" w:space="0"/>
        </w:tcBorders>
      </w:tcPr>
    </w:tblStylePr>
    <w:tblStylePr w:type="firstCol">
      <w:rPr>
        <w:b/>
        <w:bCs/>
      </w:rPr>
    </w:tblStylePr>
    <w:tblStylePr w:type="lastCol">
      <w:rPr>
        <w:b/>
        <w:bCs/>
      </w:rPr>
      <w:tblPr/>
      <w:tcPr>
        <w:tcBorders>
          <w:top w:val="single" w:color="A8D100" w:themeColor="accent3" w:sz="8" w:space="0"/>
          <w:bottom w:val="single" w:color="A8D100" w:themeColor="accent3" w:sz="8" w:space="0"/>
        </w:tcBorders>
      </w:tcPr>
    </w:tblStylePr>
    <w:tblStylePr w:type="band1Vert">
      <w:tblPr/>
      <w:tcPr>
        <w:shd w:val="clear" w:color="auto" w:fill="F0FFB4" w:themeFill="accent3" w:themeFillTint="3F"/>
      </w:tcPr>
    </w:tblStylePr>
    <w:tblStylePr w:type="band1Horz">
      <w:tblPr/>
      <w:tcPr>
        <w:shd w:val="clear" w:color="auto" w:fill="F0FFB4" w:themeFill="accent3" w:themeFillTint="3F"/>
      </w:tcPr>
    </w:tblStylePr>
  </w:style>
  <w:style w:type="table" w:styleId="Mediumliste1-fremhvningsfarve4">
    <w:name w:val="Medium List 1 Accent 4"/>
    <w:basedOn w:val="Tabel-Normal"/>
    <w:uiPriority w:val="65"/>
    <w:semiHidden/>
    <w:unhideWhenUsed/>
    <w:rsid w:val="000162D0"/>
    <w:pPr>
      <w:spacing w:line="240" w:lineRule="auto"/>
    </w:pPr>
    <w:rPr>
      <w:color w:val="333333" w:themeColor="text1"/>
    </w:rPr>
    <w:tblPr>
      <w:tblStyleRowBandSize w:val="1"/>
      <w:tblStyleColBandSize w:val="1"/>
      <w:tblBorders>
        <w:top w:val="single" w:color="C40079" w:themeColor="accent4" w:sz="8" w:space="0"/>
        <w:bottom w:val="single" w:color="C40079" w:themeColor="accent4" w:sz="8" w:space="0"/>
      </w:tblBorders>
    </w:tblPr>
    <w:tblStylePr w:type="firstRow">
      <w:rPr>
        <w:rFonts w:asciiTheme="majorHAnsi" w:hAnsiTheme="majorHAnsi" w:eastAsiaTheme="majorEastAsia" w:cstheme="majorBidi"/>
      </w:rPr>
      <w:tblPr/>
      <w:tcPr>
        <w:tcBorders>
          <w:top w:val="nil"/>
          <w:bottom w:val="single" w:color="C40079" w:themeColor="accent4" w:sz="8" w:space="0"/>
        </w:tcBorders>
      </w:tcPr>
    </w:tblStylePr>
    <w:tblStylePr w:type="lastRow">
      <w:rPr>
        <w:b/>
        <w:bCs/>
        <w:color w:val="009DF0" w:themeColor="text2"/>
      </w:rPr>
      <w:tblPr/>
      <w:tcPr>
        <w:tcBorders>
          <w:top w:val="single" w:color="C40079" w:themeColor="accent4" w:sz="8" w:space="0"/>
          <w:bottom w:val="single" w:color="C40079" w:themeColor="accent4" w:sz="8" w:space="0"/>
        </w:tcBorders>
      </w:tcPr>
    </w:tblStylePr>
    <w:tblStylePr w:type="firstCol">
      <w:rPr>
        <w:b/>
        <w:bCs/>
      </w:rPr>
    </w:tblStylePr>
    <w:tblStylePr w:type="lastCol">
      <w:rPr>
        <w:b/>
        <w:bCs/>
      </w:rPr>
      <w:tblPr/>
      <w:tcPr>
        <w:tcBorders>
          <w:top w:val="single" w:color="C40079" w:themeColor="accent4" w:sz="8" w:space="0"/>
          <w:bottom w:val="single" w:color="C40079" w:themeColor="accent4" w:sz="8" w:space="0"/>
        </w:tcBorders>
      </w:tcPr>
    </w:tblStylePr>
    <w:tblStylePr w:type="band1Vert">
      <w:tblPr/>
      <w:tcPr>
        <w:shd w:val="clear" w:color="auto" w:fill="FFB1E1" w:themeFill="accent4" w:themeFillTint="3F"/>
      </w:tcPr>
    </w:tblStylePr>
    <w:tblStylePr w:type="band1Horz">
      <w:tblPr/>
      <w:tcPr>
        <w:shd w:val="clear" w:color="auto" w:fill="FFB1E1" w:themeFill="accent4" w:themeFillTint="3F"/>
      </w:tcPr>
    </w:tblStylePr>
  </w:style>
  <w:style w:type="table" w:styleId="Mediumliste1-fremhvningsfarve5">
    <w:name w:val="Medium List 1 Accent 5"/>
    <w:basedOn w:val="Tabel-Normal"/>
    <w:uiPriority w:val="65"/>
    <w:semiHidden/>
    <w:unhideWhenUsed/>
    <w:rsid w:val="000162D0"/>
    <w:pPr>
      <w:spacing w:line="240" w:lineRule="auto"/>
    </w:pPr>
    <w:rPr>
      <w:color w:val="333333" w:themeColor="text1"/>
    </w:rPr>
    <w:tblPr>
      <w:tblStyleRowBandSize w:val="1"/>
      <w:tblStyleColBandSize w:val="1"/>
      <w:tblBorders>
        <w:top w:val="single" w:color="C63418" w:themeColor="accent5" w:sz="8" w:space="0"/>
        <w:bottom w:val="single" w:color="C63418" w:themeColor="accent5" w:sz="8" w:space="0"/>
      </w:tblBorders>
    </w:tblPr>
    <w:tblStylePr w:type="firstRow">
      <w:rPr>
        <w:rFonts w:asciiTheme="majorHAnsi" w:hAnsiTheme="majorHAnsi" w:eastAsiaTheme="majorEastAsia" w:cstheme="majorBidi"/>
      </w:rPr>
      <w:tblPr/>
      <w:tcPr>
        <w:tcBorders>
          <w:top w:val="nil"/>
          <w:bottom w:val="single" w:color="C63418" w:themeColor="accent5" w:sz="8" w:space="0"/>
        </w:tcBorders>
      </w:tcPr>
    </w:tblStylePr>
    <w:tblStylePr w:type="lastRow">
      <w:rPr>
        <w:b/>
        <w:bCs/>
        <w:color w:val="009DF0" w:themeColor="text2"/>
      </w:rPr>
      <w:tblPr/>
      <w:tcPr>
        <w:tcBorders>
          <w:top w:val="single" w:color="C63418" w:themeColor="accent5" w:sz="8" w:space="0"/>
          <w:bottom w:val="single" w:color="C63418" w:themeColor="accent5" w:sz="8" w:space="0"/>
        </w:tcBorders>
      </w:tcPr>
    </w:tblStylePr>
    <w:tblStylePr w:type="firstCol">
      <w:rPr>
        <w:b/>
        <w:bCs/>
      </w:rPr>
    </w:tblStylePr>
    <w:tblStylePr w:type="lastCol">
      <w:rPr>
        <w:b/>
        <w:bCs/>
      </w:rPr>
      <w:tblPr/>
      <w:tcPr>
        <w:tcBorders>
          <w:top w:val="single" w:color="C63418" w:themeColor="accent5" w:sz="8" w:space="0"/>
          <w:bottom w:val="single" w:color="C63418" w:themeColor="accent5" w:sz="8" w:space="0"/>
        </w:tcBorders>
      </w:tcPr>
    </w:tblStylePr>
    <w:tblStylePr w:type="band1Vert">
      <w:tblPr/>
      <w:tcPr>
        <w:shd w:val="clear" w:color="auto" w:fill="F7C8BF" w:themeFill="accent5" w:themeFillTint="3F"/>
      </w:tcPr>
    </w:tblStylePr>
    <w:tblStylePr w:type="band1Horz">
      <w:tblPr/>
      <w:tcPr>
        <w:shd w:val="clear" w:color="auto" w:fill="F7C8BF" w:themeFill="accent5" w:themeFillTint="3F"/>
      </w:tcPr>
    </w:tblStylePr>
  </w:style>
  <w:style w:type="table" w:styleId="Mediumliste1-fremhvningsfarve6">
    <w:name w:val="Medium List 1 Accent 6"/>
    <w:basedOn w:val="Tabel-Normal"/>
    <w:uiPriority w:val="65"/>
    <w:semiHidden/>
    <w:unhideWhenUsed/>
    <w:rsid w:val="000162D0"/>
    <w:pPr>
      <w:spacing w:line="240" w:lineRule="auto"/>
    </w:pPr>
    <w:rPr>
      <w:color w:val="333333" w:themeColor="text1"/>
    </w:rPr>
    <w:tblPr>
      <w:tblStyleRowBandSize w:val="1"/>
      <w:tblStyleColBandSize w:val="1"/>
      <w:tblBorders>
        <w:top w:val="single" w:color="D0CFC9" w:themeColor="accent6" w:sz="8" w:space="0"/>
        <w:bottom w:val="single" w:color="D0CFC9" w:themeColor="accent6" w:sz="8" w:space="0"/>
      </w:tblBorders>
    </w:tblPr>
    <w:tblStylePr w:type="firstRow">
      <w:rPr>
        <w:rFonts w:asciiTheme="majorHAnsi" w:hAnsiTheme="majorHAnsi" w:eastAsiaTheme="majorEastAsia" w:cstheme="majorBidi"/>
      </w:rPr>
      <w:tblPr/>
      <w:tcPr>
        <w:tcBorders>
          <w:top w:val="nil"/>
          <w:bottom w:val="single" w:color="D0CFC9" w:themeColor="accent6" w:sz="8" w:space="0"/>
        </w:tcBorders>
      </w:tcPr>
    </w:tblStylePr>
    <w:tblStylePr w:type="lastRow">
      <w:rPr>
        <w:b/>
        <w:bCs/>
        <w:color w:val="009DF0" w:themeColor="text2"/>
      </w:rPr>
      <w:tblPr/>
      <w:tcPr>
        <w:tcBorders>
          <w:top w:val="single" w:color="D0CFC9" w:themeColor="accent6" w:sz="8" w:space="0"/>
          <w:bottom w:val="single" w:color="D0CFC9" w:themeColor="accent6" w:sz="8" w:space="0"/>
        </w:tcBorders>
      </w:tcPr>
    </w:tblStylePr>
    <w:tblStylePr w:type="firstCol">
      <w:rPr>
        <w:b/>
        <w:bCs/>
      </w:rPr>
    </w:tblStylePr>
    <w:tblStylePr w:type="lastCol">
      <w:rPr>
        <w:b/>
        <w:bCs/>
      </w:rPr>
      <w:tblPr/>
      <w:tcPr>
        <w:tcBorders>
          <w:top w:val="single" w:color="D0CFC9" w:themeColor="accent6" w:sz="8" w:space="0"/>
          <w:bottom w:val="single" w:color="D0CFC9" w:themeColor="accent6" w:sz="8" w:space="0"/>
        </w:tcBorders>
      </w:tcPr>
    </w:tblStylePr>
    <w:tblStylePr w:type="band1Vert">
      <w:tblPr/>
      <w:tcPr>
        <w:shd w:val="clear" w:color="auto" w:fill="F3F3F1" w:themeFill="accent6" w:themeFillTint="3F"/>
      </w:tcPr>
    </w:tblStylePr>
    <w:tblStylePr w:type="band1Horz">
      <w:tblPr/>
      <w:tcPr>
        <w:shd w:val="clear" w:color="auto" w:fill="F3F3F1" w:themeFill="accent6" w:themeFillTint="3F"/>
      </w:tcPr>
    </w:tblStylePr>
  </w:style>
  <w:style w:type="table" w:styleId="Mediumliste2">
    <w:name w:val="Medium List 2"/>
    <w:basedOn w:val="Tabel-Normal"/>
    <w:uiPriority w:val="66"/>
    <w:semiHidden/>
    <w:unhideWhenUsed/>
    <w:rsid w:val="000162D0"/>
    <w:pPr>
      <w:spacing w:line="240" w:lineRule="auto"/>
    </w:pPr>
    <w:rPr>
      <w:rFonts w:asciiTheme="majorHAnsi" w:hAnsiTheme="majorHAnsi" w:eastAsiaTheme="majorEastAsia" w:cstheme="majorBidi"/>
      <w:color w:val="333333" w:themeColor="text1"/>
    </w:rPr>
    <w:tblPr>
      <w:tblStyleRowBandSize w:val="1"/>
      <w:tblStyleColBandSize w:val="1"/>
      <w:tblBorders>
        <w:top w:val="single" w:color="333333" w:themeColor="text1" w:sz="8" w:space="0"/>
        <w:left w:val="single" w:color="333333" w:themeColor="text1" w:sz="8" w:space="0"/>
        <w:bottom w:val="single" w:color="333333" w:themeColor="text1" w:sz="8" w:space="0"/>
        <w:right w:val="single" w:color="333333" w:themeColor="text1" w:sz="8" w:space="0"/>
      </w:tblBorders>
    </w:tblPr>
    <w:tblStylePr w:type="firstRow">
      <w:rPr>
        <w:sz w:val="24"/>
        <w:szCs w:val="24"/>
      </w:rPr>
      <w:tblPr/>
      <w:tcPr>
        <w:tcBorders>
          <w:top w:val="nil"/>
          <w:left w:val="nil"/>
          <w:bottom w:val="single" w:color="333333" w:themeColor="tex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333333" w:themeColor="text1" w:sz="8" w:space="0"/>
          <w:insideH w:val="nil"/>
          <w:insideV w:val="nil"/>
        </w:tcBorders>
        <w:shd w:val="clear" w:color="auto" w:fill="FFFFFF" w:themeFill="background1"/>
      </w:tcPr>
    </w:tblStylePr>
    <w:tblStylePr w:type="lastCol">
      <w:tblPr/>
      <w:tcPr>
        <w:tcBorders>
          <w:top w:val="nil"/>
          <w:left w:val="single" w:color="333333"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CCCCC" w:themeFill="text1" w:themeFillTint="3F"/>
      </w:tcPr>
    </w:tblStylePr>
    <w:tblStylePr w:type="band1Horz">
      <w:tblPr/>
      <w:tcPr>
        <w:tcBorders>
          <w:top w:val="nil"/>
          <w:bottom w:val="nil"/>
          <w:insideH w:val="nil"/>
          <w:insideV w:val="nil"/>
        </w:tcBorders>
        <w:shd w:val="clear" w:color="auto" w:fill="CCCCCC"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1">
    <w:name w:val="Medium List 2 Accent 1"/>
    <w:basedOn w:val="Tabel-Normal"/>
    <w:uiPriority w:val="66"/>
    <w:semiHidden/>
    <w:unhideWhenUsed/>
    <w:rsid w:val="000162D0"/>
    <w:pPr>
      <w:spacing w:line="240" w:lineRule="auto"/>
    </w:pPr>
    <w:rPr>
      <w:rFonts w:asciiTheme="majorHAnsi" w:hAnsiTheme="majorHAnsi" w:eastAsiaTheme="majorEastAsia" w:cstheme="majorBidi"/>
      <w:color w:val="333333" w:themeColor="text1"/>
    </w:rPr>
    <w:tblPr>
      <w:tblStyleRowBandSize w:val="1"/>
      <w:tblStyleColBandSize w:val="1"/>
      <w:tblBorders>
        <w:top w:val="single" w:color="ADDDFF" w:themeColor="accent1" w:sz="8" w:space="0"/>
        <w:left w:val="single" w:color="ADDDFF" w:themeColor="accent1" w:sz="8" w:space="0"/>
        <w:bottom w:val="single" w:color="ADDDFF" w:themeColor="accent1" w:sz="8" w:space="0"/>
        <w:right w:val="single" w:color="ADDDFF" w:themeColor="accent1" w:sz="8" w:space="0"/>
      </w:tblBorders>
    </w:tblPr>
    <w:tblStylePr w:type="firstRow">
      <w:rPr>
        <w:sz w:val="24"/>
        <w:szCs w:val="24"/>
      </w:rPr>
      <w:tblPr/>
      <w:tcPr>
        <w:tcBorders>
          <w:top w:val="nil"/>
          <w:left w:val="nil"/>
          <w:bottom w:val="single" w:color="ADDDFF" w:themeColor="accen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ADDDFF" w:themeColor="accent1" w:sz="8" w:space="0"/>
          <w:insideH w:val="nil"/>
          <w:insideV w:val="nil"/>
        </w:tcBorders>
        <w:shd w:val="clear" w:color="auto" w:fill="FFFFFF" w:themeFill="background1"/>
      </w:tcPr>
    </w:tblStylePr>
    <w:tblStylePr w:type="lastCol">
      <w:tblPr/>
      <w:tcPr>
        <w:tcBorders>
          <w:top w:val="nil"/>
          <w:left w:val="single" w:color="ADDDFF"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AF6FF" w:themeFill="accent1" w:themeFillTint="3F"/>
      </w:tcPr>
    </w:tblStylePr>
    <w:tblStylePr w:type="band1Horz">
      <w:tblPr/>
      <w:tcPr>
        <w:tcBorders>
          <w:top w:val="nil"/>
          <w:bottom w:val="nil"/>
          <w:insideH w:val="nil"/>
          <w:insideV w:val="nil"/>
        </w:tcBorders>
        <w:shd w:val="clear" w:color="auto" w:fill="EAF6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2">
    <w:name w:val="Medium List 2 Accent 2"/>
    <w:basedOn w:val="Tabel-Normal"/>
    <w:uiPriority w:val="66"/>
    <w:semiHidden/>
    <w:unhideWhenUsed/>
    <w:rsid w:val="000162D0"/>
    <w:pPr>
      <w:spacing w:line="240" w:lineRule="auto"/>
    </w:pPr>
    <w:rPr>
      <w:rFonts w:asciiTheme="majorHAnsi" w:hAnsiTheme="majorHAnsi" w:eastAsiaTheme="majorEastAsia" w:cstheme="majorBidi"/>
      <w:color w:val="333333" w:themeColor="text1"/>
    </w:rPr>
    <w:tblPr>
      <w:tblStyleRowBandSize w:val="1"/>
      <w:tblStyleColBandSize w:val="1"/>
      <w:tblBorders>
        <w:top w:val="single" w:color="3AA551" w:themeColor="accent2" w:sz="8" w:space="0"/>
        <w:left w:val="single" w:color="3AA551" w:themeColor="accent2" w:sz="8" w:space="0"/>
        <w:bottom w:val="single" w:color="3AA551" w:themeColor="accent2" w:sz="8" w:space="0"/>
        <w:right w:val="single" w:color="3AA551" w:themeColor="accent2" w:sz="8" w:space="0"/>
      </w:tblBorders>
    </w:tblPr>
    <w:tblStylePr w:type="firstRow">
      <w:rPr>
        <w:sz w:val="24"/>
        <w:szCs w:val="24"/>
      </w:rPr>
      <w:tblPr/>
      <w:tcPr>
        <w:tcBorders>
          <w:top w:val="nil"/>
          <w:left w:val="nil"/>
          <w:bottom w:val="single" w:color="3AA551" w:themeColor="accent2"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3AA551" w:themeColor="accent2" w:sz="8" w:space="0"/>
          <w:insideH w:val="nil"/>
          <w:insideV w:val="nil"/>
        </w:tcBorders>
        <w:shd w:val="clear" w:color="auto" w:fill="FFFFFF" w:themeFill="background1"/>
      </w:tcPr>
    </w:tblStylePr>
    <w:tblStylePr w:type="lastCol">
      <w:tblPr/>
      <w:tcPr>
        <w:tcBorders>
          <w:top w:val="nil"/>
          <w:left w:val="single" w:color="3AA551"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AECD1" w:themeFill="accent2" w:themeFillTint="3F"/>
      </w:tcPr>
    </w:tblStylePr>
    <w:tblStylePr w:type="band1Horz">
      <w:tblPr/>
      <w:tcPr>
        <w:tcBorders>
          <w:top w:val="nil"/>
          <w:bottom w:val="nil"/>
          <w:insideH w:val="nil"/>
          <w:insideV w:val="nil"/>
        </w:tcBorders>
        <w:shd w:val="clear" w:color="auto" w:fill="CAECD1"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3">
    <w:name w:val="Medium List 2 Accent 3"/>
    <w:basedOn w:val="Tabel-Normal"/>
    <w:uiPriority w:val="66"/>
    <w:semiHidden/>
    <w:unhideWhenUsed/>
    <w:rsid w:val="000162D0"/>
    <w:pPr>
      <w:spacing w:line="240" w:lineRule="auto"/>
    </w:pPr>
    <w:rPr>
      <w:rFonts w:asciiTheme="majorHAnsi" w:hAnsiTheme="majorHAnsi" w:eastAsiaTheme="majorEastAsia" w:cstheme="majorBidi"/>
      <w:color w:val="333333" w:themeColor="text1"/>
    </w:rPr>
    <w:tblPr>
      <w:tblStyleRowBandSize w:val="1"/>
      <w:tblStyleColBandSize w:val="1"/>
      <w:tblBorders>
        <w:top w:val="single" w:color="A8D100" w:themeColor="accent3" w:sz="8" w:space="0"/>
        <w:left w:val="single" w:color="A8D100" w:themeColor="accent3" w:sz="8" w:space="0"/>
        <w:bottom w:val="single" w:color="A8D100" w:themeColor="accent3" w:sz="8" w:space="0"/>
        <w:right w:val="single" w:color="A8D100" w:themeColor="accent3" w:sz="8" w:space="0"/>
      </w:tblBorders>
    </w:tblPr>
    <w:tblStylePr w:type="firstRow">
      <w:rPr>
        <w:sz w:val="24"/>
        <w:szCs w:val="24"/>
      </w:rPr>
      <w:tblPr/>
      <w:tcPr>
        <w:tcBorders>
          <w:top w:val="nil"/>
          <w:left w:val="nil"/>
          <w:bottom w:val="single" w:color="A8D100" w:themeColor="accent3"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A8D100" w:themeColor="accent3" w:sz="8" w:space="0"/>
          <w:insideH w:val="nil"/>
          <w:insideV w:val="nil"/>
        </w:tcBorders>
        <w:shd w:val="clear" w:color="auto" w:fill="FFFFFF" w:themeFill="background1"/>
      </w:tcPr>
    </w:tblStylePr>
    <w:tblStylePr w:type="lastCol">
      <w:tblPr/>
      <w:tcPr>
        <w:tcBorders>
          <w:top w:val="nil"/>
          <w:left w:val="single" w:color="A8D100"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0FFB4" w:themeFill="accent3" w:themeFillTint="3F"/>
      </w:tcPr>
    </w:tblStylePr>
    <w:tblStylePr w:type="band1Horz">
      <w:tblPr/>
      <w:tcPr>
        <w:tcBorders>
          <w:top w:val="nil"/>
          <w:bottom w:val="nil"/>
          <w:insideH w:val="nil"/>
          <w:insideV w:val="nil"/>
        </w:tcBorders>
        <w:shd w:val="clear" w:color="auto" w:fill="F0FFB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4">
    <w:name w:val="Medium List 2 Accent 4"/>
    <w:basedOn w:val="Tabel-Normal"/>
    <w:uiPriority w:val="66"/>
    <w:semiHidden/>
    <w:unhideWhenUsed/>
    <w:rsid w:val="000162D0"/>
    <w:pPr>
      <w:spacing w:line="240" w:lineRule="auto"/>
    </w:pPr>
    <w:rPr>
      <w:rFonts w:asciiTheme="majorHAnsi" w:hAnsiTheme="majorHAnsi" w:eastAsiaTheme="majorEastAsia" w:cstheme="majorBidi"/>
      <w:color w:val="333333" w:themeColor="text1"/>
    </w:rPr>
    <w:tblPr>
      <w:tblStyleRowBandSize w:val="1"/>
      <w:tblStyleColBandSize w:val="1"/>
      <w:tblBorders>
        <w:top w:val="single" w:color="C40079" w:themeColor="accent4" w:sz="8" w:space="0"/>
        <w:left w:val="single" w:color="C40079" w:themeColor="accent4" w:sz="8" w:space="0"/>
        <w:bottom w:val="single" w:color="C40079" w:themeColor="accent4" w:sz="8" w:space="0"/>
        <w:right w:val="single" w:color="C40079" w:themeColor="accent4" w:sz="8" w:space="0"/>
      </w:tblBorders>
    </w:tblPr>
    <w:tblStylePr w:type="firstRow">
      <w:rPr>
        <w:sz w:val="24"/>
        <w:szCs w:val="24"/>
      </w:rPr>
      <w:tblPr/>
      <w:tcPr>
        <w:tcBorders>
          <w:top w:val="nil"/>
          <w:left w:val="nil"/>
          <w:bottom w:val="single" w:color="C40079" w:themeColor="accent4"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40079" w:themeColor="accent4" w:sz="8" w:space="0"/>
          <w:insideH w:val="nil"/>
          <w:insideV w:val="nil"/>
        </w:tcBorders>
        <w:shd w:val="clear" w:color="auto" w:fill="FFFFFF" w:themeFill="background1"/>
      </w:tcPr>
    </w:tblStylePr>
    <w:tblStylePr w:type="lastCol">
      <w:tblPr/>
      <w:tcPr>
        <w:tcBorders>
          <w:top w:val="nil"/>
          <w:left w:val="single" w:color="C40079"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1E1" w:themeFill="accent4" w:themeFillTint="3F"/>
      </w:tcPr>
    </w:tblStylePr>
    <w:tblStylePr w:type="band1Horz">
      <w:tblPr/>
      <w:tcPr>
        <w:tcBorders>
          <w:top w:val="nil"/>
          <w:bottom w:val="nil"/>
          <w:insideH w:val="nil"/>
          <w:insideV w:val="nil"/>
        </w:tcBorders>
        <w:shd w:val="clear" w:color="auto" w:fill="FFB1E1"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5">
    <w:name w:val="Medium List 2 Accent 5"/>
    <w:basedOn w:val="Tabel-Normal"/>
    <w:uiPriority w:val="66"/>
    <w:semiHidden/>
    <w:unhideWhenUsed/>
    <w:rsid w:val="000162D0"/>
    <w:pPr>
      <w:spacing w:line="240" w:lineRule="auto"/>
    </w:pPr>
    <w:rPr>
      <w:rFonts w:asciiTheme="majorHAnsi" w:hAnsiTheme="majorHAnsi" w:eastAsiaTheme="majorEastAsia" w:cstheme="majorBidi"/>
      <w:color w:val="333333" w:themeColor="text1"/>
    </w:rPr>
    <w:tblPr>
      <w:tblStyleRowBandSize w:val="1"/>
      <w:tblStyleColBandSize w:val="1"/>
      <w:tblBorders>
        <w:top w:val="single" w:color="C63418" w:themeColor="accent5" w:sz="8" w:space="0"/>
        <w:left w:val="single" w:color="C63418" w:themeColor="accent5" w:sz="8" w:space="0"/>
        <w:bottom w:val="single" w:color="C63418" w:themeColor="accent5" w:sz="8" w:space="0"/>
        <w:right w:val="single" w:color="C63418" w:themeColor="accent5" w:sz="8" w:space="0"/>
      </w:tblBorders>
    </w:tblPr>
    <w:tblStylePr w:type="firstRow">
      <w:rPr>
        <w:sz w:val="24"/>
        <w:szCs w:val="24"/>
      </w:rPr>
      <w:tblPr/>
      <w:tcPr>
        <w:tcBorders>
          <w:top w:val="nil"/>
          <w:left w:val="nil"/>
          <w:bottom w:val="single" w:color="C63418" w:themeColor="accent5"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63418" w:themeColor="accent5" w:sz="8" w:space="0"/>
          <w:insideH w:val="nil"/>
          <w:insideV w:val="nil"/>
        </w:tcBorders>
        <w:shd w:val="clear" w:color="auto" w:fill="FFFFFF" w:themeFill="background1"/>
      </w:tcPr>
    </w:tblStylePr>
    <w:tblStylePr w:type="lastCol">
      <w:tblPr/>
      <w:tcPr>
        <w:tcBorders>
          <w:top w:val="nil"/>
          <w:left w:val="single" w:color="C63418"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C8BF" w:themeFill="accent5" w:themeFillTint="3F"/>
      </w:tcPr>
    </w:tblStylePr>
    <w:tblStylePr w:type="band1Horz">
      <w:tblPr/>
      <w:tcPr>
        <w:tcBorders>
          <w:top w:val="nil"/>
          <w:bottom w:val="nil"/>
          <w:insideH w:val="nil"/>
          <w:insideV w:val="nil"/>
        </w:tcBorders>
        <w:shd w:val="clear" w:color="auto" w:fill="F7C8B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6">
    <w:name w:val="Medium List 2 Accent 6"/>
    <w:basedOn w:val="Tabel-Normal"/>
    <w:uiPriority w:val="66"/>
    <w:semiHidden/>
    <w:unhideWhenUsed/>
    <w:rsid w:val="000162D0"/>
    <w:pPr>
      <w:spacing w:line="240" w:lineRule="auto"/>
    </w:pPr>
    <w:rPr>
      <w:rFonts w:asciiTheme="majorHAnsi" w:hAnsiTheme="majorHAnsi" w:eastAsiaTheme="majorEastAsia" w:cstheme="majorBidi"/>
      <w:color w:val="333333" w:themeColor="text1"/>
    </w:rPr>
    <w:tblPr>
      <w:tblStyleRowBandSize w:val="1"/>
      <w:tblStyleColBandSize w:val="1"/>
      <w:tblBorders>
        <w:top w:val="single" w:color="D0CFC9" w:themeColor="accent6" w:sz="8" w:space="0"/>
        <w:left w:val="single" w:color="D0CFC9" w:themeColor="accent6" w:sz="8" w:space="0"/>
        <w:bottom w:val="single" w:color="D0CFC9" w:themeColor="accent6" w:sz="8" w:space="0"/>
        <w:right w:val="single" w:color="D0CFC9" w:themeColor="accent6" w:sz="8" w:space="0"/>
      </w:tblBorders>
    </w:tblPr>
    <w:tblStylePr w:type="firstRow">
      <w:rPr>
        <w:sz w:val="24"/>
        <w:szCs w:val="24"/>
      </w:rPr>
      <w:tblPr/>
      <w:tcPr>
        <w:tcBorders>
          <w:top w:val="nil"/>
          <w:left w:val="nil"/>
          <w:bottom w:val="single" w:color="D0CFC9" w:themeColor="accent6"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D0CFC9" w:themeColor="accent6" w:sz="8" w:space="0"/>
          <w:insideH w:val="nil"/>
          <w:insideV w:val="nil"/>
        </w:tcBorders>
        <w:shd w:val="clear" w:color="auto" w:fill="FFFFFF" w:themeFill="background1"/>
      </w:tcPr>
    </w:tblStylePr>
    <w:tblStylePr w:type="lastCol">
      <w:tblPr/>
      <w:tcPr>
        <w:tcBorders>
          <w:top w:val="nil"/>
          <w:left w:val="single" w:color="D0CFC9"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F3F1" w:themeFill="accent6" w:themeFillTint="3F"/>
      </w:tcPr>
    </w:tblStylePr>
    <w:tblStylePr w:type="band1Horz">
      <w:tblPr/>
      <w:tcPr>
        <w:tcBorders>
          <w:top w:val="nil"/>
          <w:bottom w:val="nil"/>
          <w:insideH w:val="nil"/>
          <w:insideV w:val="nil"/>
        </w:tcBorders>
        <w:shd w:val="clear" w:color="auto" w:fill="F3F3F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kygge1">
    <w:name w:val="Medium Shading 1"/>
    <w:basedOn w:val="Tabel-Normal"/>
    <w:uiPriority w:val="63"/>
    <w:semiHidden/>
    <w:unhideWhenUsed/>
    <w:rsid w:val="000162D0"/>
    <w:pPr>
      <w:spacing w:line="240" w:lineRule="auto"/>
    </w:pPr>
    <w:tblPr>
      <w:tblStyleRowBandSize w:val="1"/>
      <w:tblStyleColBandSize w:val="1"/>
      <w:tblBorders>
        <w:top w:val="single" w:color="666666" w:themeColor="text1" w:themeTint="BF" w:sz="8" w:space="0"/>
        <w:left w:val="single" w:color="666666" w:themeColor="text1" w:themeTint="BF" w:sz="8" w:space="0"/>
        <w:bottom w:val="single" w:color="666666" w:themeColor="text1" w:themeTint="BF" w:sz="8" w:space="0"/>
        <w:right w:val="single" w:color="666666" w:themeColor="text1" w:themeTint="BF" w:sz="8" w:space="0"/>
        <w:insideH w:val="single" w:color="666666" w:themeColor="text1" w:themeTint="BF" w:sz="8" w:space="0"/>
      </w:tblBorders>
    </w:tblPr>
    <w:tblStylePr w:type="firstRow">
      <w:pPr>
        <w:spacing w:before="0" w:after="0" w:line="240" w:lineRule="auto"/>
      </w:pPr>
      <w:rPr>
        <w:b/>
        <w:bCs/>
        <w:color w:val="FFFFFF" w:themeColor="background1"/>
      </w:rPr>
      <w:tblPr/>
      <w:tcPr>
        <w:tcBorders>
          <w:top w:val="single" w:color="666666" w:themeColor="text1" w:themeTint="BF" w:sz="8" w:space="0"/>
          <w:left w:val="single" w:color="666666" w:themeColor="text1" w:themeTint="BF" w:sz="8" w:space="0"/>
          <w:bottom w:val="single" w:color="666666" w:themeColor="text1" w:themeTint="BF" w:sz="8" w:space="0"/>
          <w:right w:val="single" w:color="666666" w:themeColor="text1" w:themeTint="BF" w:sz="8" w:space="0"/>
          <w:insideH w:val="nil"/>
          <w:insideV w:val="nil"/>
        </w:tcBorders>
        <w:shd w:val="clear" w:color="auto" w:fill="333333" w:themeFill="text1"/>
      </w:tcPr>
    </w:tblStylePr>
    <w:tblStylePr w:type="lastRow">
      <w:pPr>
        <w:spacing w:before="0" w:after="0" w:line="240" w:lineRule="auto"/>
      </w:pPr>
      <w:rPr>
        <w:b/>
        <w:bCs/>
      </w:rPr>
      <w:tblPr/>
      <w:tcPr>
        <w:tcBorders>
          <w:top w:val="double" w:color="666666" w:themeColor="text1" w:themeTint="BF" w:sz="6" w:space="0"/>
          <w:left w:val="single" w:color="666666" w:themeColor="text1" w:themeTint="BF" w:sz="8" w:space="0"/>
          <w:bottom w:val="single" w:color="666666" w:themeColor="text1" w:themeTint="BF" w:sz="8" w:space="0"/>
          <w:right w:val="single" w:color="666666"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CCCCC" w:themeFill="text1" w:themeFillTint="3F"/>
      </w:tcPr>
    </w:tblStylePr>
    <w:tblStylePr w:type="band1Horz">
      <w:tblPr/>
      <w:tcPr>
        <w:tcBorders>
          <w:insideH w:val="nil"/>
          <w:insideV w:val="nil"/>
        </w:tcBorders>
        <w:shd w:val="clear" w:color="auto" w:fill="CCCCCC" w:themeFill="text1" w:themeFillTint="3F"/>
      </w:tcPr>
    </w:tblStylePr>
    <w:tblStylePr w:type="band2Horz">
      <w:tblPr/>
      <w:tcPr>
        <w:tcBorders>
          <w:insideH w:val="nil"/>
          <w:insideV w:val="nil"/>
        </w:tcBorders>
      </w:tcPr>
    </w:tblStylePr>
  </w:style>
  <w:style w:type="table" w:styleId="Mediumskygge1-farve1">
    <w:name w:val="Medium Shading 1 Accent 1"/>
    <w:basedOn w:val="Tabel-Normal"/>
    <w:uiPriority w:val="63"/>
    <w:semiHidden/>
    <w:unhideWhenUsed/>
    <w:rsid w:val="000162D0"/>
    <w:pPr>
      <w:spacing w:line="240" w:lineRule="auto"/>
    </w:pPr>
    <w:tblPr>
      <w:tblStyleRowBandSize w:val="1"/>
      <w:tblStyleColBandSize w:val="1"/>
      <w:tblBorders>
        <w:top w:val="single" w:color="C1E5FF" w:themeColor="accent1" w:themeTint="BF" w:sz="8" w:space="0"/>
        <w:left w:val="single" w:color="C1E5FF" w:themeColor="accent1" w:themeTint="BF" w:sz="8" w:space="0"/>
        <w:bottom w:val="single" w:color="C1E5FF" w:themeColor="accent1" w:themeTint="BF" w:sz="8" w:space="0"/>
        <w:right w:val="single" w:color="C1E5FF" w:themeColor="accent1" w:themeTint="BF" w:sz="8" w:space="0"/>
        <w:insideH w:val="single" w:color="C1E5FF" w:themeColor="accent1" w:themeTint="BF" w:sz="8" w:space="0"/>
      </w:tblBorders>
    </w:tblPr>
    <w:tblStylePr w:type="firstRow">
      <w:pPr>
        <w:spacing w:before="0" w:after="0" w:line="240" w:lineRule="auto"/>
      </w:pPr>
      <w:rPr>
        <w:b/>
        <w:bCs/>
        <w:color w:val="FFFFFF" w:themeColor="background1"/>
      </w:rPr>
      <w:tblPr/>
      <w:tcPr>
        <w:tcBorders>
          <w:top w:val="single" w:color="C1E5FF" w:themeColor="accent1" w:themeTint="BF" w:sz="8" w:space="0"/>
          <w:left w:val="single" w:color="C1E5FF" w:themeColor="accent1" w:themeTint="BF" w:sz="8" w:space="0"/>
          <w:bottom w:val="single" w:color="C1E5FF" w:themeColor="accent1" w:themeTint="BF" w:sz="8" w:space="0"/>
          <w:right w:val="single" w:color="C1E5FF" w:themeColor="accent1" w:themeTint="BF" w:sz="8" w:space="0"/>
          <w:insideH w:val="nil"/>
          <w:insideV w:val="nil"/>
        </w:tcBorders>
        <w:shd w:val="clear" w:color="auto" w:fill="ADDDFF" w:themeFill="accent1"/>
      </w:tcPr>
    </w:tblStylePr>
    <w:tblStylePr w:type="lastRow">
      <w:pPr>
        <w:spacing w:before="0" w:after="0" w:line="240" w:lineRule="auto"/>
      </w:pPr>
      <w:rPr>
        <w:b/>
        <w:bCs/>
      </w:rPr>
      <w:tblPr/>
      <w:tcPr>
        <w:tcBorders>
          <w:top w:val="double" w:color="C1E5FF" w:themeColor="accent1" w:themeTint="BF" w:sz="6" w:space="0"/>
          <w:left w:val="single" w:color="C1E5FF" w:themeColor="accent1" w:themeTint="BF" w:sz="8" w:space="0"/>
          <w:bottom w:val="single" w:color="C1E5FF" w:themeColor="accent1" w:themeTint="BF" w:sz="8" w:space="0"/>
          <w:right w:val="single" w:color="C1E5FF"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EAF6FF" w:themeFill="accent1" w:themeFillTint="3F"/>
      </w:tcPr>
    </w:tblStylePr>
    <w:tblStylePr w:type="band1Horz">
      <w:tblPr/>
      <w:tcPr>
        <w:tcBorders>
          <w:insideH w:val="nil"/>
          <w:insideV w:val="nil"/>
        </w:tcBorders>
        <w:shd w:val="clear" w:color="auto" w:fill="EAF6FF" w:themeFill="accent1" w:themeFillTint="3F"/>
      </w:tcPr>
    </w:tblStylePr>
    <w:tblStylePr w:type="band2Horz">
      <w:tblPr/>
      <w:tcPr>
        <w:tcBorders>
          <w:insideH w:val="nil"/>
          <w:insideV w:val="nil"/>
        </w:tcBorders>
      </w:tcPr>
    </w:tblStylePr>
  </w:style>
  <w:style w:type="table" w:styleId="Mediumskygge1-fremhvningsfarve2">
    <w:name w:val="Medium Shading 1 Accent 2"/>
    <w:basedOn w:val="Tabel-Normal"/>
    <w:uiPriority w:val="63"/>
    <w:semiHidden/>
    <w:unhideWhenUsed/>
    <w:rsid w:val="000162D0"/>
    <w:pPr>
      <w:spacing w:line="240" w:lineRule="auto"/>
    </w:pPr>
    <w:tblPr>
      <w:tblStyleRowBandSize w:val="1"/>
      <w:tblStyleColBandSize w:val="1"/>
      <w:tblBorders>
        <w:top w:val="single" w:color="5FC775" w:themeColor="accent2" w:themeTint="BF" w:sz="8" w:space="0"/>
        <w:left w:val="single" w:color="5FC775" w:themeColor="accent2" w:themeTint="BF" w:sz="8" w:space="0"/>
        <w:bottom w:val="single" w:color="5FC775" w:themeColor="accent2" w:themeTint="BF" w:sz="8" w:space="0"/>
        <w:right w:val="single" w:color="5FC775" w:themeColor="accent2" w:themeTint="BF" w:sz="8" w:space="0"/>
        <w:insideH w:val="single" w:color="5FC775" w:themeColor="accent2" w:themeTint="BF" w:sz="8" w:space="0"/>
      </w:tblBorders>
    </w:tblPr>
    <w:tblStylePr w:type="firstRow">
      <w:pPr>
        <w:spacing w:before="0" w:after="0" w:line="240" w:lineRule="auto"/>
      </w:pPr>
      <w:rPr>
        <w:b/>
        <w:bCs/>
        <w:color w:val="FFFFFF" w:themeColor="background1"/>
      </w:rPr>
      <w:tblPr/>
      <w:tcPr>
        <w:tcBorders>
          <w:top w:val="single" w:color="5FC775" w:themeColor="accent2" w:themeTint="BF" w:sz="8" w:space="0"/>
          <w:left w:val="single" w:color="5FC775" w:themeColor="accent2" w:themeTint="BF" w:sz="8" w:space="0"/>
          <w:bottom w:val="single" w:color="5FC775" w:themeColor="accent2" w:themeTint="BF" w:sz="8" w:space="0"/>
          <w:right w:val="single" w:color="5FC775" w:themeColor="accent2" w:themeTint="BF" w:sz="8" w:space="0"/>
          <w:insideH w:val="nil"/>
          <w:insideV w:val="nil"/>
        </w:tcBorders>
        <w:shd w:val="clear" w:color="auto" w:fill="3AA551" w:themeFill="accent2"/>
      </w:tcPr>
    </w:tblStylePr>
    <w:tblStylePr w:type="lastRow">
      <w:pPr>
        <w:spacing w:before="0" w:after="0" w:line="240" w:lineRule="auto"/>
      </w:pPr>
      <w:rPr>
        <w:b/>
        <w:bCs/>
      </w:rPr>
      <w:tblPr/>
      <w:tcPr>
        <w:tcBorders>
          <w:top w:val="double" w:color="5FC775" w:themeColor="accent2" w:themeTint="BF" w:sz="6" w:space="0"/>
          <w:left w:val="single" w:color="5FC775" w:themeColor="accent2" w:themeTint="BF" w:sz="8" w:space="0"/>
          <w:bottom w:val="single" w:color="5FC775" w:themeColor="accent2" w:themeTint="BF" w:sz="8" w:space="0"/>
          <w:right w:val="single" w:color="5FC775"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CAECD1" w:themeFill="accent2" w:themeFillTint="3F"/>
      </w:tcPr>
    </w:tblStylePr>
    <w:tblStylePr w:type="band1Horz">
      <w:tblPr/>
      <w:tcPr>
        <w:tcBorders>
          <w:insideH w:val="nil"/>
          <w:insideV w:val="nil"/>
        </w:tcBorders>
        <w:shd w:val="clear" w:color="auto" w:fill="CAECD1" w:themeFill="accent2" w:themeFillTint="3F"/>
      </w:tcPr>
    </w:tblStylePr>
    <w:tblStylePr w:type="band2Horz">
      <w:tblPr/>
      <w:tcPr>
        <w:tcBorders>
          <w:insideH w:val="nil"/>
          <w:insideV w:val="nil"/>
        </w:tcBorders>
      </w:tcPr>
    </w:tblStylePr>
  </w:style>
  <w:style w:type="table" w:styleId="Mediumskygge1-fremhvningsfarve3">
    <w:name w:val="Medium Shading 1 Accent 3"/>
    <w:basedOn w:val="Tabel-Normal"/>
    <w:uiPriority w:val="63"/>
    <w:semiHidden/>
    <w:unhideWhenUsed/>
    <w:rsid w:val="000162D0"/>
    <w:pPr>
      <w:spacing w:line="240" w:lineRule="auto"/>
    </w:pPr>
    <w:tblPr>
      <w:tblStyleRowBandSize w:val="1"/>
      <w:tblStyleColBandSize w:val="1"/>
      <w:tblBorders>
        <w:top w:val="single" w:color="D1FF1D" w:themeColor="accent3" w:themeTint="BF" w:sz="8" w:space="0"/>
        <w:left w:val="single" w:color="D1FF1D" w:themeColor="accent3" w:themeTint="BF" w:sz="8" w:space="0"/>
        <w:bottom w:val="single" w:color="D1FF1D" w:themeColor="accent3" w:themeTint="BF" w:sz="8" w:space="0"/>
        <w:right w:val="single" w:color="D1FF1D" w:themeColor="accent3" w:themeTint="BF" w:sz="8" w:space="0"/>
        <w:insideH w:val="single" w:color="D1FF1D" w:themeColor="accent3" w:themeTint="BF" w:sz="8" w:space="0"/>
      </w:tblBorders>
    </w:tblPr>
    <w:tblStylePr w:type="firstRow">
      <w:pPr>
        <w:spacing w:before="0" w:after="0" w:line="240" w:lineRule="auto"/>
      </w:pPr>
      <w:rPr>
        <w:b/>
        <w:bCs/>
        <w:color w:val="FFFFFF" w:themeColor="background1"/>
      </w:rPr>
      <w:tblPr/>
      <w:tcPr>
        <w:tcBorders>
          <w:top w:val="single" w:color="D1FF1D" w:themeColor="accent3" w:themeTint="BF" w:sz="8" w:space="0"/>
          <w:left w:val="single" w:color="D1FF1D" w:themeColor="accent3" w:themeTint="BF" w:sz="8" w:space="0"/>
          <w:bottom w:val="single" w:color="D1FF1D" w:themeColor="accent3" w:themeTint="BF" w:sz="8" w:space="0"/>
          <w:right w:val="single" w:color="D1FF1D" w:themeColor="accent3" w:themeTint="BF" w:sz="8" w:space="0"/>
          <w:insideH w:val="nil"/>
          <w:insideV w:val="nil"/>
        </w:tcBorders>
        <w:shd w:val="clear" w:color="auto" w:fill="A8D100" w:themeFill="accent3"/>
      </w:tcPr>
    </w:tblStylePr>
    <w:tblStylePr w:type="lastRow">
      <w:pPr>
        <w:spacing w:before="0" w:after="0" w:line="240" w:lineRule="auto"/>
      </w:pPr>
      <w:rPr>
        <w:b/>
        <w:bCs/>
      </w:rPr>
      <w:tblPr/>
      <w:tcPr>
        <w:tcBorders>
          <w:top w:val="double" w:color="D1FF1D" w:themeColor="accent3" w:themeTint="BF" w:sz="6" w:space="0"/>
          <w:left w:val="single" w:color="D1FF1D" w:themeColor="accent3" w:themeTint="BF" w:sz="8" w:space="0"/>
          <w:bottom w:val="single" w:color="D1FF1D" w:themeColor="accent3" w:themeTint="BF" w:sz="8" w:space="0"/>
          <w:right w:val="single" w:color="D1FF1D"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0FFB4" w:themeFill="accent3" w:themeFillTint="3F"/>
      </w:tcPr>
    </w:tblStylePr>
    <w:tblStylePr w:type="band1Horz">
      <w:tblPr/>
      <w:tcPr>
        <w:tcBorders>
          <w:insideH w:val="nil"/>
          <w:insideV w:val="nil"/>
        </w:tcBorders>
        <w:shd w:val="clear" w:color="auto" w:fill="F0FFB4" w:themeFill="accent3" w:themeFillTint="3F"/>
      </w:tcPr>
    </w:tblStylePr>
    <w:tblStylePr w:type="band2Horz">
      <w:tblPr/>
      <w:tcPr>
        <w:tcBorders>
          <w:insideH w:val="nil"/>
          <w:insideV w:val="nil"/>
        </w:tcBorders>
      </w:tcPr>
    </w:tblStylePr>
  </w:style>
  <w:style w:type="table" w:styleId="Mediumskygge1-fremhvningsfarve4">
    <w:name w:val="Medium Shading 1 Accent 4"/>
    <w:basedOn w:val="Tabel-Normal"/>
    <w:uiPriority w:val="63"/>
    <w:semiHidden/>
    <w:unhideWhenUsed/>
    <w:rsid w:val="000162D0"/>
    <w:pPr>
      <w:spacing w:line="240" w:lineRule="auto"/>
    </w:pPr>
    <w:tblPr>
      <w:tblStyleRowBandSize w:val="1"/>
      <w:tblStyleColBandSize w:val="1"/>
      <w:tblBorders>
        <w:top w:val="single" w:color="FF13A4" w:themeColor="accent4" w:themeTint="BF" w:sz="8" w:space="0"/>
        <w:left w:val="single" w:color="FF13A4" w:themeColor="accent4" w:themeTint="BF" w:sz="8" w:space="0"/>
        <w:bottom w:val="single" w:color="FF13A4" w:themeColor="accent4" w:themeTint="BF" w:sz="8" w:space="0"/>
        <w:right w:val="single" w:color="FF13A4" w:themeColor="accent4" w:themeTint="BF" w:sz="8" w:space="0"/>
        <w:insideH w:val="single" w:color="FF13A4" w:themeColor="accent4" w:themeTint="BF" w:sz="8" w:space="0"/>
      </w:tblBorders>
    </w:tblPr>
    <w:tblStylePr w:type="firstRow">
      <w:pPr>
        <w:spacing w:before="0" w:after="0" w:line="240" w:lineRule="auto"/>
      </w:pPr>
      <w:rPr>
        <w:b/>
        <w:bCs/>
        <w:color w:val="FFFFFF" w:themeColor="background1"/>
      </w:rPr>
      <w:tblPr/>
      <w:tcPr>
        <w:tcBorders>
          <w:top w:val="single" w:color="FF13A4" w:themeColor="accent4" w:themeTint="BF" w:sz="8" w:space="0"/>
          <w:left w:val="single" w:color="FF13A4" w:themeColor="accent4" w:themeTint="BF" w:sz="8" w:space="0"/>
          <w:bottom w:val="single" w:color="FF13A4" w:themeColor="accent4" w:themeTint="BF" w:sz="8" w:space="0"/>
          <w:right w:val="single" w:color="FF13A4" w:themeColor="accent4" w:themeTint="BF" w:sz="8" w:space="0"/>
          <w:insideH w:val="nil"/>
          <w:insideV w:val="nil"/>
        </w:tcBorders>
        <w:shd w:val="clear" w:color="auto" w:fill="C40079" w:themeFill="accent4"/>
      </w:tcPr>
    </w:tblStylePr>
    <w:tblStylePr w:type="lastRow">
      <w:pPr>
        <w:spacing w:before="0" w:after="0" w:line="240" w:lineRule="auto"/>
      </w:pPr>
      <w:rPr>
        <w:b/>
        <w:bCs/>
      </w:rPr>
      <w:tblPr/>
      <w:tcPr>
        <w:tcBorders>
          <w:top w:val="double" w:color="FF13A4" w:themeColor="accent4" w:themeTint="BF" w:sz="6" w:space="0"/>
          <w:left w:val="single" w:color="FF13A4" w:themeColor="accent4" w:themeTint="BF" w:sz="8" w:space="0"/>
          <w:bottom w:val="single" w:color="FF13A4" w:themeColor="accent4" w:themeTint="BF" w:sz="8" w:space="0"/>
          <w:right w:val="single" w:color="FF13A4"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FFB1E1" w:themeFill="accent4" w:themeFillTint="3F"/>
      </w:tcPr>
    </w:tblStylePr>
    <w:tblStylePr w:type="band1Horz">
      <w:tblPr/>
      <w:tcPr>
        <w:tcBorders>
          <w:insideH w:val="nil"/>
          <w:insideV w:val="nil"/>
        </w:tcBorders>
        <w:shd w:val="clear" w:color="auto" w:fill="FFB1E1" w:themeFill="accent4" w:themeFillTint="3F"/>
      </w:tcPr>
    </w:tblStylePr>
    <w:tblStylePr w:type="band2Horz">
      <w:tblPr/>
      <w:tcPr>
        <w:tcBorders>
          <w:insideH w:val="nil"/>
          <w:insideV w:val="nil"/>
        </w:tcBorders>
      </w:tcPr>
    </w:tblStylePr>
  </w:style>
  <w:style w:type="table" w:styleId="Mediumskygge1-fremhvningsfarve5">
    <w:name w:val="Medium Shading 1 Accent 5"/>
    <w:basedOn w:val="Tabel-Normal"/>
    <w:uiPriority w:val="63"/>
    <w:semiHidden/>
    <w:unhideWhenUsed/>
    <w:rsid w:val="000162D0"/>
    <w:pPr>
      <w:spacing w:line="240" w:lineRule="auto"/>
    </w:pPr>
    <w:tblPr>
      <w:tblStyleRowBandSize w:val="1"/>
      <w:tblStyleColBandSize w:val="1"/>
      <w:tblBorders>
        <w:top w:val="single" w:color="E7593E" w:themeColor="accent5" w:themeTint="BF" w:sz="8" w:space="0"/>
        <w:left w:val="single" w:color="E7593E" w:themeColor="accent5" w:themeTint="BF" w:sz="8" w:space="0"/>
        <w:bottom w:val="single" w:color="E7593E" w:themeColor="accent5" w:themeTint="BF" w:sz="8" w:space="0"/>
        <w:right w:val="single" w:color="E7593E" w:themeColor="accent5" w:themeTint="BF" w:sz="8" w:space="0"/>
        <w:insideH w:val="single" w:color="E7593E" w:themeColor="accent5" w:themeTint="BF" w:sz="8" w:space="0"/>
      </w:tblBorders>
    </w:tblPr>
    <w:tblStylePr w:type="firstRow">
      <w:pPr>
        <w:spacing w:before="0" w:after="0" w:line="240" w:lineRule="auto"/>
      </w:pPr>
      <w:rPr>
        <w:b/>
        <w:bCs/>
        <w:color w:val="FFFFFF" w:themeColor="background1"/>
      </w:rPr>
      <w:tblPr/>
      <w:tcPr>
        <w:tcBorders>
          <w:top w:val="single" w:color="E7593E" w:themeColor="accent5" w:themeTint="BF" w:sz="8" w:space="0"/>
          <w:left w:val="single" w:color="E7593E" w:themeColor="accent5" w:themeTint="BF" w:sz="8" w:space="0"/>
          <w:bottom w:val="single" w:color="E7593E" w:themeColor="accent5" w:themeTint="BF" w:sz="8" w:space="0"/>
          <w:right w:val="single" w:color="E7593E" w:themeColor="accent5" w:themeTint="BF" w:sz="8" w:space="0"/>
          <w:insideH w:val="nil"/>
          <w:insideV w:val="nil"/>
        </w:tcBorders>
        <w:shd w:val="clear" w:color="auto" w:fill="C63418" w:themeFill="accent5"/>
      </w:tcPr>
    </w:tblStylePr>
    <w:tblStylePr w:type="lastRow">
      <w:pPr>
        <w:spacing w:before="0" w:after="0" w:line="240" w:lineRule="auto"/>
      </w:pPr>
      <w:rPr>
        <w:b/>
        <w:bCs/>
      </w:rPr>
      <w:tblPr/>
      <w:tcPr>
        <w:tcBorders>
          <w:top w:val="double" w:color="E7593E" w:themeColor="accent5" w:themeTint="BF" w:sz="6" w:space="0"/>
          <w:left w:val="single" w:color="E7593E" w:themeColor="accent5" w:themeTint="BF" w:sz="8" w:space="0"/>
          <w:bottom w:val="single" w:color="E7593E" w:themeColor="accent5" w:themeTint="BF" w:sz="8" w:space="0"/>
          <w:right w:val="single" w:color="E7593E"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F7C8BF" w:themeFill="accent5" w:themeFillTint="3F"/>
      </w:tcPr>
    </w:tblStylePr>
    <w:tblStylePr w:type="band1Horz">
      <w:tblPr/>
      <w:tcPr>
        <w:tcBorders>
          <w:insideH w:val="nil"/>
          <w:insideV w:val="nil"/>
        </w:tcBorders>
        <w:shd w:val="clear" w:color="auto" w:fill="F7C8BF" w:themeFill="accent5" w:themeFillTint="3F"/>
      </w:tcPr>
    </w:tblStylePr>
    <w:tblStylePr w:type="band2Horz">
      <w:tblPr/>
      <w:tcPr>
        <w:tcBorders>
          <w:insideH w:val="nil"/>
          <w:insideV w:val="nil"/>
        </w:tcBorders>
      </w:tcPr>
    </w:tblStylePr>
  </w:style>
  <w:style w:type="table" w:styleId="Mediumskygge1-fremhvningsfarve6">
    <w:name w:val="Medium Shading 1 Accent 6"/>
    <w:basedOn w:val="Tabel-Normal"/>
    <w:uiPriority w:val="63"/>
    <w:semiHidden/>
    <w:unhideWhenUsed/>
    <w:rsid w:val="000162D0"/>
    <w:pPr>
      <w:spacing w:line="240" w:lineRule="auto"/>
    </w:pPr>
    <w:tblPr>
      <w:tblStyleRowBandSize w:val="1"/>
      <w:tblStyleColBandSize w:val="1"/>
      <w:tblBorders>
        <w:top w:val="single" w:color="DBDBD6" w:themeColor="accent6" w:themeTint="BF" w:sz="8" w:space="0"/>
        <w:left w:val="single" w:color="DBDBD6" w:themeColor="accent6" w:themeTint="BF" w:sz="8" w:space="0"/>
        <w:bottom w:val="single" w:color="DBDBD6" w:themeColor="accent6" w:themeTint="BF" w:sz="8" w:space="0"/>
        <w:right w:val="single" w:color="DBDBD6" w:themeColor="accent6" w:themeTint="BF" w:sz="8" w:space="0"/>
        <w:insideH w:val="single" w:color="DBDBD6" w:themeColor="accent6" w:themeTint="BF" w:sz="8" w:space="0"/>
      </w:tblBorders>
    </w:tblPr>
    <w:tblStylePr w:type="firstRow">
      <w:pPr>
        <w:spacing w:before="0" w:after="0" w:line="240" w:lineRule="auto"/>
      </w:pPr>
      <w:rPr>
        <w:b/>
        <w:bCs/>
        <w:color w:val="FFFFFF" w:themeColor="background1"/>
      </w:rPr>
      <w:tblPr/>
      <w:tcPr>
        <w:tcBorders>
          <w:top w:val="single" w:color="DBDBD6" w:themeColor="accent6" w:themeTint="BF" w:sz="8" w:space="0"/>
          <w:left w:val="single" w:color="DBDBD6" w:themeColor="accent6" w:themeTint="BF" w:sz="8" w:space="0"/>
          <w:bottom w:val="single" w:color="DBDBD6" w:themeColor="accent6" w:themeTint="BF" w:sz="8" w:space="0"/>
          <w:right w:val="single" w:color="DBDBD6" w:themeColor="accent6" w:themeTint="BF" w:sz="8" w:space="0"/>
          <w:insideH w:val="nil"/>
          <w:insideV w:val="nil"/>
        </w:tcBorders>
        <w:shd w:val="clear" w:color="auto" w:fill="D0CFC9" w:themeFill="accent6"/>
      </w:tcPr>
    </w:tblStylePr>
    <w:tblStylePr w:type="lastRow">
      <w:pPr>
        <w:spacing w:before="0" w:after="0" w:line="240" w:lineRule="auto"/>
      </w:pPr>
      <w:rPr>
        <w:b/>
        <w:bCs/>
      </w:rPr>
      <w:tblPr/>
      <w:tcPr>
        <w:tcBorders>
          <w:top w:val="double" w:color="DBDBD6" w:themeColor="accent6" w:themeTint="BF" w:sz="6" w:space="0"/>
          <w:left w:val="single" w:color="DBDBD6" w:themeColor="accent6" w:themeTint="BF" w:sz="8" w:space="0"/>
          <w:bottom w:val="single" w:color="DBDBD6" w:themeColor="accent6" w:themeTint="BF" w:sz="8" w:space="0"/>
          <w:right w:val="single" w:color="DBDBD6"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3F3F1" w:themeFill="accent6" w:themeFillTint="3F"/>
      </w:tcPr>
    </w:tblStylePr>
    <w:tblStylePr w:type="band1Horz">
      <w:tblPr/>
      <w:tcPr>
        <w:tcBorders>
          <w:insideH w:val="nil"/>
          <w:insideV w:val="nil"/>
        </w:tcBorders>
        <w:shd w:val="clear" w:color="auto" w:fill="F3F3F1" w:themeFill="accent6" w:themeFillTint="3F"/>
      </w:tcPr>
    </w:tblStylePr>
    <w:tblStylePr w:type="band2Horz">
      <w:tblPr/>
      <w:tcPr>
        <w:tcBorders>
          <w:insideH w:val="nil"/>
          <w:insideV w:val="nil"/>
        </w:tcBorders>
      </w:tcPr>
    </w:tblStylePr>
  </w:style>
  <w:style w:type="table" w:styleId="Mediumskygge2">
    <w:name w:val="Medium Shading 2"/>
    <w:basedOn w:val="Tabel-Normal"/>
    <w:uiPriority w:val="64"/>
    <w:semiHidden/>
    <w:unhideWhenUsed/>
    <w:rsid w:val="000162D0"/>
    <w:pPr>
      <w:spacing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333333"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33333" w:themeFill="text1"/>
      </w:tcPr>
    </w:tblStylePr>
    <w:tblStylePr w:type="lastCol">
      <w:rPr>
        <w:b/>
        <w:bCs/>
        <w:color w:val="FFFFFF" w:themeColor="background1"/>
      </w:rPr>
      <w:tblPr/>
      <w:tcPr>
        <w:tcBorders>
          <w:left w:val="nil"/>
          <w:right w:val="nil"/>
          <w:insideH w:val="nil"/>
          <w:insideV w:val="nil"/>
        </w:tcBorders>
        <w:shd w:val="clear" w:color="auto" w:fill="333333"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kygge2-farve1">
    <w:name w:val="Medium Shading 2 Accent 1"/>
    <w:basedOn w:val="Tabel-Normal"/>
    <w:uiPriority w:val="64"/>
    <w:semiHidden/>
    <w:unhideWhenUsed/>
    <w:rsid w:val="000162D0"/>
    <w:pPr>
      <w:spacing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ADDDFF"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DDDFF" w:themeFill="accent1"/>
      </w:tcPr>
    </w:tblStylePr>
    <w:tblStylePr w:type="lastCol">
      <w:rPr>
        <w:b/>
        <w:bCs/>
        <w:color w:val="FFFFFF" w:themeColor="background1"/>
      </w:rPr>
      <w:tblPr/>
      <w:tcPr>
        <w:tcBorders>
          <w:left w:val="nil"/>
          <w:right w:val="nil"/>
          <w:insideH w:val="nil"/>
          <w:insideV w:val="nil"/>
        </w:tcBorders>
        <w:shd w:val="clear" w:color="auto" w:fill="ADDDF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kygge2-fremhvningsfarve2">
    <w:name w:val="Medium Shading 2 Accent 2"/>
    <w:basedOn w:val="Tabel-Normal"/>
    <w:uiPriority w:val="64"/>
    <w:semiHidden/>
    <w:unhideWhenUsed/>
    <w:rsid w:val="000162D0"/>
    <w:pPr>
      <w:spacing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3AA551"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AA551" w:themeFill="accent2"/>
      </w:tcPr>
    </w:tblStylePr>
    <w:tblStylePr w:type="lastCol">
      <w:rPr>
        <w:b/>
        <w:bCs/>
        <w:color w:val="FFFFFF" w:themeColor="background1"/>
      </w:rPr>
      <w:tblPr/>
      <w:tcPr>
        <w:tcBorders>
          <w:left w:val="nil"/>
          <w:right w:val="nil"/>
          <w:insideH w:val="nil"/>
          <w:insideV w:val="nil"/>
        </w:tcBorders>
        <w:shd w:val="clear" w:color="auto" w:fill="3AA55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kygge2-fremhvningsfarve3">
    <w:name w:val="Medium Shading 2 Accent 3"/>
    <w:basedOn w:val="Tabel-Normal"/>
    <w:uiPriority w:val="64"/>
    <w:semiHidden/>
    <w:unhideWhenUsed/>
    <w:rsid w:val="000162D0"/>
    <w:pPr>
      <w:spacing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A8D100"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8D100" w:themeFill="accent3"/>
      </w:tcPr>
    </w:tblStylePr>
    <w:tblStylePr w:type="lastCol">
      <w:rPr>
        <w:b/>
        <w:bCs/>
        <w:color w:val="FFFFFF" w:themeColor="background1"/>
      </w:rPr>
      <w:tblPr/>
      <w:tcPr>
        <w:tcBorders>
          <w:left w:val="nil"/>
          <w:right w:val="nil"/>
          <w:insideH w:val="nil"/>
          <w:insideV w:val="nil"/>
        </w:tcBorders>
        <w:shd w:val="clear" w:color="auto" w:fill="A8D10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kygge2-fremhvningsfarve4">
    <w:name w:val="Medium Shading 2 Accent 4"/>
    <w:basedOn w:val="Tabel-Normal"/>
    <w:uiPriority w:val="64"/>
    <w:semiHidden/>
    <w:unhideWhenUsed/>
    <w:rsid w:val="000162D0"/>
    <w:pPr>
      <w:spacing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40079"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40079" w:themeFill="accent4"/>
      </w:tcPr>
    </w:tblStylePr>
    <w:tblStylePr w:type="lastCol">
      <w:rPr>
        <w:b/>
        <w:bCs/>
        <w:color w:val="FFFFFF" w:themeColor="background1"/>
      </w:rPr>
      <w:tblPr/>
      <w:tcPr>
        <w:tcBorders>
          <w:left w:val="nil"/>
          <w:right w:val="nil"/>
          <w:insideH w:val="nil"/>
          <w:insideV w:val="nil"/>
        </w:tcBorders>
        <w:shd w:val="clear" w:color="auto" w:fill="C40079"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kygge2-fremhvningsfarve5">
    <w:name w:val="Medium Shading 2 Accent 5"/>
    <w:basedOn w:val="Tabel-Normal"/>
    <w:uiPriority w:val="64"/>
    <w:semiHidden/>
    <w:unhideWhenUsed/>
    <w:rsid w:val="000162D0"/>
    <w:pPr>
      <w:spacing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63418"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63418" w:themeFill="accent5"/>
      </w:tcPr>
    </w:tblStylePr>
    <w:tblStylePr w:type="lastCol">
      <w:rPr>
        <w:b/>
        <w:bCs/>
        <w:color w:val="FFFFFF" w:themeColor="background1"/>
      </w:rPr>
      <w:tblPr/>
      <w:tcPr>
        <w:tcBorders>
          <w:left w:val="nil"/>
          <w:right w:val="nil"/>
          <w:insideH w:val="nil"/>
          <w:insideV w:val="nil"/>
        </w:tcBorders>
        <w:shd w:val="clear" w:color="auto" w:fill="C63418"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kygge2-fremhvningsfarve6">
    <w:name w:val="Medium Shading 2 Accent 6"/>
    <w:basedOn w:val="Tabel-Normal"/>
    <w:uiPriority w:val="64"/>
    <w:semiHidden/>
    <w:unhideWhenUsed/>
    <w:rsid w:val="000162D0"/>
    <w:pPr>
      <w:spacing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D0CFC9"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0CFC9" w:themeFill="accent6"/>
      </w:tcPr>
    </w:tblStylePr>
    <w:tblStylePr w:type="lastCol">
      <w:rPr>
        <w:b/>
        <w:bCs/>
        <w:color w:val="FFFFFF" w:themeColor="background1"/>
      </w:rPr>
      <w:tblPr/>
      <w:tcPr>
        <w:tcBorders>
          <w:left w:val="nil"/>
          <w:right w:val="nil"/>
          <w:insideH w:val="nil"/>
          <w:insideV w:val="nil"/>
        </w:tcBorders>
        <w:shd w:val="clear" w:color="auto" w:fill="D0CFC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character" w:styleId="Mention1" w:customStyle="1">
    <w:name w:val="Mention1"/>
    <w:basedOn w:val="Standardskrifttypeiafsnit"/>
    <w:uiPriority w:val="99"/>
    <w:semiHidden/>
    <w:rsid w:val="000162D0"/>
    <w:rPr>
      <w:color w:val="2B579A"/>
      <w:shd w:val="clear" w:color="auto" w:fill="E6E6E6"/>
      <w:lang w:val="da-DK"/>
    </w:rPr>
  </w:style>
  <w:style w:type="paragraph" w:styleId="Brevhoved">
    <w:name w:val="Message Header"/>
    <w:basedOn w:val="Normal"/>
    <w:link w:val="BrevhovedTegn"/>
    <w:uiPriority w:val="99"/>
    <w:semiHidden/>
    <w:rsid w:val="000162D0"/>
    <w:pPr>
      <w:pBdr>
        <w:top w:val="single" w:color="auto" w:sz="6" w:space="1"/>
        <w:left w:val="single" w:color="auto" w:sz="6" w:space="1"/>
        <w:bottom w:val="single" w:color="auto" w:sz="6" w:space="1"/>
        <w:right w:val="single" w:color="auto" w:sz="6" w:space="1"/>
      </w:pBdr>
      <w:shd w:val="pct20" w:color="auto" w:fill="auto"/>
      <w:spacing w:line="240" w:lineRule="auto"/>
      <w:ind w:left="1134" w:hanging="1134"/>
    </w:pPr>
    <w:rPr>
      <w:rFonts w:asciiTheme="majorHAnsi" w:hAnsiTheme="majorHAnsi" w:eastAsiaTheme="majorEastAsia" w:cstheme="majorBidi"/>
      <w:sz w:val="24"/>
      <w:szCs w:val="24"/>
    </w:rPr>
  </w:style>
  <w:style w:type="character" w:styleId="BrevhovedTegn" w:customStyle="1">
    <w:name w:val="Brevhoved Tegn"/>
    <w:basedOn w:val="Standardskrifttypeiafsnit"/>
    <w:link w:val="Brevhoved"/>
    <w:uiPriority w:val="99"/>
    <w:semiHidden/>
    <w:rsid w:val="00A539A2"/>
    <w:rPr>
      <w:rFonts w:asciiTheme="majorHAnsi" w:hAnsiTheme="majorHAnsi" w:eastAsiaTheme="majorEastAsia" w:cstheme="majorBidi"/>
      <w:sz w:val="24"/>
      <w:szCs w:val="24"/>
      <w:shd w:val="pct20" w:color="auto" w:fill="auto"/>
      <w:lang w:val="da-DK"/>
    </w:rPr>
  </w:style>
  <w:style w:type="paragraph" w:styleId="NormalWeb">
    <w:name w:val="Normal (Web)"/>
    <w:basedOn w:val="Normal"/>
    <w:uiPriority w:val="99"/>
    <w:semiHidden/>
    <w:rsid w:val="000162D0"/>
    <w:rPr>
      <w:rFonts w:ascii="Times New Roman" w:hAnsi="Times New Roman" w:cs="Times New Roman"/>
      <w:sz w:val="24"/>
      <w:szCs w:val="24"/>
    </w:rPr>
  </w:style>
  <w:style w:type="paragraph" w:styleId="Noteoverskrift">
    <w:name w:val="Note Heading"/>
    <w:basedOn w:val="Normal"/>
    <w:next w:val="Normal"/>
    <w:link w:val="NoteoverskriftTegn"/>
    <w:uiPriority w:val="99"/>
    <w:semiHidden/>
    <w:rsid w:val="000162D0"/>
    <w:pPr>
      <w:spacing w:line="240" w:lineRule="auto"/>
    </w:pPr>
  </w:style>
  <w:style w:type="character" w:styleId="NoteoverskriftTegn" w:customStyle="1">
    <w:name w:val="Noteoverskrift Tegn"/>
    <w:basedOn w:val="Standardskrifttypeiafsnit"/>
    <w:link w:val="Noteoverskrift"/>
    <w:uiPriority w:val="99"/>
    <w:semiHidden/>
    <w:rsid w:val="00A539A2"/>
    <w:rPr>
      <w:lang w:val="da-DK"/>
    </w:rPr>
  </w:style>
  <w:style w:type="table" w:styleId="Almindeligtabel1">
    <w:name w:val="Plain Table 1"/>
    <w:basedOn w:val="Tabel-Normal"/>
    <w:uiPriority w:val="41"/>
    <w:rsid w:val="000162D0"/>
    <w:pPr>
      <w:spacing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lmindeligtabel2">
    <w:name w:val="Plain Table 2"/>
    <w:basedOn w:val="Tabel-Normal"/>
    <w:uiPriority w:val="42"/>
    <w:rsid w:val="000162D0"/>
    <w:pPr>
      <w:spacing w:line="240" w:lineRule="auto"/>
    </w:pPr>
    <w:tblPr>
      <w:tblStyleRowBandSize w:val="1"/>
      <w:tblStyleColBandSize w:val="1"/>
      <w:tblBorders>
        <w:top w:val="single" w:color="989898" w:themeColor="text1" w:themeTint="80" w:sz="4" w:space="0"/>
        <w:bottom w:val="single" w:color="989898" w:themeColor="text1" w:themeTint="80" w:sz="4" w:space="0"/>
      </w:tblBorders>
    </w:tblPr>
    <w:tblStylePr w:type="firstRow">
      <w:rPr>
        <w:b/>
        <w:bCs/>
      </w:rPr>
      <w:tblPr/>
      <w:tcPr>
        <w:tcBorders>
          <w:bottom w:val="single" w:color="989898" w:themeColor="text1" w:themeTint="80" w:sz="4" w:space="0"/>
        </w:tcBorders>
      </w:tcPr>
    </w:tblStylePr>
    <w:tblStylePr w:type="lastRow">
      <w:rPr>
        <w:b/>
        <w:bCs/>
      </w:rPr>
      <w:tblPr/>
      <w:tcPr>
        <w:tcBorders>
          <w:top w:val="single" w:color="989898" w:themeColor="text1" w:themeTint="80" w:sz="4" w:space="0"/>
        </w:tcBorders>
      </w:tcPr>
    </w:tblStylePr>
    <w:tblStylePr w:type="firstCol">
      <w:rPr>
        <w:b/>
        <w:bCs/>
      </w:rPr>
    </w:tblStylePr>
    <w:tblStylePr w:type="lastCol">
      <w:rPr>
        <w:b/>
        <w:bCs/>
      </w:rPr>
    </w:tblStylePr>
    <w:tblStylePr w:type="band1Vert">
      <w:tblPr/>
      <w:tcPr>
        <w:tcBorders>
          <w:left w:val="single" w:color="989898" w:themeColor="text1" w:themeTint="80" w:sz="4" w:space="0"/>
          <w:right w:val="single" w:color="989898" w:themeColor="text1" w:themeTint="80" w:sz="4" w:space="0"/>
        </w:tcBorders>
      </w:tcPr>
    </w:tblStylePr>
    <w:tblStylePr w:type="band2Vert">
      <w:tblPr/>
      <w:tcPr>
        <w:tcBorders>
          <w:left w:val="single" w:color="989898" w:themeColor="text1" w:themeTint="80" w:sz="4" w:space="0"/>
          <w:right w:val="single" w:color="989898" w:themeColor="text1" w:themeTint="80" w:sz="4" w:space="0"/>
        </w:tcBorders>
      </w:tcPr>
    </w:tblStylePr>
    <w:tblStylePr w:type="band1Horz">
      <w:tblPr/>
      <w:tcPr>
        <w:tcBorders>
          <w:top w:val="single" w:color="989898" w:themeColor="text1" w:themeTint="80" w:sz="4" w:space="0"/>
          <w:bottom w:val="single" w:color="989898" w:themeColor="text1" w:themeTint="80" w:sz="4" w:space="0"/>
        </w:tcBorders>
      </w:tcPr>
    </w:tblStylePr>
  </w:style>
  <w:style w:type="table" w:styleId="Almindeligtabel3">
    <w:name w:val="Plain Table 3"/>
    <w:basedOn w:val="Tabel-Normal"/>
    <w:uiPriority w:val="43"/>
    <w:rsid w:val="000162D0"/>
    <w:pPr>
      <w:spacing w:line="240" w:lineRule="auto"/>
    </w:pPr>
    <w:tblPr>
      <w:tblStyleRowBandSize w:val="1"/>
      <w:tblStyleColBandSize w:val="1"/>
    </w:tblPr>
    <w:tblStylePr w:type="firstRow">
      <w:rPr>
        <w:b/>
        <w:bCs/>
        <w:caps/>
      </w:rPr>
      <w:tblPr/>
      <w:tcPr>
        <w:tcBorders>
          <w:bottom w:val="single" w:color="989898"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989898"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Almindeligtabel4">
    <w:name w:val="Plain Table 4"/>
    <w:basedOn w:val="Tabel-Normal"/>
    <w:uiPriority w:val="44"/>
    <w:rsid w:val="000162D0"/>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lmindeligtabel5">
    <w:name w:val="Plain Table 5"/>
    <w:basedOn w:val="Tabel-Normal"/>
    <w:uiPriority w:val="45"/>
    <w:rsid w:val="000162D0"/>
    <w:pPr>
      <w:spacing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989898"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989898"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989898"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989898"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lmindeligtekst">
    <w:name w:val="Plain Text"/>
    <w:basedOn w:val="Normal"/>
    <w:link w:val="AlmindeligtekstTegn"/>
    <w:uiPriority w:val="99"/>
    <w:semiHidden/>
    <w:rsid w:val="000162D0"/>
    <w:pPr>
      <w:spacing w:line="240" w:lineRule="auto"/>
    </w:pPr>
    <w:rPr>
      <w:rFonts w:ascii="Consolas" w:hAnsi="Consolas"/>
      <w:sz w:val="21"/>
      <w:szCs w:val="21"/>
    </w:rPr>
  </w:style>
  <w:style w:type="character" w:styleId="AlmindeligtekstTegn" w:customStyle="1">
    <w:name w:val="Almindelig tekst Tegn"/>
    <w:basedOn w:val="Standardskrifttypeiafsnit"/>
    <w:link w:val="Almindeligtekst"/>
    <w:uiPriority w:val="99"/>
    <w:semiHidden/>
    <w:rsid w:val="00A539A2"/>
    <w:rPr>
      <w:rFonts w:ascii="Consolas" w:hAnsi="Consolas"/>
      <w:sz w:val="21"/>
      <w:szCs w:val="21"/>
      <w:lang w:val="da-DK"/>
    </w:rPr>
  </w:style>
  <w:style w:type="paragraph" w:styleId="Starthilsen">
    <w:name w:val="Salutation"/>
    <w:basedOn w:val="Normal"/>
    <w:next w:val="Normal"/>
    <w:link w:val="StarthilsenTegn"/>
    <w:uiPriority w:val="99"/>
    <w:semiHidden/>
    <w:rsid w:val="000162D0"/>
  </w:style>
  <w:style w:type="character" w:styleId="StarthilsenTegn" w:customStyle="1">
    <w:name w:val="Starthilsen Tegn"/>
    <w:basedOn w:val="Standardskrifttypeiafsnit"/>
    <w:link w:val="Starthilsen"/>
    <w:uiPriority w:val="99"/>
    <w:semiHidden/>
    <w:rsid w:val="00A539A2"/>
    <w:rPr>
      <w:lang w:val="da-DK"/>
    </w:rPr>
  </w:style>
  <w:style w:type="character" w:styleId="SmartHyperlink1" w:customStyle="1">
    <w:name w:val="Smart Hyperlink1"/>
    <w:basedOn w:val="Standardskrifttypeiafsnit"/>
    <w:uiPriority w:val="99"/>
    <w:semiHidden/>
    <w:rsid w:val="000162D0"/>
    <w:rPr>
      <w:u w:val="dotted"/>
      <w:lang w:val="da-DK"/>
    </w:rPr>
  </w:style>
  <w:style w:type="table" w:styleId="Tabel-3D-effekter1">
    <w:name w:val="Table 3D effects 1"/>
    <w:basedOn w:val="Tabel-Normal"/>
    <w:uiPriority w:val="99"/>
    <w:semiHidden/>
    <w:unhideWhenUsed/>
    <w:rsid w:val="000162D0"/>
    <w:tblPr/>
    <w:tcPr>
      <w:shd w:val="solid" w:color="C0C0C0" w:fill="FFFFFF"/>
    </w:tcPr>
    <w:tblStylePr w:type="firstRow">
      <w:rPr>
        <w:b/>
        <w:bCs/>
        <w:color w:val="800080"/>
      </w:rPr>
      <w:tblPr/>
      <w:tcPr>
        <w:tcBorders>
          <w:bottom w:val="single" w:color="808080" w:sz="6" w:space="0"/>
          <w:tl2br w:val="none" w:color="auto" w:sz="0" w:space="0"/>
          <w:tr2bl w:val="none" w:color="auto" w:sz="0" w:space="0"/>
        </w:tcBorders>
      </w:tcPr>
    </w:tblStylePr>
    <w:tblStylePr w:type="lastRow">
      <w:tblPr/>
      <w:tcPr>
        <w:tcBorders>
          <w:top w:val="single" w:color="FFFFFF" w:sz="6" w:space="0"/>
          <w:tl2br w:val="none" w:color="auto" w:sz="0" w:space="0"/>
          <w:tr2bl w:val="none" w:color="auto" w:sz="0" w:space="0"/>
        </w:tcBorders>
      </w:tcPr>
    </w:tblStylePr>
    <w:tblStylePr w:type="firstCol">
      <w:rPr>
        <w:b/>
        <w:bCs/>
      </w:rPr>
      <w:tblPr/>
      <w:tcPr>
        <w:tcBorders>
          <w:right w:val="single" w:color="808080" w:sz="6" w:space="0"/>
          <w:tl2br w:val="none" w:color="auto" w:sz="0" w:space="0"/>
          <w:tr2bl w:val="none" w:color="auto" w:sz="0" w:space="0"/>
        </w:tcBorders>
      </w:tcPr>
    </w:tblStylePr>
    <w:tblStylePr w:type="lastCol">
      <w:tblPr/>
      <w:tcPr>
        <w:tcBorders>
          <w:left w:val="single" w:color="FFFFFF" w:sz="6" w:space="0"/>
          <w:tl2br w:val="none" w:color="auto" w:sz="0" w:space="0"/>
          <w:tr2bl w:val="none" w:color="auto" w:sz="0" w:space="0"/>
        </w:tcBorders>
      </w:tcPr>
    </w:tblStylePr>
    <w:tblStylePr w:type="neCell">
      <w:tblPr/>
      <w:tcPr>
        <w:tcBorders>
          <w:left w:val="none" w:color="auto" w:sz="0" w:space="0"/>
          <w:bottom w:val="none" w:color="auto" w:sz="0" w:space="0"/>
          <w:tl2br w:val="none" w:color="auto" w:sz="0" w:space="0"/>
          <w:tr2bl w:val="none" w:color="auto" w:sz="0" w:space="0"/>
        </w:tcBorders>
      </w:tcPr>
    </w:tblStylePr>
    <w:tblStylePr w:type="nwCell">
      <w:tblPr/>
      <w:tcPr>
        <w:tcBorders>
          <w:bottom w:val="none" w:color="auto" w:sz="0" w:space="0"/>
          <w:right w:val="none" w:color="auto" w:sz="0" w:space="0"/>
          <w:tl2br w:val="none" w:color="auto" w:sz="0" w:space="0"/>
          <w:tr2bl w:val="none" w:color="auto" w:sz="0" w:space="0"/>
        </w:tcBorders>
      </w:tcPr>
    </w:tblStylePr>
    <w:tblStylePr w:type="seCell">
      <w:tblPr/>
      <w:tcPr>
        <w:tcBorders>
          <w:top w:val="none" w:color="auto" w:sz="0" w:space="0"/>
          <w:left w:val="none" w:color="auto" w:sz="0" w:space="0"/>
          <w:tl2br w:val="none" w:color="auto" w:sz="0" w:space="0"/>
          <w:tr2bl w:val="none" w:color="auto" w:sz="0" w:space="0"/>
        </w:tcBorders>
      </w:tcPr>
    </w:tblStylePr>
    <w:tblStylePr w:type="swCell">
      <w:rPr>
        <w:color w:val="000080"/>
      </w:rPr>
      <w:tblPr/>
      <w:tcPr>
        <w:tcBorders>
          <w:top w:val="none" w:color="auto" w:sz="0" w:space="0"/>
          <w:right w:val="none" w:color="auto" w:sz="0" w:space="0"/>
          <w:tl2br w:val="none" w:color="auto" w:sz="0" w:space="0"/>
          <w:tr2bl w:val="none" w:color="auto" w:sz="0" w:space="0"/>
        </w:tcBorders>
      </w:tcPr>
    </w:tblStylePr>
  </w:style>
  <w:style w:type="table" w:styleId="Tabel-3D-effekter2">
    <w:name w:val="Table 3D effects 2"/>
    <w:basedOn w:val="Tabel-Normal"/>
    <w:uiPriority w:val="99"/>
    <w:semiHidden/>
    <w:unhideWhenUsed/>
    <w:rsid w:val="000162D0"/>
    <w:tblPr>
      <w:tblStyleRowBandSize w:val="1"/>
    </w:tblPr>
    <w:tcPr>
      <w:shd w:val="solid" w:color="C0C0C0" w:fill="FFFFFF"/>
    </w:tc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el-3D-effekter3">
    <w:name w:val="Table 3D effects 3"/>
    <w:basedOn w:val="Tabel-Normal"/>
    <w:uiPriority w:val="99"/>
    <w:semiHidden/>
    <w:unhideWhenUsed/>
    <w:rsid w:val="000162D0"/>
    <w:tblPr>
      <w:tblStyleRowBandSize w:val="1"/>
      <w:tblStyleColBandSize w:val="1"/>
    </w:tbl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el-Klassisk1">
    <w:name w:val="Table Classic 1"/>
    <w:basedOn w:val="Tabel-Normal"/>
    <w:uiPriority w:val="99"/>
    <w:semiHidden/>
    <w:unhideWhenUsed/>
    <w:rsid w:val="000162D0"/>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iCs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el-Klassisk2">
    <w:name w:val="Table Classic 2"/>
    <w:basedOn w:val="Tabel-Normal"/>
    <w:uiPriority w:val="99"/>
    <w:semiHidden/>
    <w:unhideWhenUsed/>
    <w:rsid w:val="000162D0"/>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color w:val="000080"/>
      </w:rPr>
      <w:tblPr/>
      <w:tcPr>
        <w:tcBorders>
          <w:tl2br w:val="none" w:color="auto" w:sz="0" w:space="0"/>
          <w:tr2bl w:val="none" w:color="auto" w:sz="0" w:space="0"/>
        </w:tcBorders>
      </w:tcPr>
    </w:tblStylePr>
  </w:style>
  <w:style w:type="table" w:styleId="Tabel-Klassisk3">
    <w:name w:val="Table Classic 3"/>
    <w:basedOn w:val="Tabel-Normal"/>
    <w:uiPriority w:val="99"/>
    <w:semiHidden/>
    <w:unhideWhenUsed/>
    <w:rsid w:val="000162D0"/>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one" w:color="auto" w:sz="0" w:space="0"/>
          <w:tr2bl w:val="none" w:color="auto" w:sz="0" w:space="0"/>
        </w:tcBorders>
        <w:shd w:val="solid" w:color="000080" w:fill="FFFFFF"/>
      </w:tcPr>
    </w:tblStylePr>
    <w:tblStylePr w:type="lastRow">
      <w:rPr>
        <w:color w:val="000080"/>
      </w:rPr>
      <w:tblPr/>
      <w:tcPr>
        <w:tcBorders>
          <w:top w:val="single" w:color="000000" w:sz="12" w:space="0"/>
          <w:tl2br w:val="none" w:color="auto" w:sz="0" w:space="0"/>
          <w:tr2bl w:val="none" w:color="auto" w:sz="0" w:space="0"/>
        </w:tcBorders>
        <w:shd w:val="solid" w:color="FFFFFF" w:fill="FFFFFF"/>
      </w:tcPr>
    </w:tblStylePr>
    <w:tblStylePr w:type="firstCol">
      <w:rPr>
        <w:b/>
        <w:bCs/>
        <w:color w:val="000000"/>
      </w:rPr>
      <w:tblPr/>
      <w:tcPr>
        <w:tcBorders>
          <w:tl2br w:val="none" w:color="auto" w:sz="0" w:space="0"/>
          <w:tr2bl w:val="none" w:color="auto" w:sz="0" w:space="0"/>
        </w:tcBorders>
      </w:tcPr>
    </w:tblStylePr>
  </w:style>
  <w:style w:type="table" w:styleId="Tabel-Klassisk4">
    <w:name w:val="Table Classic 4"/>
    <w:basedOn w:val="Tabel-Normal"/>
    <w:uiPriority w:val="99"/>
    <w:semiHidden/>
    <w:unhideWhenUsed/>
    <w:rsid w:val="000162D0"/>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one" w:color="auto" w:sz="0" w:space="0"/>
          <w:tr2bl w:val="none" w:color="auto" w:sz="0" w:space="0"/>
        </w:tcBorders>
        <w:shd w:val="pct50" w:color="000080" w:fill="FFFFFF"/>
      </w:tcPr>
    </w:tblStylePr>
    <w:tblStylePr w:type="lastRow">
      <w:rPr>
        <w:color w:val="000080"/>
      </w:rPr>
      <w:tblPr/>
      <w:tcPr>
        <w:tcBorders>
          <w:bottom w:val="single" w:color="000000" w:sz="6" w:space="0"/>
          <w:tl2br w:val="none" w:color="auto" w:sz="0" w:space="0"/>
          <w:tr2bl w:val="none" w:color="auto" w:sz="0" w:space="0"/>
        </w:tcBorders>
        <w:shd w:val="pct50" w:color="000000" w:fill="FFFFFF"/>
      </w:tcPr>
    </w:tblStylePr>
    <w:tblStylePr w:type="firstCol">
      <w:rPr>
        <w:b/>
        <w:bCs/>
      </w:rPr>
      <w:tblPr/>
      <w:tcPr>
        <w:tcBorders>
          <w:tl2br w:val="none" w:color="auto" w:sz="0" w:space="0"/>
          <w:tr2bl w:val="none" w:color="auto" w:sz="0" w:space="0"/>
        </w:tcBorders>
      </w:tcPr>
    </w:tblStylePr>
    <w:tblStylePr w:type="nwCell">
      <w:rPr>
        <w:b/>
        <w:bCs/>
      </w:rPr>
      <w:tblPr/>
      <w:tcPr>
        <w:tcBorders>
          <w:tl2br w:val="none" w:color="auto" w:sz="0" w:space="0"/>
          <w:tr2bl w:val="none" w:color="auto" w:sz="0" w:space="0"/>
        </w:tcBorders>
      </w:tcPr>
    </w:tblStylePr>
    <w:tblStylePr w:type="swCell">
      <w:rPr>
        <w:color w:val="000080"/>
      </w:rPr>
      <w:tblPr/>
      <w:tcPr>
        <w:tcBorders>
          <w:tl2br w:val="none" w:color="auto" w:sz="0" w:space="0"/>
          <w:tr2bl w:val="none" w:color="auto" w:sz="0" w:space="0"/>
        </w:tcBorders>
      </w:tcPr>
    </w:tblStylePr>
  </w:style>
  <w:style w:type="table" w:styleId="Tabel-Farvet1">
    <w:name w:val="Table Colorful 1"/>
    <w:basedOn w:val="Tabel-Normal"/>
    <w:uiPriority w:val="99"/>
    <w:semiHidden/>
    <w:unhideWhenUsed/>
    <w:rsid w:val="000162D0"/>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one" w:color="auto" w:sz="0" w:space="0"/>
          <w:tr2bl w:val="none" w:color="auto" w:sz="0" w:space="0"/>
        </w:tcBorders>
        <w:shd w:val="solid" w:color="000000" w:fill="FFFFFF"/>
      </w:tcPr>
    </w:tblStylePr>
    <w:tblStylePr w:type="firstCol">
      <w:rPr>
        <w:b/>
        <w:bCs/>
        <w:i/>
        <w:iCs/>
      </w:rPr>
      <w:tblPr/>
      <w:tcPr>
        <w:tcBorders>
          <w:tl2br w:val="none" w:color="auto" w:sz="0" w:space="0"/>
          <w:tr2bl w:val="none" w:color="auto" w:sz="0" w:space="0"/>
        </w:tcBorders>
        <w:shd w:val="solid" w:color="000080" w:fill="FFFFFF"/>
      </w:tcPr>
    </w:tblStylePr>
    <w:tblStylePr w:type="nwCell">
      <w:tblPr/>
      <w:tcPr>
        <w:tcBorders>
          <w:tl2br w:val="none" w:color="auto" w:sz="0" w:space="0"/>
          <w:tr2bl w:val="none" w:color="auto" w:sz="0" w:space="0"/>
        </w:tcBorders>
        <w:shd w:val="solid" w:color="000000" w:fill="FFFFFF"/>
      </w:tcPr>
    </w:tblStylePr>
    <w:tblStylePr w:type="swCell">
      <w:rPr>
        <w:b/>
        <w:bCs/>
        <w:i w:val="0"/>
        <w:iCs w:val="0"/>
      </w:rPr>
      <w:tblPr/>
      <w:tcPr>
        <w:tcBorders>
          <w:tl2br w:val="none" w:color="auto" w:sz="0" w:space="0"/>
          <w:tr2bl w:val="none" w:color="auto" w:sz="0" w:space="0"/>
        </w:tcBorders>
      </w:tcPr>
    </w:tblStylePr>
  </w:style>
  <w:style w:type="table" w:styleId="Tabel-Farvet2">
    <w:name w:val="Table Colorful 2"/>
    <w:basedOn w:val="Tabel-Normal"/>
    <w:uiPriority w:val="99"/>
    <w:semiHidden/>
    <w:unhideWhenUsed/>
    <w:rsid w:val="000162D0"/>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one" w:color="auto" w:sz="0" w:space="0"/>
          <w:tr2bl w:val="none" w:color="auto" w:sz="0" w:space="0"/>
        </w:tcBorders>
        <w:shd w:val="solid" w:color="800000" w:fill="FFFFFF"/>
      </w:tcPr>
    </w:tblStylePr>
    <w:tblStylePr w:type="firstCol">
      <w:rPr>
        <w:b/>
        <w:bCs/>
        <w:i/>
        <w:iCs/>
      </w:rPr>
      <w:tblPr/>
      <w:tcPr>
        <w:tcBorders>
          <w:tl2br w:val="none" w:color="auto" w:sz="0" w:space="0"/>
          <w:tr2bl w:val="none" w:color="auto" w:sz="0" w:space="0"/>
        </w:tcBorders>
      </w:tcPr>
    </w:tblStylePr>
    <w:tblStylePr w:type="lastCol">
      <w:tblPr/>
      <w:tcPr>
        <w:tcBorders>
          <w:tl2br w:val="none" w:color="auto" w:sz="0" w:space="0"/>
          <w:tr2bl w:val="none" w:color="auto" w:sz="0" w:space="0"/>
        </w:tcBorders>
        <w:shd w:val="solid" w:color="C0C0C0" w:fill="FFFFFF"/>
      </w:tcPr>
    </w:tblStylePr>
    <w:tblStylePr w:type="swCell">
      <w:rPr>
        <w:b/>
        <w:bCs/>
        <w:i w:val="0"/>
        <w:iCs w:val="0"/>
      </w:rPr>
      <w:tblPr/>
      <w:tcPr>
        <w:tcBorders>
          <w:tl2br w:val="none" w:color="auto" w:sz="0" w:space="0"/>
          <w:tr2bl w:val="none" w:color="auto" w:sz="0" w:space="0"/>
        </w:tcBorders>
      </w:tcPr>
    </w:tblStylePr>
  </w:style>
  <w:style w:type="table" w:styleId="Tabel-Farvet3">
    <w:name w:val="Table Colorful 3"/>
    <w:basedOn w:val="Tabel-Normal"/>
    <w:uiPriority w:val="99"/>
    <w:semiHidden/>
    <w:unhideWhenUsed/>
    <w:rsid w:val="000162D0"/>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one" w:color="auto" w:sz="0" w:space="0"/>
          <w:tr2bl w:val="none" w:color="auto" w:sz="0" w:space="0"/>
        </w:tcBorders>
        <w:shd w:val="solid" w:color="008080" w:fill="FFFFFF"/>
      </w:tcPr>
    </w:tblStylePr>
    <w:tblStylePr w:type="firstCol">
      <w:tblPr/>
      <w:tcPr>
        <w:tcBorders>
          <w:left w:val="single" w:color="000000" w:sz="36" w:space="0"/>
          <w:right w:val="single" w:color="000000" w:sz="6" w:space="0"/>
          <w:tl2br w:val="none" w:color="auto" w:sz="0" w:space="0"/>
          <w:tr2bl w:val="none" w:color="auto" w:sz="0" w:space="0"/>
        </w:tcBorders>
        <w:shd w:val="solid" w:color="008080" w:fill="FFFFFF"/>
      </w:tcPr>
    </w:tblStylePr>
    <w:tblStylePr w:type="nwCell">
      <w:rPr>
        <w:b/>
        <w:bCs/>
        <w:color w:val="FFFFFF"/>
      </w:rPr>
      <w:tblPr/>
      <w:tcPr>
        <w:tcBorders>
          <w:tl2br w:val="none" w:color="auto" w:sz="0" w:space="0"/>
          <w:tr2bl w:val="none" w:color="auto" w:sz="0" w:space="0"/>
        </w:tcBorders>
        <w:shd w:val="solid" w:color="000000" w:fill="FFFFFF"/>
      </w:tcPr>
    </w:tblStylePr>
  </w:style>
  <w:style w:type="table" w:styleId="Tabel-Spalter1">
    <w:name w:val="Table Columns 1"/>
    <w:basedOn w:val="Tabel-Normal"/>
    <w:uiPriority w:val="99"/>
    <w:semiHidden/>
    <w:unhideWhenUsed/>
    <w:rsid w:val="000162D0"/>
    <w:rPr>
      <w:b/>
      <w:bCs/>
    </w:rPr>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el-Spalter2">
    <w:name w:val="Table Columns 2"/>
    <w:basedOn w:val="Tabel-Normal"/>
    <w:uiPriority w:val="99"/>
    <w:semiHidden/>
    <w:unhideWhenUsed/>
    <w:rsid w:val="000162D0"/>
    <w:rPr>
      <w:b/>
      <w:bCs/>
    </w:rPr>
    <w:tblPr>
      <w:tblStyleColBandSize w:val="1"/>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l2br w:val="none" w:color="auto" w:sz="0" w:space="0"/>
          <w:tr2bl w:val="none" w:color="auto" w:sz="0" w:space="0"/>
        </w:tcBorders>
      </w:tcPr>
    </w:tblStylePr>
    <w:tblStylePr w:type="firstCol">
      <w:rPr>
        <w:b w:val="0"/>
        <w:bCs w:val="0"/>
        <w:color w:val="00000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el-Spalter3">
    <w:name w:val="Table Columns 3"/>
    <w:basedOn w:val="Tabel-Normal"/>
    <w:uiPriority w:val="99"/>
    <w:semiHidden/>
    <w:unhideWhenUsed/>
    <w:rsid w:val="000162D0"/>
    <w:rPr>
      <w:b/>
      <w:bCs/>
    </w:rPr>
    <w:tblPr>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op w:val="single" w:color="00008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color="auto" w:sz="0" w:space="0"/>
          <w:tr2bl w:val="none" w:color="auto" w:sz="0" w:space="0"/>
        </w:tcBorders>
      </w:tcPr>
    </w:tblStylePr>
  </w:style>
  <w:style w:type="table" w:styleId="Tabel-Spalter4">
    <w:name w:val="Table Columns 4"/>
    <w:basedOn w:val="Tabel-Normal"/>
    <w:uiPriority w:val="99"/>
    <w:semiHidden/>
    <w:unhideWhenUsed/>
    <w:rsid w:val="000162D0"/>
    <w:tblPr>
      <w:tblStyleColBandSize w:val="1"/>
    </w:tblPr>
    <w:tblStylePr w:type="firstRow">
      <w:rPr>
        <w:color w:val="FFFFFF"/>
      </w:rPr>
      <w:tblPr/>
      <w:tcPr>
        <w:tcBorders>
          <w:tl2br w:val="none" w:color="auto" w:sz="0" w:space="0"/>
          <w:tr2bl w:val="none" w:color="auto" w:sz="0" w:space="0"/>
        </w:tcBorders>
        <w:shd w:val="solid" w:color="0000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Spalter5">
    <w:name w:val="Table Columns 5"/>
    <w:basedOn w:val="Tabel-Normal"/>
    <w:uiPriority w:val="99"/>
    <w:semiHidden/>
    <w:unhideWhenUsed/>
    <w:rsid w:val="000162D0"/>
    <w:tblPr>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one" w:color="auto" w:sz="0" w:space="0"/>
          <w:tr2bl w:val="none" w:color="auto" w:sz="0" w:space="0"/>
        </w:tcBorders>
      </w:tcPr>
    </w:tblStylePr>
    <w:tblStylePr w:type="lastRow">
      <w:rPr>
        <w:b/>
        <w:bCs/>
      </w:rPr>
      <w:tblPr/>
      <w:tcPr>
        <w:tcBorders>
          <w:top w:val="single" w:color="80808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StylePr>
  </w:style>
  <w:style w:type="table" w:styleId="Tabel-Moderne">
    <w:name w:val="Table Contemporary"/>
    <w:basedOn w:val="Tabel-Normal"/>
    <w:uiPriority w:val="99"/>
    <w:semiHidden/>
    <w:unhideWhenUsed/>
    <w:rsid w:val="000162D0"/>
    <w:tblPr>
      <w:tblStyleRowBandSize w:val="1"/>
      <w:tblBorders>
        <w:insideH w:val="single" w:color="FFFFFF" w:sz="18" w:space="0"/>
        <w:insideV w:val="single" w:color="FFFFFF" w:sz="18" w:space="0"/>
      </w:tblBorders>
    </w:tblPr>
    <w:tblStylePr w:type="firstRow">
      <w:rPr>
        <w:b/>
        <w:bCs/>
        <w:color w:val="auto"/>
      </w:rPr>
      <w:tblPr/>
      <w:tcPr>
        <w:tcBorders>
          <w:tl2br w:val="none" w:color="auto" w:sz="0" w:space="0"/>
          <w:tr2bl w:val="none" w:color="auto" w:sz="0" w:space="0"/>
        </w:tcBorders>
        <w:shd w:val="pct20" w:color="000000" w:fill="FFFFFF"/>
      </w:tcPr>
    </w:tblStylePr>
    <w:tblStylePr w:type="band1Horz">
      <w:rPr>
        <w:color w:val="auto"/>
      </w:rPr>
      <w:tblPr/>
      <w:tcPr>
        <w:tcBorders>
          <w:tl2br w:val="none" w:color="auto" w:sz="0" w:space="0"/>
          <w:tr2bl w:val="none" w:color="auto" w:sz="0" w:space="0"/>
        </w:tcBorders>
        <w:shd w:val="pct5" w:color="000000" w:fill="FFFFFF"/>
      </w:tcPr>
    </w:tblStylePr>
    <w:tblStylePr w:type="band2Horz">
      <w:rPr>
        <w:color w:val="auto"/>
      </w:rPr>
      <w:tblPr/>
      <w:tcPr>
        <w:tcBorders>
          <w:tl2br w:val="none" w:color="auto" w:sz="0" w:space="0"/>
          <w:tr2bl w:val="none" w:color="auto" w:sz="0" w:space="0"/>
        </w:tcBorders>
        <w:shd w:val="pct20" w:color="000000" w:fill="FFFFFF"/>
      </w:tcPr>
    </w:tblStylePr>
  </w:style>
  <w:style w:type="table" w:styleId="Tabel-Elegant">
    <w:name w:val="Table Elegant"/>
    <w:basedOn w:val="Tabel-Normal"/>
    <w:uiPriority w:val="99"/>
    <w:semiHidden/>
    <w:unhideWhenUsed/>
    <w:rsid w:val="000162D0"/>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one" w:color="auto" w:sz="0" w:space="0"/>
          <w:tr2bl w:val="none" w:color="auto" w:sz="0" w:space="0"/>
        </w:tcBorders>
      </w:tcPr>
    </w:tblStylePr>
  </w:style>
  <w:style w:type="table" w:styleId="Tabel-Gitter1">
    <w:name w:val="Table Grid 1"/>
    <w:basedOn w:val="Tabel-Normal"/>
    <w:uiPriority w:val="99"/>
    <w:semiHidden/>
    <w:unhideWhenUsed/>
    <w:rsid w:val="000162D0"/>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one" w:color="auto" w:sz="0" w:space="0"/>
          <w:tr2bl w:val="none" w:color="auto" w:sz="0" w:space="0"/>
        </w:tcBorders>
      </w:tcPr>
    </w:tblStylePr>
    <w:tblStylePr w:type="lastCol">
      <w:rPr>
        <w:i/>
        <w:iCs/>
      </w:rPr>
      <w:tblPr/>
      <w:tcPr>
        <w:tcBorders>
          <w:tl2br w:val="none" w:color="auto" w:sz="0" w:space="0"/>
          <w:tr2bl w:val="none" w:color="auto" w:sz="0" w:space="0"/>
        </w:tcBorders>
      </w:tcPr>
    </w:tblStylePr>
  </w:style>
  <w:style w:type="table" w:styleId="Tabel-Gitter2">
    <w:name w:val="Table Grid 2"/>
    <w:basedOn w:val="Tabel-Normal"/>
    <w:uiPriority w:val="99"/>
    <w:semiHidden/>
    <w:unhideWhenUsed/>
    <w:rsid w:val="000162D0"/>
    <w:tblPr>
      <w:tblBorders>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el-Gitter3">
    <w:name w:val="Table Grid 3"/>
    <w:basedOn w:val="Tabel-Normal"/>
    <w:uiPriority w:val="99"/>
    <w:semiHidden/>
    <w:unhideWhenUsed/>
    <w:rsid w:val="000162D0"/>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el-Gitter4">
    <w:name w:val="Table Grid 4"/>
    <w:basedOn w:val="Tabel-Normal"/>
    <w:uiPriority w:val="99"/>
    <w:semiHidden/>
    <w:unhideWhenUsed/>
    <w:rsid w:val="000162D0"/>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one" w:color="auto" w:sz="0" w:space="0"/>
          <w:tr2bl w:val="none" w:color="auto" w:sz="0" w:space="0"/>
        </w:tcBorders>
        <w:shd w:val="pct30" w:color="FFFF00" w:fill="FFFFFF"/>
      </w:tcPr>
    </w:tblStylePr>
    <w:tblStylePr w:type="lastRow">
      <w:rPr>
        <w:b/>
        <w:bCs/>
        <w:color w:val="auto"/>
      </w:rPr>
      <w:tblPr/>
      <w:tcPr>
        <w:tcBorders>
          <w:top w:val="single" w:color="000000" w:sz="6" w:space="0"/>
          <w:tl2br w:val="none" w:color="auto" w:sz="0" w:space="0"/>
          <w:tr2bl w:val="none" w:color="auto" w:sz="0" w:space="0"/>
        </w:tcBorders>
        <w:shd w:val="pct30" w:color="FFFF00" w:fill="FFFFFF"/>
      </w:tcPr>
    </w:tblStylePr>
    <w:tblStylePr w:type="lastCol">
      <w:rPr>
        <w:b/>
        <w:bCs/>
        <w:color w:val="auto"/>
      </w:rPr>
      <w:tblPr/>
      <w:tcPr>
        <w:tcBorders>
          <w:tl2br w:val="none" w:color="auto" w:sz="0" w:space="0"/>
          <w:tr2bl w:val="none" w:color="auto" w:sz="0" w:space="0"/>
        </w:tcBorders>
      </w:tcPr>
    </w:tblStylePr>
  </w:style>
  <w:style w:type="table" w:styleId="Tabel-Gitter5">
    <w:name w:val="Table Grid 5"/>
    <w:basedOn w:val="Tabel-Normal"/>
    <w:uiPriority w:val="99"/>
    <w:semiHidden/>
    <w:unhideWhenUsed/>
    <w:rsid w:val="000162D0"/>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one" w:color="auto" w:sz="0" w:space="0"/>
          <w:tr2bl w:val="none" w:color="auto" w:sz="0" w:space="0"/>
        </w:tcBorders>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el-Gitter6">
    <w:name w:val="Table Grid 6"/>
    <w:basedOn w:val="Tabel-Normal"/>
    <w:uiPriority w:val="99"/>
    <w:semiHidden/>
    <w:unhideWhenUsed/>
    <w:rsid w:val="000162D0"/>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el-Gitter7">
    <w:name w:val="Table Grid 7"/>
    <w:basedOn w:val="Tabel-Normal"/>
    <w:uiPriority w:val="99"/>
    <w:semiHidden/>
    <w:unhideWhenUsed/>
    <w:rsid w:val="000162D0"/>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one" w:color="auto" w:sz="0" w:space="0"/>
          <w:tr2bl w:val="none" w:color="auto" w:sz="0" w:space="0"/>
        </w:tcBorders>
      </w:tcPr>
    </w:tblStylePr>
    <w:tblStylePr w:type="lastRow">
      <w:rPr>
        <w:b w:val="0"/>
        <w:bCs w:val="0"/>
      </w:rPr>
      <w:tblPr/>
      <w:tcPr>
        <w:tcBorders>
          <w:top w:val="single" w:color="00000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el-Gitter8">
    <w:name w:val="Table Grid 8"/>
    <w:basedOn w:val="Tabel-Normal"/>
    <w:uiPriority w:val="99"/>
    <w:semiHidden/>
    <w:unhideWhenUsed/>
    <w:rsid w:val="000162D0"/>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elgitter-lys">
    <w:name w:val="Grid Table Light"/>
    <w:basedOn w:val="Tabel-Normal"/>
    <w:uiPriority w:val="40"/>
    <w:rsid w:val="000162D0"/>
    <w:pPr>
      <w:spacing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el-Liste1">
    <w:name w:val="Table List 1"/>
    <w:basedOn w:val="Tabel-Normal"/>
    <w:uiPriority w:val="99"/>
    <w:semiHidden/>
    <w:unhideWhenUsed/>
    <w:rsid w:val="000162D0"/>
    <w:tblPr>
      <w:tblStyleRowBandSize w:val="1"/>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one" w:color="auto" w:sz="0" w:space="0"/>
          <w:tr2bl w:val="none" w:color="auto" w:sz="0" w:space="0"/>
        </w:tcBorders>
        <w:shd w:val="solid" w:color="C0C0C0" w:fill="FFFFFF"/>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solid" w:color="C0C0C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el-Liste2">
    <w:name w:val="Table List 2"/>
    <w:basedOn w:val="Tabel-Normal"/>
    <w:uiPriority w:val="99"/>
    <w:semiHidden/>
    <w:unhideWhenUsed/>
    <w:rsid w:val="000162D0"/>
    <w:tblPr>
      <w:tblStyleRowBandSize w:val="2"/>
      <w:tblBorders>
        <w:bottom w:val="single" w:color="808080" w:sz="12" w:space="0"/>
      </w:tblBorders>
    </w:tblPr>
    <w:tblStylePr w:type="firstRow">
      <w:rPr>
        <w:b/>
        <w:bCs/>
        <w:color w:val="FFFFFF"/>
      </w:rPr>
      <w:tblPr/>
      <w:tcPr>
        <w:tcBorders>
          <w:bottom w:val="single" w:color="000000" w:sz="6" w:space="0"/>
          <w:tl2br w:val="none" w:color="auto" w:sz="0" w:space="0"/>
          <w:tr2bl w:val="none" w:color="auto" w:sz="0" w:space="0"/>
        </w:tcBorders>
        <w:shd w:val="pct75" w:color="008080" w:fill="008000"/>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FF0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el-Liste3">
    <w:name w:val="Table List 3"/>
    <w:basedOn w:val="Tabel-Normal"/>
    <w:uiPriority w:val="99"/>
    <w:semiHidden/>
    <w:unhideWhenUsed/>
    <w:rsid w:val="000162D0"/>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swCell">
      <w:rPr>
        <w:i/>
        <w:iCs/>
        <w:color w:val="000080"/>
      </w:rPr>
      <w:tblPr/>
      <w:tcPr>
        <w:tcBorders>
          <w:tl2br w:val="none" w:color="auto" w:sz="0" w:space="0"/>
          <w:tr2bl w:val="none" w:color="auto" w:sz="0" w:space="0"/>
        </w:tcBorders>
      </w:tcPr>
    </w:tblStylePr>
  </w:style>
  <w:style w:type="table" w:styleId="Tabel-Liste4">
    <w:name w:val="Table List 4"/>
    <w:basedOn w:val="Tabel-Normal"/>
    <w:uiPriority w:val="99"/>
    <w:semiHidden/>
    <w:unhideWhenUsed/>
    <w:rsid w:val="000162D0"/>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one" w:color="auto" w:sz="0" w:space="0"/>
          <w:tr2bl w:val="none" w:color="auto" w:sz="0" w:space="0"/>
        </w:tcBorders>
        <w:shd w:val="solid" w:color="808080" w:fill="FFFFFF"/>
      </w:tcPr>
    </w:tblStylePr>
  </w:style>
  <w:style w:type="table" w:styleId="Tabel-Liste5">
    <w:name w:val="Table List 5"/>
    <w:basedOn w:val="Tabel-Normal"/>
    <w:uiPriority w:val="99"/>
    <w:semiHidden/>
    <w:unhideWhenUsed/>
    <w:rsid w:val="000162D0"/>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style>
  <w:style w:type="table" w:styleId="Tabel-Liste6">
    <w:name w:val="Table List 6"/>
    <w:basedOn w:val="Tabel-Normal"/>
    <w:uiPriority w:val="99"/>
    <w:semiHidden/>
    <w:unhideWhenUsed/>
    <w:rsid w:val="000162D0"/>
    <w:tblPr>
      <w:tblStyleRowBandSize w:val="1"/>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band1Horz">
      <w:tblPr/>
      <w:tcPr>
        <w:tcBorders>
          <w:tl2br w:val="none" w:color="auto" w:sz="0" w:space="0"/>
          <w:tr2bl w:val="none" w:color="auto" w:sz="0" w:space="0"/>
        </w:tcBorders>
        <w:shd w:val="pct25" w:color="000000" w:fill="FFFFFF"/>
      </w:tcPr>
    </w:tblStylePr>
  </w:style>
  <w:style w:type="table" w:styleId="Tabel-Liste7">
    <w:name w:val="Table List 7"/>
    <w:basedOn w:val="Tabel-Normal"/>
    <w:uiPriority w:val="99"/>
    <w:semiHidden/>
    <w:unhideWhenUsed/>
    <w:rsid w:val="000162D0"/>
    <w:tblPr>
      <w:tblStyleRowBandSize w:val="1"/>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one" w:color="auto" w:sz="0" w:space="0"/>
          <w:tr2bl w:val="none" w:color="auto" w:sz="0" w:space="0"/>
        </w:tcBorders>
        <w:shd w:val="solid" w:color="C0C0C0" w:fill="FFFFFF"/>
      </w:tcPr>
    </w:tblStylePr>
    <w:tblStylePr w:type="lastRow">
      <w:rPr>
        <w:b/>
        <w:bCs/>
      </w:rPr>
      <w:tblPr/>
      <w:tcPr>
        <w:tcBorders>
          <w:top w:val="single" w:color="008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0000" w:fill="FFFFFF"/>
      </w:tcPr>
    </w:tblStylePr>
    <w:tblStylePr w:type="band2Horz">
      <w:tblPr/>
      <w:tcPr>
        <w:tcBorders>
          <w:tl2br w:val="none" w:color="auto" w:sz="0" w:space="0"/>
          <w:tr2bl w:val="none" w:color="auto" w:sz="0" w:space="0"/>
        </w:tcBorders>
        <w:shd w:val="pct25" w:color="FFFF00" w:fill="FFFFFF"/>
      </w:tcPr>
    </w:tblStylePr>
  </w:style>
  <w:style w:type="table" w:styleId="Tabel-Liste8">
    <w:name w:val="Table List 8"/>
    <w:basedOn w:val="Tabel-Normal"/>
    <w:uiPriority w:val="99"/>
    <w:semiHidden/>
    <w:unhideWhenUsed/>
    <w:rsid w:val="000162D0"/>
    <w:tblPr>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one" w:color="auto" w:sz="0" w:space="0"/>
          <w:tr2bl w:val="none" w:color="auto" w:sz="0" w:space="0"/>
        </w:tcBorders>
        <w:shd w:val="solid" w:color="FFFF00" w:fill="FFFFFF"/>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5" w:color="FFFF00" w:fill="FFFFFF"/>
      </w:tcPr>
    </w:tblStylePr>
    <w:tblStylePr w:type="band2Horz">
      <w:tblPr/>
      <w:tcPr>
        <w:tcBorders>
          <w:tl2br w:val="none" w:color="auto" w:sz="0" w:space="0"/>
          <w:tr2bl w:val="none" w:color="auto" w:sz="0" w:space="0"/>
        </w:tcBorders>
        <w:shd w:val="pct50" w:color="FF0000" w:fill="FFFFFF"/>
      </w:tcPr>
    </w:tblStylePr>
  </w:style>
  <w:style w:type="table" w:styleId="Tabel-Professionel">
    <w:name w:val="Table Professional"/>
    <w:basedOn w:val="Tabel-Normal"/>
    <w:uiPriority w:val="99"/>
    <w:semiHidden/>
    <w:unhideWhenUsed/>
    <w:rsid w:val="000162D0"/>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styleId="Tabel-Enkelt1">
    <w:name w:val="Table Simple 1"/>
    <w:basedOn w:val="Tabel-Normal"/>
    <w:uiPriority w:val="99"/>
    <w:semiHidden/>
    <w:unhideWhenUsed/>
    <w:rsid w:val="000162D0"/>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one" w:color="auto" w:sz="0" w:space="0"/>
          <w:tr2bl w:val="none" w:color="auto" w:sz="0" w:space="0"/>
        </w:tcBorders>
      </w:tcPr>
    </w:tblStylePr>
    <w:tblStylePr w:type="lastRow">
      <w:tblPr/>
      <w:tcPr>
        <w:tcBorders>
          <w:top w:val="single" w:color="008000" w:sz="6" w:space="0"/>
          <w:tl2br w:val="none" w:color="auto" w:sz="0" w:space="0"/>
          <w:tr2bl w:val="none" w:color="auto" w:sz="0" w:space="0"/>
        </w:tcBorders>
      </w:tcPr>
    </w:tblStylePr>
  </w:style>
  <w:style w:type="table" w:styleId="Tabel-Enkelt2">
    <w:name w:val="Table Simple 2"/>
    <w:basedOn w:val="Tabel-Normal"/>
    <w:uiPriority w:val="99"/>
    <w:semiHidden/>
    <w:unhideWhenUsed/>
    <w:rsid w:val="000162D0"/>
    <w:tblPr/>
    <w:tblStylePr w:type="firstRow">
      <w:rPr>
        <w:b/>
        <w:bCs/>
      </w:rPr>
      <w:tblPr/>
      <w:tcPr>
        <w:tcBorders>
          <w:bottom w:val="single" w:color="000000" w:sz="12" w:space="0"/>
          <w:tl2br w:val="none" w:color="auto" w:sz="0" w:space="0"/>
          <w:tr2bl w:val="none" w:color="auto" w:sz="0" w:space="0"/>
        </w:tcBorders>
      </w:tcPr>
    </w:tblStylePr>
    <w:tblStylePr w:type="lastRow">
      <w:rPr>
        <w:b/>
        <w:bCs/>
        <w:color w:val="auto"/>
      </w:rPr>
      <w:tblPr/>
      <w:tcPr>
        <w:tcBorders>
          <w:top w:val="single" w:color="000000" w:sz="6"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lastCol">
      <w:rPr>
        <w:b/>
        <w:bCs/>
      </w:rPr>
      <w:tblPr/>
      <w:tcPr>
        <w:tcBorders>
          <w:left w:val="single" w:color="000000" w:sz="6" w:space="0"/>
          <w:tl2br w:val="none" w:color="auto" w:sz="0" w:space="0"/>
          <w:tr2bl w:val="none" w:color="auto" w:sz="0" w:space="0"/>
        </w:tcBorders>
      </w:tcPr>
    </w:tblStylePr>
    <w:tblStylePr w:type="neCell">
      <w:rPr>
        <w:b/>
        <w:bCs/>
      </w:rPr>
      <w:tblPr/>
      <w:tcPr>
        <w:tcBorders>
          <w:left w:val="none" w:color="auto" w:sz="0" w:space="0"/>
          <w:tl2br w:val="none" w:color="auto" w:sz="0" w:space="0"/>
          <w:tr2bl w:val="none" w:color="auto" w:sz="0" w:space="0"/>
        </w:tcBorders>
      </w:tcPr>
    </w:tblStylePr>
    <w:tblStylePr w:type="swCell">
      <w:rPr>
        <w:b/>
        <w:bCs/>
      </w:rPr>
      <w:tblPr/>
      <w:tcPr>
        <w:tcBorders>
          <w:top w:val="none" w:color="auto" w:sz="0" w:space="0"/>
          <w:tl2br w:val="none" w:color="auto" w:sz="0" w:space="0"/>
          <w:tr2bl w:val="none" w:color="auto" w:sz="0" w:space="0"/>
        </w:tcBorders>
      </w:tcPr>
    </w:tblStylePr>
  </w:style>
  <w:style w:type="table" w:styleId="Tabel-Enkelt3">
    <w:name w:val="Table Simple 3"/>
    <w:basedOn w:val="Tabel-Normal"/>
    <w:uiPriority w:val="99"/>
    <w:semiHidden/>
    <w:unhideWhenUsed/>
    <w:rsid w:val="000162D0"/>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one" w:color="auto" w:sz="0" w:space="0"/>
          <w:tr2bl w:val="none" w:color="auto" w:sz="0" w:space="0"/>
        </w:tcBorders>
        <w:shd w:val="solid" w:color="000000" w:fill="FFFFFF"/>
      </w:tcPr>
    </w:tblStylePr>
  </w:style>
  <w:style w:type="table" w:styleId="Tabel-Hrfin1">
    <w:name w:val="Table Subtle 1"/>
    <w:basedOn w:val="Tabel-Normal"/>
    <w:uiPriority w:val="99"/>
    <w:semiHidden/>
    <w:unhideWhenUsed/>
    <w:rsid w:val="000162D0"/>
    <w:tblPr>
      <w:tblStyleRowBandSize w:val="1"/>
    </w:tblPr>
    <w:tblStylePr w:type="firstRow">
      <w:tblPr/>
      <w:tcPr>
        <w:tcBorders>
          <w:top w:val="single" w:color="000000" w:sz="6" w:space="0"/>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shd w:val="pct25" w:color="800080" w:fill="FFFFFF"/>
      </w:tcPr>
    </w:tblStylePr>
    <w:tblStylePr w:type="firstCol">
      <w:tblPr/>
      <w:tcPr>
        <w:tcBorders>
          <w:right w:val="single" w:color="000000" w:sz="12" w:space="0"/>
          <w:tl2br w:val="none" w:color="auto" w:sz="0" w:space="0"/>
          <w:tr2bl w:val="none" w:color="auto" w:sz="0" w:space="0"/>
        </w:tcBorders>
      </w:tcPr>
    </w:tblStylePr>
    <w:tblStylePr w:type="lastCol">
      <w:tblPr/>
      <w:tcPr>
        <w:tcBorders>
          <w:left w:val="single" w:color="000000" w:sz="12" w:space="0"/>
          <w:tl2br w:val="none" w:color="auto" w:sz="0" w:space="0"/>
          <w:tr2bl w:val="none" w:color="auto" w:sz="0" w:space="0"/>
        </w:tcBorders>
      </w:tcPr>
    </w:tblStylePr>
    <w:tblStylePr w:type="band1Horz">
      <w:tblPr/>
      <w:tcPr>
        <w:tcBorders>
          <w:bottom w:val="single" w:color="000000" w:sz="6"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el-Hrfin2">
    <w:name w:val="Table Subtle 2"/>
    <w:basedOn w:val="Tabel-Normal"/>
    <w:uiPriority w:val="99"/>
    <w:semiHidden/>
    <w:unhideWhenUsed/>
    <w:rsid w:val="000162D0"/>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el-Tema">
    <w:name w:val="Table Theme"/>
    <w:basedOn w:val="Tabel-Normal"/>
    <w:uiPriority w:val="99"/>
    <w:semiHidden/>
    <w:unhideWhenUsed/>
    <w:rsid w:val="000162D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el-Web1">
    <w:name w:val="Table Web 1"/>
    <w:basedOn w:val="Tabel-Normal"/>
    <w:uiPriority w:val="99"/>
    <w:semiHidden/>
    <w:unhideWhenUsed/>
    <w:rsid w:val="000162D0"/>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el-Web2">
    <w:name w:val="Table Web 2"/>
    <w:basedOn w:val="Tabel-Normal"/>
    <w:uiPriority w:val="99"/>
    <w:semiHidden/>
    <w:unhideWhenUsed/>
    <w:rsid w:val="000162D0"/>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el-Web3">
    <w:name w:val="Table Web 3"/>
    <w:basedOn w:val="Tabel-Normal"/>
    <w:uiPriority w:val="99"/>
    <w:semiHidden/>
    <w:unhideWhenUsed/>
    <w:rsid w:val="000162D0"/>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character" w:styleId="UnresolvedMention1" w:customStyle="1">
    <w:name w:val="Unresolved Mention1"/>
    <w:basedOn w:val="Standardskrifttypeiafsnit"/>
    <w:uiPriority w:val="99"/>
    <w:semiHidden/>
    <w:rsid w:val="000162D0"/>
    <w:rPr>
      <w:color w:val="808080"/>
      <w:shd w:val="clear" w:color="auto" w:fill="E6E6E6"/>
      <w:lang w:val="da-DK"/>
    </w:rPr>
  </w:style>
  <w:style w:type="paragraph" w:styleId="DocumentInfo" w:customStyle="1">
    <w:name w:val="Document Info"/>
    <w:basedOn w:val="Normal"/>
    <w:uiPriority w:val="6"/>
    <w:semiHidden/>
    <w:rsid w:val="008E2A87"/>
    <w:pPr>
      <w:spacing w:line="200" w:lineRule="atLeast"/>
    </w:pPr>
    <w:rPr>
      <w:sz w:val="14"/>
    </w:rPr>
  </w:style>
  <w:style w:type="paragraph" w:styleId="DearRow" w:customStyle="1">
    <w:name w:val="DearRow"/>
    <w:basedOn w:val="Normal"/>
    <w:uiPriority w:val="99"/>
    <w:semiHidden/>
    <w:rsid w:val="00666EEF"/>
    <w:pPr>
      <w:spacing w:after="40"/>
      <w:contextualSpacing/>
    </w:pPr>
    <w:rPr>
      <w:rFonts w:eastAsia="Times New Roman" w:cs="Times New Roman"/>
    </w:rPr>
  </w:style>
  <w:style w:type="paragraph" w:styleId="Template-CompanyInfo" w:customStyle="1">
    <w:name w:val="Template - Company Info"/>
    <w:basedOn w:val="Template"/>
    <w:uiPriority w:val="8"/>
    <w:semiHidden/>
    <w:rsid w:val="00C2018C"/>
    <w:rPr>
      <w:sz w:val="12"/>
    </w:rPr>
  </w:style>
  <w:style w:type="paragraph" w:styleId="Template-FilePath" w:customStyle="1">
    <w:name w:val="Template - File Path"/>
    <w:basedOn w:val="Template"/>
    <w:uiPriority w:val="8"/>
    <w:semiHidden/>
    <w:rsid w:val="00C2018C"/>
    <w:pPr>
      <w:spacing w:line="160" w:lineRule="atLeast"/>
    </w:pPr>
    <w:rPr>
      <w:sz w:val="10"/>
    </w:rPr>
  </w:style>
  <w:style w:type="paragraph" w:styleId="Template-DocId" w:customStyle="1">
    <w:name w:val="Template - Doc Id"/>
    <w:basedOn w:val="Template"/>
    <w:uiPriority w:val="8"/>
    <w:semiHidden/>
    <w:rsid w:val="001B3332"/>
    <w:rPr>
      <w:sz w:val="12"/>
    </w:rPr>
  </w:style>
  <w:style w:type="table" w:styleId="Ramboll-Table" w:customStyle="1">
    <w:name w:val="Ramboll - Table"/>
    <w:basedOn w:val="Tabel-Normal"/>
    <w:uiPriority w:val="99"/>
    <w:rsid w:val="00FE4348"/>
    <w:pPr>
      <w:spacing w:before="20" w:after="20" w:line="200" w:lineRule="atLeast"/>
      <w:ind w:left="57" w:right="113"/>
    </w:pPr>
    <w:rPr>
      <w:sz w:val="14"/>
    </w:rPr>
    <w:tblPr>
      <w:tblStyleColBandSize w:val="1"/>
      <w:tblBorders>
        <w:bottom w:val="single" w:color="6D6E71" w:sz="4" w:space="0"/>
        <w:insideH w:val="single" w:color="CAC9BC" w:sz="2" w:space="0"/>
      </w:tblBorders>
      <w:tblCellMar>
        <w:left w:w="0" w:type="dxa"/>
        <w:right w:w="0" w:type="dxa"/>
      </w:tblCellMar>
    </w:tblPr>
    <w:tblStylePr w:type="firstRow">
      <w:rPr>
        <w:color w:val="auto"/>
      </w:rPr>
      <w:tblPr/>
      <w:tcPr>
        <w:tcBorders>
          <w:bottom w:val="single" w:color="6D6E71" w:sz="4" w:space="0"/>
        </w:tcBorders>
        <w:shd w:val="clear" w:color="auto" w:fill="F1F1ED"/>
      </w:tcPr>
    </w:tblStylePr>
    <w:tblStylePr w:type="band2Vert">
      <w:tblPr/>
      <w:tcPr>
        <w:shd w:val="clear" w:color="auto" w:fill="F1F1ED"/>
      </w:tcPr>
    </w:tblStylePr>
  </w:style>
  <w:style w:type="paragraph" w:styleId="DocumentInfo-Bold" w:customStyle="1">
    <w:name w:val="Document Info - Bold"/>
    <w:basedOn w:val="DocumentInfo"/>
    <w:uiPriority w:val="6"/>
    <w:semiHidden/>
    <w:rsid w:val="00BD35FA"/>
    <w:rPr>
      <w:b/>
    </w:rPr>
  </w:style>
  <w:style w:type="character" w:styleId="Indholdsfortegnelse4Tegn" w:customStyle="1">
    <w:name w:val="Indholdsfortegnelse 4 Tegn"/>
    <w:basedOn w:val="Standardskrifttypeiafsnit"/>
    <w:link w:val="Indholdsfortegnelse4"/>
    <w:uiPriority w:val="39"/>
    <w:rsid w:val="00C72D20"/>
    <w:rPr>
      <w:rFonts w:eastAsia="Times New Roman" w:cs="Times New Roman"/>
      <w:lang w:val="da-DK"/>
    </w:rPr>
  </w:style>
  <w:style w:type="paragraph" w:styleId="Documentdataleadtext" w:customStyle="1">
    <w:name w:val="Document data leadtext"/>
    <w:basedOn w:val="Normal"/>
    <w:uiPriority w:val="6"/>
    <w:semiHidden/>
    <w:rsid w:val="00F50260"/>
    <w:rPr>
      <w:rFonts w:eastAsia="Times New Roman" w:cs="Times New Roman"/>
      <w:sz w:val="14"/>
    </w:rPr>
  </w:style>
  <w:style w:type="paragraph" w:styleId="Documentdatatext" w:customStyle="1">
    <w:name w:val="Document data text"/>
    <w:basedOn w:val="Normal"/>
    <w:uiPriority w:val="6"/>
    <w:semiHidden/>
    <w:rsid w:val="00F50260"/>
    <w:rPr>
      <w:rFonts w:eastAsia="Times New Roman" w:cs="Times New Roman"/>
      <w:b/>
    </w:rPr>
  </w:style>
  <w:style w:type="paragraph" w:styleId="FrontpageHeading1" w:customStyle="1">
    <w:name w:val="Frontpage Heading 1"/>
    <w:basedOn w:val="Normal"/>
    <w:link w:val="FrontpageHeading1Char"/>
    <w:uiPriority w:val="6"/>
    <w:rsid w:val="00F50260"/>
    <w:pPr>
      <w:spacing w:line="720" w:lineRule="atLeast"/>
      <w:ind w:right="1134"/>
    </w:pPr>
    <w:rPr>
      <w:rFonts w:eastAsia="Times New Roman" w:cs="Times New Roman"/>
      <w:b/>
      <w:caps/>
      <w:color w:val="4D4D4D"/>
      <w:sz w:val="60"/>
    </w:rPr>
  </w:style>
  <w:style w:type="paragraph" w:styleId="FrontpageHeading2" w:customStyle="1">
    <w:name w:val="Frontpage Heading 2"/>
    <w:basedOn w:val="FrontpageHeading1"/>
    <w:link w:val="FrontpageHeading2Char"/>
    <w:uiPriority w:val="6"/>
    <w:rsid w:val="00F50260"/>
    <w:rPr>
      <w:color w:val="009DE0"/>
    </w:rPr>
  </w:style>
  <w:style w:type="character" w:styleId="FrontpageHeading1Char" w:customStyle="1">
    <w:name w:val="Frontpage Heading 1 Char"/>
    <w:basedOn w:val="Standardskrifttypeiafsnit"/>
    <w:link w:val="FrontpageHeading1"/>
    <w:uiPriority w:val="6"/>
    <w:rsid w:val="001E1890"/>
    <w:rPr>
      <w:rFonts w:eastAsia="Times New Roman" w:cs="Times New Roman"/>
      <w:b/>
      <w:caps/>
      <w:color w:val="4D4D4D"/>
      <w:sz w:val="60"/>
      <w:lang w:val="da-DK"/>
    </w:rPr>
  </w:style>
  <w:style w:type="character" w:styleId="FrontpageHeading2Char" w:customStyle="1">
    <w:name w:val="Frontpage Heading 2 Char"/>
    <w:basedOn w:val="FrontpageHeading1Char"/>
    <w:link w:val="FrontpageHeading2"/>
    <w:uiPriority w:val="6"/>
    <w:rsid w:val="001E1890"/>
    <w:rPr>
      <w:rFonts w:eastAsia="Times New Roman" w:cs="Times New Roman"/>
      <w:b/>
      <w:caps/>
      <w:color w:val="009DE0"/>
      <w:sz w:val="60"/>
      <w:lang w:val="da-DK"/>
    </w:rPr>
  </w:style>
  <w:style w:type="paragraph" w:styleId="Template-ReftoFrontpageheading2" w:customStyle="1">
    <w:name w:val="Template - Ref to Frontpage heading 2"/>
    <w:basedOn w:val="Normal"/>
    <w:link w:val="Template-ReftoFrontpageheading2Char"/>
    <w:uiPriority w:val="8"/>
    <w:semiHidden/>
    <w:rsid w:val="007873C5"/>
    <w:pPr>
      <w:tabs>
        <w:tab w:val="left" w:pos="198"/>
      </w:tabs>
      <w:spacing w:line="280" w:lineRule="atLeast"/>
    </w:pPr>
    <w:rPr>
      <w:rFonts w:eastAsia="Times New Roman" w:cs="Times New Roman"/>
      <w:b/>
      <w:caps/>
      <w:noProof/>
      <w:color w:val="009DE0"/>
      <w:sz w:val="22"/>
      <w:szCs w:val="24"/>
    </w:rPr>
  </w:style>
  <w:style w:type="character" w:styleId="Template-ReftoFrontpageheading2Char" w:customStyle="1">
    <w:name w:val="Template - Ref to Frontpage heading 2 Char"/>
    <w:basedOn w:val="Standardskrifttypeiafsnit"/>
    <w:link w:val="Template-ReftoFrontpageheading2"/>
    <w:uiPriority w:val="8"/>
    <w:semiHidden/>
    <w:rsid w:val="001E1890"/>
    <w:rPr>
      <w:rFonts w:eastAsia="Times New Roman" w:cs="Times New Roman"/>
      <w:b/>
      <w:caps/>
      <w:noProof/>
      <w:color w:val="009DE0"/>
      <w:sz w:val="22"/>
      <w:szCs w:val="24"/>
      <w:lang w:val="da-DK"/>
    </w:rPr>
  </w:style>
  <w:style w:type="paragraph" w:styleId="RevisionData" w:customStyle="1">
    <w:name w:val="Revision Data"/>
    <w:basedOn w:val="Normal"/>
    <w:uiPriority w:val="7"/>
    <w:semiHidden/>
    <w:rsid w:val="007873C5"/>
    <w:rPr>
      <w:rFonts w:eastAsia="Times New Roman" w:cs="Times New Roman"/>
      <w:sz w:val="14"/>
    </w:rPr>
  </w:style>
  <w:style w:type="paragraph" w:styleId="RevisionDataText" w:customStyle="1">
    <w:name w:val="Revision Data Text"/>
    <w:basedOn w:val="Normal"/>
    <w:uiPriority w:val="5"/>
    <w:semiHidden/>
    <w:rsid w:val="007873C5"/>
    <w:rPr>
      <w:rFonts w:eastAsia="Times New Roman" w:cs="Times New Roman"/>
      <w:b/>
    </w:rPr>
  </w:style>
  <w:style w:type="paragraph" w:styleId="Optional1" w:customStyle="1">
    <w:name w:val="Optional 1"/>
    <w:basedOn w:val="RevisionDataText"/>
    <w:uiPriority w:val="5"/>
    <w:semiHidden/>
    <w:rsid w:val="007873C5"/>
  </w:style>
  <w:style w:type="paragraph" w:styleId="Optional2" w:customStyle="1">
    <w:name w:val="Optional 2"/>
    <w:basedOn w:val="RevisionDataText"/>
    <w:uiPriority w:val="5"/>
    <w:semiHidden/>
    <w:rsid w:val="007873C5"/>
  </w:style>
  <w:style w:type="paragraph" w:styleId="Normal-Optional1leadtext" w:customStyle="1">
    <w:name w:val="Normal - Optional 1 leadtext"/>
    <w:basedOn w:val="Documentdataleadtext"/>
    <w:uiPriority w:val="99"/>
    <w:semiHidden/>
    <w:rsid w:val="007873C5"/>
  </w:style>
  <w:style w:type="paragraph" w:styleId="Optional2leadtext" w:customStyle="1">
    <w:name w:val="Optional 2 leadtext"/>
    <w:basedOn w:val="Normal-Optional1leadtext"/>
    <w:uiPriority w:val="5"/>
    <w:semiHidden/>
    <w:rsid w:val="007873C5"/>
  </w:style>
  <w:style w:type="paragraph" w:styleId="Template-Disclaimer" w:customStyle="1">
    <w:name w:val="Template - Disclaimer"/>
    <w:basedOn w:val="Normal"/>
    <w:uiPriority w:val="8"/>
    <w:semiHidden/>
    <w:rsid w:val="005328A3"/>
    <w:pPr>
      <w:spacing w:line="200" w:lineRule="atLeast"/>
    </w:pPr>
    <w:rPr>
      <w:sz w:val="14"/>
    </w:rPr>
  </w:style>
  <w:style w:type="paragraph" w:styleId="FactBoxHeading1" w:customStyle="1">
    <w:name w:val="Fact Box Heading 1"/>
    <w:basedOn w:val="Normal"/>
    <w:next w:val="FactBoxHeading2"/>
    <w:uiPriority w:val="5"/>
    <w:rsid w:val="00FC39F9"/>
    <w:pPr>
      <w:spacing w:line="320" w:lineRule="atLeast"/>
    </w:pPr>
    <w:rPr>
      <w:rFonts w:eastAsia="Times New Roman" w:cs="Times New Roman"/>
      <w:b/>
      <w:caps/>
      <w:color w:val="FFFFFF"/>
      <w:sz w:val="30"/>
    </w:rPr>
  </w:style>
  <w:style w:type="paragraph" w:styleId="FactBoxHeading3" w:customStyle="1">
    <w:name w:val="Fact Box Heading 3"/>
    <w:basedOn w:val="Normal"/>
    <w:next w:val="FactBoxBodytext"/>
    <w:uiPriority w:val="5"/>
    <w:rsid w:val="00FC39F9"/>
    <w:pPr>
      <w:spacing w:after="100" w:line="220" w:lineRule="atLeast"/>
    </w:pPr>
    <w:rPr>
      <w:rFonts w:eastAsia="Times New Roman" w:cs="Times New Roman"/>
      <w:b/>
      <w:color w:val="FFFFFF"/>
    </w:rPr>
  </w:style>
  <w:style w:type="paragraph" w:styleId="FactBoxBodytext" w:customStyle="1">
    <w:name w:val="Fact Box Body text"/>
    <w:basedOn w:val="Normal"/>
    <w:uiPriority w:val="5"/>
    <w:rsid w:val="00FC39F9"/>
    <w:pPr>
      <w:spacing w:line="280" w:lineRule="atLeast"/>
    </w:pPr>
    <w:rPr>
      <w:rFonts w:eastAsia="Times New Roman" w:cs="Times New Roman"/>
      <w:color w:val="FFFFFF"/>
    </w:rPr>
  </w:style>
  <w:style w:type="paragraph" w:styleId="Caption-Text" w:customStyle="1">
    <w:name w:val="Caption - Text"/>
    <w:basedOn w:val="Normal"/>
    <w:next w:val="Normal"/>
    <w:uiPriority w:val="4"/>
    <w:rsid w:val="001E1890"/>
    <w:pPr>
      <w:spacing w:after="260" w:line="200" w:lineRule="atLeast"/>
    </w:pPr>
    <w:rPr>
      <w:rFonts w:eastAsia="Times New Roman" w:cs="Times New Roman"/>
      <w:sz w:val="14"/>
    </w:rPr>
  </w:style>
  <w:style w:type="paragraph" w:styleId="SupplementNumber" w:customStyle="1">
    <w:name w:val="Supplement Number"/>
    <w:basedOn w:val="Normal"/>
    <w:next w:val="Supplementtitle"/>
    <w:uiPriority w:val="2"/>
    <w:rsid w:val="00745D6A"/>
    <w:pPr>
      <w:keepNext/>
      <w:keepLines/>
      <w:tabs>
        <w:tab w:val="num" w:pos="1209"/>
      </w:tabs>
      <w:spacing w:before="2400" w:line="280" w:lineRule="exact"/>
      <w:outlineLvl w:val="6"/>
    </w:pPr>
    <w:rPr>
      <w:rFonts w:eastAsia="Times New Roman" w:cs="Times New Roman"/>
      <w:b/>
      <w:caps/>
      <w:color w:val="009DE0"/>
      <w:sz w:val="22"/>
    </w:rPr>
  </w:style>
  <w:style w:type="paragraph" w:styleId="Supplementtitle" w:customStyle="1">
    <w:name w:val="Supplement title"/>
    <w:basedOn w:val="SupplementNumber"/>
    <w:next w:val="Normal"/>
    <w:uiPriority w:val="2"/>
    <w:rsid w:val="00745D6A"/>
    <w:pPr>
      <w:keepNext w:val="0"/>
      <w:keepLines w:val="0"/>
      <w:numPr>
        <w:numId w:val="14"/>
      </w:numPr>
      <w:spacing w:before="0"/>
      <w:outlineLvl w:val="7"/>
    </w:pPr>
  </w:style>
  <w:style w:type="paragraph" w:styleId="TOCHeading-Indent" w:customStyle="1">
    <w:name w:val="TOC Heading - Indent"/>
    <w:basedOn w:val="Overskrift"/>
    <w:uiPriority w:val="39"/>
    <w:semiHidden/>
    <w:rsid w:val="00A27A90"/>
    <w:pPr>
      <w:ind w:left="-567"/>
    </w:pPr>
  </w:style>
  <w:style w:type="paragraph" w:styleId="FactBoxHeading2" w:customStyle="1">
    <w:name w:val="Fact Box Heading 2"/>
    <w:basedOn w:val="Normal"/>
    <w:next w:val="FactBoxHeading3"/>
    <w:uiPriority w:val="5"/>
    <w:rsid w:val="00FC39F9"/>
    <w:pPr>
      <w:spacing w:after="160"/>
    </w:pPr>
    <w:rPr>
      <w:rFonts w:eastAsia="Times New Roman" w:cs="Times New Roman"/>
      <w:b/>
      <w:caps/>
      <w:color w:val="FFFFFF"/>
      <w:sz w:val="22"/>
    </w:rPr>
  </w:style>
  <w:style w:type="paragraph" w:styleId="Normal-Numbering" w:customStyle="1">
    <w:name w:val="Normal - Numbering"/>
    <w:basedOn w:val="Normal"/>
    <w:uiPriority w:val="3"/>
    <w:semiHidden/>
    <w:qFormat/>
    <w:rsid w:val="008C703C"/>
    <w:pPr>
      <w:numPr>
        <w:numId w:val="15"/>
      </w:numPr>
    </w:pPr>
    <w:rPr>
      <w:rFonts w:eastAsia="Times New Roman" w:cs="Times New Roman"/>
      <w:lang w:eastAsia="da-DK"/>
    </w:rPr>
  </w:style>
  <w:style w:type="character" w:styleId="ListeafsnitTegn" w:customStyle="1">
    <w:name w:val="Listeafsnit Tegn"/>
    <w:link w:val="Listeafsnit"/>
    <w:uiPriority w:val="34"/>
    <w:locked/>
    <w:rsid w:val="0047651B"/>
  </w:style>
  <w:style w:type="paragraph" w:styleId="Korrektur">
    <w:name w:val="Revision"/>
    <w:hidden/>
    <w:uiPriority w:val="99"/>
    <w:semiHidden/>
    <w:rsid w:val="009D7ADE"/>
    <w:pPr>
      <w:spacing w:line="240" w:lineRule="auto"/>
    </w:pPr>
  </w:style>
  <w:style w:type="paragraph" w:styleId="Kravinfo" w:customStyle="1">
    <w:name w:val="Krav (info)"/>
    <w:basedOn w:val="Normal"/>
    <w:next w:val="Normal"/>
    <w:qFormat/>
    <w:rsid w:val="00257517"/>
    <w:pPr>
      <w:numPr>
        <w:numId w:val="39"/>
      </w:numPr>
      <w:spacing w:line="240" w:lineRule="auto"/>
    </w:pPr>
    <w:rPr>
      <w:rFonts w:ascii="Calibri" w:hAnsi="Calibri" w:eastAsia="Times New Roman" w:cs="Times New Roman"/>
      <w:b/>
      <w:sz w:val="22"/>
      <w:szCs w:val="20"/>
      <w:lang w:eastAsia="da-DK"/>
    </w:rPr>
  </w:style>
  <w:style w:type="numbering" w:styleId="Kravinfoopstillingstypografi" w:customStyle="1">
    <w:name w:val="Krav (info) opstillingstypografi"/>
    <w:uiPriority w:val="99"/>
    <w:rsid w:val="00257517"/>
    <w:pPr>
      <w:numPr>
        <w:numId w:val="38"/>
      </w:numPr>
    </w:pPr>
  </w:style>
  <w:style w:type="paragraph" w:styleId="Kommentartekst">
    <w:name w:val="annotation text"/>
    <w:basedOn w:val="Normal"/>
    <w:link w:val="KommentartekstTegn"/>
    <w:uiPriority w:val="99"/>
    <w:semiHidden/>
    <w:pPr>
      <w:spacing w:line="240" w:lineRule="auto"/>
    </w:pPr>
    <w:rPr>
      <w:sz w:val="20"/>
      <w:szCs w:val="20"/>
    </w:rPr>
  </w:style>
  <w:style w:type="character" w:styleId="KommentartekstTegn" w:customStyle="1">
    <w:name w:val="Kommentartekst Tegn"/>
    <w:basedOn w:val="Standardskrifttypeiafsnit"/>
    <w:link w:val="Kommentartekst"/>
    <w:uiPriority w:val="99"/>
    <w:semiHidden/>
    <w:rPr>
      <w:sz w:val="20"/>
      <w:szCs w:val="20"/>
    </w:rPr>
  </w:style>
  <w:style w:type="character" w:styleId="Kommentarhenvisning">
    <w:name w:val="annotation reference"/>
    <w:basedOn w:val="Standardskrifttypeiafsnit"/>
    <w:uiPriority w:val="99"/>
    <w:semiHidden/>
    <w:rPr>
      <w:sz w:val="16"/>
      <w:szCs w:val="16"/>
    </w:rPr>
  </w:style>
  <w:style w:type="paragraph" w:styleId="Kommentaremne">
    <w:name w:val="annotation subject"/>
    <w:basedOn w:val="Kommentartekst"/>
    <w:next w:val="Kommentartekst"/>
    <w:link w:val="KommentaremneTegn"/>
    <w:uiPriority w:val="99"/>
    <w:semiHidden/>
    <w:rsid w:val="00363642"/>
    <w:rPr>
      <w:b/>
      <w:bCs/>
    </w:rPr>
  </w:style>
  <w:style w:type="character" w:styleId="KommentaremneTegn" w:customStyle="1">
    <w:name w:val="Kommentaremne Tegn"/>
    <w:basedOn w:val="KommentartekstTegn"/>
    <w:link w:val="Kommentaremne"/>
    <w:uiPriority w:val="99"/>
    <w:semiHidden/>
    <w:rsid w:val="0036364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2920948">
      <w:bodyDiv w:val="1"/>
      <w:marLeft w:val="0"/>
      <w:marRight w:val="0"/>
      <w:marTop w:val="0"/>
      <w:marBottom w:val="0"/>
      <w:divBdr>
        <w:top w:val="none" w:sz="0" w:space="0" w:color="auto"/>
        <w:left w:val="none" w:sz="0" w:space="0" w:color="auto"/>
        <w:bottom w:val="none" w:sz="0" w:space="0" w:color="auto"/>
        <w:right w:val="none" w:sz="0" w:space="0" w:color="auto"/>
      </w:divBdr>
    </w:div>
    <w:div w:id="1471315433">
      <w:bodyDiv w:val="1"/>
      <w:marLeft w:val="0"/>
      <w:marRight w:val="0"/>
      <w:marTop w:val="0"/>
      <w:marBottom w:val="0"/>
      <w:divBdr>
        <w:top w:val="none" w:sz="0" w:space="0" w:color="auto"/>
        <w:left w:val="none" w:sz="0" w:space="0" w:color="auto"/>
        <w:bottom w:val="none" w:sz="0" w:space="0" w:color="auto"/>
        <w:right w:val="none" w:sz="0" w:space="0" w:color="auto"/>
      </w:divBdr>
    </w:div>
    <w:div w:id="1580599564">
      <w:bodyDiv w:val="1"/>
      <w:marLeft w:val="0"/>
      <w:marRight w:val="0"/>
      <w:marTop w:val="0"/>
      <w:marBottom w:val="0"/>
      <w:divBdr>
        <w:top w:val="none" w:sz="0" w:space="0" w:color="auto"/>
        <w:left w:val="none" w:sz="0" w:space="0" w:color="auto"/>
        <w:bottom w:val="none" w:sz="0" w:space="0" w:color="auto"/>
        <w:right w:val="none" w:sz="0" w:space="0" w:color="auto"/>
      </w:divBdr>
    </w:div>
    <w:div w:id="1640956996">
      <w:bodyDiv w:val="1"/>
      <w:marLeft w:val="0"/>
      <w:marRight w:val="0"/>
      <w:marTop w:val="0"/>
      <w:marBottom w:val="0"/>
      <w:divBdr>
        <w:top w:val="none" w:sz="0" w:space="0" w:color="auto"/>
        <w:left w:val="none" w:sz="0" w:space="0" w:color="auto"/>
        <w:bottom w:val="none" w:sz="0" w:space="0" w:color="auto"/>
        <w:right w:val="none" w:sz="0" w:space="0" w:color="auto"/>
      </w:divBdr>
    </w:div>
    <w:div w:id="1744717192">
      <w:bodyDiv w:val="1"/>
      <w:marLeft w:val="0"/>
      <w:marRight w:val="0"/>
      <w:marTop w:val="0"/>
      <w:marBottom w:val="0"/>
      <w:divBdr>
        <w:top w:val="none" w:sz="0" w:space="0" w:color="auto"/>
        <w:left w:val="none" w:sz="0" w:space="0" w:color="auto"/>
        <w:bottom w:val="none" w:sz="0" w:space="0" w:color="auto"/>
        <w:right w:val="none" w:sz="0" w:space="0" w:color="auto"/>
      </w:divBdr>
    </w:div>
    <w:div w:id="1958443530">
      <w:bodyDiv w:val="1"/>
      <w:marLeft w:val="0"/>
      <w:marRight w:val="0"/>
      <w:marTop w:val="0"/>
      <w:marBottom w:val="0"/>
      <w:divBdr>
        <w:top w:val="none" w:sz="0" w:space="0" w:color="auto"/>
        <w:left w:val="none" w:sz="0" w:space="0" w:color="auto"/>
        <w:bottom w:val="none" w:sz="0" w:space="0" w:color="auto"/>
        <w:right w:val="none" w:sz="0" w:space="0" w:color="auto"/>
      </w:divBdr>
    </w:div>
    <w:div w:id="2080638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2.xml" Id="rId13" /><Relationship Type="http://schemas.openxmlformats.org/officeDocument/2006/relationships/footer" Target="footer6.xml" Id="rId18" /><Relationship Type="http://schemas.openxmlformats.org/officeDocument/2006/relationships/fontTable" Target="fontTable.xml" Id="rId26" /><Relationship Type="http://schemas.openxmlformats.org/officeDocument/2006/relationships/customXml" Target="../customXml/item3.xml" Id="rId3" /><Relationship Type="http://schemas.microsoft.com/office/2016/09/relationships/commentsIds" Target="commentsIds.xml" Id="rId21"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footer" Target="footer5.xml" Id="rId17" /><Relationship Type="http://schemas.openxmlformats.org/officeDocument/2006/relationships/footer" Target="footer9.xml" Id="rId25" /><Relationship Type="http://schemas.openxmlformats.org/officeDocument/2006/relationships/customXml" Target="../customXml/item2.xml" Id="rId2" /><Relationship Type="http://schemas.openxmlformats.org/officeDocument/2006/relationships/footer" Target="footer4.xml" Id="rId16" /><Relationship Type="http://schemas.microsoft.com/office/2011/relationships/commentsExtended" Target="commentsExtended.xml" Id="rId20" /><Relationship Type="http://schemas.openxmlformats.org/officeDocument/2006/relationships/theme" Target="theme/theme1.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footer" Target="footer8.xml" Id="rId24" /><Relationship Type="http://schemas.openxmlformats.org/officeDocument/2006/relationships/numbering" Target="numbering.xml" Id="rId5" /><Relationship Type="http://schemas.openxmlformats.org/officeDocument/2006/relationships/image" Target="media/image2.jpeg" Id="rId15" /><Relationship Type="http://schemas.openxmlformats.org/officeDocument/2006/relationships/footer" Target="footer7.xml" Id="rId23" /><Relationship Type="http://schemas.openxmlformats.org/officeDocument/2006/relationships/glossaryDocument" Target="glossary/document.xml" Id="rId28"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3.xml" Id="rId14" /><Relationship Type="http://schemas.microsoft.com/office/2011/relationships/people" Target="people.xml" Id="rId27" /></Relationships>
</file>

<file path=word/_rels/footer2.xml.rels><?xml version="1.0" encoding="UTF-8" standalone="yes"?>
<Relationships xmlns="http://schemas.openxmlformats.org/package/2006/relationships"><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B74AE83D5B54C63A53D3D7F03D72685"/>
        <w:category>
          <w:name w:val="General"/>
          <w:gallery w:val="placeholder"/>
        </w:category>
        <w:types>
          <w:type w:val="bbPlcHdr"/>
        </w:types>
        <w:behaviors>
          <w:behavior w:val="content"/>
        </w:behaviors>
        <w:guid w:val="{C3FD7C2B-24D1-49EA-BDD4-60ADC605497A}"/>
      </w:docPartPr>
      <w:docPartBody>
        <w:p xmlns:wp14="http://schemas.microsoft.com/office/word/2010/wordml" w:rsidR="008C5113" w:rsidP="001C14B1" w:rsidRDefault="001C14B1" w14:paraId="72EE8D63" wp14:textId="77777777">
          <w:pPr>
            <w:pStyle w:val="2B74AE83D5B54C63A53D3D7F03D7268523"/>
          </w:pPr>
          <w:r w:rsidRPr="00E77BAE">
            <w:rPr>
              <w:rStyle w:val="Pladsholdertekst"/>
            </w:rPr>
            <w:t>[Title]</w:t>
          </w:r>
        </w:p>
      </w:docPartBody>
    </w:docPart>
    <w:docPart>
      <w:docPartPr>
        <w:name w:val="2E6EBF13FD4E49039BC2284E498E47E5"/>
        <w:category>
          <w:name w:val="General"/>
          <w:gallery w:val="placeholder"/>
        </w:category>
        <w:types>
          <w:type w:val="bbPlcHdr"/>
        </w:types>
        <w:behaviors>
          <w:behavior w:val="content"/>
        </w:behaviors>
        <w:guid w:val="{9622B501-BE93-438B-82EB-827C2556CC96}"/>
      </w:docPartPr>
      <w:docPartBody>
        <w:p xmlns:wp14="http://schemas.microsoft.com/office/word/2010/wordml" w:rsidR="005C6A6A" w:rsidRDefault="001C14B1" w14:paraId="18F23BBA" wp14:textId="77777777">
          <w:r>
            <w:t>[</w:t>
          </w:r>
          <w:bookmarkStart w:name="LAN_FrontpageTitle_1" w:id="0"/>
          <w:r w:rsidRPr="007308ED">
            <w:t>Title</w:t>
          </w:r>
          <w:bookmarkEnd w:id="0"/>
          <w:r>
            <w:t>]</w:t>
          </w:r>
        </w:p>
      </w:docPartBody>
    </w:docPart>
    <w:docPart>
      <w:docPartPr>
        <w:name w:val="62C31F67DC6C451A8C340AAA8D17CA98"/>
        <w:category>
          <w:name w:val="General"/>
          <w:gallery w:val="placeholder"/>
        </w:category>
        <w:types>
          <w:type w:val="bbPlcHdr"/>
        </w:types>
        <w:behaviors>
          <w:behavior w:val="content"/>
        </w:behaviors>
        <w:guid w:val="{BD0F27E1-F89C-410B-B6A2-8F3E70A540FE}"/>
      </w:docPartPr>
      <w:docPartBody>
        <w:p xmlns:wp14="http://schemas.microsoft.com/office/word/2010/wordml" w:rsidR="005C6A6A" w:rsidRDefault="001C14B1" w14:paraId="4E1093B4" wp14:textId="77777777">
          <w:r>
            <w:t>[</w:t>
          </w:r>
          <w:bookmarkStart w:name="LAN_FrontpageSubtitle_1" w:id="1"/>
          <w:r w:rsidRPr="007308ED">
            <w:t>Subject</w:t>
          </w:r>
          <w:bookmarkEnd w:id="1"/>
          <w: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656"/>
    <w:rsid w:val="00011C8C"/>
    <w:rsid w:val="00012BC4"/>
    <w:rsid w:val="0004512F"/>
    <w:rsid w:val="0004748F"/>
    <w:rsid w:val="00052438"/>
    <w:rsid w:val="00084418"/>
    <w:rsid w:val="000A1C6A"/>
    <w:rsid w:val="000D3ECB"/>
    <w:rsid w:val="000F0F76"/>
    <w:rsid w:val="000F6008"/>
    <w:rsid w:val="00110A5F"/>
    <w:rsid w:val="00130342"/>
    <w:rsid w:val="001475AC"/>
    <w:rsid w:val="00151920"/>
    <w:rsid w:val="001B4406"/>
    <w:rsid w:val="001B7112"/>
    <w:rsid w:val="001C14B1"/>
    <w:rsid w:val="001C1EEB"/>
    <w:rsid w:val="001D4FFA"/>
    <w:rsid w:val="001E1F33"/>
    <w:rsid w:val="001F5F2C"/>
    <w:rsid w:val="00202BB1"/>
    <w:rsid w:val="002157F5"/>
    <w:rsid w:val="0022014C"/>
    <w:rsid w:val="002352E1"/>
    <w:rsid w:val="002519B3"/>
    <w:rsid w:val="00251A6D"/>
    <w:rsid w:val="0026299E"/>
    <w:rsid w:val="0026544B"/>
    <w:rsid w:val="002876A6"/>
    <w:rsid w:val="002928A4"/>
    <w:rsid w:val="00294C9D"/>
    <w:rsid w:val="002A0E4B"/>
    <w:rsid w:val="002B54BF"/>
    <w:rsid w:val="002C0FA7"/>
    <w:rsid w:val="002C6C0A"/>
    <w:rsid w:val="0030226D"/>
    <w:rsid w:val="00305E1D"/>
    <w:rsid w:val="00332D0B"/>
    <w:rsid w:val="00351EA0"/>
    <w:rsid w:val="00354E27"/>
    <w:rsid w:val="00357456"/>
    <w:rsid w:val="00367169"/>
    <w:rsid w:val="0037044B"/>
    <w:rsid w:val="00385DA5"/>
    <w:rsid w:val="003A2128"/>
    <w:rsid w:val="003D5799"/>
    <w:rsid w:val="003D6656"/>
    <w:rsid w:val="003D7B2D"/>
    <w:rsid w:val="003E148B"/>
    <w:rsid w:val="00443971"/>
    <w:rsid w:val="0046190B"/>
    <w:rsid w:val="00470981"/>
    <w:rsid w:val="00474879"/>
    <w:rsid w:val="004762B9"/>
    <w:rsid w:val="0048145C"/>
    <w:rsid w:val="0048517D"/>
    <w:rsid w:val="004B46E5"/>
    <w:rsid w:val="004B5DFC"/>
    <w:rsid w:val="004C0719"/>
    <w:rsid w:val="004F25F3"/>
    <w:rsid w:val="00525C72"/>
    <w:rsid w:val="0053080F"/>
    <w:rsid w:val="00542A1A"/>
    <w:rsid w:val="00584790"/>
    <w:rsid w:val="005A4483"/>
    <w:rsid w:val="005C6A6A"/>
    <w:rsid w:val="005D56FC"/>
    <w:rsid w:val="005E103C"/>
    <w:rsid w:val="006625D0"/>
    <w:rsid w:val="00671D66"/>
    <w:rsid w:val="0069665A"/>
    <w:rsid w:val="006C0241"/>
    <w:rsid w:val="006D1CC4"/>
    <w:rsid w:val="006E6A3E"/>
    <w:rsid w:val="006E6DEE"/>
    <w:rsid w:val="0070405D"/>
    <w:rsid w:val="00723029"/>
    <w:rsid w:val="00726662"/>
    <w:rsid w:val="00767AC4"/>
    <w:rsid w:val="0077317C"/>
    <w:rsid w:val="00775F49"/>
    <w:rsid w:val="007818CB"/>
    <w:rsid w:val="007916EA"/>
    <w:rsid w:val="007A6D28"/>
    <w:rsid w:val="007E3CC3"/>
    <w:rsid w:val="007E4ADC"/>
    <w:rsid w:val="007E63D4"/>
    <w:rsid w:val="008159B4"/>
    <w:rsid w:val="00817C26"/>
    <w:rsid w:val="0082626C"/>
    <w:rsid w:val="00827C33"/>
    <w:rsid w:val="008667D2"/>
    <w:rsid w:val="00875C8E"/>
    <w:rsid w:val="00885AAF"/>
    <w:rsid w:val="008A2F63"/>
    <w:rsid w:val="008B6CD3"/>
    <w:rsid w:val="008C1EB1"/>
    <w:rsid w:val="008C5113"/>
    <w:rsid w:val="008F1FC7"/>
    <w:rsid w:val="008F20D3"/>
    <w:rsid w:val="008F283A"/>
    <w:rsid w:val="008F650A"/>
    <w:rsid w:val="00902774"/>
    <w:rsid w:val="009135F6"/>
    <w:rsid w:val="009163C0"/>
    <w:rsid w:val="0092435C"/>
    <w:rsid w:val="00932739"/>
    <w:rsid w:val="00942589"/>
    <w:rsid w:val="0095118F"/>
    <w:rsid w:val="009C1D79"/>
    <w:rsid w:val="009C2829"/>
    <w:rsid w:val="009D4DF0"/>
    <w:rsid w:val="00A478A8"/>
    <w:rsid w:val="00A77822"/>
    <w:rsid w:val="00A77E2F"/>
    <w:rsid w:val="00A93016"/>
    <w:rsid w:val="00AA7462"/>
    <w:rsid w:val="00AB4096"/>
    <w:rsid w:val="00AE5255"/>
    <w:rsid w:val="00B026E0"/>
    <w:rsid w:val="00B104A1"/>
    <w:rsid w:val="00B20242"/>
    <w:rsid w:val="00B227AF"/>
    <w:rsid w:val="00B664F8"/>
    <w:rsid w:val="00B72374"/>
    <w:rsid w:val="00B9727F"/>
    <w:rsid w:val="00BB6880"/>
    <w:rsid w:val="00C00795"/>
    <w:rsid w:val="00C0550E"/>
    <w:rsid w:val="00C21006"/>
    <w:rsid w:val="00C27C00"/>
    <w:rsid w:val="00C321EF"/>
    <w:rsid w:val="00C436EB"/>
    <w:rsid w:val="00C550CB"/>
    <w:rsid w:val="00CB0C63"/>
    <w:rsid w:val="00CB790E"/>
    <w:rsid w:val="00CB7EDE"/>
    <w:rsid w:val="00CF0E3A"/>
    <w:rsid w:val="00D03C77"/>
    <w:rsid w:val="00D13B76"/>
    <w:rsid w:val="00D5594E"/>
    <w:rsid w:val="00D56FE3"/>
    <w:rsid w:val="00D75738"/>
    <w:rsid w:val="00D83324"/>
    <w:rsid w:val="00D92F83"/>
    <w:rsid w:val="00DA5CB5"/>
    <w:rsid w:val="00E01A8D"/>
    <w:rsid w:val="00E06060"/>
    <w:rsid w:val="00E66F8F"/>
    <w:rsid w:val="00E90AE5"/>
    <w:rsid w:val="00E90B41"/>
    <w:rsid w:val="00E96054"/>
    <w:rsid w:val="00EC77C3"/>
    <w:rsid w:val="00ED0D6B"/>
    <w:rsid w:val="00EE36C5"/>
    <w:rsid w:val="00F16E63"/>
    <w:rsid w:val="00F3496C"/>
    <w:rsid w:val="00F3610D"/>
    <w:rsid w:val="00F409CC"/>
    <w:rsid w:val="00F569BD"/>
    <w:rsid w:val="00F81A61"/>
    <w:rsid w:val="00FA5660"/>
    <w:rsid w:val="00FC0C06"/>
    <w:rsid w:val="00FC19E7"/>
    <w:rsid w:val="00FD060D"/>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a-DK" w:eastAsia="da-D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656"/>
    <w:rPr>
      <w:rFonts w:cs="Times New Roman"/>
      <w:sz w:val="3276"/>
      <w:szCs w:val="3276"/>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Pladsholdertekst">
    <w:name w:val="Placeholder Text"/>
    <w:basedOn w:val="Standardskrifttypeiafsnit"/>
    <w:uiPriority w:val="99"/>
    <w:semiHidden/>
    <w:rsid w:val="00C436EB"/>
    <w:rPr>
      <w:color w:val="auto"/>
    </w:rPr>
  </w:style>
  <w:style w:type="paragraph" w:customStyle="1" w:styleId="2B74AE83D5B54C63A53D3D7F03D7268523">
    <w:name w:val="2B74AE83D5B54C63A53D3D7F03D7268523"/>
    <w:rsid w:val="001C14B1"/>
    <w:pPr>
      <w:spacing w:after="0" w:line="160" w:lineRule="atLeast"/>
      <w:ind w:left="-567"/>
    </w:pPr>
    <w:rPr>
      <w:rFonts w:ascii="Verdana" w:eastAsiaTheme="minorHAnsi" w:hAnsi="Verdana"/>
      <w:noProof/>
      <w:sz w:val="12"/>
      <w:szCs w:val="18"/>
      <w:lang w:val="en-GB"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Ramboll">
  <a:themeElements>
    <a:clrScheme name="Ramboll">
      <a:dk1>
        <a:srgbClr val="333333"/>
      </a:dk1>
      <a:lt1>
        <a:srgbClr val="FFFFFF"/>
      </a:lt1>
      <a:dk2>
        <a:srgbClr val="009DF0"/>
      </a:dk2>
      <a:lt2>
        <a:srgbClr val="797766"/>
      </a:lt2>
      <a:accent1>
        <a:srgbClr val="ADDDFF"/>
      </a:accent1>
      <a:accent2>
        <a:srgbClr val="3AA551"/>
      </a:accent2>
      <a:accent3>
        <a:srgbClr val="A8D100"/>
      </a:accent3>
      <a:accent4>
        <a:srgbClr val="C40079"/>
      </a:accent4>
      <a:accent5>
        <a:srgbClr val="C63418"/>
      </a:accent5>
      <a:accent6>
        <a:srgbClr val="D0CFC9"/>
      </a:accent6>
      <a:hlink>
        <a:srgbClr val="009DF0"/>
      </a:hlink>
      <a:folHlink>
        <a:srgbClr val="ADDDFF"/>
      </a:folHlink>
    </a:clrScheme>
    <a:fontScheme name="Ramboll">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Godkendtafkunden xmlns="2a4fc43e-74cb-4ecd-8f0b-7e4e11483b0c">Klar til upload</Godkendtafkunden>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4373CE2A0AAA344A185260442135A2D" ma:contentTypeVersion="7" ma:contentTypeDescription="Create a new document." ma:contentTypeScope="" ma:versionID="c352957fb64d73ea37153bc8851dd08b">
  <xsd:schema xmlns:xsd="http://www.w3.org/2001/XMLSchema" xmlns:xs="http://www.w3.org/2001/XMLSchema" xmlns:p="http://schemas.microsoft.com/office/2006/metadata/properties" xmlns:ns2="2a4fc43e-74cb-4ecd-8f0b-7e4e11483b0c" targetNamespace="http://schemas.microsoft.com/office/2006/metadata/properties" ma:root="true" ma:fieldsID="cdc15103199d3093eb4a2dfc161609bd" ns2:_="">
    <xsd:import namespace="2a4fc43e-74cb-4ecd-8f0b-7e4e11483b0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Godkendtafkund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4fc43e-74cb-4ecd-8f0b-7e4e11483b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Godkendtafkunden" ma:index="14" nillable="true" ma:displayName="Godkendt af kunden" ma:default="Udestår" ma:format="Dropdown" ma:internalName="Godkendtafkunden">
      <xsd:simpleType>
        <xsd:restriction base="dms:Choice">
          <xsd:enumeration value="JA"/>
          <xsd:enumeration value="Udestår"/>
          <xsd:enumeration value="Klar til uploa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19DE62C-C16D-401A-BDF6-D0CB7291FB59}">
  <ds:schemaRefs>
    <ds:schemaRef ds:uri="http://schemas.openxmlformats.org/officeDocument/2006/bibliography"/>
  </ds:schemaRefs>
</ds:datastoreItem>
</file>

<file path=customXml/itemProps2.xml><?xml version="1.0" encoding="utf-8"?>
<ds:datastoreItem xmlns:ds="http://schemas.openxmlformats.org/officeDocument/2006/customXml" ds:itemID="{8C42D7BD-0F4C-4906-AAAF-D82666F45AE4}">
  <ds:schemaRefs>
    <ds:schemaRef ds:uri="http://schemas.microsoft.com/sharepoint/v3/contenttype/forms"/>
  </ds:schemaRefs>
</ds:datastoreItem>
</file>

<file path=customXml/itemProps3.xml><?xml version="1.0" encoding="utf-8"?>
<ds:datastoreItem xmlns:ds="http://schemas.openxmlformats.org/officeDocument/2006/customXml" ds:itemID="{4FFCD137-7B86-4087-8123-93902225F063}">
  <ds:schemaRefs>
    <ds:schemaRef ds:uri="http://schemas.microsoft.com/office/2006/metadata/properties"/>
    <ds:schemaRef ds:uri="http://schemas.microsoft.com/office/infopath/2007/PartnerControls"/>
    <ds:schemaRef ds:uri="2a4fc43e-74cb-4ecd-8f0b-7e4e11483b0c"/>
  </ds:schemaRefs>
</ds:datastoreItem>
</file>

<file path=customXml/itemProps4.xml><?xml version="1.0" encoding="utf-8"?>
<ds:datastoreItem xmlns:ds="http://schemas.openxmlformats.org/officeDocument/2006/customXml" ds:itemID="{B1F00663-F612-4D87-A751-19B75DC5B1F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Bilag 12</dc:title>
  <dc:subject>leverancevederlag og betalingsplan samt øvrige priser</dc:subject>
  <dc:creator>Maj-Britt Rose Böwadt</dc:creator>
  <cp:keywords/>
  <cp:lastModifiedBy>Birger Kidmose</cp:lastModifiedBy>
  <cp:revision>503</cp:revision>
  <dcterms:created xsi:type="dcterms:W3CDTF">2023-02-14T11:55:00Z</dcterms:created>
  <dcterms:modified xsi:type="dcterms:W3CDTF">2026-09-24T09:25:37Z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portFrontpage">
    <vt:lpwstr>True</vt:lpwstr>
  </property>
  <property fmtid="{D5CDD505-2E9C-101B-9397-08002B2CF9AE}" pid="3" name="Factbox">
    <vt:lpwstr>True</vt:lpwstr>
  </property>
  <property fmtid="{D5CDD505-2E9C-101B-9397-08002B2CF9AE}" pid="4" name="Ram_Document_Title1">
    <vt:lpwstr/>
  </property>
  <property fmtid="{D5CDD505-2E9C-101B-9397-08002B2CF9AE}" pid="5" name="Ram_Document_Title2">
    <vt:lpwstr/>
  </property>
  <property fmtid="{D5CDD505-2E9C-101B-9397-08002B2CF9AE}" pid="6" name="Ram_Document_Date">
    <vt:lpwstr/>
  </property>
  <property fmtid="{D5CDD505-2E9C-101B-9397-08002B2CF9AE}" pid="7" name="Ram_Document_DocID">
    <vt:lpwstr/>
  </property>
  <property fmtid="{D5CDD505-2E9C-101B-9397-08002B2CF9AE}" pid="8" name="Ram_Document_Version">
    <vt:lpwstr/>
  </property>
  <property fmtid="{D5CDD505-2E9C-101B-9397-08002B2CF9AE}" pid="9" name="Ram_Project_Number">
    <vt:lpwstr/>
  </property>
  <property fmtid="{D5CDD505-2E9C-101B-9397-08002B2CF9AE}" pid="10" name="Ram_Document_VersionDescription">
    <vt:lpwstr/>
  </property>
  <property fmtid="{D5CDD505-2E9C-101B-9397-08002B2CF9AE}" pid="11" name="Ram_Document_DocStructureID">
    <vt:lpwstr/>
  </property>
  <property fmtid="{D5CDD505-2E9C-101B-9397-08002B2CF9AE}" pid="12" name="Ram_Document_CheckedBy">
    <vt:lpwstr/>
  </property>
  <property fmtid="{D5CDD505-2E9C-101B-9397-08002B2CF9AE}" pid="13" name="Ram_Document_ApprovedBy">
    <vt:lpwstr/>
  </property>
  <property fmtid="{D5CDD505-2E9C-101B-9397-08002B2CF9AE}" pid="14" name="Ram_Document_PreparedBy">
    <vt:lpwstr/>
  </property>
  <property fmtid="{D5CDD505-2E9C-101B-9397-08002B2CF9AE}" pid="15" name="Ram_Project_Name">
    <vt:lpwstr/>
  </property>
  <property fmtid="{D5CDD505-2E9C-101B-9397-08002B2CF9AE}" pid="16" name="CustomerId">
    <vt:lpwstr>ramboll</vt:lpwstr>
  </property>
  <property fmtid="{D5CDD505-2E9C-101B-9397-08002B2CF9AE}" pid="17" name="TemplateId">
    <vt:lpwstr>636401260757942719</vt:lpwstr>
  </property>
  <property fmtid="{D5CDD505-2E9C-101B-9397-08002B2CF9AE}" pid="18" name="UserProfileId">
    <vt:lpwstr>636643081480834579</vt:lpwstr>
  </property>
  <property fmtid="{D5CDD505-2E9C-101B-9397-08002B2CF9AE}" pid="19" name="ContentTypeId">
    <vt:lpwstr>0x01010024373CE2A0AAA344A185260442135A2D</vt:lpwstr>
  </property>
  <property fmtid="{D5CDD505-2E9C-101B-9397-08002B2CF9AE}" pid="20" name="xd_ProgID">
    <vt:lpwstr/>
  </property>
  <property fmtid="{D5CDD505-2E9C-101B-9397-08002B2CF9AE}" pid="21" name="ComplianceAssetId">
    <vt:lpwstr/>
  </property>
  <property fmtid="{D5CDD505-2E9C-101B-9397-08002B2CF9AE}" pid="22" name="TemplateUrl">
    <vt:lpwstr/>
  </property>
  <property fmtid="{D5CDD505-2E9C-101B-9397-08002B2CF9AE}" pid="23" name="_ExtendedDescription">
    <vt:lpwstr/>
  </property>
  <property fmtid="{D5CDD505-2E9C-101B-9397-08002B2CF9AE}" pid="24" name="TriggerFlowInfo">
    <vt:lpwstr/>
  </property>
  <property fmtid="{D5CDD505-2E9C-101B-9397-08002B2CF9AE}" pid="25" name="xd_Signature">
    <vt:bool>false</vt:bool>
  </property>
  <property fmtid="{D5CDD505-2E9C-101B-9397-08002B2CF9AE}" pid="26" name="MediaServiceImageTags">
    <vt:lpwstr/>
  </property>
  <property fmtid="{D5CDD505-2E9C-101B-9397-08002B2CF9AE}" pid="27" name="ClassificationContentMarkingFooterShapeIds">
    <vt:lpwstr>2,3,4,6,9,c,d,e,f</vt:lpwstr>
  </property>
  <property fmtid="{D5CDD505-2E9C-101B-9397-08002B2CF9AE}" pid="28" name="ClassificationContentMarkingFooterFontProps">
    <vt:lpwstr>#000000,7,Verdana</vt:lpwstr>
  </property>
  <property fmtid="{D5CDD505-2E9C-101B-9397-08002B2CF9AE}" pid="29" name="ClassificationContentMarkingFooterText">
    <vt:lpwstr>Confidential</vt:lpwstr>
  </property>
  <property fmtid="{D5CDD505-2E9C-101B-9397-08002B2CF9AE}" pid="30" name="MSIP_Label_26f68670-8fe7-46b3-b55b-6957d0e86a46_ActionId">
    <vt:lpwstr>27fb4ec2-0326-49fa-a29b-f991f173f7e5</vt:lpwstr>
  </property>
  <property fmtid="{D5CDD505-2E9C-101B-9397-08002B2CF9AE}" pid="31" name="MSIP_Label_26f68670-8fe7-46b3-b55b-6957d0e86a46_Name">
    <vt:lpwstr>Confidential - NO AI</vt:lpwstr>
  </property>
  <property fmtid="{D5CDD505-2E9C-101B-9397-08002B2CF9AE}" pid="32" name="MSIP_Label_26f68670-8fe7-46b3-b55b-6957d0e86a46_SetDate">
    <vt:lpwstr>2026-04-26T01:50:53Z</vt:lpwstr>
  </property>
  <property fmtid="{D5CDD505-2E9C-101B-9397-08002B2CF9AE}" pid="33" name="MSIP_Label_26f68670-8fe7-46b3-b55b-6957d0e86a46_SiteId">
    <vt:lpwstr>c8823c91-be81-4f89-b024-6c3dd789c106</vt:lpwstr>
  </property>
  <property fmtid="{D5CDD505-2E9C-101B-9397-08002B2CF9AE}" pid="34" name="MSIP_Label_26f68670-8fe7-46b3-b55b-6957d0e86a46_Enabled">
    <vt:lpwstr>True</vt:lpwstr>
  </property>
  <property fmtid="{D5CDD505-2E9C-101B-9397-08002B2CF9AE}" pid="35" name="Folder_Number">
    <vt:lpwstr/>
  </property>
  <property fmtid="{D5CDD505-2E9C-101B-9397-08002B2CF9AE}" pid="36" name="Folder_Code">
    <vt:lpwstr/>
  </property>
  <property fmtid="{D5CDD505-2E9C-101B-9397-08002B2CF9AE}" pid="37" name="Folder_Name">
    <vt:lpwstr/>
  </property>
  <property fmtid="{D5CDD505-2E9C-101B-9397-08002B2CF9AE}" pid="38" name="Folder_Description">
    <vt:lpwstr/>
  </property>
  <property fmtid="{D5CDD505-2E9C-101B-9397-08002B2CF9AE}" pid="39" name="/Folder_Name/">
    <vt:lpwstr/>
  </property>
  <property fmtid="{D5CDD505-2E9C-101B-9397-08002B2CF9AE}" pid="40" name="/Folder_Description/">
    <vt:lpwstr/>
  </property>
  <property fmtid="{D5CDD505-2E9C-101B-9397-08002B2CF9AE}" pid="41" name="Folder_Version">
    <vt:lpwstr/>
  </property>
  <property fmtid="{D5CDD505-2E9C-101B-9397-08002B2CF9AE}" pid="42" name="Folder_VersionSeq">
    <vt:lpwstr/>
  </property>
  <property fmtid="{D5CDD505-2E9C-101B-9397-08002B2CF9AE}" pid="43" name="Folder_Manager">
    <vt:lpwstr/>
  </property>
  <property fmtid="{D5CDD505-2E9C-101B-9397-08002B2CF9AE}" pid="44" name="Folder_ManagerDesc">
    <vt:lpwstr/>
  </property>
  <property fmtid="{D5CDD505-2E9C-101B-9397-08002B2CF9AE}" pid="45" name="Folder_Storage">
    <vt:lpwstr/>
  </property>
  <property fmtid="{D5CDD505-2E9C-101B-9397-08002B2CF9AE}" pid="46" name="Folder_StorageDesc">
    <vt:lpwstr/>
  </property>
  <property fmtid="{D5CDD505-2E9C-101B-9397-08002B2CF9AE}" pid="47" name="Folder_Creator">
    <vt:lpwstr/>
  </property>
  <property fmtid="{D5CDD505-2E9C-101B-9397-08002B2CF9AE}" pid="48" name="Folder_CreatorDesc">
    <vt:lpwstr/>
  </property>
  <property fmtid="{D5CDD505-2E9C-101B-9397-08002B2CF9AE}" pid="49" name="Folder_CreateDate">
    <vt:lpwstr/>
  </property>
  <property fmtid="{D5CDD505-2E9C-101B-9397-08002B2CF9AE}" pid="50" name="Folder_Updater">
    <vt:lpwstr/>
  </property>
  <property fmtid="{D5CDD505-2E9C-101B-9397-08002B2CF9AE}" pid="51" name="Folder_UpdaterDesc">
    <vt:lpwstr/>
  </property>
  <property fmtid="{D5CDD505-2E9C-101B-9397-08002B2CF9AE}" pid="52" name="Folder_UpdateDate">
    <vt:lpwstr/>
  </property>
  <property fmtid="{D5CDD505-2E9C-101B-9397-08002B2CF9AE}" pid="53" name="Document_Number">
    <vt:lpwstr/>
  </property>
  <property fmtid="{D5CDD505-2E9C-101B-9397-08002B2CF9AE}" pid="54" name="Document_Name">
    <vt:lpwstr/>
  </property>
  <property fmtid="{D5CDD505-2E9C-101B-9397-08002B2CF9AE}" pid="55" name="Document_FileName">
    <vt:lpwstr/>
  </property>
  <property fmtid="{D5CDD505-2E9C-101B-9397-08002B2CF9AE}" pid="56" name="Document_Version">
    <vt:lpwstr/>
  </property>
  <property fmtid="{D5CDD505-2E9C-101B-9397-08002B2CF9AE}" pid="57" name="Document_VersionSeq">
    <vt:lpwstr/>
  </property>
  <property fmtid="{D5CDD505-2E9C-101B-9397-08002B2CF9AE}" pid="58" name="Document_Creator">
    <vt:lpwstr/>
  </property>
  <property fmtid="{D5CDD505-2E9C-101B-9397-08002B2CF9AE}" pid="59" name="Document_CreatorDesc">
    <vt:lpwstr/>
  </property>
  <property fmtid="{D5CDD505-2E9C-101B-9397-08002B2CF9AE}" pid="60" name="Document_CreateDate">
    <vt:lpwstr/>
  </property>
  <property fmtid="{D5CDD505-2E9C-101B-9397-08002B2CF9AE}" pid="61" name="Document_Updater">
    <vt:lpwstr/>
  </property>
  <property fmtid="{D5CDD505-2E9C-101B-9397-08002B2CF9AE}" pid="62" name="Document_UpdaterDesc">
    <vt:lpwstr/>
  </property>
  <property fmtid="{D5CDD505-2E9C-101B-9397-08002B2CF9AE}" pid="63" name="Document_UpdateDate">
    <vt:lpwstr/>
  </property>
  <property fmtid="{D5CDD505-2E9C-101B-9397-08002B2CF9AE}" pid="64" name="Document_Size">
    <vt:lpwstr/>
  </property>
  <property fmtid="{D5CDD505-2E9C-101B-9397-08002B2CF9AE}" pid="65" name="Document_Storage">
    <vt:lpwstr/>
  </property>
  <property fmtid="{D5CDD505-2E9C-101B-9397-08002B2CF9AE}" pid="66" name="Document_StorageDesc">
    <vt:lpwstr/>
  </property>
  <property fmtid="{D5CDD505-2E9C-101B-9397-08002B2CF9AE}" pid="67" name="Document_Department">
    <vt:lpwstr/>
  </property>
  <property fmtid="{D5CDD505-2E9C-101B-9397-08002B2CF9AE}" pid="68" name="Document_DepartmentDesc">
    <vt:lpwstr/>
  </property>
  <property fmtid="{D5CDD505-2E9C-101B-9397-08002B2CF9AE}" pid="69" name="Order">
    <vt:r8>585500</vt:r8>
  </property>
  <property fmtid="{D5CDD505-2E9C-101B-9397-08002B2CF9AE}" pid="70" name="MSIP_Label_26f68670-8fe7-46b3-b55b-6957d0e86a46_Removed">
    <vt:lpwstr>False</vt:lpwstr>
  </property>
  <property fmtid="{D5CDD505-2E9C-101B-9397-08002B2CF9AE}" pid="71" name="MSIP_Label_26f68670-8fe7-46b3-b55b-6957d0e86a46_Extended_MSFT_Method">
    <vt:lpwstr>Standard</vt:lpwstr>
  </property>
  <property fmtid="{D5CDD505-2E9C-101B-9397-08002B2CF9AE}" pid="72" name="Sensitivity">
    <vt:lpwstr>Confidential - NO AI</vt:lpwstr>
  </property>
  <property fmtid="{D5CDD505-2E9C-101B-9397-08002B2CF9AE}" pid="73" name="docLang">
    <vt:lpwstr>da</vt:lpwstr>
  </property>
</Properties>
</file>