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Indledning</w:t>
      </w:r>
    </w:p>
    <w:p>
      <w:r>
        <w:t>Almindelig tekst med en </w:t>
      </w:r>
      <w:commentRangeStart w:id="0"/>
      <w:r>
        <w:t>kommenteret passage</w:t>
      </w:r>
      <w:commentRangeEnd w:id="0"/>
      <w:r>
        <w:commentReference w:id="0"/>
      </w:r>
    </w:p>
    <w:p>
      <w:pPr>
        <w:pStyle w:val="Heading1"/>
      </w:pPr>
      <w:r>
        <w:t>Krav til systemet</w:t>
      </w:r>
    </w:p>
    <w:p>
      <w:pPr>
        <w:pStyle w:val="Heading2"/>
      </w:pPr>
      <w:r>
        <w:t>Funktionelle krav</w:t>
      </w:r>
    </w:p>
    <w:p>
      <w:r>
        <w:t>Udfyld venligst: </w:t>
      </w:r>
      <w:r>
        <w:rPr>
          <w:highlight w:val="green"/>
        </w:rPr>
        <w:t>[Kundens svar her]</w:t>
      </w:r>
    </w:p>
    <w:p>
      <w:r>
        <w:t>Tilbudsgiver angiver pris: </w:t>
      </w:r>
      <w:r>
        <w:rPr>
          <w:highlight w:val="yellow"/>
        </w:rPr>
        <w:t>[Pris indsættes]</w:t>
      </w:r>
    </w:p>
    <w:p>
      <w:r>
        <w:t>Teksten blev </w:t>
      </w:r>
      <w:ins w:id="10" w:author="MK">
        <w:r>
          <w:t>udvidet med dette</w:t>
        </w:r>
      </w:ins>
      <w:del w:id="11" w:author="MK">
        <w:r>
          <w:delText>og dette blev slettet</w:delText>
        </w:r>
      </w:del>
    </w:p>
    <w:tbl>
      <w:tr>
        <w:tc>
          <w:p>
            <w:pPr>
              <w:pStyle w:val="KravNr"/>
              <w:numPr>
                <w:ilvl w:val="0"/>
                <w:numId w:val="2"/>
              </w:numPr>
            </w:pPr>
            <w:r>
              <w:t/>
            </w:r>
          </w:p>
        </w:tc>
        <w:tc>
          <w:p>
            <w:r>
              <w:t>Systemet skal understøtte single sign-on.</w:t>
            </w:r>
          </w:p>
        </w:tc>
      </w:tr>
      <w:tr>
        <w:tc>
          <w:p>
            <w:pPr>
              <w:pStyle w:val="KravNr"/>
              <w:numPr>
                <w:ilvl w:val="0"/>
                <w:numId w:val="2"/>
              </w:numPr>
            </w:pPr>
            <w:r>
              <w:t/>
            </w:r>
          </w:p>
        </w:tc>
        <w:tc>
          <w:p>
            <w:r>
              <w:t>Systemet skal kunne eksportere til Excel.</w:t>
            </w:r>
          </w:p>
        </w:tc>
      </w:tr>
      <w:tr>
        <w:tc>
          <w:p>
            <w:pPr>
              <w:pStyle w:val="Normal"/>
            </w:pPr>
            <w:r>
              <w:t>Note uden kravstyle</w:t>
            </w:r>
          </w:p>
        </w:tc>
        <w:tc>
          <w:p>
            <w:r>
              <w:t>Denne raekke skal filtreres fra.</w:t>
            </w:r>
          </w:p>
        </w:tc>
      </w:tr>
    </w:tbl>
    <w:p>
      <w:pPr>
        <w:pStyle w:val="Heading2"/>
      </w:pPr>
      <w:r>
        <w:t>Ikke-funktionelle krav</w:t>
      </w:r>
    </w:p>
    <w:p>
      <w:r>
        <w:t>Mere tekst med endnu et </w:t>
      </w:r>
      <w:r>
        <w:rPr>
          <w:highlight w:val="green"/>
        </w:rPr>
        <w:t>[gront felt nr. 2]</w:t>
      </w:r>
    </w:p>
  </w:body>
</w:document>
</file>

<file path=word/comments.xml><?xml version="1.0" encoding="utf-8"?>
<w:comments xmlns:w="http://schemas.openxmlformats.org/wordprocessingml/2006/main">
  <w:comment w:id="0" w:author="Mette K" w:initials="MK">
    <w:p>
      <w:r>
        <w:t>Skal dette afsnit ikke opdateres?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abstractNum w:abstractNumId="1">
    <w:lvl w:ilvl="0">
      <w:start w:val="1"/>
      <w:numFmt w:val="decimal"/>
      <w:lvlText w:val="K %1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Overskrift 1"/>
    <w:pPr>
      <w:numPr>
        <w:ilvl w:val="0"/>
        <w:numId w:val="1"/>
      </w:numPr>
    </w:pPr>
  </w:style>
  <w:style w:type="paragraph" w:styleId="Heading2">
    <w:name w:val="Overskrift 2"/>
    <w:pPr>
      <w:numPr>
        <w:ilvl w:val="1"/>
        <w:numId w:val="1"/>
      </w:numPr>
    </w:pPr>
  </w:style>
  <w:style w:type="paragraph" w:styleId="KravNr">
    <w:name w:val="Krav nr"/>
  </w:style>
</w:styles>
</file>