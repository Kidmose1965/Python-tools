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689C205" w14:textId="77777777" w:rsidR="00D55082" w:rsidRDefault="00D55082">
      <w:pPr>
        <w:pStyle w:val="Title"/>
      </w:pPr>
      <w:bookmarkStart w:id="0" w:name="_a95e2wkmg5zl" w:colFirst="0" w:colLast="0"/>
      <w:bookmarkStart w:id="1" w:name="_253d1lsjzxhi"/>
      <w:bookmarkEnd w:id="0"/>
      <w:bookmarkEnd w:id="1"/>
    </w:p>
    <w:p w14:paraId="025928F5" w14:textId="77777777" w:rsidR="00D55082" w:rsidRDefault="00D55082">
      <w:pPr>
        <w:pStyle w:val="Title"/>
      </w:pPr>
    </w:p>
    <w:p w14:paraId="537CB430" w14:textId="77777777" w:rsidR="00D55082" w:rsidRDefault="00D55082">
      <w:pPr>
        <w:pStyle w:val="Title"/>
      </w:pPr>
    </w:p>
    <w:tbl>
      <w:tblPr>
        <w:tblStyle w:val="Blank"/>
        <w:tblW w:w="9525" w:type="dxa"/>
        <w:tblInd w:w="0" w:type="dxa"/>
        <w:tblLayout w:type="fixed"/>
        <w:tblLook w:val="04A0" w:firstRow="1" w:lastRow="0" w:firstColumn="1" w:lastColumn="0" w:noHBand="0" w:noVBand="1"/>
      </w:tblPr>
      <w:tblGrid>
        <w:gridCol w:w="9525"/>
      </w:tblGrid>
      <w:tr w:rsidR="00D55082" w14:paraId="4D78FAF5" w14:textId="77777777" w:rsidTr="00D55082">
        <w:trPr>
          <w:trHeight w:val="2835"/>
        </w:trPr>
        <w:tc>
          <w:tcPr>
            <w:tcW w:w="8947" w:type="dxa"/>
            <w:hideMark/>
          </w:tcPr>
          <w:p w14:paraId="314682FF" w14:textId="6F9F80D2" w:rsidR="00D55082" w:rsidRPr="000F5E0D" w:rsidRDefault="00F5508F">
            <w:pPr>
              <w:pStyle w:val="FrontpageHeading2"/>
              <w:rPr>
                <w:color w:val="00B0F0"/>
                <w:sz w:val="56"/>
                <w:szCs w:val="56"/>
              </w:rPr>
            </w:pPr>
            <w:r w:rsidRPr="000F5E0D">
              <w:rPr>
                <w:color w:val="00B0F0"/>
                <w:sz w:val="56"/>
                <w:szCs w:val="56"/>
              </w:rPr>
              <w:t>Bilag 3</w:t>
            </w:r>
            <w:r w:rsidR="0037090A">
              <w:rPr>
                <w:color w:val="00B0F0"/>
                <w:sz w:val="56"/>
                <w:szCs w:val="56"/>
              </w:rPr>
              <w:t>A</w:t>
            </w:r>
            <w:r w:rsidRPr="000F5E0D">
              <w:rPr>
                <w:color w:val="00B0F0"/>
                <w:sz w:val="56"/>
                <w:szCs w:val="56"/>
              </w:rPr>
              <w:t xml:space="preserve"> </w:t>
            </w:r>
            <w:r w:rsidR="006707AA">
              <w:rPr>
                <w:color w:val="00B0F0"/>
                <w:sz w:val="56"/>
                <w:szCs w:val="56"/>
              </w:rPr>
              <w:t xml:space="preserve">- </w:t>
            </w:r>
            <w:r w:rsidRPr="000F5E0D">
              <w:rPr>
                <w:color w:val="00B0F0"/>
                <w:sz w:val="56"/>
                <w:szCs w:val="56"/>
              </w:rPr>
              <w:t>Appendik</w:t>
            </w:r>
            <w:r w:rsidR="001F0C37" w:rsidRPr="000F5E0D">
              <w:rPr>
                <w:color w:val="00B0F0"/>
                <w:sz w:val="56"/>
                <w:szCs w:val="56"/>
              </w:rPr>
              <w:t>s</w:t>
            </w:r>
            <w:r w:rsidR="00D55082" w:rsidRPr="000F5E0D">
              <w:rPr>
                <w:color w:val="00B0F0"/>
                <w:sz w:val="56"/>
                <w:szCs w:val="56"/>
              </w:rPr>
              <w:t xml:space="preserve"> D</w:t>
            </w:r>
          </w:p>
          <w:p w14:paraId="791C4B12" w14:textId="66122491" w:rsidR="00D55082" w:rsidRDefault="00D55082">
            <w:pPr>
              <w:pStyle w:val="FrontpageHeading2"/>
            </w:pPr>
            <w:r w:rsidRPr="000F5E0D">
              <w:rPr>
                <w:color w:val="4D4D4D"/>
                <w:sz w:val="56"/>
                <w:szCs w:val="56"/>
              </w:rPr>
              <w:t>Datamodel og snitfladebeskrivelse</w:t>
            </w:r>
            <w:sdt>
              <w:sdtPr>
                <w:rPr>
                  <w:sz w:val="56"/>
                  <w:szCs w:val="56"/>
                </w:rPr>
                <w:alias w:val="Subject"/>
                <w:tag w:val="{&quot;SkabelonDesign&quot;:{&quot;type&quot;:&quot;text&quot;,&quot;binding&quot;:&quot;Doc.Prop.Ram_Document_Title2&quot;,&quot;ignoreBlank&quot;:true}}"/>
                <w:id w:val="921840303"/>
                <w:showingPlcHdr/>
                <w:dataBinding w:prefixMappings="xmlns:ns0='http://purl.org/dc/elements/1.1/' xmlns:ns1='http://schemas.openxmlformats.org/package/2006/metadata/core-properties' " w:xpath="/ns1:coreProperties[1]/ns0:subject[1]" w:storeItemID="{6C3C8BC8-F283-45AE-878A-BAB7291924A1}"/>
                <w:text/>
              </w:sdtPr>
              <w:sdtEndPr/>
              <w:sdtContent>
                <w:r w:rsidRPr="000F5E0D">
                  <w:rPr>
                    <w:color w:val="4D4D4D"/>
                    <w:sz w:val="56"/>
                    <w:szCs w:val="56"/>
                  </w:rPr>
                  <w:t xml:space="preserve">     </w:t>
                </w:r>
              </w:sdtContent>
            </w:sdt>
          </w:p>
        </w:tc>
      </w:tr>
      <w:tr w:rsidR="00D55082" w14:paraId="02E0415A" w14:textId="77777777" w:rsidTr="00D55082">
        <w:trPr>
          <w:trHeight w:val="437"/>
        </w:trPr>
        <w:tc>
          <w:tcPr>
            <w:tcW w:w="8947" w:type="dxa"/>
          </w:tcPr>
          <w:p w14:paraId="354067F0" w14:textId="77777777" w:rsidR="00D55082" w:rsidRDefault="00D55082"/>
        </w:tc>
      </w:tr>
      <w:tr w:rsidR="00D55082" w14:paraId="25F5379C" w14:textId="77777777" w:rsidTr="00D55082">
        <w:trPr>
          <w:trHeight w:val="5727"/>
        </w:trPr>
        <w:tc>
          <w:tcPr>
            <w:tcW w:w="8947" w:type="dxa"/>
            <w:hideMark/>
          </w:tcPr>
          <w:p w14:paraId="7037C108" w14:textId="03F1A7AA" w:rsidR="00D55082" w:rsidRDefault="00D55082">
            <w:pPr>
              <w:jc w:val="center"/>
              <w:rPr>
                <w:lang w:val="en-GB"/>
              </w:rPr>
            </w:pPr>
            <w:r>
              <w:rPr>
                <w:noProof/>
              </w:rPr>
              <w:drawing>
                <wp:inline distT="0" distB="0" distL="0" distR="0" wp14:anchorId="7C35A6A2" wp14:editId="004B65ED">
                  <wp:extent cx="5924550" cy="3533775"/>
                  <wp:effectExtent l="0" t="0" r="0" b="9525"/>
                  <wp:docPr id="8" name="Billed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4550" cy="3533775"/>
                          </a:xfrm>
                          <a:prstGeom prst="rect">
                            <a:avLst/>
                          </a:prstGeom>
                          <a:noFill/>
                          <a:ln>
                            <a:noFill/>
                          </a:ln>
                        </pic:spPr>
                      </pic:pic>
                    </a:graphicData>
                  </a:graphic>
                </wp:inline>
              </w:drawing>
            </w:r>
          </w:p>
        </w:tc>
      </w:tr>
    </w:tbl>
    <w:p w14:paraId="4B633536" w14:textId="77777777" w:rsidR="00D55082" w:rsidRDefault="00D55082" w:rsidP="00D55082">
      <w:pPr>
        <w:rPr>
          <w:lang w:val="en-GB"/>
        </w:rPr>
      </w:pPr>
    </w:p>
    <w:p w14:paraId="251582E2" w14:textId="775E3092" w:rsidR="00D55082" w:rsidRDefault="00D55082">
      <w:pPr>
        <w:pStyle w:val="Title"/>
      </w:pPr>
    </w:p>
    <w:p w14:paraId="737A4B78" w14:textId="77777777" w:rsidR="00D55082" w:rsidRPr="00D55082" w:rsidRDefault="00D55082" w:rsidP="00D55082"/>
    <w:p w14:paraId="0A64F9D7" w14:textId="44D4F571" w:rsidR="001E5488" w:rsidRDefault="001E5488"/>
    <w:p w14:paraId="38D8B955" w14:textId="77777777" w:rsidR="00D55082" w:rsidRPr="00876D32" w:rsidRDefault="00D55082"/>
    <w:p w14:paraId="63D739BE" w14:textId="77777777" w:rsidR="0014152F" w:rsidRDefault="0014152F">
      <w:r>
        <w:br w:type="page"/>
      </w:r>
    </w:p>
    <w:p w14:paraId="098EBD4B" w14:textId="77777777" w:rsidR="001E5488" w:rsidRDefault="001E5488"/>
    <w:bookmarkStart w:id="2" w:name="_k7nhdw3tvjg9" w:displacedByCustomXml="next"/>
    <w:bookmarkEnd w:id="2" w:displacedByCustomXml="next"/>
    <w:bookmarkStart w:id="3" w:name="_o0gdh78y6fz1" w:colFirst="0" w:colLast="0" w:displacedByCustomXml="next"/>
    <w:bookmarkEnd w:id="3" w:displacedByCustomXml="next"/>
    <w:sdt>
      <w:sdtPr>
        <w:rPr>
          <w:rFonts w:ascii="Calibri" w:eastAsia="Calibri" w:hAnsi="Calibri" w:cs="Calibri"/>
          <w:color w:val="auto"/>
          <w:sz w:val="22"/>
          <w:szCs w:val="22"/>
          <w:lang w:val="da"/>
        </w:rPr>
        <w:id w:val="1409117296"/>
        <w:docPartObj>
          <w:docPartGallery w:val="Table of Contents"/>
          <w:docPartUnique/>
        </w:docPartObj>
      </w:sdtPr>
      <w:sdtEndPr>
        <w:rPr>
          <w:b/>
          <w:bCs/>
        </w:rPr>
      </w:sdtEndPr>
      <w:sdtContent>
        <w:p w14:paraId="18A4BE44" w14:textId="5C98A8DE" w:rsidR="0014152F" w:rsidRDefault="0014152F">
          <w:pPr>
            <w:pStyle w:val="TOCHeading"/>
          </w:pPr>
          <w:r>
            <w:t>Indhold</w:t>
          </w:r>
        </w:p>
        <w:p w14:paraId="5493F20A" w14:textId="102010FA" w:rsidR="005D0F03" w:rsidRDefault="0014152F">
          <w:pPr>
            <w:pStyle w:val="TOC1"/>
            <w:tabs>
              <w:tab w:val="right" w:leader="dot" w:pos="9630"/>
            </w:tabs>
            <w:rPr>
              <w:rFonts w:asciiTheme="minorHAnsi" w:eastAsiaTheme="minorEastAsia" w:hAnsiTheme="minorHAnsi" w:cstheme="minorBidi"/>
              <w:noProof/>
              <w:kern w:val="2"/>
              <w:sz w:val="24"/>
              <w:szCs w:val="24"/>
              <w:lang w:val="da-DK"/>
              <w14:ligatures w14:val="standardContextual"/>
            </w:rPr>
          </w:pPr>
          <w:r>
            <w:fldChar w:fldCharType="begin"/>
          </w:r>
          <w:r>
            <w:instrText xml:space="preserve"> TOC \o "1-3" \h \z \u </w:instrText>
          </w:r>
          <w:r>
            <w:fldChar w:fldCharType="separate"/>
          </w:r>
          <w:hyperlink w:anchor="_Toc231991082" w:history="1">
            <w:r w:rsidR="005D0F03" w:rsidRPr="00B52A48">
              <w:rPr>
                <w:rStyle w:val="Hyperlink"/>
                <w:noProof/>
              </w:rPr>
              <w:t>1 - Introduktion til DVR-løsningen og Stamdataløsningen</w:t>
            </w:r>
            <w:r w:rsidR="005D0F03">
              <w:rPr>
                <w:noProof/>
                <w:webHidden/>
              </w:rPr>
              <w:tab/>
            </w:r>
            <w:r w:rsidR="005D0F03">
              <w:rPr>
                <w:noProof/>
                <w:webHidden/>
              </w:rPr>
              <w:fldChar w:fldCharType="begin"/>
            </w:r>
            <w:r w:rsidR="005D0F03">
              <w:rPr>
                <w:noProof/>
                <w:webHidden/>
              </w:rPr>
              <w:instrText xml:space="preserve"> PAGEREF _Toc231991082 \h </w:instrText>
            </w:r>
            <w:r w:rsidR="005D0F03">
              <w:rPr>
                <w:noProof/>
                <w:webHidden/>
              </w:rPr>
            </w:r>
            <w:r w:rsidR="005D0F03">
              <w:rPr>
                <w:noProof/>
                <w:webHidden/>
              </w:rPr>
              <w:fldChar w:fldCharType="separate"/>
            </w:r>
            <w:r w:rsidR="005D0F03">
              <w:rPr>
                <w:noProof/>
                <w:webHidden/>
              </w:rPr>
              <w:t>4</w:t>
            </w:r>
            <w:r w:rsidR="005D0F03">
              <w:rPr>
                <w:noProof/>
                <w:webHidden/>
              </w:rPr>
              <w:fldChar w:fldCharType="end"/>
            </w:r>
          </w:hyperlink>
        </w:p>
        <w:p w14:paraId="4AB95228" w14:textId="3430BFC8"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083" w:history="1">
            <w:r w:rsidRPr="00B52A48">
              <w:rPr>
                <w:rStyle w:val="Hyperlink"/>
                <w:noProof/>
              </w:rPr>
              <w:t>1.1 - Teknisk og forretningsmæssig versionering</w:t>
            </w:r>
            <w:r>
              <w:rPr>
                <w:noProof/>
                <w:webHidden/>
              </w:rPr>
              <w:tab/>
            </w:r>
            <w:r>
              <w:rPr>
                <w:noProof/>
                <w:webHidden/>
              </w:rPr>
              <w:fldChar w:fldCharType="begin"/>
            </w:r>
            <w:r>
              <w:rPr>
                <w:noProof/>
                <w:webHidden/>
              </w:rPr>
              <w:instrText xml:space="preserve"> PAGEREF _Toc231991083 \h </w:instrText>
            </w:r>
            <w:r>
              <w:rPr>
                <w:noProof/>
                <w:webHidden/>
              </w:rPr>
            </w:r>
            <w:r>
              <w:rPr>
                <w:noProof/>
                <w:webHidden/>
              </w:rPr>
              <w:fldChar w:fldCharType="separate"/>
            </w:r>
            <w:r>
              <w:rPr>
                <w:noProof/>
                <w:webHidden/>
              </w:rPr>
              <w:t>4</w:t>
            </w:r>
            <w:r>
              <w:rPr>
                <w:noProof/>
                <w:webHidden/>
              </w:rPr>
              <w:fldChar w:fldCharType="end"/>
            </w:r>
          </w:hyperlink>
        </w:p>
        <w:p w14:paraId="4291B148" w14:textId="4BBEAAD8" w:rsidR="005D0F03" w:rsidRDefault="005D0F03">
          <w:pPr>
            <w:pStyle w:val="TOC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084" w:history="1">
            <w:r w:rsidRPr="00B52A48">
              <w:rPr>
                <w:rStyle w:val="Hyperlink"/>
                <w:noProof/>
              </w:rPr>
              <w:t>1.1.1 - Historik</w:t>
            </w:r>
            <w:r>
              <w:rPr>
                <w:noProof/>
                <w:webHidden/>
              </w:rPr>
              <w:tab/>
            </w:r>
            <w:r>
              <w:rPr>
                <w:noProof/>
                <w:webHidden/>
              </w:rPr>
              <w:fldChar w:fldCharType="begin"/>
            </w:r>
            <w:r>
              <w:rPr>
                <w:noProof/>
                <w:webHidden/>
              </w:rPr>
              <w:instrText xml:space="preserve"> PAGEREF _Toc231991084 \h </w:instrText>
            </w:r>
            <w:r>
              <w:rPr>
                <w:noProof/>
                <w:webHidden/>
              </w:rPr>
            </w:r>
            <w:r>
              <w:rPr>
                <w:noProof/>
                <w:webHidden/>
              </w:rPr>
              <w:fldChar w:fldCharType="separate"/>
            </w:r>
            <w:r>
              <w:rPr>
                <w:noProof/>
                <w:webHidden/>
              </w:rPr>
              <w:t>4</w:t>
            </w:r>
            <w:r>
              <w:rPr>
                <w:noProof/>
                <w:webHidden/>
              </w:rPr>
              <w:fldChar w:fldCharType="end"/>
            </w:r>
          </w:hyperlink>
        </w:p>
        <w:p w14:paraId="6A4AEE72" w14:textId="44D1A5F0" w:rsidR="005D0F03" w:rsidRDefault="005D0F03">
          <w:pPr>
            <w:pStyle w:val="TOC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085" w:history="1">
            <w:r w:rsidRPr="00B52A48">
              <w:rPr>
                <w:rStyle w:val="Hyperlink"/>
                <w:noProof/>
              </w:rPr>
              <w:t>1.1.2 - Bitemporalitet</w:t>
            </w:r>
            <w:r>
              <w:rPr>
                <w:noProof/>
                <w:webHidden/>
              </w:rPr>
              <w:tab/>
            </w:r>
            <w:r>
              <w:rPr>
                <w:noProof/>
                <w:webHidden/>
              </w:rPr>
              <w:fldChar w:fldCharType="begin"/>
            </w:r>
            <w:r>
              <w:rPr>
                <w:noProof/>
                <w:webHidden/>
              </w:rPr>
              <w:instrText xml:space="preserve"> PAGEREF _Toc231991085 \h </w:instrText>
            </w:r>
            <w:r>
              <w:rPr>
                <w:noProof/>
                <w:webHidden/>
              </w:rPr>
            </w:r>
            <w:r>
              <w:rPr>
                <w:noProof/>
                <w:webHidden/>
              </w:rPr>
              <w:fldChar w:fldCharType="separate"/>
            </w:r>
            <w:r>
              <w:rPr>
                <w:noProof/>
                <w:webHidden/>
              </w:rPr>
              <w:t>4</w:t>
            </w:r>
            <w:r>
              <w:rPr>
                <w:noProof/>
                <w:webHidden/>
              </w:rPr>
              <w:fldChar w:fldCharType="end"/>
            </w:r>
          </w:hyperlink>
        </w:p>
        <w:p w14:paraId="57AA7CB4" w14:textId="2552572F"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086" w:history="1">
            <w:r w:rsidRPr="00B52A48">
              <w:rPr>
                <w:rStyle w:val="Hyperlink"/>
                <w:noProof/>
              </w:rPr>
              <w:t>1.2 - Navne og adresser</w:t>
            </w:r>
            <w:r>
              <w:rPr>
                <w:noProof/>
                <w:webHidden/>
              </w:rPr>
              <w:tab/>
            </w:r>
            <w:r>
              <w:rPr>
                <w:noProof/>
                <w:webHidden/>
              </w:rPr>
              <w:fldChar w:fldCharType="begin"/>
            </w:r>
            <w:r>
              <w:rPr>
                <w:noProof/>
                <w:webHidden/>
              </w:rPr>
              <w:instrText xml:space="preserve"> PAGEREF _Toc231991086 \h </w:instrText>
            </w:r>
            <w:r>
              <w:rPr>
                <w:noProof/>
                <w:webHidden/>
              </w:rPr>
            </w:r>
            <w:r>
              <w:rPr>
                <w:noProof/>
                <w:webHidden/>
              </w:rPr>
              <w:fldChar w:fldCharType="separate"/>
            </w:r>
            <w:r>
              <w:rPr>
                <w:noProof/>
                <w:webHidden/>
              </w:rPr>
              <w:t>5</w:t>
            </w:r>
            <w:r>
              <w:rPr>
                <w:noProof/>
                <w:webHidden/>
              </w:rPr>
              <w:fldChar w:fldCharType="end"/>
            </w:r>
          </w:hyperlink>
        </w:p>
        <w:p w14:paraId="427EF7CE" w14:textId="6120FF5B" w:rsidR="005D0F03" w:rsidRDefault="005D0F03">
          <w:pPr>
            <w:pStyle w:val="TOC1"/>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087" w:history="1">
            <w:r w:rsidRPr="00B52A48">
              <w:rPr>
                <w:rStyle w:val="Hyperlink"/>
                <w:noProof/>
              </w:rPr>
              <w:t>2 – Stamdataindlæsere</w:t>
            </w:r>
            <w:r>
              <w:rPr>
                <w:noProof/>
                <w:webHidden/>
              </w:rPr>
              <w:tab/>
            </w:r>
            <w:r>
              <w:rPr>
                <w:noProof/>
                <w:webHidden/>
              </w:rPr>
              <w:fldChar w:fldCharType="begin"/>
            </w:r>
            <w:r>
              <w:rPr>
                <w:noProof/>
                <w:webHidden/>
              </w:rPr>
              <w:instrText xml:space="preserve"> PAGEREF _Toc231991087 \h </w:instrText>
            </w:r>
            <w:r>
              <w:rPr>
                <w:noProof/>
                <w:webHidden/>
              </w:rPr>
            </w:r>
            <w:r>
              <w:rPr>
                <w:noProof/>
                <w:webHidden/>
              </w:rPr>
              <w:fldChar w:fldCharType="separate"/>
            </w:r>
            <w:r>
              <w:rPr>
                <w:noProof/>
                <w:webHidden/>
              </w:rPr>
              <w:t>5</w:t>
            </w:r>
            <w:r>
              <w:rPr>
                <w:noProof/>
                <w:webHidden/>
              </w:rPr>
              <w:fldChar w:fldCharType="end"/>
            </w:r>
          </w:hyperlink>
        </w:p>
        <w:p w14:paraId="1BF581B0" w14:textId="478BD0BD" w:rsidR="005D0F03" w:rsidRDefault="005D0F03">
          <w:pPr>
            <w:pStyle w:val="TOC1"/>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088" w:history="1">
            <w:r w:rsidRPr="00B52A48">
              <w:rPr>
                <w:rStyle w:val="Hyperlink"/>
                <w:noProof/>
              </w:rPr>
              <w:t>3 - Stamdatamodel</w:t>
            </w:r>
            <w:r>
              <w:rPr>
                <w:noProof/>
                <w:webHidden/>
              </w:rPr>
              <w:tab/>
            </w:r>
            <w:r>
              <w:rPr>
                <w:noProof/>
                <w:webHidden/>
              </w:rPr>
              <w:fldChar w:fldCharType="begin"/>
            </w:r>
            <w:r>
              <w:rPr>
                <w:noProof/>
                <w:webHidden/>
              </w:rPr>
              <w:instrText xml:space="preserve"> PAGEREF _Toc231991088 \h </w:instrText>
            </w:r>
            <w:r>
              <w:rPr>
                <w:noProof/>
                <w:webHidden/>
              </w:rPr>
            </w:r>
            <w:r>
              <w:rPr>
                <w:noProof/>
                <w:webHidden/>
              </w:rPr>
              <w:fldChar w:fldCharType="separate"/>
            </w:r>
            <w:r>
              <w:rPr>
                <w:noProof/>
                <w:webHidden/>
              </w:rPr>
              <w:t>5</w:t>
            </w:r>
            <w:r>
              <w:rPr>
                <w:noProof/>
                <w:webHidden/>
              </w:rPr>
              <w:fldChar w:fldCharType="end"/>
            </w:r>
          </w:hyperlink>
        </w:p>
        <w:p w14:paraId="347D0D56" w14:textId="2880A85E"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089" w:history="1">
            <w:r w:rsidRPr="00B52A48">
              <w:rPr>
                <w:rStyle w:val="Hyperlink"/>
                <w:noProof/>
              </w:rPr>
              <w:t>3.1 - Dyrlæger</w:t>
            </w:r>
            <w:r>
              <w:rPr>
                <w:noProof/>
                <w:webHidden/>
              </w:rPr>
              <w:tab/>
            </w:r>
            <w:r>
              <w:rPr>
                <w:noProof/>
                <w:webHidden/>
              </w:rPr>
              <w:fldChar w:fldCharType="begin"/>
            </w:r>
            <w:r>
              <w:rPr>
                <w:noProof/>
                <w:webHidden/>
              </w:rPr>
              <w:instrText xml:space="preserve"> PAGEREF _Toc231991089 \h </w:instrText>
            </w:r>
            <w:r>
              <w:rPr>
                <w:noProof/>
                <w:webHidden/>
              </w:rPr>
            </w:r>
            <w:r>
              <w:rPr>
                <w:noProof/>
                <w:webHidden/>
              </w:rPr>
              <w:fldChar w:fldCharType="separate"/>
            </w:r>
            <w:r>
              <w:rPr>
                <w:noProof/>
                <w:webHidden/>
              </w:rPr>
              <w:t>6</w:t>
            </w:r>
            <w:r>
              <w:rPr>
                <w:noProof/>
                <w:webHidden/>
              </w:rPr>
              <w:fldChar w:fldCharType="end"/>
            </w:r>
          </w:hyperlink>
        </w:p>
        <w:p w14:paraId="3C757243" w14:textId="11179DE6" w:rsidR="005D0F03" w:rsidRDefault="005D0F03">
          <w:pPr>
            <w:pStyle w:val="TOC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090" w:history="1">
            <w:r w:rsidRPr="00B52A48">
              <w:rPr>
                <w:rStyle w:val="Hyperlink"/>
                <w:noProof/>
              </w:rPr>
              <w:t>3.1.1 - Dyrlæger</w:t>
            </w:r>
            <w:r>
              <w:rPr>
                <w:noProof/>
                <w:webHidden/>
              </w:rPr>
              <w:tab/>
            </w:r>
            <w:r>
              <w:rPr>
                <w:noProof/>
                <w:webHidden/>
              </w:rPr>
              <w:fldChar w:fldCharType="begin"/>
            </w:r>
            <w:r>
              <w:rPr>
                <w:noProof/>
                <w:webHidden/>
              </w:rPr>
              <w:instrText xml:space="preserve"> PAGEREF _Toc231991090 \h </w:instrText>
            </w:r>
            <w:r>
              <w:rPr>
                <w:noProof/>
                <w:webHidden/>
              </w:rPr>
            </w:r>
            <w:r>
              <w:rPr>
                <w:noProof/>
                <w:webHidden/>
              </w:rPr>
              <w:fldChar w:fldCharType="separate"/>
            </w:r>
            <w:r>
              <w:rPr>
                <w:noProof/>
                <w:webHidden/>
              </w:rPr>
              <w:t>7</w:t>
            </w:r>
            <w:r>
              <w:rPr>
                <w:noProof/>
                <w:webHidden/>
              </w:rPr>
              <w:fldChar w:fldCharType="end"/>
            </w:r>
          </w:hyperlink>
        </w:p>
        <w:p w14:paraId="00AD3BE7" w14:textId="7CC03DA3" w:rsidR="005D0F03" w:rsidRDefault="005D0F03">
          <w:pPr>
            <w:pStyle w:val="TOC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091" w:history="1">
            <w:r w:rsidRPr="00B52A48">
              <w:rPr>
                <w:rStyle w:val="Hyperlink"/>
                <w:noProof/>
              </w:rPr>
              <w:t>3.1.2 - Ordinationsret</w:t>
            </w:r>
            <w:r>
              <w:rPr>
                <w:noProof/>
                <w:webHidden/>
              </w:rPr>
              <w:tab/>
            </w:r>
            <w:r>
              <w:rPr>
                <w:noProof/>
                <w:webHidden/>
              </w:rPr>
              <w:fldChar w:fldCharType="begin"/>
            </w:r>
            <w:r>
              <w:rPr>
                <w:noProof/>
                <w:webHidden/>
              </w:rPr>
              <w:instrText xml:space="preserve"> PAGEREF _Toc231991091 \h </w:instrText>
            </w:r>
            <w:r>
              <w:rPr>
                <w:noProof/>
                <w:webHidden/>
              </w:rPr>
            </w:r>
            <w:r>
              <w:rPr>
                <w:noProof/>
                <w:webHidden/>
              </w:rPr>
              <w:fldChar w:fldCharType="separate"/>
            </w:r>
            <w:r>
              <w:rPr>
                <w:noProof/>
                <w:webHidden/>
              </w:rPr>
              <w:t>7</w:t>
            </w:r>
            <w:r>
              <w:rPr>
                <w:noProof/>
                <w:webHidden/>
              </w:rPr>
              <w:fldChar w:fldCharType="end"/>
            </w:r>
          </w:hyperlink>
        </w:p>
        <w:p w14:paraId="10DFABF1" w14:textId="6AB98326" w:rsidR="005D0F03" w:rsidRDefault="005D0F03">
          <w:pPr>
            <w:pStyle w:val="TOC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092" w:history="1">
            <w:r w:rsidRPr="00B52A48">
              <w:rPr>
                <w:rStyle w:val="Hyperlink"/>
                <w:noProof/>
              </w:rPr>
              <w:t>3.1.3 – Dyrlægepraksis</w:t>
            </w:r>
            <w:r>
              <w:rPr>
                <w:noProof/>
                <w:webHidden/>
              </w:rPr>
              <w:tab/>
            </w:r>
            <w:r>
              <w:rPr>
                <w:noProof/>
                <w:webHidden/>
              </w:rPr>
              <w:fldChar w:fldCharType="begin"/>
            </w:r>
            <w:r>
              <w:rPr>
                <w:noProof/>
                <w:webHidden/>
              </w:rPr>
              <w:instrText xml:space="preserve"> PAGEREF _Toc231991092 \h </w:instrText>
            </w:r>
            <w:r>
              <w:rPr>
                <w:noProof/>
                <w:webHidden/>
              </w:rPr>
            </w:r>
            <w:r>
              <w:rPr>
                <w:noProof/>
                <w:webHidden/>
              </w:rPr>
              <w:fldChar w:fldCharType="separate"/>
            </w:r>
            <w:r>
              <w:rPr>
                <w:noProof/>
                <w:webHidden/>
              </w:rPr>
              <w:t>8</w:t>
            </w:r>
            <w:r>
              <w:rPr>
                <w:noProof/>
                <w:webHidden/>
              </w:rPr>
              <w:fldChar w:fldCharType="end"/>
            </w:r>
          </w:hyperlink>
        </w:p>
        <w:p w14:paraId="6FD3F7AB" w14:textId="31D70F1D"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093" w:history="1">
            <w:r w:rsidRPr="00B52A48">
              <w:rPr>
                <w:rStyle w:val="Hyperlink"/>
                <w:noProof/>
              </w:rPr>
              <w:t>3.2 - Apoteker</w:t>
            </w:r>
            <w:r>
              <w:rPr>
                <w:noProof/>
                <w:webHidden/>
              </w:rPr>
              <w:tab/>
            </w:r>
            <w:r>
              <w:rPr>
                <w:noProof/>
                <w:webHidden/>
              </w:rPr>
              <w:fldChar w:fldCharType="begin"/>
            </w:r>
            <w:r>
              <w:rPr>
                <w:noProof/>
                <w:webHidden/>
              </w:rPr>
              <w:instrText xml:space="preserve"> PAGEREF _Toc231991093 \h </w:instrText>
            </w:r>
            <w:r>
              <w:rPr>
                <w:noProof/>
                <w:webHidden/>
              </w:rPr>
            </w:r>
            <w:r>
              <w:rPr>
                <w:noProof/>
                <w:webHidden/>
              </w:rPr>
              <w:fldChar w:fldCharType="separate"/>
            </w:r>
            <w:r>
              <w:rPr>
                <w:noProof/>
                <w:webHidden/>
              </w:rPr>
              <w:t>8</w:t>
            </w:r>
            <w:r>
              <w:rPr>
                <w:noProof/>
                <w:webHidden/>
              </w:rPr>
              <w:fldChar w:fldCharType="end"/>
            </w:r>
          </w:hyperlink>
        </w:p>
        <w:p w14:paraId="31D14C87" w14:textId="12A9541B" w:rsidR="005D0F03" w:rsidRDefault="005D0F03">
          <w:pPr>
            <w:pStyle w:val="TOC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094" w:history="1">
            <w:r w:rsidRPr="00B52A48">
              <w:rPr>
                <w:rStyle w:val="Hyperlink"/>
                <w:noProof/>
              </w:rPr>
              <w:t>3.2.1 - Apoteker og filialer</w:t>
            </w:r>
            <w:r>
              <w:rPr>
                <w:noProof/>
                <w:webHidden/>
              </w:rPr>
              <w:tab/>
            </w:r>
            <w:r>
              <w:rPr>
                <w:noProof/>
                <w:webHidden/>
              </w:rPr>
              <w:fldChar w:fldCharType="begin"/>
            </w:r>
            <w:r>
              <w:rPr>
                <w:noProof/>
                <w:webHidden/>
              </w:rPr>
              <w:instrText xml:space="preserve"> PAGEREF _Toc231991094 \h </w:instrText>
            </w:r>
            <w:r>
              <w:rPr>
                <w:noProof/>
                <w:webHidden/>
              </w:rPr>
            </w:r>
            <w:r>
              <w:rPr>
                <w:noProof/>
                <w:webHidden/>
              </w:rPr>
              <w:fldChar w:fldCharType="separate"/>
            </w:r>
            <w:r>
              <w:rPr>
                <w:noProof/>
                <w:webHidden/>
              </w:rPr>
              <w:t>9</w:t>
            </w:r>
            <w:r>
              <w:rPr>
                <w:noProof/>
                <w:webHidden/>
              </w:rPr>
              <w:fldChar w:fldCharType="end"/>
            </w:r>
          </w:hyperlink>
        </w:p>
        <w:p w14:paraId="45719A67" w14:textId="4649AD7B" w:rsidR="005D0F03" w:rsidRDefault="005D0F03">
          <w:pPr>
            <w:pStyle w:val="TOC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095" w:history="1">
            <w:r w:rsidRPr="00B52A48">
              <w:rPr>
                <w:rStyle w:val="Hyperlink"/>
                <w:noProof/>
              </w:rPr>
              <w:t>3.2.2 - Apotekere (personer)</w:t>
            </w:r>
            <w:r>
              <w:rPr>
                <w:noProof/>
                <w:webHidden/>
              </w:rPr>
              <w:tab/>
            </w:r>
            <w:r>
              <w:rPr>
                <w:noProof/>
                <w:webHidden/>
              </w:rPr>
              <w:fldChar w:fldCharType="begin"/>
            </w:r>
            <w:r>
              <w:rPr>
                <w:noProof/>
                <w:webHidden/>
              </w:rPr>
              <w:instrText xml:space="preserve"> PAGEREF _Toc231991095 \h </w:instrText>
            </w:r>
            <w:r>
              <w:rPr>
                <w:noProof/>
                <w:webHidden/>
              </w:rPr>
            </w:r>
            <w:r>
              <w:rPr>
                <w:noProof/>
                <w:webHidden/>
              </w:rPr>
              <w:fldChar w:fldCharType="separate"/>
            </w:r>
            <w:r>
              <w:rPr>
                <w:noProof/>
                <w:webHidden/>
              </w:rPr>
              <w:t>10</w:t>
            </w:r>
            <w:r>
              <w:rPr>
                <w:noProof/>
                <w:webHidden/>
              </w:rPr>
              <w:fldChar w:fldCharType="end"/>
            </w:r>
          </w:hyperlink>
        </w:p>
        <w:p w14:paraId="323D4693" w14:textId="3FE87890" w:rsidR="005D0F03" w:rsidRDefault="005D0F03">
          <w:pPr>
            <w:pStyle w:val="TOC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096" w:history="1">
            <w:r w:rsidRPr="00B52A48">
              <w:rPr>
                <w:rStyle w:val="Hyperlink"/>
                <w:noProof/>
              </w:rPr>
              <w:t>3.2.3 - Apoteksbevillinger</w:t>
            </w:r>
            <w:r>
              <w:rPr>
                <w:noProof/>
                <w:webHidden/>
              </w:rPr>
              <w:tab/>
            </w:r>
            <w:r>
              <w:rPr>
                <w:noProof/>
                <w:webHidden/>
              </w:rPr>
              <w:fldChar w:fldCharType="begin"/>
            </w:r>
            <w:r>
              <w:rPr>
                <w:noProof/>
                <w:webHidden/>
              </w:rPr>
              <w:instrText xml:space="preserve"> PAGEREF _Toc231991096 \h </w:instrText>
            </w:r>
            <w:r>
              <w:rPr>
                <w:noProof/>
                <w:webHidden/>
              </w:rPr>
            </w:r>
            <w:r>
              <w:rPr>
                <w:noProof/>
                <w:webHidden/>
              </w:rPr>
              <w:fldChar w:fldCharType="separate"/>
            </w:r>
            <w:r>
              <w:rPr>
                <w:noProof/>
                <w:webHidden/>
              </w:rPr>
              <w:t>11</w:t>
            </w:r>
            <w:r>
              <w:rPr>
                <w:noProof/>
                <w:webHidden/>
              </w:rPr>
              <w:fldChar w:fldCharType="end"/>
            </w:r>
          </w:hyperlink>
        </w:p>
        <w:p w14:paraId="73C9311E" w14:textId="66C231F6"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097" w:history="1">
            <w:r w:rsidRPr="00B52A48">
              <w:rPr>
                <w:rStyle w:val="Hyperlink"/>
                <w:noProof/>
              </w:rPr>
              <w:t>3.3 - Vet-forhandlere</w:t>
            </w:r>
            <w:r>
              <w:rPr>
                <w:noProof/>
                <w:webHidden/>
              </w:rPr>
              <w:tab/>
            </w:r>
            <w:r>
              <w:rPr>
                <w:noProof/>
                <w:webHidden/>
              </w:rPr>
              <w:fldChar w:fldCharType="begin"/>
            </w:r>
            <w:r>
              <w:rPr>
                <w:noProof/>
                <w:webHidden/>
              </w:rPr>
              <w:instrText xml:space="preserve"> PAGEREF _Toc231991097 \h </w:instrText>
            </w:r>
            <w:r>
              <w:rPr>
                <w:noProof/>
                <w:webHidden/>
              </w:rPr>
            </w:r>
            <w:r>
              <w:rPr>
                <w:noProof/>
                <w:webHidden/>
              </w:rPr>
              <w:fldChar w:fldCharType="separate"/>
            </w:r>
            <w:r>
              <w:rPr>
                <w:noProof/>
                <w:webHidden/>
              </w:rPr>
              <w:t>11</w:t>
            </w:r>
            <w:r>
              <w:rPr>
                <w:noProof/>
                <w:webHidden/>
              </w:rPr>
              <w:fldChar w:fldCharType="end"/>
            </w:r>
          </w:hyperlink>
        </w:p>
        <w:p w14:paraId="086E4330" w14:textId="7CE78966" w:rsidR="005D0F03" w:rsidRDefault="005D0F03">
          <w:pPr>
            <w:pStyle w:val="TOC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098" w:history="1">
            <w:r w:rsidRPr="00B52A48">
              <w:rPr>
                <w:rStyle w:val="Hyperlink"/>
                <w:noProof/>
              </w:rPr>
              <w:t>3.3.1 – Vet-forhandlere</w:t>
            </w:r>
            <w:r>
              <w:rPr>
                <w:noProof/>
                <w:webHidden/>
              </w:rPr>
              <w:tab/>
            </w:r>
            <w:r>
              <w:rPr>
                <w:noProof/>
                <w:webHidden/>
              </w:rPr>
              <w:fldChar w:fldCharType="begin"/>
            </w:r>
            <w:r>
              <w:rPr>
                <w:noProof/>
                <w:webHidden/>
              </w:rPr>
              <w:instrText xml:space="preserve"> PAGEREF _Toc231991098 \h </w:instrText>
            </w:r>
            <w:r>
              <w:rPr>
                <w:noProof/>
                <w:webHidden/>
              </w:rPr>
            </w:r>
            <w:r>
              <w:rPr>
                <w:noProof/>
                <w:webHidden/>
              </w:rPr>
              <w:fldChar w:fldCharType="separate"/>
            </w:r>
            <w:r>
              <w:rPr>
                <w:noProof/>
                <w:webHidden/>
              </w:rPr>
              <w:t>12</w:t>
            </w:r>
            <w:r>
              <w:rPr>
                <w:noProof/>
                <w:webHidden/>
              </w:rPr>
              <w:fldChar w:fldCharType="end"/>
            </w:r>
          </w:hyperlink>
        </w:p>
        <w:p w14:paraId="09144283" w14:textId="61258015"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099" w:history="1">
            <w:r w:rsidRPr="00B52A48">
              <w:rPr>
                <w:rStyle w:val="Hyperlink"/>
                <w:noProof/>
              </w:rPr>
              <w:t>3.4 - Besætninger</w:t>
            </w:r>
            <w:r>
              <w:rPr>
                <w:noProof/>
                <w:webHidden/>
              </w:rPr>
              <w:tab/>
            </w:r>
            <w:r>
              <w:rPr>
                <w:noProof/>
                <w:webHidden/>
              </w:rPr>
              <w:fldChar w:fldCharType="begin"/>
            </w:r>
            <w:r>
              <w:rPr>
                <w:noProof/>
                <w:webHidden/>
              </w:rPr>
              <w:instrText xml:space="preserve"> PAGEREF _Toc231991099 \h </w:instrText>
            </w:r>
            <w:r>
              <w:rPr>
                <w:noProof/>
                <w:webHidden/>
              </w:rPr>
            </w:r>
            <w:r>
              <w:rPr>
                <w:noProof/>
                <w:webHidden/>
              </w:rPr>
              <w:fldChar w:fldCharType="separate"/>
            </w:r>
            <w:r>
              <w:rPr>
                <w:noProof/>
                <w:webHidden/>
              </w:rPr>
              <w:t>12</w:t>
            </w:r>
            <w:r>
              <w:rPr>
                <w:noProof/>
                <w:webHidden/>
              </w:rPr>
              <w:fldChar w:fldCharType="end"/>
            </w:r>
          </w:hyperlink>
        </w:p>
        <w:p w14:paraId="6948464C" w14:textId="489CAF07" w:rsidR="005D0F03" w:rsidRDefault="005D0F03">
          <w:pPr>
            <w:pStyle w:val="TOC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00" w:history="1">
            <w:r w:rsidRPr="00B52A48">
              <w:rPr>
                <w:rStyle w:val="Hyperlink"/>
                <w:noProof/>
              </w:rPr>
              <w:t>3.4.3 - Besætninger</w:t>
            </w:r>
            <w:r>
              <w:rPr>
                <w:noProof/>
                <w:webHidden/>
              </w:rPr>
              <w:tab/>
            </w:r>
            <w:r>
              <w:rPr>
                <w:noProof/>
                <w:webHidden/>
              </w:rPr>
              <w:fldChar w:fldCharType="begin"/>
            </w:r>
            <w:r>
              <w:rPr>
                <w:noProof/>
                <w:webHidden/>
              </w:rPr>
              <w:instrText xml:space="preserve"> PAGEREF _Toc231991100 \h </w:instrText>
            </w:r>
            <w:r>
              <w:rPr>
                <w:noProof/>
                <w:webHidden/>
              </w:rPr>
            </w:r>
            <w:r>
              <w:rPr>
                <w:noProof/>
                <w:webHidden/>
              </w:rPr>
              <w:fldChar w:fldCharType="separate"/>
            </w:r>
            <w:r>
              <w:rPr>
                <w:noProof/>
                <w:webHidden/>
              </w:rPr>
              <w:t>13</w:t>
            </w:r>
            <w:r>
              <w:rPr>
                <w:noProof/>
                <w:webHidden/>
              </w:rPr>
              <w:fldChar w:fldCharType="end"/>
            </w:r>
          </w:hyperlink>
        </w:p>
        <w:p w14:paraId="14BDBFFB" w14:textId="42B7DCED" w:rsidR="005D0F03" w:rsidRDefault="005D0F03">
          <w:pPr>
            <w:pStyle w:val="TOC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01" w:history="1">
            <w:r w:rsidRPr="00B52A48">
              <w:rPr>
                <w:rStyle w:val="Hyperlink"/>
                <w:noProof/>
              </w:rPr>
              <w:t>3.4.1 - Besætningsejere</w:t>
            </w:r>
            <w:r>
              <w:rPr>
                <w:noProof/>
                <w:webHidden/>
              </w:rPr>
              <w:tab/>
            </w:r>
            <w:r>
              <w:rPr>
                <w:noProof/>
                <w:webHidden/>
              </w:rPr>
              <w:fldChar w:fldCharType="begin"/>
            </w:r>
            <w:r>
              <w:rPr>
                <w:noProof/>
                <w:webHidden/>
              </w:rPr>
              <w:instrText xml:space="preserve"> PAGEREF _Toc231991101 \h </w:instrText>
            </w:r>
            <w:r>
              <w:rPr>
                <w:noProof/>
                <w:webHidden/>
              </w:rPr>
            </w:r>
            <w:r>
              <w:rPr>
                <w:noProof/>
                <w:webHidden/>
              </w:rPr>
              <w:fldChar w:fldCharType="separate"/>
            </w:r>
            <w:r>
              <w:rPr>
                <w:noProof/>
                <w:webHidden/>
              </w:rPr>
              <w:t>14</w:t>
            </w:r>
            <w:r>
              <w:rPr>
                <w:noProof/>
                <w:webHidden/>
              </w:rPr>
              <w:fldChar w:fldCharType="end"/>
            </w:r>
          </w:hyperlink>
        </w:p>
        <w:p w14:paraId="4E7AC903" w14:textId="6CF69241"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02" w:history="1">
            <w:r w:rsidRPr="00B52A48">
              <w:rPr>
                <w:rStyle w:val="Hyperlink"/>
                <w:noProof/>
              </w:rPr>
              <w:t>3.5 - Hobbydyr og hobbydyrejere</w:t>
            </w:r>
            <w:r>
              <w:rPr>
                <w:noProof/>
                <w:webHidden/>
              </w:rPr>
              <w:tab/>
            </w:r>
            <w:r>
              <w:rPr>
                <w:noProof/>
                <w:webHidden/>
              </w:rPr>
              <w:fldChar w:fldCharType="begin"/>
            </w:r>
            <w:r>
              <w:rPr>
                <w:noProof/>
                <w:webHidden/>
              </w:rPr>
              <w:instrText xml:space="preserve"> PAGEREF _Toc231991102 \h </w:instrText>
            </w:r>
            <w:r>
              <w:rPr>
                <w:noProof/>
                <w:webHidden/>
              </w:rPr>
            </w:r>
            <w:r>
              <w:rPr>
                <w:noProof/>
                <w:webHidden/>
              </w:rPr>
              <w:fldChar w:fldCharType="separate"/>
            </w:r>
            <w:r>
              <w:rPr>
                <w:noProof/>
                <w:webHidden/>
              </w:rPr>
              <w:t>14</w:t>
            </w:r>
            <w:r>
              <w:rPr>
                <w:noProof/>
                <w:webHidden/>
              </w:rPr>
              <w:fldChar w:fldCharType="end"/>
            </w:r>
          </w:hyperlink>
        </w:p>
        <w:p w14:paraId="577E6735" w14:textId="55CE8678"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03" w:history="1">
            <w:r w:rsidRPr="00B52A48">
              <w:rPr>
                <w:rStyle w:val="Hyperlink"/>
                <w:noProof/>
              </w:rPr>
              <w:t>3.6 - Dyrearter, aldersgrupper og ordinationsgrupper</w:t>
            </w:r>
            <w:r>
              <w:rPr>
                <w:noProof/>
                <w:webHidden/>
              </w:rPr>
              <w:tab/>
            </w:r>
            <w:r>
              <w:rPr>
                <w:noProof/>
                <w:webHidden/>
              </w:rPr>
              <w:fldChar w:fldCharType="begin"/>
            </w:r>
            <w:r>
              <w:rPr>
                <w:noProof/>
                <w:webHidden/>
              </w:rPr>
              <w:instrText xml:space="preserve"> PAGEREF _Toc231991103 \h </w:instrText>
            </w:r>
            <w:r>
              <w:rPr>
                <w:noProof/>
                <w:webHidden/>
              </w:rPr>
            </w:r>
            <w:r>
              <w:rPr>
                <w:noProof/>
                <w:webHidden/>
              </w:rPr>
              <w:fldChar w:fldCharType="separate"/>
            </w:r>
            <w:r>
              <w:rPr>
                <w:noProof/>
                <w:webHidden/>
              </w:rPr>
              <w:t>15</w:t>
            </w:r>
            <w:r>
              <w:rPr>
                <w:noProof/>
                <w:webHidden/>
              </w:rPr>
              <w:fldChar w:fldCharType="end"/>
            </w:r>
          </w:hyperlink>
        </w:p>
        <w:p w14:paraId="274A4468" w14:textId="5AA52F43" w:rsidR="005D0F03" w:rsidRDefault="005D0F03">
          <w:pPr>
            <w:pStyle w:val="TOC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04" w:history="1">
            <w:r w:rsidRPr="00B52A48">
              <w:rPr>
                <w:rStyle w:val="Hyperlink"/>
                <w:noProof/>
              </w:rPr>
              <w:t>3.6.1 - Dyrearter</w:t>
            </w:r>
            <w:r>
              <w:rPr>
                <w:noProof/>
                <w:webHidden/>
              </w:rPr>
              <w:tab/>
            </w:r>
            <w:r>
              <w:rPr>
                <w:noProof/>
                <w:webHidden/>
              </w:rPr>
              <w:fldChar w:fldCharType="begin"/>
            </w:r>
            <w:r>
              <w:rPr>
                <w:noProof/>
                <w:webHidden/>
              </w:rPr>
              <w:instrText xml:space="preserve"> PAGEREF _Toc231991104 \h </w:instrText>
            </w:r>
            <w:r>
              <w:rPr>
                <w:noProof/>
                <w:webHidden/>
              </w:rPr>
            </w:r>
            <w:r>
              <w:rPr>
                <w:noProof/>
                <w:webHidden/>
              </w:rPr>
              <w:fldChar w:fldCharType="separate"/>
            </w:r>
            <w:r>
              <w:rPr>
                <w:noProof/>
                <w:webHidden/>
              </w:rPr>
              <w:t>15</w:t>
            </w:r>
            <w:r>
              <w:rPr>
                <w:noProof/>
                <w:webHidden/>
              </w:rPr>
              <w:fldChar w:fldCharType="end"/>
            </w:r>
          </w:hyperlink>
        </w:p>
        <w:p w14:paraId="672F0FB0" w14:textId="0BB50DF3" w:rsidR="005D0F03" w:rsidRDefault="005D0F03">
          <w:pPr>
            <w:pStyle w:val="TOC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05" w:history="1">
            <w:r w:rsidRPr="00B52A48">
              <w:rPr>
                <w:rStyle w:val="Hyperlink"/>
                <w:noProof/>
              </w:rPr>
              <w:t>3.6.2 - Aldersgrupper</w:t>
            </w:r>
            <w:r>
              <w:rPr>
                <w:noProof/>
                <w:webHidden/>
              </w:rPr>
              <w:tab/>
            </w:r>
            <w:r>
              <w:rPr>
                <w:noProof/>
                <w:webHidden/>
              </w:rPr>
              <w:fldChar w:fldCharType="begin"/>
            </w:r>
            <w:r>
              <w:rPr>
                <w:noProof/>
                <w:webHidden/>
              </w:rPr>
              <w:instrText xml:space="preserve"> PAGEREF _Toc231991105 \h </w:instrText>
            </w:r>
            <w:r>
              <w:rPr>
                <w:noProof/>
                <w:webHidden/>
              </w:rPr>
            </w:r>
            <w:r>
              <w:rPr>
                <w:noProof/>
                <w:webHidden/>
              </w:rPr>
              <w:fldChar w:fldCharType="separate"/>
            </w:r>
            <w:r>
              <w:rPr>
                <w:noProof/>
                <w:webHidden/>
              </w:rPr>
              <w:t>16</w:t>
            </w:r>
            <w:r>
              <w:rPr>
                <w:noProof/>
                <w:webHidden/>
              </w:rPr>
              <w:fldChar w:fldCharType="end"/>
            </w:r>
          </w:hyperlink>
        </w:p>
        <w:p w14:paraId="1379BED6" w14:textId="583FD70E" w:rsidR="005D0F03" w:rsidRDefault="005D0F03">
          <w:pPr>
            <w:pStyle w:val="TOC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06" w:history="1">
            <w:r w:rsidRPr="00B52A48">
              <w:rPr>
                <w:rStyle w:val="Hyperlink"/>
                <w:noProof/>
              </w:rPr>
              <w:t>3.6.3 - Ordinationsgruppe</w:t>
            </w:r>
            <w:r>
              <w:rPr>
                <w:noProof/>
                <w:webHidden/>
              </w:rPr>
              <w:tab/>
            </w:r>
            <w:r>
              <w:rPr>
                <w:noProof/>
                <w:webHidden/>
              </w:rPr>
              <w:fldChar w:fldCharType="begin"/>
            </w:r>
            <w:r>
              <w:rPr>
                <w:noProof/>
                <w:webHidden/>
              </w:rPr>
              <w:instrText xml:space="preserve"> PAGEREF _Toc231991106 \h </w:instrText>
            </w:r>
            <w:r>
              <w:rPr>
                <w:noProof/>
                <w:webHidden/>
              </w:rPr>
            </w:r>
            <w:r>
              <w:rPr>
                <w:noProof/>
                <w:webHidden/>
              </w:rPr>
              <w:fldChar w:fldCharType="separate"/>
            </w:r>
            <w:r>
              <w:rPr>
                <w:noProof/>
                <w:webHidden/>
              </w:rPr>
              <w:t>16</w:t>
            </w:r>
            <w:r>
              <w:rPr>
                <w:noProof/>
                <w:webHidden/>
              </w:rPr>
              <w:fldChar w:fldCharType="end"/>
            </w:r>
          </w:hyperlink>
        </w:p>
        <w:p w14:paraId="409AE0CC" w14:textId="7F282EF4"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07" w:history="1">
            <w:r w:rsidRPr="00B52A48">
              <w:rPr>
                <w:rStyle w:val="Hyperlink"/>
                <w:noProof/>
              </w:rPr>
              <w:t>3.7 - Lægemiddeldata (Medicinpriser)</w:t>
            </w:r>
            <w:r>
              <w:rPr>
                <w:noProof/>
                <w:webHidden/>
              </w:rPr>
              <w:tab/>
            </w:r>
            <w:r>
              <w:rPr>
                <w:noProof/>
                <w:webHidden/>
              </w:rPr>
              <w:fldChar w:fldCharType="begin"/>
            </w:r>
            <w:r>
              <w:rPr>
                <w:noProof/>
                <w:webHidden/>
              </w:rPr>
              <w:instrText xml:space="preserve"> PAGEREF _Toc231991107 \h </w:instrText>
            </w:r>
            <w:r>
              <w:rPr>
                <w:noProof/>
                <w:webHidden/>
              </w:rPr>
            </w:r>
            <w:r>
              <w:rPr>
                <w:noProof/>
                <w:webHidden/>
              </w:rPr>
              <w:fldChar w:fldCharType="separate"/>
            </w:r>
            <w:r>
              <w:rPr>
                <w:noProof/>
                <w:webHidden/>
              </w:rPr>
              <w:t>16</w:t>
            </w:r>
            <w:r>
              <w:rPr>
                <w:noProof/>
                <w:webHidden/>
              </w:rPr>
              <w:fldChar w:fldCharType="end"/>
            </w:r>
          </w:hyperlink>
        </w:p>
        <w:p w14:paraId="10AECFC6" w14:textId="278CBB30"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08" w:history="1">
            <w:r w:rsidRPr="00B52A48">
              <w:rPr>
                <w:rStyle w:val="Hyperlink"/>
                <w:noProof/>
              </w:rPr>
              <w:t>3.8 - Magistrelle lægemidler</w:t>
            </w:r>
            <w:r>
              <w:rPr>
                <w:noProof/>
                <w:webHidden/>
              </w:rPr>
              <w:tab/>
            </w:r>
            <w:r>
              <w:rPr>
                <w:noProof/>
                <w:webHidden/>
              </w:rPr>
              <w:fldChar w:fldCharType="begin"/>
            </w:r>
            <w:r>
              <w:rPr>
                <w:noProof/>
                <w:webHidden/>
              </w:rPr>
              <w:instrText xml:space="preserve"> PAGEREF _Toc231991108 \h </w:instrText>
            </w:r>
            <w:r>
              <w:rPr>
                <w:noProof/>
                <w:webHidden/>
              </w:rPr>
            </w:r>
            <w:r>
              <w:rPr>
                <w:noProof/>
                <w:webHidden/>
              </w:rPr>
              <w:fldChar w:fldCharType="separate"/>
            </w:r>
            <w:r>
              <w:rPr>
                <w:noProof/>
                <w:webHidden/>
              </w:rPr>
              <w:t>17</w:t>
            </w:r>
            <w:r>
              <w:rPr>
                <w:noProof/>
                <w:webHidden/>
              </w:rPr>
              <w:fldChar w:fldCharType="end"/>
            </w:r>
          </w:hyperlink>
        </w:p>
        <w:p w14:paraId="1D65945B" w14:textId="5F259A4A"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09" w:history="1">
            <w:r w:rsidRPr="00B52A48">
              <w:rPr>
                <w:rStyle w:val="Hyperlink"/>
                <w:noProof/>
              </w:rPr>
              <w:t>3.9 - Lægemidler med udleveringstilladelse</w:t>
            </w:r>
            <w:r>
              <w:rPr>
                <w:noProof/>
                <w:webHidden/>
              </w:rPr>
              <w:tab/>
            </w:r>
            <w:r>
              <w:rPr>
                <w:noProof/>
                <w:webHidden/>
              </w:rPr>
              <w:fldChar w:fldCharType="begin"/>
            </w:r>
            <w:r>
              <w:rPr>
                <w:noProof/>
                <w:webHidden/>
              </w:rPr>
              <w:instrText xml:space="preserve"> PAGEREF _Toc231991109 \h </w:instrText>
            </w:r>
            <w:r>
              <w:rPr>
                <w:noProof/>
                <w:webHidden/>
              </w:rPr>
            </w:r>
            <w:r>
              <w:rPr>
                <w:noProof/>
                <w:webHidden/>
              </w:rPr>
              <w:fldChar w:fldCharType="separate"/>
            </w:r>
            <w:r>
              <w:rPr>
                <w:noProof/>
                <w:webHidden/>
              </w:rPr>
              <w:t>17</w:t>
            </w:r>
            <w:r>
              <w:rPr>
                <w:noProof/>
                <w:webHidden/>
              </w:rPr>
              <w:fldChar w:fldCharType="end"/>
            </w:r>
          </w:hyperlink>
        </w:p>
        <w:p w14:paraId="5CF92E17" w14:textId="5EE0774C"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10" w:history="1">
            <w:r w:rsidRPr="00B52A48">
              <w:rPr>
                <w:rStyle w:val="Hyperlink"/>
                <w:noProof/>
              </w:rPr>
              <w:t>3.10 - Stærke vitaminer og mineralpræparater, naturlægemidler og radioaktive lægemidler</w:t>
            </w:r>
            <w:r>
              <w:rPr>
                <w:noProof/>
                <w:webHidden/>
              </w:rPr>
              <w:tab/>
            </w:r>
            <w:r>
              <w:rPr>
                <w:noProof/>
                <w:webHidden/>
              </w:rPr>
              <w:fldChar w:fldCharType="begin"/>
            </w:r>
            <w:r>
              <w:rPr>
                <w:noProof/>
                <w:webHidden/>
              </w:rPr>
              <w:instrText xml:space="preserve"> PAGEREF _Toc231991110 \h </w:instrText>
            </w:r>
            <w:r>
              <w:rPr>
                <w:noProof/>
                <w:webHidden/>
              </w:rPr>
            </w:r>
            <w:r>
              <w:rPr>
                <w:noProof/>
                <w:webHidden/>
              </w:rPr>
              <w:fldChar w:fldCharType="separate"/>
            </w:r>
            <w:r>
              <w:rPr>
                <w:noProof/>
                <w:webHidden/>
              </w:rPr>
              <w:t>17</w:t>
            </w:r>
            <w:r>
              <w:rPr>
                <w:noProof/>
                <w:webHidden/>
              </w:rPr>
              <w:fldChar w:fldCharType="end"/>
            </w:r>
          </w:hyperlink>
        </w:p>
        <w:p w14:paraId="5E6A09B0" w14:textId="0F261682" w:rsidR="005D0F03" w:rsidRDefault="005D0F03">
          <w:pPr>
            <w:pStyle w:val="TOC1"/>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11" w:history="1">
            <w:r w:rsidRPr="00B52A48">
              <w:rPr>
                <w:rStyle w:val="Hyperlink"/>
                <w:noProof/>
              </w:rPr>
              <w:t>4 - Introduktion til stamdata services</w:t>
            </w:r>
            <w:r>
              <w:rPr>
                <w:noProof/>
                <w:webHidden/>
              </w:rPr>
              <w:tab/>
            </w:r>
            <w:r>
              <w:rPr>
                <w:noProof/>
                <w:webHidden/>
              </w:rPr>
              <w:fldChar w:fldCharType="begin"/>
            </w:r>
            <w:r>
              <w:rPr>
                <w:noProof/>
                <w:webHidden/>
              </w:rPr>
              <w:instrText xml:space="preserve"> PAGEREF _Toc231991111 \h </w:instrText>
            </w:r>
            <w:r>
              <w:rPr>
                <w:noProof/>
                <w:webHidden/>
              </w:rPr>
            </w:r>
            <w:r>
              <w:rPr>
                <w:noProof/>
                <w:webHidden/>
              </w:rPr>
              <w:fldChar w:fldCharType="separate"/>
            </w:r>
            <w:r>
              <w:rPr>
                <w:noProof/>
                <w:webHidden/>
              </w:rPr>
              <w:t>18</w:t>
            </w:r>
            <w:r>
              <w:rPr>
                <w:noProof/>
                <w:webHidden/>
              </w:rPr>
              <w:fldChar w:fldCharType="end"/>
            </w:r>
          </w:hyperlink>
        </w:p>
        <w:p w14:paraId="25027CE8" w14:textId="29C92774"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12" w:history="1">
            <w:r w:rsidRPr="00B52A48">
              <w:rPr>
                <w:rStyle w:val="Hyperlink"/>
                <w:noProof/>
              </w:rPr>
              <w:t>4.1 - REST services</w:t>
            </w:r>
            <w:r>
              <w:rPr>
                <w:noProof/>
                <w:webHidden/>
              </w:rPr>
              <w:tab/>
            </w:r>
            <w:r>
              <w:rPr>
                <w:noProof/>
                <w:webHidden/>
              </w:rPr>
              <w:fldChar w:fldCharType="begin"/>
            </w:r>
            <w:r>
              <w:rPr>
                <w:noProof/>
                <w:webHidden/>
              </w:rPr>
              <w:instrText xml:space="preserve"> PAGEREF _Toc231991112 \h </w:instrText>
            </w:r>
            <w:r>
              <w:rPr>
                <w:noProof/>
                <w:webHidden/>
              </w:rPr>
            </w:r>
            <w:r>
              <w:rPr>
                <w:noProof/>
                <w:webHidden/>
              </w:rPr>
              <w:fldChar w:fldCharType="separate"/>
            </w:r>
            <w:r>
              <w:rPr>
                <w:noProof/>
                <w:webHidden/>
              </w:rPr>
              <w:t>18</w:t>
            </w:r>
            <w:r>
              <w:rPr>
                <w:noProof/>
                <w:webHidden/>
              </w:rPr>
              <w:fldChar w:fldCharType="end"/>
            </w:r>
          </w:hyperlink>
        </w:p>
        <w:p w14:paraId="6B7E8D32" w14:textId="57B3CA82"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13" w:history="1">
            <w:r w:rsidRPr="00B52A48">
              <w:rPr>
                <w:rStyle w:val="Hyperlink"/>
                <w:noProof/>
              </w:rPr>
              <w:t>4.2 - Interne stamdata services</w:t>
            </w:r>
            <w:r>
              <w:rPr>
                <w:noProof/>
                <w:webHidden/>
              </w:rPr>
              <w:tab/>
            </w:r>
            <w:r>
              <w:rPr>
                <w:noProof/>
                <w:webHidden/>
              </w:rPr>
              <w:fldChar w:fldCharType="begin"/>
            </w:r>
            <w:r>
              <w:rPr>
                <w:noProof/>
                <w:webHidden/>
              </w:rPr>
              <w:instrText xml:space="preserve"> PAGEREF _Toc231991113 \h </w:instrText>
            </w:r>
            <w:r>
              <w:rPr>
                <w:noProof/>
                <w:webHidden/>
              </w:rPr>
            </w:r>
            <w:r>
              <w:rPr>
                <w:noProof/>
                <w:webHidden/>
              </w:rPr>
              <w:fldChar w:fldCharType="separate"/>
            </w:r>
            <w:r>
              <w:rPr>
                <w:noProof/>
                <w:webHidden/>
              </w:rPr>
              <w:t>18</w:t>
            </w:r>
            <w:r>
              <w:rPr>
                <w:noProof/>
                <w:webHidden/>
              </w:rPr>
              <w:fldChar w:fldCharType="end"/>
            </w:r>
          </w:hyperlink>
        </w:p>
        <w:p w14:paraId="70FBAADA" w14:textId="1030BEEE"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14" w:history="1">
            <w:r w:rsidRPr="00B52A48">
              <w:rPr>
                <w:rStyle w:val="Hyperlink"/>
                <w:noProof/>
              </w:rPr>
              <w:t>4.3 - Eksterne stamdata services</w:t>
            </w:r>
            <w:r>
              <w:rPr>
                <w:noProof/>
                <w:webHidden/>
              </w:rPr>
              <w:tab/>
            </w:r>
            <w:r>
              <w:rPr>
                <w:noProof/>
                <w:webHidden/>
              </w:rPr>
              <w:fldChar w:fldCharType="begin"/>
            </w:r>
            <w:r>
              <w:rPr>
                <w:noProof/>
                <w:webHidden/>
              </w:rPr>
              <w:instrText xml:space="preserve"> PAGEREF _Toc231991114 \h </w:instrText>
            </w:r>
            <w:r>
              <w:rPr>
                <w:noProof/>
                <w:webHidden/>
              </w:rPr>
            </w:r>
            <w:r>
              <w:rPr>
                <w:noProof/>
                <w:webHidden/>
              </w:rPr>
              <w:fldChar w:fldCharType="separate"/>
            </w:r>
            <w:r>
              <w:rPr>
                <w:noProof/>
                <w:webHidden/>
              </w:rPr>
              <w:t>18</w:t>
            </w:r>
            <w:r>
              <w:rPr>
                <w:noProof/>
                <w:webHidden/>
              </w:rPr>
              <w:fldChar w:fldCharType="end"/>
            </w:r>
          </w:hyperlink>
        </w:p>
        <w:p w14:paraId="01D6586C" w14:textId="1E525D68" w:rsidR="005D0F03" w:rsidRDefault="005D0F03">
          <w:pPr>
            <w:pStyle w:val="TOC1"/>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15" w:history="1">
            <w:r w:rsidRPr="00B52A48">
              <w:rPr>
                <w:rStyle w:val="Hyperlink"/>
                <w:noProof/>
              </w:rPr>
              <w:t>5 - Stamdataservices</w:t>
            </w:r>
            <w:r>
              <w:rPr>
                <w:noProof/>
                <w:webHidden/>
              </w:rPr>
              <w:tab/>
            </w:r>
            <w:r>
              <w:rPr>
                <w:noProof/>
                <w:webHidden/>
              </w:rPr>
              <w:fldChar w:fldCharType="begin"/>
            </w:r>
            <w:r>
              <w:rPr>
                <w:noProof/>
                <w:webHidden/>
              </w:rPr>
              <w:instrText xml:space="preserve"> PAGEREF _Toc231991115 \h </w:instrText>
            </w:r>
            <w:r>
              <w:rPr>
                <w:noProof/>
                <w:webHidden/>
              </w:rPr>
            </w:r>
            <w:r>
              <w:rPr>
                <w:noProof/>
                <w:webHidden/>
              </w:rPr>
              <w:fldChar w:fldCharType="separate"/>
            </w:r>
            <w:r>
              <w:rPr>
                <w:noProof/>
                <w:webHidden/>
              </w:rPr>
              <w:t>21</w:t>
            </w:r>
            <w:r>
              <w:rPr>
                <w:noProof/>
                <w:webHidden/>
              </w:rPr>
              <w:fldChar w:fldCharType="end"/>
            </w:r>
          </w:hyperlink>
        </w:p>
        <w:p w14:paraId="170AD804" w14:textId="2739A324"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16" w:history="1">
            <w:r w:rsidRPr="00B52A48">
              <w:rPr>
                <w:rStyle w:val="Hyperlink"/>
                <w:noProof/>
              </w:rPr>
              <w:t>5.1 - Dyrlæger-stamdataservices</w:t>
            </w:r>
            <w:r>
              <w:rPr>
                <w:noProof/>
                <w:webHidden/>
              </w:rPr>
              <w:tab/>
            </w:r>
            <w:r>
              <w:rPr>
                <w:noProof/>
                <w:webHidden/>
              </w:rPr>
              <w:fldChar w:fldCharType="begin"/>
            </w:r>
            <w:r>
              <w:rPr>
                <w:noProof/>
                <w:webHidden/>
              </w:rPr>
              <w:instrText xml:space="preserve"> PAGEREF _Toc231991116 \h </w:instrText>
            </w:r>
            <w:r>
              <w:rPr>
                <w:noProof/>
                <w:webHidden/>
              </w:rPr>
            </w:r>
            <w:r>
              <w:rPr>
                <w:noProof/>
                <w:webHidden/>
              </w:rPr>
              <w:fldChar w:fldCharType="separate"/>
            </w:r>
            <w:r>
              <w:rPr>
                <w:noProof/>
                <w:webHidden/>
              </w:rPr>
              <w:t>21</w:t>
            </w:r>
            <w:r>
              <w:rPr>
                <w:noProof/>
                <w:webHidden/>
              </w:rPr>
              <w:fldChar w:fldCharType="end"/>
            </w:r>
          </w:hyperlink>
        </w:p>
        <w:p w14:paraId="160DCE73" w14:textId="1BF8B16B"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17" w:history="1">
            <w:r w:rsidRPr="00B52A48">
              <w:rPr>
                <w:rStyle w:val="Hyperlink"/>
                <w:noProof/>
              </w:rPr>
              <w:t>5.2 - Apoteker-stamdataservices</w:t>
            </w:r>
            <w:r>
              <w:rPr>
                <w:noProof/>
                <w:webHidden/>
              </w:rPr>
              <w:tab/>
            </w:r>
            <w:r>
              <w:rPr>
                <w:noProof/>
                <w:webHidden/>
              </w:rPr>
              <w:fldChar w:fldCharType="begin"/>
            </w:r>
            <w:r>
              <w:rPr>
                <w:noProof/>
                <w:webHidden/>
              </w:rPr>
              <w:instrText xml:space="preserve"> PAGEREF _Toc231991117 \h </w:instrText>
            </w:r>
            <w:r>
              <w:rPr>
                <w:noProof/>
                <w:webHidden/>
              </w:rPr>
            </w:r>
            <w:r>
              <w:rPr>
                <w:noProof/>
                <w:webHidden/>
              </w:rPr>
              <w:fldChar w:fldCharType="separate"/>
            </w:r>
            <w:r>
              <w:rPr>
                <w:noProof/>
                <w:webHidden/>
              </w:rPr>
              <w:t>21</w:t>
            </w:r>
            <w:r>
              <w:rPr>
                <w:noProof/>
                <w:webHidden/>
              </w:rPr>
              <w:fldChar w:fldCharType="end"/>
            </w:r>
          </w:hyperlink>
        </w:p>
        <w:p w14:paraId="2AB5D6B7" w14:textId="590645A2"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18" w:history="1">
            <w:r w:rsidRPr="00B52A48">
              <w:rPr>
                <w:rStyle w:val="Hyperlink"/>
                <w:noProof/>
              </w:rPr>
              <w:t>5.3 - Vet-forhandlere-stamdataservices</w:t>
            </w:r>
            <w:r>
              <w:rPr>
                <w:noProof/>
                <w:webHidden/>
              </w:rPr>
              <w:tab/>
            </w:r>
            <w:r>
              <w:rPr>
                <w:noProof/>
                <w:webHidden/>
              </w:rPr>
              <w:fldChar w:fldCharType="begin"/>
            </w:r>
            <w:r>
              <w:rPr>
                <w:noProof/>
                <w:webHidden/>
              </w:rPr>
              <w:instrText xml:space="preserve"> PAGEREF _Toc231991118 \h </w:instrText>
            </w:r>
            <w:r>
              <w:rPr>
                <w:noProof/>
                <w:webHidden/>
              </w:rPr>
            </w:r>
            <w:r>
              <w:rPr>
                <w:noProof/>
                <w:webHidden/>
              </w:rPr>
              <w:fldChar w:fldCharType="separate"/>
            </w:r>
            <w:r>
              <w:rPr>
                <w:noProof/>
                <w:webHidden/>
              </w:rPr>
              <w:t>22</w:t>
            </w:r>
            <w:r>
              <w:rPr>
                <w:noProof/>
                <w:webHidden/>
              </w:rPr>
              <w:fldChar w:fldCharType="end"/>
            </w:r>
          </w:hyperlink>
        </w:p>
        <w:p w14:paraId="1CFAE228" w14:textId="7B7ACDE5"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19" w:history="1">
            <w:r w:rsidRPr="00B52A48">
              <w:rPr>
                <w:rStyle w:val="Hyperlink"/>
                <w:noProof/>
              </w:rPr>
              <w:t>5.4 - Besætninger-stamdataservices</w:t>
            </w:r>
            <w:r>
              <w:rPr>
                <w:noProof/>
                <w:webHidden/>
              </w:rPr>
              <w:tab/>
            </w:r>
            <w:r>
              <w:rPr>
                <w:noProof/>
                <w:webHidden/>
              </w:rPr>
              <w:fldChar w:fldCharType="begin"/>
            </w:r>
            <w:r>
              <w:rPr>
                <w:noProof/>
                <w:webHidden/>
              </w:rPr>
              <w:instrText xml:space="preserve"> PAGEREF _Toc231991119 \h </w:instrText>
            </w:r>
            <w:r>
              <w:rPr>
                <w:noProof/>
                <w:webHidden/>
              </w:rPr>
            </w:r>
            <w:r>
              <w:rPr>
                <w:noProof/>
                <w:webHidden/>
              </w:rPr>
              <w:fldChar w:fldCharType="separate"/>
            </w:r>
            <w:r>
              <w:rPr>
                <w:noProof/>
                <w:webHidden/>
              </w:rPr>
              <w:t>22</w:t>
            </w:r>
            <w:r>
              <w:rPr>
                <w:noProof/>
                <w:webHidden/>
              </w:rPr>
              <w:fldChar w:fldCharType="end"/>
            </w:r>
          </w:hyperlink>
        </w:p>
        <w:p w14:paraId="5FC2CA6F" w14:textId="0DA3DE12"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20" w:history="1">
            <w:r w:rsidRPr="00B52A48">
              <w:rPr>
                <w:rStyle w:val="Hyperlink"/>
                <w:noProof/>
              </w:rPr>
              <w:t>5.5 - Hobbydyr og hobbydyrejere-stamdataservices</w:t>
            </w:r>
            <w:r>
              <w:rPr>
                <w:noProof/>
                <w:webHidden/>
              </w:rPr>
              <w:tab/>
            </w:r>
            <w:r>
              <w:rPr>
                <w:noProof/>
                <w:webHidden/>
              </w:rPr>
              <w:fldChar w:fldCharType="begin"/>
            </w:r>
            <w:r>
              <w:rPr>
                <w:noProof/>
                <w:webHidden/>
              </w:rPr>
              <w:instrText xml:space="preserve"> PAGEREF _Toc231991120 \h </w:instrText>
            </w:r>
            <w:r>
              <w:rPr>
                <w:noProof/>
                <w:webHidden/>
              </w:rPr>
            </w:r>
            <w:r>
              <w:rPr>
                <w:noProof/>
                <w:webHidden/>
              </w:rPr>
              <w:fldChar w:fldCharType="separate"/>
            </w:r>
            <w:r>
              <w:rPr>
                <w:noProof/>
                <w:webHidden/>
              </w:rPr>
              <w:t>23</w:t>
            </w:r>
            <w:r>
              <w:rPr>
                <w:noProof/>
                <w:webHidden/>
              </w:rPr>
              <w:fldChar w:fldCharType="end"/>
            </w:r>
          </w:hyperlink>
        </w:p>
        <w:p w14:paraId="4EDCDD1D" w14:textId="0B27E954"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21" w:history="1">
            <w:r w:rsidRPr="00B52A48">
              <w:rPr>
                <w:rStyle w:val="Hyperlink"/>
                <w:noProof/>
              </w:rPr>
              <w:t>5.6 - Dyrearter, aldersgrupper og ordinationsgrupper-stamdataservices</w:t>
            </w:r>
            <w:r>
              <w:rPr>
                <w:noProof/>
                <w:webHidden/>
              </w:rPr>
              <w:tab/>
            </w:r>
            <w:r>
              <w:rPr>
                <w:noProof/>
                <w:webHidden/>
              </w:rPr>
              <w:fldChar w:fldCharType="begin"/>
            </w:r>
            <w:r>
              <w:rPr>
                <w:noProof/>
                <w:webHidden/>
              </w:rPr>
              <w:instrText xml:space="preserve"> PAGEREF _Toc231991121 \h </w:instrText>
            </w:r>
            <w:r>
              <w:rPr>
                <w:noProof/>
                <w:webHidden/>
              </w:rPr>
            </w:r>
            <w:r>
              <w:rPr>
                <w:noProof/>
                <w:webHidden/>
              </w:rPr>
              <w:fldChar w:fldCharType="separate"/>
            </w:r>
            <w:r>
              <w:rPr>
                <w:noProof/>
                <w:webHidden/>
              </w:rPr>
              <w:t>23</w:t>
            </w:r>
            <w:r>
              <w:rPr>
                <w:noProof/>
                <w:webHidden/>
              </w:rPr>
              <w:fldChar w:fldCharType="end"/>
            </w:r>
          </w:hyperlink>
        </w:p>
        <w:p w14:paraId="0A1B84BE" w14:textId="4382443B"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22" w:history="1">
            <w:r w:rsidRPr="00B52A48">
              <w:rPr>
                <w:rStyle w:val="Hyperlink"/>
                <w:noProof/>
              </w:rPr>
              <w:t>5.7 - Medicinpriser-stamdataservices</w:t>
            </w:r>
            <w:r>
              <w:rPr>
                <w:noProof/>
                <w:webHidden/>
              </w:rPr>
              <w:tab/>
            </w:r>
            <w:r>
              <w:rPr>
                <w:noProof/>
                <w:webHidden/>
              </w:rPr>
              <w:fldChar w:fldCharType="begin"/>
            </w:r>
            <w:r>
              <w:rPr>
                <w:noProof/>
                <w:webHidden/>
              </w:rPr>
              <w:instrText xml:space="preserve"> PAGEREF _Toc231991122 \h </w:instrText>
            </w:r>
            <w:r>
              <w:rPr>
                <w:noProof/>
                <w:webHidden/>
              </w:rPr>
            </w:r>
            <w:r>
              <w:rPr>
                <w:noProof/>
                <w:webHidden/>
              </w:rPr>
              <w:fldChar w:fldCharType="separate"/>
            </w:r>
            <w:r>
              <w:rPr>
                <w:noProof/>
                <w:webHidden/>
              </w:rPr>
              <w:t>23</w:t>
            </w:r>
            <w:r>
              <w:rPr>
                <w:noProof/>
                <w:webHidden/>
              </w:rPr>
              <w:fldChar w:fldCharType="end"/>
            </w:r>
          </w:hyperlink>
        </w:p>
        <w:p w14:paraId="5CC03361" w14:textId="14D6934D"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23" w:history="1">
            <w:r w:rsidRPr="00B52A48">
              <w:rPr>
                <w:rStyle w:val="Hyperlink"/>
                <w:noProof/>
              </w:rPr>
              <w:t>5.8 - Magistrelle lægemidler-stamdataservices</w:t>
            </w:r>
            <w:r>
              <w:rPr>
                <w:noProof/>
                <w:webHidden/>
              </w:rPr>
              <w:tab/>
            </w:r>
            <w:r>
              <w:rPr>
                <w:noProof/>
                <w:webHidden/>
              </w:rPr>
              <w:fldChar w:fldCharType="begin"/>
            </w:r>
            <w:r>
              <w:rPr>
                <w:noProof/>
                <w:webHidden/>
              </w:rPr>
              <w:instrText xml:space="preserve"> PAGEREF _Toc231991123 \h </w:instrText>
            </w:r>
            <w:r>
              <w:rPr>
                <w:noProof/>
                <w:webHidden/>
              </w:rPr>
            </w:r>
            <w:r>
              <w:rPr>
                <w:noProof/>
                <w:webHidden/>
              </w:rPr>
              <w:fldChar w:fldCharType="separate"/>
            </w:r>
            <w:r>
              <w:rPr>
                <w:noProof/>
                <w:webHidden/>
              </w:rPr>
              <w:t>24</w:t>
            </w:r>
            <w:r>
              <w:rPr>
                <w:noProof/>
                <w:webHidden/>
              </w:rPr>
              <w:fldChar w:fldCharType="end"/>
            </w:r>
          </w:hyperlink>
        </w:p>
        <w:p w14:paraId="547FFF95" w14:textId="0205C9EA"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24" w:history="1">
            <w:r w:rsidRPr="00B52A48">
              <w:rPr>
                <w:rStyle w:val="Hyperlink"/>
                <w:noProof/>
              </w:rPr>
              <w:t>5.9 - Lægemidler med udleveringstilladelse-stamdataservices</w:t>
            </w:r>
            <w:r>
              <w:rPr>
                <w:noProof/>
                <w:webHidden/>
              </w:rPr>
              <w:tab/>
            </w:r>
            <w:r>
              <w:rPr>
                <w:noProof/>
                <w:webHidden/>
              </w:rPr>
              <w:fldChar w:fldCharType="begin"/>
            </w:r>
            <w:r>
              <w:rPr>
                <w:noProof/>
                <w:webHidden/>
              </w:rPr>
              <w:instrText xml:space="preserve"> PAGEREF _Toc231991124 \h </w:instrText>
            </w:r>
            <w:r>
              <w:rPr>
                <w:noProof/>
                <w:webHidden/>
              </w:rPr>
            </w:r>
            <w:r>
              <w:rPr>
                <w:noProof/>
                <w:webHidden/>
              </w:rPr>
              <w:fldChar w:fldCharType="separate"/>
            </w:r>
            <w:r>
              <w:rPr>
                <w:noProof/>
                <w:webHidden/>
              </w:rPr>
              <w:t>24</w:t>
            </w:r>
            <w:r>
              <w:rPr>
                <w:noProof/>
                <w:webHidden/>
              </w:rPr>
              <w:fldChar w:fldCharType="end"/>
            </w:r>
          </w:hyperlink>
        </w:p>
        <w:p w14:paraId="4D7CCDD2" w14:textId="68054EC0" w:rsidR="005D0F03" w:rsidRDefault="005D0F03">
          <w:pPr>
            <w:pStyle w:val="TOC1"/>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25" w:history="1">
            <w:r w:rsidRPr="00B52A48">
              <w:rPr>
                <w:rStyle w:val="Hyperlink"/>
                <w:noProof/>
              </w:rPr>
              <w:t>6 – Receptmodel i Den Veterinære Receptløsning</w:t>
            </w:r>
            <w:r>
              <w:rPr>
                <w:noProof/>
                <w:webHidden/>
              </w:rPr>
              <w:tab/>
            </w:r>
            <w:r>
              <w:rPr>
                <w:noProof/>
                <w:webHidden/>
              </w:rPr>
              <w:fldChar w:fldCharType="begin"/>
            </w:r>
            <w:r>
              <w:rPr>
                <w:noProof/>
                <w:webHidden/>
              </w:rPr>
              <w:instrText xml:space="preserve"> PAGEREF _Toc231991125 \h </w:instrText>
            </w:r>
            <w:r>
              <w:rPr>
                <w:noProof/>
                <w:webHidden/>
              </w:rPr>
            </w:r>
            <w:r>
              <w:rPr>
                <w:noProof/>
                <w:webHidden/>
              </w:rPr>
              <w:fldChar w:fldCharType="separate"/>
            </w:r>
            <w:r>
              <w:rPr>
                <w:noProof/>
                <w:webHidden/>
              </w:rPr>
              <w:t>25</w:t>
            </w:r>
            <w:r>
              <w:rPr>
                <w:noProof/>
                <w:webHidden/>
              </w:rPr>
              <w:fldChar w:fldCharType="end"/>
            </w:r>
          </w:hyperlink>
        </w:p>
        <w:p w14:paraId="47F0D132" w14:textId="72A1B0BC"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26" w:history="1">
            <w:r w:rsidRPr="00B52A48">
              <w:rPr>
                <w:rStyle w:val="Hyperlink"/>
                <w:noProof/>
              </w:rPr>
              <w:t>6.1 - Receptmodel</w:t>
            </w:r>
            <w:r>
              <w:rPr>
                <w:noProof/>
                <w:webHidden/>
              </w:rPr>
              <w:tab/>
            </w:r>
            <w:r>
              <w:rPr>
                <w:noProof/>
                <w:webHidden/>
              </w:rPr>
              <w:fldChar w:fldCharType="begin"/>
            </w:r>
            <w:r>
              <w:rPr>
                <w:noProof/>
                <w:webHidden/>
              </w:rPr>
              <w:instrText xml:space="preserve"> PAGEREF _Toc231991126 \h </w:instrText>
            </w:r>
            <w:r>
              <w:rPr>
                <w:noProof/>
                <w:webHidden/>
              </w:rPr>
            </w:r>
            <w:r>
              <w:rPr>
                <w:noProof/>
                <w:webHidden/>
              </w:rPr>
              <w:fldChar w:fldCharType="separate"/>
            </w:r>
            <w:r>
              <w:rPr>
                <w:noProof/>
                <w:webHidden/>
              </w:rPr>
              <w:t>25</w:t>
            </w:r>
            <w:r>
              <w:rPr>
                <w:noProof/>
                <w:webHidden/>
              </w:rPr>
              <w:fldChar w:fldCharType="end"/>
            </w:r>
          </w:hyperlink>
        </w:p>
        <w:p w14:paraId="7C96582E" w14:textId="4607463E" w:rsidR="005D0F03" w:rsidRDefault="005D0F03">
          <w:pPr>
            <w:pStyle w:val="TOC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27" w:history="1">
            <w:r w:rsidRPr="00B52A48">
              <w:rPr>
                <w:rStyle w:val="Hyperlink"/>
                <w:noProof/>
              </w:rPr>
              <w:t>6.1.1 - Recept</w:t>
            </w:r>
            <w:r>
              <w:rPr>
                <w:noProof/>
                <w:webHidden/>
              </w:rPr>
              <w:tab/>
            </w:r>
            <w:r>
              <w:rPr>
                <w:noProof/>
                <w:webHidden/>
              </w:rPr>
              <w:fldChar w:fldCharType="begin"/>
            </w:r>
            <w:r>
              <w:rPr>
                <w:noProof/>
                <w:webHidden/>
              </w:rPr>
              <w:instrText xml:space="preserve"> PAGEREF _Toc231991127 \h </w:instrText>
            </w:r>
            <w:r>
              <w:rPr>
                <w:noProof/>
                <w:webHidden/>
              </w:rPr>
            </w:r>
            <w:r>
              <w:rPr>
                <w:noProof/>
                <w:webHidden/>
              </w:rPr>
              <w:fldChar w:fldCharType="separate"/>
            </w:r>
            <w:r>
              <w:rPr>
                <w:noProof/>
                <w:webHidden/>
              </w:rPr>
              <w:t>26</w:t>
            </w:r>
            <w:r>
              <w:rPr>
                <w:noProof/>
                <w:webHidden/>
              </w:rPr>
              <w:fldChar w:fldCharType="end"/>
            </w:r>
          </w:hyperlink>
        </w:p>
        <w:p w14:paraId="2EC1E7EE" w14:textId="519F5769" w:rsidR="005D0F03" w:rsidRDefault="005D0F03">
          <w:pPr>
            <w:pStyle w:val="TOC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28" w:history="1">
            <w:r w:rsidRPr="00B52A48">
              <w:rPr>
                <w:rStyle w:val="Hyperlink"/>
                <w:noProof/>
              </w:rPr>
              <w:t>6.1.2 - Bestilling</w:t>
            </w:r>
            <w:r>
              <w:rPr>
                <w:noProof/>
                <w:webHidden/>
              </w:rPr>
              <w:tab/>
            </w:r>
            <w:r>
              <w:rPr>
                <w:noProof/>
                <w:webHidden/>
              </w:rPr>
              <w:fldChar w:fldCharType="begin"/>
            </w:r>
            <w:r>
              <w:rPr>
                <w:noProof/>
                <w:webHidden/>
              </w:rPr>
              <w:instrText xml:space="preserve"> PAGEREF _Toc231991128 \h </w:instrText>
            </w:r>
            <w:r>
              <w:rPr>
                <w:noProof/>
                <w:webHidden/>
              </w:rPr>
            </w:r>
            <w:r>
              <w:rPr>
                <w:noProof/>
                <w:webHidden/>
              </w:rPr>
              <w:fldChar w:fldCharType="separate"/>
            </w:r>
            <w:r>
              <w:rPr>
                <w:noProof/>
                <w:webHidden/>
              </w:rPr>
              <w:t>29</w:t>
            </w:r>
            <w:r>
              <w:rPr>
                <w:noProof/>
                <w:webHidden/>
              </w:rPr>
              <w:fldChar w:fldCharType="end"/>
            </w:r>
          </w:hyperlink>
        </w:p>
        <w:p w14:paraId="5FEB5BD1" w14:textId="56FA4ED8" w:rsidR="005D0F03" w:rsidRDefault="005D0F03">
          <w:pPr>
            <w:pStyle w:val="TOC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29" w:history="1">
            <w:r w:rsidRPr="00B52A48">
              <w:rPr>
                <w:rStyle w:val="Hyperlink"/>
                <w:noProof/>
              </w:rPr>
              <w:t>6.1.3 – Udleveringer</w:t>
            </w:r>
            <w:r>
              <w:rPr>
                <w:noProof/>
                <w:webHidden/>
              </w:rPr>
              <w:tab/>
            </w:r>
            <w:r>
              <w:rPr>
                <w:noProof/>
                <w:webHidden/>
              </w:rPr>
              <w:fldChar w:fldCharType="begin"/>
            </w:r>
            <w:r>
              <w:rPr>
                <w:noProof/>
                <w:webHidden/>
              </w:rPr>
              <w:instrText xml:space="preserve"> PAGEREF _Toc231991129 \h </w:instrText>
            </w:r>
            <w:r>
              <w:rPr>
                <w:noProof/>
                <w:webHidden/>
              </w:rPr>
            </w:r>
            <w:r>
              <w:rPr>
                <w:noProof/>
                <w:webHidden/>
              </w:rPr>
              <w:fldChar w:fldCharType="separate"/>
            </w:r>
            <w:r>
              <w:rPr>
                <w:noProof/>
                <w:webHidden/>
              </w:rPr>
              <w:t>31</w:t>
            </w:r>
            <w:r>
              <w:rPr>
                <w:noProof/>
                <w:webHidden/>
              </w:rPr>
              <w:fldChar w:fldCharType="end"/>
            </w:r>
          </w:hyperlink>
        </w:p>
        <w:p w14:paraId="632E5044" w14:textId="7B464399" w:rsidR="005D0F03" w:rsidRDefault="005D0F03">
          <w:pPr>
            <w:pStyle w:val="TOC1"/>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30" w:history="1">
            <w:r w:rsidRPr="00B52A48">
              <w:rPr>
                <w:rStyle w:val="Hyperlink"/>
                <w:noProof/>
              </w:rPr>
              <w:t>7 - Introduktion til DVR services</w:t>
            </w:r>
            <w:r>
              <w:rPr>
                <w:noProof/>
                <w:webHidden/>
              </w:rPr>
              <w:tab/>
            </w:r>
            <w:r>
              <w:rPr>
                <w:noProof/>
                <w:webHidden/>
              </w:rPr>
              <w:fldChar w:fldCharType="begin"/>
            </w:r>
            <w:r>
              <w:rPr>
                <w:noProof/>
                <w:webHidden/>
              </w:rPr>
              <w:instrText xml:space="preserve"> PAGEREF _Toc231991130 \h </w:instrText>
            </w:r>
            <w:r>
              <w:rPr>
                <w:noProof/>
                <w:webHidden/>
              </w:rPr>
            </w:r>
            <w:r>
              <w:rPr>
                <w:noProof/>
                <w:webHidden/>
              </w:rPr>
              <w:fldChar w:fldCharType="separate"/>
            </w:r>
            <w:r>
              <w:rPr>
                <w:noProof/>
                <w:webHidden/>
              </w:rPr>
              <w:t>32</w:t>
            </w:r>
            <w:r>
              <w:rPr>
                <w:noProof/>
                <w:webHidden/>
              </w:rPr>
              <w:fldChar w:fldCharType="end"/>
            </w:r>
          </w:hyperlink>
        </w:p>
        <w:p w14:paraId="02CA3DC3" w14:textId="719A951D"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31" w:history="1">
            <w:r w:rsidRPr="00B52A48">
              <w:rPr>
                <w:rStyle w:val="Hyperlink"/>
                <w:noProof/>
              </w:rPr>
              <w:t>7.1 - Livscyklus for recept, bestilling og udlevering</w:t>
            </w:r>
            <w:r>
              <w:rPr>
                <w:noProof/>
                <w:webHidden/>
              </w:rPr>
              <w:tab/>
            </w:r>
            <w:r>
              <w:rPr>
                <w:noProof/>
                <w:webHidden/>
              </w:rPr>
              <w:fldChar w:fldCharType="begin"/>
            </w:r>
            <w:r>
              <w:rPr>
                <w:noProof/>
                <w:webHidden/>
              </w:rPr>
              <w:instrText xml:space="preserve"> PAGEREF _Toc231991131 \h </w:instrText>
            </w:r>
            <w:r>
              <w:rPr>
                <w:noProof/>
                <w:webHidden/>
              </w:rPr>
            </w:r>
            <w:r>
              <w:rPr>
                <w:noProof/>
                <w:webHidden/>
              </w:rPr>
              <w:fldChar w:fldCharType="separate"/>
            </w:r>
            <w:r>
              <w:rPr>
                <w:noProof/>
                <w:webHidden/>
              </w:rPr>
              <w:t>33</w:t>
            </w:r>
            <w:r>
              <w:rPr>
                <w:noProof/>
                <w:webHidden/>
              </w:rPr>
              <w:fldChar w:fldCharType="end"/>
            </w:r>
          </w:hyperlink>
        </w:p>
        <w:p w14:paraId="23B01B63" w14:textId="7EC6D1EC"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32" w:history="1">
            <w:r w:rsidRPr="00B52A48">
              <w:rPr>
                <w:rStyle w:val="Hyperlink"/>
                <w:noProof/>
              </w:rPr>
              <w:t>7.2 - Aktør-element</w:t>
            </w:r>
            <w:r>
              <w:rPr>
                <w:noProof/>
                <w:webHidden/>
              </w:rPr>
              <w:tab/>
            </w:r>
            <w:r>
              <w:rPr>
                <w:noProof/>
                <w:webHidden/>
              </w:rPr>
              <w:fldChar w:fldCharType="begin"/>
            </w:r>
            <w:r>
              <w:rPr>
                <w:noProof/>
                <w:webHidden/>
              </w:rPr>
              <w:instrText xml:space="preserve"> PAGEREF _Toc231991132 \h </w:instrText>
            </w:r>
            <w:r>
              <w:rPr>
                <w:noProof/>
                <w:webHidden/>
              </w:rPr>
            </w:r>
            <w:r>
              <w:rPr>
                <w:noProof/>
                <w:webHidden/>
              </w:rPr>
              <w:fldChar w:fldCharType="separate"/>
            </w:r>
            <w:r>
              <w:rPr>
                <w:noProof/>
                <w:webHidden/>
              </w:rPr>
              <w:t>34</w:t>
            </w:r>
            <w:r>
              <w:rPr>
                <w:noProof/>
                <w:webHidden/>
              </w:rPr>
              <w:fldChar w:fldCharType="end"/>
            </w:r>
          </w:hyperlink>
        </w:p>
        <w:p w14:paraId="36176BA0" w14:textId="68FAE1E6"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33" w:history="1">
            <w:r w:rsidRPr="00B52A48">
              <w:rPr>
                <w:rStyle w:val="Hyperlink"/>
                <w:noProof/>
              </w:rPr>
              <w:t>7.3 - Organisation-element</w:t>
            </w:r>
            <w:r>
              <w:rPr>
                <w:noProof/>
                <w:webHidden/>
              </w:rPr>
              <w:tab/>
            </w:r>
            <w:r>
              <w:rPr>
                <w:noProof/>
                <w:webHidden/>
              </w:rPr>
              <w:fldChar w:fldCharType="begin"/>
            </w:r>
            <w:r>
              <w:rPr>
                <w:noProof/>
                <w:webHidden/>
              </w:rPr>
              <w:instrText xml:space="preserve"> PAGEREF _Toc231991133 \h </w:instrText>
            </w:r>
            <w:r>
              <w:rPr>
                <w:noProof/>
                <w:webHidden/>
              </w:rPr>
            </w:r>
            <w:r>
              <w:rPr>
                <w:noProof/>
                <w:webHidden/>
              </w:rPr>
              <w:fldChar w:fldCharType="separate"/>
            </w:r>
            <w:r>
              <w:rPr>
                <w:noProof/>
                <w:webHidden/>
              </w:rPr>
              <w:t>35</w:t>
            </w:r>
            <w:r>
              <w:rPr>
                <w:noProof/>
                <w:webHidden/>
              </w:rPr>
              <w:fldChar w:fldCharType="end"/>
            </w:r>
          </w:hyperlink>
        </w:p>
        <w:p w14:paraId="3B88AE9E" w14:textId="0783922F"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34" w:history="1">
            <w:r w:rsidRPr="00B52A48">
              <w:rPr>
                <w:rStyle w:val="Hyperlink"/>
                <w:noProof/>
              </w:rPr>
              <w:t>7.4 - Dyreejer-element</w:t>
            </w:r>
            <w:r>
              <w:rPr>
                <w:noProof/>
                <w:webHidden/>
              </w:rPr>
              <w:tab/>
            </w:r>
            <w:r>
              <w:rPr>
                <w:noProof/>
                <w:webHidden/>
              </w:rPr>
              <w:fldChar w:fldCharType="begin"/>
            </w:r>
            <w:r>
              <w:rPr>
                <w:noProof/>
                <w:webHidden/>
              </w:rPr>
              <w:instrText xml:space="preserve"> PAGEREF _Toc231991134 \h </w:instrText>
            </w:r>
            <w:r>
              <w:rPr>
                <w:noProof/>
                <w:webHidden/>
              </w:rPr>
            </w:r>
            <w:r>
              <w:rPr>
                <w:noProof/>
                <w:webHidden/>
              </w:rPr>
              <w:fldChar w:fldCharType="separate"/>
            </w:r>
            <w:r>
              <w:rPr>
                <w:noProof/>
                <w:webHidden/>
              </w:rPr>
              <w:t>36</w:t>
            </w:r>
            <w:r>
              <w:rPr>
                <w:noProof/>
                <w:webHidden/>
              </w:rPr>
              <w:fldChar w:fldCharType="end"/>
            </w:r>
          </w:hyperlink>
        </w:p>
        <w:p w14:paraId="059FC6E8" w14:textId="5609E15C"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35" w:history="1">
            <w:r w:rsidRPr="00B52A48">
              <w:rPr>
                <w:rStyle w:val="Hyperlink"/>
                <w:noProof/>
              </w:rPr>
              <w:t>7.5 - Lægemiddel-element</w:t>
            </w:r>
            <w:r>
              <w:rPr>
                <w:noProof/>
                <w:webHidden/>
              </w:rPr>
              <w:tab/>
            </w:r>
            <w:r>
              <w:rPr>
                <w:noProof/>
                <w:webHidden/>
              </w:rPr>
              <w:fldChar w:fldCharType="begin"/>
            </w:r>
            <w:r>
              <w:rPr>
                <w:noProof/>
                <w:webHidden/>
              </w:rPr>
              <w:instrText xml:space="preserve"> PAGEREF _Toc231991135 \h </w:instrText>
            </w:r>
            <w:r>
              <w:rPr>
                <w:noProof/>
                <w:webHidden/>
              </w:rPr>
            </w:r>
            <w:r>
              <w:rPr>
                <w:noProof/>
                <w:webHidden/>
              </w:rPr>
              <w:fldChar w:fldCharType="separate"/>
            </w:r>
            <w:r>
              <w:rPr>
                <w:noProof/>
                <w:webHidden/>
              </w:rPr>
              <w:t>36</w:t>
            </w:r>
            <w:r>
              <w:rPr>
                <w:noProof/>
                <w:webHidden/>
              </w:rPr>
              <w:fldChar w:fldCharType="end"/>
            </w:r>
          </w:hyperlink>
        </w:p>
        <w:p w14:paraId="5D9E6E26" w14:textId="21E5A438"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36" w:history="1">
            <w:r w:rsidRPr="00B52A48">
              <w:rPr>
                <w:rStyle w:val="Hyperlink"/>
                <w:noProof/>
              </w:rPr>
              <w:t>7.6 - Pakning-element</w:t>
            </w:r>
            <w:r>
              <w:rPr>
                <w:noProof/>
                <w:webHidden/>
              </w:rPr>
              <w:tab/>
            </w:r>
            <w:r>
              <w:rPr>
                <w:noProof/>
                <w:webHidden/>
              </w:rPr>
              <w:fldChar w:fldCharType="begin"/>
            </w:r>
            <w:r>
              <w:rPr>
                <w:noProof/>
                <w:webHidden/>
              </w:rPr>
              <w:instrText xml:space="preserve"> PAGEREF _Toc231991136 \h </w:instrText>
            </w:r>
            <w:r>
              <w:rPr>
                <w:noProof/>
                <w:webHidden/>
              </w:rPr>
            </w:r>
            <w:r>
              <w:rPr>
                <w:noProof/>
                <w:webHidden/>
              </w:rPr>
              <w:fldChar w:fldCharType="separate"/>
            </w:r>
            <w:r>
              <w:rPr>
                <w:noProof/>
                <w:webHidden/>
              </w:rPr>
              <w:t>37</w:t>
            </w:r>
            <w:r>
              <w:rPr>
                <w:noProof/>
                <w:webHidden/>
              </w:rPr>
              <w:fldChar w:fldCharType="end"/>
            </w:r>
          </w:hyperlink>
        </w:p>
        <w:p w14:paraId="21F486AB" w14:textId="17E91A38"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37" w:history="1">
            <w:r w:rsidRPr="00B52A48">
              <w:rPr>
                <w:rStyle w:val="Hyperlink"/>
                <w:noProof/>
              </w:rPr>
              <w:t>7.7 - Recept-element</w:t>
            </w:r>
            <w:r>
              <w:rPr>
                <w:noProof/>
                <w:webHidden/>
              </w:rPr>
              <w:tab/>
            </w:r>
            <w:r>
              <w:rPr>
                <w:noProof/>
                <w:webHidden/>
              </w:rPr>
              <w:fldChar w:fldCharType="begin"/>
            </w:r>
            <w:r>
              <w:rPr>
                <w:noProof/>
                <w:webHidden/>
              </w:rPr>
              <w:instrText xml:space="preserve"> PAGEREF _Toc231991137 \h </w:instrText>
            </w:r>
            <w:r>
              <w:rPr>
                <w:noProof/>
                <w:webHidden/>
              </w:rPr>
            </w:r>
            <w:r>
              <w:rPr>
                <w:noProof/>
                <w:webHidden/>
              </w:rPr>
              <w:fldChar w:fldCharType="separate"/>
            </w:r>
            <w:r>
              <w:rPr>
                <w:noProof/>
                <w:webHidden/>
              </w:rPr>
              <w:t>38</w:t>
            </w:r>
            <w:r>
              <w:rPr>
                <w:noProof/>
                <w:webHidden/>
              </w:rPr>
              <w:fldChar w:fldCharType="end"/>
            </w:r>
          </w:hyperlink>
        </w:p>
        <w:p w14:paraId="3CDEFFF3" w14:textId="5BBB74D2"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38" w:history="1">
            <w:r w:rsidRPr="00B52A48">
              <w:rPr>
                <w:rStyle w:val="Hyperlink"/>
                <w:noProof/>
              </w:rPr>
              <w:t>7.8 - Bestilling-element</w:t>
            </w:r>
            <w:r>
              <w:rPr>
                <w:noProof/>
                <w:webHidden/>
              </w:rPr>
              <w:tab/>
            </w:r>
            <w:r>
              <w:rPr>
                <w:noProof/>
                <w:webHidden/>
              </w:rPr>
              <w:fldChar w:fldCharType="begin"/>
            </w:r>
            <w:r>
              <w:rPr>
                <w:noProof/>
                <w:webHidden/>
              </w:rPr>
              <w:instrText xml:space="preserve"> PAGEREF _Toc231991138 \h </w:instrText>
            </w:r>
            <w:r>
              <w:rPr>
                <w:noProof/>
                <w:webHidden/>
              </w:rPr>
            </w:r>
            <w:r>
              <w:rPr>
                <w:noProof/>
                <w:webHidden/>
              </w:rPr>
              <w:fldChar w:fldCharType="separate"/>
            </w:r>
            <w:r>
              <w:rPr>
                <w:noProof/>
                <w:webHidden/>
              </w:rPr>
              <w:t>41</w:t>
            </w:r>
            <w:r>
              <w:rPr>
                <w:noProof/>
                <w:webHidden/>
              </w:rPr>
              <w:fldChar w:fldCharType="end"/>
            </w:r>
          </w:hyperlink>
        </w:p>
        <w:p w14:paraId="520DDF19" w14:textId="04C50631"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39" w:history="1">
            <w:r w:rsidRPr="00B52A48">
              <w:rPr>
                <w:rStyle w:val="Hyperlink"/>
                <w:noProof/>
              </w:rPr>
              <w:t>7.9 - Udlevering-element</w:t>
            </w:r>
            <w:r>
              <w:rPr>
                <w:noProof/>
                <w:webHidden/>
              </w:rPr>
              <w:tab/>
            </w:r>
            <w:r>
              <w:rPr>
                <w:noProof/>
                <w:webHidden/>
              </w:rPr>
              <w:fldChar w:fldCharType="begin"/>
            </w:r>
            <w:r>
              <w:rPr>
                <w:noProof/>
                <w:webHidden/>
              </w:rPr>
              <w:instrText xml:space="preserve"> PAGEREF _Toc231991139 \h </w:instrText>
            </w:r>
            <w:r>
              <w:rPr>
                <w:noProof/>
                <w:webHidden/>
              </w:rPr>
            </w:r>
            <w:r>
              <w:rPr>
                <w:noProof/>
                <w:webHidden/>
              </w:rPr>
              <w:fldChar w:fldCharType="separate"/>
            </w:r>
            <w:r>
              <w:rPr>
                <w:noProof/>
                <w:webHidden/>
              </w:rPr>
              <w:t>42</w:t>
            </w:r>
            <w:r>
              <w:rPr>
                <w:noProof/>
                <w:webHidden/>
              </w:rPr>
              <w:fldChar w:fldCharType="end"/>
            </w:r>
          </w:hyperlink>
        </w:p>
        <w:p w14:paraId="7934A968" w14:textId="17AE5B27" w:rsidR="005D0F03" w:rsidRDefault="005D0F03">
          <w:pPr>
            <w:pStyle w:val="TOC1"/>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40" w:history="1">
            <w:r w:rsidRPr="00B52A48">
              <w:rPr>
                <w:rStyle w:val="Hyperlink"/>
                <w:noProof/>
              </w:rPr>
              <w:t>8 – DVR services</w:t>
            </w:r>
            <w:r>
              <w:rPr>
                <w:noProof/>
                <w:webHidden/>
              </w:rPr>
              <w:tab/>
            </w:r>
            <w:r>
              <w:rPr>
                <w:noProof/>
                <w:webHidden/>
              </w:rPr>
              <w:fldChar w:fldCharType="begin"/>
            </w:r>
            <w:r>
              <w:rPr>
                <w:noProof/>
                <w:webHidden/>
              </w:rPr>
              <w:instrText xml:space="preserve"> PAGEREF _Toc231991140 \h </w:instrText>
            </w:r>
            <w:r>
              <w:rPr>
                <w:noProof/>
                <w:webHidden/>
              </w:rPr>
            </w:r>
            <w:r>
              <w:rPr>
                <w:noProof/>
                <w:webHidden/>
              </w:rPr>
              <w:fldChar w:fldCharType="separate"/>
            </w:r>
            <w:r>
              <w:rPr>
                <w:noProof/>
                <w:webHidden/>
              </w:rPr>
              <w:t>43</w:t>
            </w:r>
            <w:r>
              <w:rPr>
                <w:noProof/>
                <w:webHidden/>
              </w:rPr>
              <w:fldChar w:fldCharType="end"/>
            </w:r>
          </w:hyperlink>
        </w:p>
        <w:p w14:paraId="7453E720" w14:textId="66B567D4"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41" w:history="1">
            <w:r w:rsidRPr="00B52A48">
              <w:rPr>
                <w:rStyle w:val="Hyperlink"/>
                <w:noProof/>
              </w:rPr>
              <w:t>8.1 - Opret recept</w:t>
            </w:r>
            <w:r>
              <w:rPr>
                <w:noProof/>
                <w:webHidden/>
              </w:rPr>
              <w:tab/>
            </w:r>
            <w:r>
              <w:rPr>
                <w:noProof/>
                <w:webHidden/>
              </w:rPr>
              <w:fldChar w:fldCharType="begin"/>
            </w:r>
            <w:r>
              <w:rPr>
                <w:noProof/>
                <w:webHidden/>
              </w:rPr>
              <w:instrText xml:space="preserve"> PAGEREF _Toc231991141 \h </w:instrText>
            </w:r>
            <w:r>
              <w:rPr>
                <w:noProof/>
                <w:webHidden/>
              </w:rPr>
            </w:r>
            <w:r>
              <w:rPr>
                <w:noProof/>
                <w:webHidden/>
              </w:rPr>
              <w:fldChar w:fldCharType="separate"/>
            </w:r>
            <w:r>
              <w:rPr>
                <w:noProof/>
                <w:webHidden/>
              </w:rPr>
              <w:t>44</w:t>
            </w:r>
            <w:r>
              <w:rPr>
                <w:noProof/>
                <w:webHidden/>
              </w:rPr>
              <w:fldChar w:fldCharType="end"/>
            </w:r>
          </w:hyperlink>
        </w:p>
        <w:p w14:paraId="51D6A9A4" w14:textId="070A68CF"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42" w:history="1">
            <w:r w:rsidRPr="00B52A48">
              <w:rPr>
                <w:rStyle w:val="Hyperlink"/>
                <w:noProof/>
              </w:rPr>
              <w:t>8.2 - Hent recept</w:t>
            </w:r>
            <w:r>
              <w:rPr>
                <w:noProof/>
                <w:webHidden/>
              </w:rPr>
              <w:tab/>
            </w:r>
            <w:r>
              <w:rPr>
                <w:noProof/>
                <w:webHidden/>
              </w:rPr>
              <w:fldChar w:fldCharType="begin"/>
            </w:r>
            <w:r>
              <w:rPr>
                <w:noProof/>
                <w:webHidden/>
              </w:rPr>
              <w:instrText xml:space="preserve"> PAGEREF _Toc231991142 \h </w:instrText>
            </w:r>
            <w:r>
              <w:rPr>
                <w:noProof/>
                <w:webHidden/>
              </w:rPr>
            </w:r>
            <w:r>
              <w:rPr>
                <w:noProof/>
                <w:webHidden/>
              </w:rPr>
              <w:fldChar w:fldCharType="separate"/>
            </w:r>
            <w:r>
              <w:rPr>
                <w:noProof/>
                <w:webHidden/>
              </w:rPr>
              <w:t>46</w:t>
            </w:r>
            <w:r>
              <w:rPr>
                <w:noProof/>
                <w:webHidden/>
              </w:rPr>
              <w:fldChar w:fldCharType="end"/>
            </w:r>
          </w:hyperlink>
        </w:p>
        <w:p w14:paraId="3336CB86" w14:textId="44A2A626"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43" w:history="1">
            <w:r w:rsidRPr="00B52A48">
              <w:rPr>
                <w:rStyle w:val="Hyperlink"/>
                <w:noProof/>
              </w:rPr>
              <w:t>8.3 - Søg recept</w:t>
            </w:r>
            <w:r>
              <w:rPr>
                <w:noProof/>
                <w:webHidden/>
              </w:rPr>
              <w:tab/>
            </w:r>
            <w:r>
              <w:rPr>
                <w:noProof/>
                <w:webHidden/>
              </w:rPr>
              <w:fldChar w:fldCharType="begin"/>
            </w:r>
            <w:r>
              <w:rPr>
                <w:noProof/>
                <w:webHidden/>
              </w:rPr>
              <w:instrText xml:space="preserve"> PAGEREF _Toc231991143 \h </w:instrText>
            </w:r>
            <w:r>
              <w:rPr>
                <w:noProof/>
                <w:webHidden/>
              </w:rPr>
            </w:r>
            <w:r>
              <w:rPr>
                <w:noProof/>
                <w:webHidden/>
              </w:rPr>
              <w:fldChar w:fldCharType="separate"/>
            </w:r>
            <w:r>
              <w:rPr>
                <w:noProof/>
                <w:webHidden/>
              </w:rPr>
              <w:t>47</w:t>
            </w:r>
            <w:r>
              <w:rPr>
                <w:noProof/>
                <w:webHidden/>
              </w:rPr>
              <w:fldChar w:fldCharType="end"/>
            </w:r>
          </w:hyperlink>
        </w:p>
        <w:p w14:paraId="582AB071" w14:textId="05A66B05"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44" w:history="1">
            <w:r w:rsidRPr="00B52A48">
              <w:rPr>
                <w:rStyle w:val="Hyperlink"/>
                <w:noProof/>
              </w:rPr>
              <w:t>8.4 - Afslut recept</w:t>
            </w:r>
            <w:r>
              <w:rPr>
                <w:noProof/>
                <w:webHidden/>
              </w:rPr>
              <w:tab/>
            </w:r>
            <w:r>
              <w:rPr>
                <w:noProof/>
                <w:webHidden/>
              </w:rPr>
              <w:fldChar w:fldCharType="begin"/>
            </w:r>
            <w:r>
              <w:rPr>
                <w:noProof/>
                <w:webHidden/>
              </w:rPr>
              <w:instrText xml:space="preserve"> PAGEREF _Toc231991144 \h </w:instrText>
            </w:r>
            <w:r>
              <w:rPr>
                <w:noProof/>
                <w:webHidden/>
              </w:rPr>
            </w:r>
            <w:r>
              <w:rPr>
                <w:noProof/>
                <w:webHidden/>
              </w:rPr>
              <w:fldChar w:fldCharType="separate"/>
            </w:r>
            <w:r>
              <w:rPr>
                <w:noProof/>
                <w:webHidden/>
              </w:rPr>
              <w:t>49</w:t>
            </w:r>
            <w:r>
              <w:rPr>
                <w:noProof/>
                <w:webHidden/>
              </w:rPr>
              <w:fldChar w:fldCharType="end"/>
            </w:r>
          </w:hyperlink>
        </w:p>
        <w:p w14:paraId="78BFB3F1" w14:textId="0FFDB5B0"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45" w:history="1">
            <w:r w:rsidRPr="00B52A48">
              <w:rPr>
                <w:rStyle w:val="Hyperlink"/>
                <w:noProof/>
              </w:rPr>
              <w:t>8.5 - Annuller recept</w:t>
            </w:r>
            <w:r>
              <w:rPr>
                <w:noProof/>
                <w:webHidden/>
              </w:rPr>
              <w:tab/>
            </w:r>
            <w:r>
              <w:rPr>
                <w:noProof/>
                <w:webHidden/>
              </w:rPr>
              <w:fldChar w:fldCharType="begin"/>
            </w:r>
            <w:r>
              <w:rPr>
                <w:noProof/>
                <w:webHidden/>
              </w:rPr>
              <w:instrText xml:space="preserve"> PAGEREF _Toc231991145 \h </w:instrText>
            </w:r>
            <w:r>
              <w:rPr>
                <w:noProof/>
                <w:webHidden/>
              </w:rPr>
            </w:r>
            <w:r>
              <w:rPr>
                <w:noProof/>
                <w:webHidden/>
              </w:rPr>
              <w:fldChar w:fldCharType="separate"/>
            </w:r>
            <w:r>
              <w:rPr>
                <w:noProof/>
                <w:webHidden/>
              </w:rPr>
              <w:t>50</w:t>
            </w:r>
            <w:r>
              <w:rPr>
                <w:noProof/>
                <w:webHidden/>
              </w:rPr>
              <w:fldChar w:fldCharType="end"/>
            </w:r>
          </w:hyperlink>
        </w:p>
        <w:p w14:paraId="6D671D08" w14:textId="2EB24423"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46" w:history="1">
            <w:r w:rsidRPr="00B52A48">
              <w:rPr>
                <w:rStyle w:val="Hyperlink"/>
                <w:noProof/>
              </w:rPr>
              <w:t>8.6 - Genåben recept</w:t>
            </w:r>
            <w:r>
              <w:rPr>
                <w:noProof/>
                <w:webHidden/>
              </w:rPr>
              <w:tab/>
            </w:r>
            <w:r>
              <w:rPr>
                <w:noProof/>
                <w:webHidden/>
              </w:rPr>
              <w:fldChar w:fldCharType="begin"/>
            </w:r>
            <w:r>
              <w:rPr>
                <w:noProof/>
                <w:webHidden/>
              </w:rPr>
              <w:instrText xml:space="preserve"> PAGEREF _Toc231991146 \h </w:instrText>
            </w:r>
            <w:r>
              <w:rPr>
                <w:noProof/>
                <w:webHidden/>
              </w:rPr>
            </w:r>
            <w:r>
              <w:rPr>
                <w:noProof/>
                <w:webHidden/>
              </w:rPr>
              <w:fldChar w:fldCharType="separate"/>
            </w:r>
            <w:r>
              <w:rPr>
                <w:noProof/>
                <w:webHidden/>
              </w:rPr>
              <w:t>50</w:t>
            </w:r>
            <w:r>
              <w:rPr>
                <w:noProof/>
                <w:webHidden/>
              </w:rPr>
              <w:fldChar w:fldCharType="end"/>
            </w:r>
          </w:hyperlink>
        </w:p>
        <w:p w14:paraId="27D1BF1C" w14:textId="1EA1C11A"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47" w:history="1">
            <w:r w:rsidRPr="00B52A48">
              <w:rPr>
                <w:rStyle w:val="Hyperlink"/>
                <w:noProof/>
              </w:rPr>
              <w:t>8.7 - Opret bestilling</w:t>
            </w:r>
            <w:r>
              <w:rPr>
                <w:noProof/>
                <w:webHidden/>
              </w:rPr>
              <w:tab/>
            </w:r>
            <w:r>
              <w:rPr>
                <w:noProof/>
                <w:webHidden/>
              </w:rPr>
              <w:fldChar w:fldCharType="begin"/>
            </w:r>
            <w:r>
              <w:rPr>
                <w:noProof/>
                <w:webHidden/>
              </w:rPr>
              <w:instrText xml:space="preserve"> PAGEREF _Toc231991147 \h </w:instrText>
            </w:r>
            <w:r>
              <w:rPr>
                <w:noProof/>
                <w:webHidden/>
              </w:rPr>
            </w:r>
            <w:r>
              <w:rPr>
                <w:noProof/>
                <w:webHidden/>
              </w:rPr>
              <w:fldChar w:fldCharType="separate"/>
            </w:r>
            <w:r>
              <w:rPr>
                <w:noProof/>
                <w:webHidden/>
              </w:rPr>
              <w:t>51</w:t>
            </w:r>
            <w:r>
              <w:rPr>
                <w:noProof/>
                <w:webHidden/>
              </w:rPr>
              <w:fldChar w:fldCharType="end"/>
            </w:r>
          </w:hyperlink>
        </w:p>
        <w:p w14:paraId="349D4ABF" w14:textId="6097F5A2"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48" w:history="1">
            <w:r w:rsidRPr="00B52A48">
              <w:rPr>
                <w:rStyle w:val="Hyperlink"/>
                <w:noProof/>
              </w:rPr>
              <w:t>8.8 - Annuller bestilling</w:t>
            </w:r>
            <w:r>
              <w:rPr>
                <w:noProof/>
                <w:webHidden/>
              </w:rPr>
              <w:tab/>
            </w:r>
            <w:r>
              <w:rPr>
                <w:noProof/>
                <w:webHidden/>
              </w:rPr>
              <w:fldChar w:fldCharType="begin"/>
            </w:r>
            <w:r>
              <w:rPr>
                <w:noProof/>
                <w:webHidden/>
              </w:rPr>
              <w:instrText xml:space="preserve"> PAGEREF _Toc231991148 \h </w:instrText>
            </w:r>
            <w:r>
              <w:rPr>
                <w:noProof/>
                <w:webHidden/>
              </w:rPr>
            </w:r>
            <w:r>
              <w:rPr>
                <w:noProof/>
                <w:webHidden/>
              </w:rPr>
              <w:fldChar w:fldCharType="separate"/>
            </w:r>
            <w:r>
              <w:rPr>
                <w:noProof/>
                <w:webHidden/>
              </w:rPr>
              <w:t>52</w:t>
            </w:r>
            <w:r>
              <w:rPr>
                <w:noProof/>
                <w:webHidden/>
              </w:rPr>
              <w:fldChar w:fldCharType="end"/>
            </w:r>
          </w:hyperlink>
        </w:p>
        <w:p w14:paraId="1149565C" w14:textId="50E7032E"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49" w:history="1">
            <w:r w:rsidRPr="00B52A48">
              <w:rPr>
                <w:rStyle w:val="Hyperlink"/>
                <w:noProof/>
              </w:rPr>
              <w:t>8.9 - Hent nye bestillinger</w:t>
            </w:r>
            <w:r>
              <w:rPr>
                <w:noProof/>
                <w:webHidden/>
              </w:rPr>
              <w:tab/>
            </w:r>
            <w:r>
              <w:rPr>
                <w:noProof/>
                <w:webHidden/>
              </w:rPr>
              <w:fldChar w:fldCharType="begin"/>
            </w:r>
            <w:r>
              <w:rPr>
                <w:noProof/>
                <w:webHidden/>
              </w:rPr>
              <w:instrText xml:space="preserve"> PAGEREF _Toc231991149 \h </w:instrText>
            </w:r>
            <w:r>
              <w:rPr>
                <w:noProof/>
                <w:webHidden/>
              </w:rPr>
            </w:r>
            <w:r>
              <w:rPr>
                <w:noProof/>
                <w:webHidden/>
              </w:rPr>
              <w:fldChar w:fldCharType="separate"/>
            </w:r>
            <w:r>
              <w:rPr>
                <w:noProof/>
                <w:webHidden/>
              </w:rPr>
              <w:t>53</w:t>
            </w:r>
            <w:r>
              <w:rPr>
                <w:noProof/>
                <w:webHidden/>
              </w:rPr>
              <w:fldChar w:fldCharType="end"/>
            </w:r>
          </w:hyperlink>
        </w:p>
        <w:p w14:paraId="4582BA26" w14:textId="32BACA20"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50" w:history="1">
            <w:r w:rsidRPr="00B52A48">
              <w:rPr>
                <w:rStyle w:val="Hyperlink"/>
                <w:noProof/>
              </w:rPr>
              <w:t>8.10 - Kvitter for bestillinger</w:t>
            </w:r>
            <w:r>
              <w:rPr>
                <w:noProof/>
                <w:webHidden/>
              </w:rPr>
              <w:tab/>
            </w:r>
            <w:r>
              <w:rPr>
                <w:noProof/>
                <w:webHidden/>
              </w:rPr>
              <w:fldChar w:fldCharType="begin"/>
            </w:r>
            <w:r>
              <w:rPr>
                <w:noProof/>
                <w:webHidden/>
              </w:rPr>
              <w:instrText xml:space="preserve"> PAGEREF _Toc231991150 \h </w:instrText>
            </w:r>
            <w:r>
              <w:rPr>
                <w:noProof/>
                <w:webHidden/>
              </w:rPr>
            </w:r>
            <w:r>
              <w:rPr>
                <w:noProof/>
                <w:webHidden/>
              </w:rPr>
              <w:fldChar w:fldCharType="separate"/>
            </w:r>
            <w:r>
              <w:rPr>
                <w:noProof/>
                <w:webHidden/>
              </w:rPr>
              <w:t>54</w:t>
            </w:r>
            <w:r>
              <w:rPr>
                <w:noProof/>
                <w:webHidden/>
              </w:rPr>
              <w:fldChar w:fldCharType="end"/>
            </w:r>
          </w:hyperlink>
        </w:p>
        <w:p w14:paraId="432C1C85" w14:textId="7CBCC0D8"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51" w:history="1">
            <w:r w:rsidRPr="00B52A48">
              <w:rPr>
                <w:rStyle w:val="Hyperlink"/>
                <w:noProof/>
              </w:rPr>
              <w:t>8.11 - Opret udlevering</w:t>
            </w:r>
            <w:r>
              <w:rPr>
                <w:noProof/>
                <w:webHidden/>
              </w:rPr>
              <w:tab/>
            </w:r>
            <w:r>
              <w:rPr>
                <w:noProof/>
                <w:webHidden/>
              </w:rPr>
              <w:fldChar w:fldCharType="begin"/>
            </w:r>
            <w:r>
              <w:rPr>
                <w:noProof/>
                <w:webHidden/>
              </w:rPr>
              <w:instrText xml:space="preserve"> PAGEREF _Toc231991151 \h </w:instrText>
            </w:r>
            <w:r>
              <w:rPr>
                <w:noProof/>
                <w:webHidden/>
              </w:rPr>
            </w:r>
            <w:r>
              <w:rPr>
                <w:noProof/>
                <w:webHidden/>
              </w:rPr>
              <w:fldChar w:fldCharType="separate"/>
            </w:r>
            <w:r>
              <w:rPr>
                <w:noProof/>
                <w:webHidden/>
              </w:rPr>
              <w:t>55</w:t>
            </w:r>
            <w:r>
              <w:rPr>
                <w:noProof/>
                <w:webHidden/>
              </w:rPr>
              <w:fldChar w:fldCharType="end"/>
            </w:r>
          </w:hyperlink>
        </w:p>
        <w:p w14:paraId="0E4EF68E" w14:textId="406E9F78" w:rsidR="005D0F03" w:rsidRDefault="005D0F03">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52" w:history="1">
            <w:r w:rsidRPr="00B52A48">
              <w:rPr>
                <w:rStyle w:val="Hyperlink"/>
                <w:noProof/>
              </w:rPr>
              <w:t>8.12 - Tilbagefør udlevering</w:t>
            </w:r>
            <w:r>
              <w:rPr>
                <w:noProof/>
                <w:webHidden/>
              </w:rPr>
              <w:tab/>
            </w:r>
            <w:r>
              <w:rPr>
                <w:noProof/>
                <w:webHidden/>
              </w:rPr>
              <w:fldChar w:fldCharType="begin"/>
            </w:r>
            <w:r>
              <w:rPr>
                <w:noProof/>
                <w:webHidden/>
              </w:rPr>
              <w:instrText xml:space="preserve"> PAGEREF _Toc231991152 \h </w:instrText>
            </w:r>
            <w:r>
              <w:rPr>
                <w:noProof/>
                <w:webHidden/>
              </w:rPr>
            </w:r>
            <w:r>
              <w:rPr>
                <w:noProof/>
                <w:webHidden/>
              </w:rPr>
              <w:fldChar w:fldCharType="separate"/>
            </w:r>
            <w:r>
              <w:rPr>
                <w:noProof/>
                <w:webHidden/>
              </w:rPr>
              <w:t>56</w:t>
            </w:r>
            <w:r>
              <w:rPr>
                <w:noProof/>
                <w:webHidden/>
              </w:rPr>
              <w:fldChar w:fldCharType="end"/>
            </w:r>
          </w:hyperlink>
        </w:p>
        <w:p w14:paraId="0323FD97" w14:textId="06557012" w:rsidR="0014152F" w:rsidRDefault="0014152F">
          <w:r>
            <w:rPr>
              <w:b/>
              <w:bCs/>
            </w:rPr>
            <w:fldChar w:fldCharType="end"/>
          </w:r>
        </w:p>
      </w:sdtContent>
    </w:sdt>
    <w:p w14:paraId="240C738B" w14:textId="77777777" w:rsidR="0014152F" w:rsidRDefault="0014152F" w:rsidP="0014152F"/>
    <w:p w14:paraId="06E00E30" w14:textId="01089BA5" w:rsidR="001E5488" w:rsidRDefault="00DD08CB">
      <w:pPr>
        <w:pStyle w:val="Heading1"/>
      </w:pPr>
      <w:bookmarkStart w:id="4" w:name="_Toc231991082"/>
      <w:r>
        <w:t xml:space="preserve">1 - Introduktion til </w:t>
      </w:r>
      <w:r w:rsidR="005241B6">
        <w:t xml:space="preserve">DVR-løsningen og </w:t>
      </w:r>
      <w:r w:rsidR="00CD5210">
        <w:t>S</w:t>
      </w:r>
      <w:r>
        <w:t>tamdata</w:t>
      </w:r>
      <w:r w:rsidR="005241B6">
        <w:t>løsningen</w:t>
      </w:r>
      <w:bookmarkEnd w:id="4"/>
    </w:p>
    <w:p w14:paraId="5C8D0195" w14:textId="19D7D793" w:rsidR="001E5488" w:rsidRPr="00934A7E" w:rsidRDefault="00DD08CB">
      <w:r w:rsidRPr="00876D32">
        <w:t xml:space="preserve">Dette dokument indeholder en beskrivelse af datamodel for </w:t>
      </w:r>
      <w:r w:rsidR="005241B6">
        <w:t>Løsningen</w:t>
      </w:r>
      <w:r w:rsidRPr="00876D32">
        <w:t xml:space="preserve">, samt en højniveau-servicebeskrivelse. </w:t>
      </w:r>
    </w:p>
    <w:p w14:paraId="2882892C" w14:textId="2421484E" w:rsidR="001E5488" w:rsidRPr="00876D32" w:rsidRDefault="798679E8">
      <w:r>
        <w:t>Beskrivelsen er opdelt i afsnit, der beskriver modeller for stamdata og recepter (</w:t>
      </w:r>
      <w:r w:rsidR="628585EB">
        <w:t>3</w:t>
      </w:r>
      <w:r>
        <w:t xml:space="preserve"> og </w:t>
      </w:r>
      <w:del w:id="5" w:author="Birger Kidmose" w:date="2026-08-06T09:10:00Z" w16du:dateUtc="2026-08-06T07:10:00Z">
        <w:r w:rsidR="00934A7E" w:rsidRPr="00934A7E">
          <w:delText>4</w:delText>
        </w:r>
      </w:del>
      <w:ins w:id="6" w:author="Birger Kidmose" w:date="2026-08-06T09:10:00Z" w16du:dateUtc="2026-08-06T07:10:00Z">
        <w:r w:rsidR="4E9DF75A">
          <w:t>6</w:t>
        </w:r>
      </w:ins>
      <w:r>
        <w:t>), afsnit som beskriver stamdata</w:t>
      </w:r>
      <w:r w:rsidR="6D1ACC17">
        <w:t xml:space="preserve"> </w:t>
      </w:r>
      <w:r>
        <w:t xml:space="preserve">services (4 og 5), samt </w:t>
      </w:r>
      <w:r w:rsidR="10FF9204">
        <w:t>DVR</w:t>
      </w:r>
      <w:r w:rsidR="6D1ACC17">
        <w:t xml:space="preserve"> </w:t>
      </w:r>
      <w:r w:rsidR="10FF9204">
        <w:t>services</w:t>
      </w:r>
      <w:r>
        <w:t xml:space="preserve"> (</w:t>
      </w:r>
      <w:r w:rsidR="628585EB">
        <w:t>7</w:t>
      </w:r>
      <w:r>
        <w:t xml:space="preserve"> og </w:t>
      </w:r>
      <w:r w:rsidR="628585EB">
        <w:t>8</w:t>
      </w:r>
      <w:r>
        <w:t>).</w:t>
      </w:r>
    </w:p>
    <w:p w14:paraId="788C2D93" w14:textId="32AF6A85" w:rsidR="001E5488" w:rsidRPr="00876D32" w:rsidRDefault="00DD08CB">
      <w:pPr>
        <w:pStyle w:val="Heading2"/>
      </w:pPr>
      <w:bookmarkStart w:id="7" w:name="_fdfweul1oiwi" w:colFirst="0" w:colLast="0"/>
      <w:bookmarkStart w:id="8" w:name="_kxbuoyp0b6xh"/>
      <w:bookmarkStart w:id="9" w:name="_Toc231991083"/>
      <w:bookmarkEnd w:id="7"/>
      <w:bookmarkEnd w:id="8"/>
      <w:r w:rsidRPr="00876D32">
        <w:t>1.1 - Teknisk og forretningsmæssig versionering</w:t>
      </w:r>
      <w:bookmarkEnd w:id="9"/>
    </w:p>
    <w:p w14:paraId="34BD5A50" w14:textId="77777777" w:rsidR="001E5488" w:rsidRPr="00876D32" w:rsidRDefault="00DD08CB">
      <w:pPr>
        <w:pStyle w:val="Heading3"/>
      </w:pPr>
      <w:bookmarkStart w:id="10" w:name="_v0zcfv7btsig" w:colFirst="0" w:colLast="0"/>
      <w:bookmarkStart w:id="11" w:name="_y6lsjm45810h"/>
      <w:bookmarkStart w:id="12" w:name="_Toc231991084"/>
      <w:bookmarkEnd w:id="10"/>
      <w:bookmarkEnd w:id="11"/>
      <w:r w:rsidRPr="00876D32">
        <w:t>1.1.1 - Historik</w:t>
      </w:r>
      <w:bookmarkEnd w:id="12"/>
    </w:p>
    <w:p w14:paraId="5F3E76EB" w14:textId="1E9B362D" w:rsidR="001E5488" w:rsidRPr="00876D32" w:rsidRDefault="00DD08CB">
      <w:r w:rsidRPr="006D5D48">
        <w:t xml:space="preserve">For både stamdata og receptdata </w:t>
      </w:r>
      <w:r w:rsidR="0010351C" w:rsidRPr="006D5D48">
        <w:rPr>
          <w:lang w:val="da-DK"/>
        </w:rPr>
        <w:t>skal</w:t>
      </w:r>
      <w:r w:rsidRPr="006D5D48">
        <w:rPr>
          <w:lang w:val="da-DK"/>
        </w:rPr>
        <w:t xml:space="preserve"> der </w:t>
      </w:r>
      <w:r w:rsidR="0010351C" w:rsidRPr="006D5D48">
        <w:rPr>
          <w:lang w:val="da-DK"/>
        </w:rPr>
        <w:t xml:space="preserve">være </w:t>
      </w:r>
      <w:r w:rsidRPr="006D5D48">
        <w:t>fuld historik. Dette modelleres via tidsstempler i “Gældende fra” og “Gældende til”.</w:t>
      </w:r>
      <w:r w:rsidRPr="00876D32">
        <w:t xml:space="preserve"> Dvs. at for historiske data angiver “Gældende fra” en dato og tid inklusive millisekunder, hvor data gælder fra og med, og “Gældende til“ en angiver dato og tid, hvor data ikke længere er gældende, dvs. ikke inklusiv. For aktuelle data er “Gældende til“ </w:t>
      </w:r>
      <w:r w:rsidR="00003350" w:rsidRPr="00003350">
        <w:rPr>
          <w:lang w:val="da-DK"/>
        </w:rPr>
        <w:t>ikke angivet</w:t>
      </w:r>
      <w:r w:rsidR="00693F24">
        <w:rPr>
          <w:lang w:val="da-DK"/>
        </w:rPr>
        <w:t xml:space="preserve">. </w:t>
      </w:r>
      <w:r w:rsidRPr="00876D32">
        <w:t xml:space="preserve"> </w:t>
      </w:r>
    </w:p>
    <w:p w14:paraId="7A64F6A0" w14:textId="77777777" w:rsidR="001E5488" w:rsidRPr="00876D32" w:rsidRDefault="00DD08CB">
      <w:pPr>
        <w:pStyle w:val="Heading3"/>
      </w:pPr>
      <w:bookmarkStart w:id="13" w:name="_30lfxjs8owhx" w:colFirst="0" w:colLast="0"/>
      <w:bookmarkStart w:id="14" w:name="_oz7l56a5kkxl"/>
      <w:bookmarkStart w:id="15" w:name="_Toc231991085"/>
      <w:bookmarkEnd w:id="13"/>
      <w:bookmarkEnd w:id="14"/>
      <w:r w:rsidRPr="00876D32">
        <w:t>1.1.2 - Bitemporalitet</w:t>
      </w:r>
      <w:bookmarkEnd w:id="15"/>
    </w:p>
    <w:p w14:paraId="0E564F7D" w14:textId="77777777" w:rsidR="001E5488" w:rsidRPr="00876D32" w:rsidRDefault="00DD08CB">
      <w:r w:rsidRPr="006D5D48">
        <w:t xml:space="preserve">For de fleste datatyper gælder, at data har både en </w:t>
      </w:r>
      <w:r w:rsidRPr="006D5D48">
        <w:rPr>
          <w:b/>
        </w:rPr>
        <w:t>forretningsmæssig gyldighed</w:t>
      </w:r>
      <w:r w:rsidRPr="006D5D48">
        <w:t xml:space="preserve"> og et </w:t>
      </w:r>
      <w:r w:rsidRPr="006D5D48">
        <w:rPr>
          <w:b/>
        </w:rPr>
        <w:t>teknisk gyldighedsinterval</w:t>
      </w:r>
      <w:r w:rsidRPr="006D5D48">
        <w:t>.</w:t>
      </w:r>
      <w:r w:rsidRPr="00876D32">
        <w:t xml:space="preserve"> </w:t>
      </w:r>
    </w:p>
    <w:p w14:paraId="20342F86" w14:textId="77777777" w:rsidR="001E5488" w:rsidRPr="00876D32" w:rsidRDefault="00DD08CB">
      <w:r w:rsidRPr="00876D32">
        <w:t>Eksempler på en forretningsmæssig gyldighed er f.eks:</w:t>
      </w:r>
    </w:p>
    <w:p w14:paraId="0D0FFB9A" w14:textId="77777777" w:rsidR="001E5488" w:rsidRPr="00876D32" w:rsidRDefault="00DD08CB" w:rsidP="00876D32">
      <w:pPr>
        <w:numPr>
          <w:ilvl w:val="0"/>
          <w:numId w:val="14"/>
        </w:numPr>
      </w:pPr>
      <w:r w:rsidRPr="00876D32">
        <w:t xml:space="preserve">At en recept oftest er gyldig fra datoen dyrlægen udsteder denne og to år frem. </w:t>
      </w:r>
    </w:p>
    <w:p w14:paraId="39340735" w14:textId="77777777" w:rsidR="001E5488" w:rsidRPr="00876D32" w:rsidRDefault="00DD08CB" w:rsidP="00876D32">
      <w:pPr>
        <w:numPr>
          <w:ilvl w:val="0"/>
          <w:numId w:val="14"/>
        </w:numPr>
      </w:pPr>
      <w:r w:rsidRPr="00876D32">
        <w:t xml:space="preserve">At en bevilling til en apoteker kan have en fremdateret startdato, idet bevillingen skrives i stamdata når den er tildelt af LMST, men som regel først træder i kraft den 1. den følgende måned eller senere.  </w:t>
      </w:r>
    </w:p>
    <w:p w14:paraId="1C0541F1" w14:textId="454F93C4" w:rsidR="001E5488" w:rsidRPr="00876D32" w:rsidRDefault="00DD08CB">
      <w:r w:rsidRPr="00876D32">
        <w:t xml:space="preserve">Ud over den forretningsmæssige gyldighed, har data altid et teknisk gyldighedsinterval. Af det tekniske gyldighedsinterval fremgår, hvornår data er oprettet, og hvornår data ikke længere er gældende og er erstattet af en nyere version af data. Det tekniske gyldighedsinterval skal sikre sporbarhed, herunder hvornår data er oprettet, hvordan data er fremgået på et givent tidspunkt, dvs. hvilke lægemiddeldata </w:t>
      </w:r>
      <w:r w:rsidR="00BE3A82">
        <w:t>Løsningen</w:t>
      </w:r>
      <w:r w:rsidRPr="00876D32">
        <w:t xml:space="preserve"> har returneret til anvendersystemerne, og samtidigt muliggøre fejlrettelser uden at forvanske sporbarheden. </w:t>
      </w:r>
    </w:p>
    <w:p w14:paraId="43F6070A" w14:textId="61113018" w:rsidR="001E5488" w:rsidRPr="00876D32" w:rsidRDefault="00DD08CB">
      <w:pPr>
        <w:pStyle w:val="Heading2"/>
      </w:pPr>
      <w:bookmarkStart w:id="16" w:name="_mcacwe73xdf0" w:colFirst="0" w:colLast="0"/>
      <w:bookmarkStart w:id="17" w:name="_5r4t91h0vzt"/>
      <w:bookmarkStart w:id="18" w:name="_afvyasqw8cjy" w:colFirst="0" w:colLast="0"/>
      <w:bookmarkStart w:id="19" w:name="_c32pdydw2bj1"/>
      <w:bookmarkStart w:id="20" w:name="_Toc231991086"/>
      <w:bookmarkEnd w:id="16"/>
      <w:bookmarkEnd w:id="17"/>
      <w:bookmarkEnd w:id="18"/>
      <w:bookmarkEnd w:id="19"/>
      <w:r w:rsidRPr="00876D32">
        <w:t>1.</w:t>
      </w:r>
      <w:r w:rsidR="005241B6">
        <w:t>2</w:t>
      </w:r>
      <w:r w:rsidRPr="00876D32">
        <w:t xml:space="preserve"> - Navne og adresser</w:t>
      </w:r>
      <w:bookmarkEnd w:id="20"/>
    </w:p>
    <w:p w14:paraId="5078F10F" w14:textId="2C2C631E" w:rsidR="001E5488" w:rsidRPr="00876D32" w:rsidRDefault="00DD08CB">
      <w:r w:rsidRPr="00876D32">
        <w:t xml:space="preserve">Data for navne og adresser skal først og fremmest bruges for at identificere </w:t>
      </w:r>
      <w:r w:rsidR="005347FC">
        <w:t>recept</w:t>
      </w:r>
      <w:r w:rsidRPr="00876D32">
        <w:t xml:space="preserve">udsteder og </w:t>
      </w:r>
      <w:r w:rsidR="005347FC">
        <w:t>dyre</w:t>
      </w:r>
      <w:r w:rsidRPr="00876D32">
        <w:t xml:space="preserve">ejer. I forhold til identifikation og senere opfølgning anvendes der id’er F.eks. autorisationsnummer, dyrlægepraksisnummer, CVR-nummer osv. Navne og adresser anvendes hovedsageligt til visning og søgning. For at sikre fleksibilitet i forhold til præsentation og søgning samt en ensartet datamodel modelleres disse derfor som: </w:t>
      </w:r>
    </w:p>
    <w:p w14:paraId="4AC4B1E7" w14:textId="77777777" w:rsidR="001E5488" w:rsidRPr="00876D32" w:rsidRDefault="00DD08CB" w:rsidP="00876D32">
      <w:pPr>
        <w:numPr>
          <w:ilvl w:val="0"/>
          <w:numId w:val="10"/>
        </w:numPr>
      </w:pPr>
      <w:r w:rsidRPr="00876D32">
        <w:t>Navne registreres samlet i et felt, f.eks. “Anders Andersen”</w:t>
      </w:r>
    </w:p>
    <w:p w14:paraId="76E9C282" w14:textId="17D75DD4" w:rsidR="001E5488" w:rsidRDefault="00DD08CB" w:rsidP="00876D32">
      <w:pPr>
        <w:numPr>
          <w:ilvl w:val="0"/>
          <w:numId w:val="10"/>
        </w:numPr>
      </w:pPr>
      <w:r w:rsidRPr="00876D32">
        <w:t xml:space="preserve">Adresser registreres i et felt med flere adresselinjer, f.eks. “Axel Heides Gade 1, 2300 København S”. Udenlandske adresser registreres med landenavn, så vidt muligt i sidste adresselinje. </w:t>
      </w:r>
    </w:p>
    <w:p w14:paraId="0AA18DD8" w14:textId="54C34B51" w:rsidR="00675EF5" w:rsidRDefault="006963AD" w:rsidP="00675EF5">
      <w:pPr>
        <w:pStyle w:val="Heading1"/>
      </w:pPr>
      <w:bookmarkStart w:id="21" w:name="_Toc231991087"/>
      <w:r>
        <w:t xml:space="preserve">2 </w:t>
      </w:r>
      <w:r w:rsidR="00675EF5">
        <w:t>–</w:t>
      </w:r>
      <w:r w:rsidR="00675EF5" w:rsidRPr="00876D32">
        <w:t xml:space="preserve"> Stamdata</w:t>
      </w:r>
      <w:r w:rsidR="00675EF5">
        <w:t>i</w:t>
      </w:r>
      <w:r w:rsidR="00F3273E">
        <w:t>ndlæsere</w:t>
      </w:r>
      <w:bookmarkEnd w:id="21"/>
    </w:p>
    <w:p w14:paraId="72CB4FF6" w14:textId="3FF6ED2A" w:rsidR="00675EF5" w:rsidRPr="00CB44EF" w:rsidRDefault="00675EF5" w:rsidP="00675EF5">
      <w:pPr>
        <w:rPr>
          <w:rFonts w:eastAsia="Times New Roman"/>
          <w:color w:val="000000"/>
        </w:rPr>
      </w:pPr>
      <w:r w:rsidRPr="00CB44EF">
        <w:rPr>
          <w:rFonts w:eastAsia="Times New Roman"/>
          <w:color w:val="000000"/>
        </w:rPr>
        <w:t>Når stamdata</w:t>
      </w:r>
      <w:r w:rsidR="00F3273E">
        <w:rPr>
          <w:rFonts w:eastAsia="Times New Roman"/>
          <w:color w:val="000000"/>
        </w:rPr>
        <w:t>indlæserne</w:t>
      </w:r>
      <w:r w:rsidRPr="00CB44EF">
        <w:rPr>
          <w:rFonts w:eastAsia="Times New Roman"/>
          <w:color w:val="000000"/>
        </w:rPr>
        <w:t xml:space="preserve"> får eller finder nye data, udfører de hvad de skal, og uploader til de forskellige stamdatasæt via PUT/POST-servicen, i en ny folder, f.eks. /medicinpriser/2019-01-01/ 2025-11-10 for specifikation-version 2019-01-01 og medicinpriser-version 2025-11-10, dvs. som beskrevet under “Eksterne stamdataservices” i snitfladebeskrivelsen. For f.eks. Medicinpriser skrives de enkelte tabeller hver for sig, og samlet for hele versionen af Medicinpriser. </w:t>
      </w:r>
    </w:p>
    <w:p w14:paraId="7CC78EEB" w14:textId="38268A2C" w:rsidR="00675EF5" w:rsidRPr="00CB44EF" w:rsidRDefault="00675EF5" w:rsidP="00675EF5">
      <w:pPr>
        <w:rPr>
          <w:rFonts w:eastAsia="Times New Roman"/>
          <w:color w:val="000000"/>
        </w:rPr>
      </w:pPr>
      <w:r w:rsidRPr="5998574F">
        <w:rPr>
          <w:color w:val="000000" w:themeColor="text1"/>
          <w:rPrChange w:id="22" w:author="Birger Kidmose" w:date="2026-08-06T09:10:00Z" w16du:dateUtc="2026-08-06T07:10:00Z">
            <w:rPr>
              <w:color w:val="000000"/>
            </w:rPr>
          </w:rPrChange>
        </w:rPr>
        <w:t xml:space="preserve">Der skal laves “styring” af uploads i stamdata, så det bliver gjort ens. Dette skal ske i de forskellige stamdatasæt. Der skal skrives en ny version i versionsnummerlisten (under versionnumberlist), og "link" til den nye version i </w:t>
      </w:r>
      <w:del w:id="23" w:author="Birger Kidmose" w:date="2026-08-06T09:10:00Z" w16du:dateUtc="2026-08-06T07:10:00Z">
        <w:r w:rsidRPr="00CB44EF">
          <w:rPr>
            <w:rFonts w:eastAsia="Times New Roman"/>
            <w:color w:val="000000"/>
          </w:rPr>
          <w:delText> </w:delText>
        </w:r>
      </w:del>
      <w:r w:rsidRPr="5998574F">
        <w:rPr>
          <w:color w:val="000000" w:themeColor="text1"/>
          <w:rPrChange w:id="24" w:author="Birger Kidmose" w:date="2026-08-06T09:10:00Z" w16du:dateUtc="2026-08-06T07:10:00Z">
            <w:rPr>
              <w:color w:val="000000"/>
            </w:rPr>
          </w:rPrChange>
        </w:rPr>
        <w:t>latestversionnumber og evt. currentversionnumber. Afhængigt af om data gælder med det samme (som f.eks. data fra CHR), eller har en senere ikrafttrædelsesdato (som Medicinpriser) kan det være lidt mere kompliceret at sætte currentversionnumber. </w:t>
      </w:r>
    </w:p>
    <w:p w14:paraId="0AA49F5A" w14:textId="2E00BF74" w:rsidR="00666D87" w:rsidRDefault="00675EF5" w:rsidP="00675EF5">
      <w:pPr>
        <w:rPr>
          <w:rFonts w:eastAsia="Times New Roman"/>
          <w:color w:val="000000"/>
        </w:rPr>
      </w:pPr>
      <w:r w:rsidRPr="00CB44EF">
        <w:rPr>
          <w:rFonts w:eastAsia="Times New Roman"/>
          <w:color w:val="000000"/>
        </w:rPr>
        <w:t xml:space="preserve">Der skal laves funktionalitet til styring af adgang til fortrolige data. F.eks. at kun brugere/systemer der </w:t>
      </w:r>
      <w:r w:rsidRPr="000743C3">
        <w:rPr>
          <w:rFonts w:eastAsia="Times New Roman"/>
          <w:color w:val="000000"/>
        </w:rPr>
        <w:t>er logget ind og er godkendt, dertil kan hente data med CPR-numre. Desuden skal der laves (audit)logning af kald. Adgang til PUT/POST er altid begrænset. </w:t>
      </w:r>
    </w:p>
    <w:p w14:paraId="0989E84D" w14:textId="05639483" w:rsidR="00675EF5" w:rsidRPr="00876D32" w:rsidRDefault="00675EF5" w:rsidP="00675EF5">
      <w:r w:rsidRPr="000743C3">
        <w:rPr>
          <w:rFonts w:eastAsia="Times New Roman"/>
          <w:color w:val="000000"/>
        </w:rPr>
        <w:t>Der skal laves to versioner af de stamdatassæt der indeholder CPR-nr</w:t>
      </w:r>
      <w:r>
        <w:rPr>
          <w:rFonts w:eastAsia="Times New Roman"/>
          <w:color w:val="000000"/>
        </w:rPr>
        <w:t xml:space="preserve">. F.eks. </w:t>
      </w:r>
      <w:r w:rsidRPr="000743C3">
        <w:rPr>
          <w:rFonts w:eastAsia="Times New Roman"/>
          <w:color w:val="000000"/>
        </w:rPr>
        <w:t xml:space="preserve">en version af dyrlæger med CPR-nummer til </w:t>
      </w:r>
      <w:r w:rsidR="00BE3A82">
        <w:rPr>
          <w:rFonts w:eastAsia="Times New Roman"/>
          <w:color w:val="000000"/>
        </w:rPr>
        <w:t>Løsningen</w:t>
      </w:r>
      <w:r w:rsidRPr="000743C3">
        <w:rPr>
          <w:rFonts w:eastAsia="Times New Roman"/>
          <w:color w:val="000000"/>
        </w:rPr>
        <w:t xml:space="preserve">, og en version uden CPR-nummer til apotekerne og </w:t>
      </w:r>
      <w:r w:rsidR="00A024B0">
        <w:rPr>
          <w:rFonts w:eastAsia="Times New Roman"/>
          <w:color w:val="000000"/>
        </w:rPr>
        <w:t>§39 vet-forhandler</w:t>
      </w:r>
      <w:r w:rsidRPr="000743C3">
        <w:rPr>
          <w:rFonts w:eastAsia="Times New Roman"/>
          <w:color w:val="000000"/>
        </w:rPr>
        <w:t>ne.</w:t>
      </w:r>
    </w:p>
    <w:p w14:paraId="00D7DC08" w14:textId="35871267" w:rsidR="001E5488" w:rsidRPr="00876D32" w:rsidRDefault="006963AD">
      <w:pPr>
        <w:pStyle w:val="Heading1"/>
      </w:pPr>
      <w:bookmarkStart w:id="25" w:name="_89vvvkhr1mpa" w:colFirst="0" w:colLast="0"/>
      <w:bookmarkStart w:id="26" w:name="_4fuo1pozk1qx"/>
      <w:bookmarkStart w:id="27" w:name="_Toc231991088"/>
      <w:bookmarkEnd w:id="25"/>
      <w:bookmarkEnd w:id="26"/>
      <w:r>
        <w:t>3</w:t>
      </w:r>
      <w:r w:rsidR="00DD08CB" w:rsidRPr="00876D32">
        <w:t xml:space="preserve"> - Stamdatamodel</w:t>
      </w:r>
      <w:bookmarkEnd w:id="27"/>
    </w:p>
    <w:p w14:paraId="7420DA79" w14:textId="77777777" w:rsidR="001E5488" w:rsidRDefault="00DD08CB">
      <w:r w:rsidRPr="00876D32">
        <w:t xml:space="preserve">Stamdata omfatter grundlæggende data, der beskriver entiteter, som indgår i receptmodellen, og kan have forskellige kilder. </w:t>
      </w:r>
      <w:r>
        <w:t xml:space="preserve">Herunder: </w:t>
      </w:r>
    </w:p>
    <w:p w14:paraId="2B6A3D4F" w14:textId="77777777" w:rsidR="001E5488" w:rsidRDefault="00DD08CB" w:rsidP="00876D32">
      <w:pPr>
        <w:numPr>
          <w:ilvl w:val="0"/>
          <w:numId w:val="11"/>
        </w:numPr>
      </w:pPr>
      <w:r>
        <w:t>Eksisterende stamdata fra Lægemiddelstyrelsen, Sundhedsdatastyrelsen, evt. andre, som replikeres fra Stamdatamodulet (SDM) på Den nationale serviceplatform (NSP), via SDM’s eksisterende services til dette formål. F.eks. Medicinpriser m.v.</w:t>
      </w:r>
    </w:p>
    <w:p w14:paraId="25BECD8D" w14:textId="34F032FB" w:rsidR="001E5488" w:rsidRPr="00876D32" w:rsidRDefault="00DD08CB" w:rsidP="00876D32">
      <w:pPr>
        <w:numPr>
          <w:ilvl w:val="0"/>
          <w:numId w:val="11"/>
        </w:numPr>
      </w:pPr>
      <w:r w:rsidRPr="00876D32">
        <w:t>Eksisterende stamdata fra Fødevarestyrelsen, som skal overføres, indlæses og evt. transformeres i stamdata</w:t>
      </w:r>
      <w:r w:rsidR="00F3273E">
        <w:t>indlæsere</w:t>
      </w:r>
      <w:r w:rsidRPr="00876D32">
        <w:t xml:space="preserve">. F.eks. </w:t>
      </w:r>
      <w:r w:rsidR="000458EA">
        <w:t xml:space="preserve">besætningsdata </w:t>
      </w:r>
      <w:r w:rsidRPr="00876D32">
        <w:t>fra Det Centrale Husdyrbrugsregister (CHR) og autoriserede dyrlæger m.m. fra VetStat.</w:t>
      </w:r>
    </w:p>
    <w:p w14:paraId="23E06980" w14:textId="79803ED5" w:rsidR="001E5488" w:rsidRPr="00876D32" w:rsidRDefault="798679E8" w:rsidP="00876D32">
      <w:pPr>
        <w:numPr>
          <w:ilvl w:val="0"/>
          <w:numId w:val="11"/>
        </w:numPr>
      </w:pPr>
      <w:r>
        <w:t xml:space="preserve">Stamdata som skal etableres til </w:t>
      </w:r>
      <w:r w:rsidR="2E1A36B4">
        <w:t xml:space="preserve">brug for </w:t>
      </w:r>
      <w:r w:rsidR="42CD38BC">
        <w:t>L</w:t>
      </w:r>
      <w:r w:rsidR="279B27B9">
        <w:t>øsningen</w:t>
      </w:r>
      <w:r w:rsidR="4F637579">
        <w:t xml:space="preserve">. </w:t>
      </w:r>
      <w:r>
        <w:t xml:space="preserve">F.eks. stamdata for dyrearter, aldersgrupper og </w:t>
      </w:r>
      <w:r w:rsidR="2E1A36B4">
        <w:t>ordination</w:t>
      </w:r>
      <w:r>
        <w:t>sgrupper.</w:t>
      </w:r>
    </w:p>
    <w:p w14:paraId="733C0DB7" w14:textId="501B4771" w:rsidR="001E5488" w:rsidRPr="00876D32" w:rsidRDefault="00B718F0">
      <w:pPr>
        <w:spacing w:after="0"/>
      </w:pPr>
      <w:r>
        <w:rPr>
          <w:lang w:val="da-DK"/>
        </w:rPr>
        <w:t>Stamdataløsningen</w:t>
      </w:r>
      <w:r w:rsidR="00DD08CB" w:rsidRPr="00876D32">
        <w:t xml:space="preserve"> har primært til formål at indeholde stamdata til brug for </w:t>
      </w:r>
      <w:r w:rsidR="00BE3A82">
        <w:t>L</w:t>
      </w:r>
      <w:r w:rsidR="00E7462D">
        <w:t>øsningen</w:t>
      </w:r>
      <w:r w:rsidR="00DD08CB" w:rsidRPr="00876D32">
        <w:t xml:space="preserve"> samt udstille stamdata til </w:t>
      </w:r>
      <w:r w:rsidR="000458EA">
        <w:t xml:space="preserve">eksterne </w:t>
      </w:r>
      <w:r w:rsidR="00DD08CB" w:rsidRPr="00876D32">
        <w:t>anvender</w:t>
      </w:r>
      <w:r w:rsidR="000458EA">
        <w:t>systemer</w:t>
      </w:r>
      <w:r w:rsidR="00DD08CB" w:rsidRPr="00876D32">
        <w:t xml:space="preserve">, som dyrlægesystemer </w:t>
      </w:r>
      <w:r w:rsidR="00E7462D">
        <w:t xml:space="preserve">og </w:t>
      </w:r>
      <w:r w:rsidR="00A024B0">
        <w:t>§39 vet-forhandler</w:t>
      </w:r>
      <w:r w:rsidR="00E7462D">
        <w:t>systemer</w:t>
      </w:r>
      <w:r w:rsidR="00DD08CB" w:rsidRPr="00876D32">
        <w:t xml:space="preserve">. </w:t>
      </w:r>
    </w:p>
    <w:p w14:paraId="61E72ADA" w14:textId="17A777FC" w:rsidR="001E5488" w:rsidRPr="00876D32" w:rsidRDefault="0101EAED">
      <w:pPr>
        <w:pStyle w:val="Heading2"/>
      </w:pPr>
      <w:bookmarkStart w:id="28" w:name="_2iyugv5o0g1y"/>
      <w:bookmarkStart w:id="29" w:name="_zdbmz01rigag"/>
      <w:bookmarkStart w:id="30" w:name="_Toc231991089"/>
      <w:bookmarkStart w:id="31" w:name="_3.1_-_Dyrlæger"/>
      <w:bookmarkEnd w:id="28"/>
      <w:bookmarkEnd w:id="29"/>
      <w:r>
        <w:t>3</w:t>
      </w:r>
      <w:r w:rsidR="798679E8">
        <w:t>.1 - Dyrlæger</w:t>
      </w:r>
      <w:bookmarkEnd w:id="30"/>
      <w:bookmarkEnd w:id="31"/>
    </w:p>
    <w:p w14:paraId="7C63D352" w14:textId="77777777" w:rsidR="001E5488" w:rsidRPr="00876D32" w:rsidRDefault="00DD08CB">
      <w:pPr>
        <w:pStyle w:val="Heading4"/>
        <w:rPr>
          <w:color w:val="000000"/>
        </w:rPr>
      </w:pPr>
      <w:bookmarkStart w:id="32" w:name="_i9bfyafps2vu" w:colFirst="0" w:colLast="0"/>
      <w:bookmarkStart w:id="33" w:name="_685azhmhocup"/>
      <w:bookmarkEnd w:id="32"/>
      <w:bookmarkEnd w:id="33"/>
      <w:r w:rsidRPr="00876D32">
        <w:rPr>
          <w:color w:val="000000"/>
        </w:rPr>
        <w:t>Indhold</w:t>
      </w:r>
    </w:p>
    <w:p w14:paraId="1CAEE0BC" w14:textId="4B2805ED" w:rsidR="001E5488" w:rsidRPr="00876D32" w:rsidRDefault="00DD08CB">
      <w:r w:rsidRPr="00876D32">
        <w:t>Stamdata for receptudstedere omfatter dyrlæger og dyrlægepraksis.</w:t>
      </w:r>
    </w:p>
    <w:p w14:paraId="2C6BFCDA" w14:textId="3C84E323" w:rsidR="00A41123" w:rsidRDefault="00DD08CB">
      <w:r w:rsidRPr="00876D32">
        <w:t xml:space="preserve">Modellen indeholder desuden data for dyrlægers begrænsede ordinationsret. </w:t>
      </w:r>
      <w:r w:rsidR="00A41123">
        <w:t xml:space="preserve">Dog findes der ikke strukturerede data på begrænsninger i ordinationsretten, der gør det muligt at validere recepten på udstedelsestidspunktet. </w:t>
      </w:r>
      <w:r w:rsidR="00BE3A82">
        <w:t>L</w:t>
      </w:r>
      <w:r w:rsidR="00E7462D">
        <w:t>øsningen</w:t>
      </w:r>
      <w:r w:rsidR="00A41123">
        <w:t xml:space="preserve"> tillader derfor udstedelser af recepten og returnerer i stedet en tekst til brug for manuel kontrol </w:t>
      </w:r>
      <w:r w:rsidR="001F4474">
        <w:t>ifm.</w:t>
      </w:r>
      <w:r w:rsidR="00A41123">
        <w:t xml:space="preserve"> udlevering på apotek og hos §39 vet-forhandler.</w:t>
      </w:r>
    </w:p>
    <w:p w14:paraId="2C15387E" w14:textId="77777777" w:rsidR="001E5488" w:rsidRPr="00876D32" w:rsidRDefault="00DD08CB">
      <w:pPr>
        <w:pStyle w:val="Heading4"/>
      </w:pPr>
      <w:bookmarkStart w:id="34" w:name="_fulj6z845z9s" w:colFirst="0" w:colLast="0"/>
      <w:bookmarkStart w:id="35" w:name="_kkq1v24ul1cl"/>
      <w:bookmarkEnd w:id="34"/>
      <w:bookmarkEnd w:id="35"/>
      <w:r w:rsidRPr="00876D32">
        <w:t>Anvendelse</w:t>
      </w:r>
    </w:p>
    <w:p w14:paraId="45251124" w14:textId="334DC852" w:rsidR="001E5488" w:rsidRPr="00876D32" w:rsidRDefault="00DD08CB">
      <w:r w:rsidRPr="00876D32">
        <w:t xml:space="preserve">Stamdata for dyrlæger </w:t>
      </w:r>
      <w:r w:rsidR="006963AD">
        <w:t xml:space="preserve">anvendes til adgangsstyring </w:t>
      </w:r>
      <w:r w:rsidR="00C66074">
        <w:t xml:space="preserve">for dyrlæger og </w:t>
      </w:r>
      <w:r w:rsidRPr="00876D32">
        <w:t>til validering ved recept</w:t>
      </w:r>
      <w:r w:rsidR="00C66074">
        <w:t>udstedelse</w:t>
      </w:r>
      <w:r w:rsidRPr="00876D32">
        <w:t xml:space="preserve">, </w:t>
      </w:r>
      <w:r w:rsidR="00F103E8">
        <w:t xml:space="preserve">samt </w:t>
      </w:r>
      <w:r w:rsidRPr="00876D32">
        <w:t xml:space="preserve">til at supplere med stamdata for dyrlæge og dyrlægepraksis. </w:t>
      </w:r>
    </w:p>
    <w:p w14:paraId="3A0F63FA" w14:textId="5D954A27" w:rsidR="001E5488" w:rsidRPr="00876D32" w:rsidRDefault="28CA3B66" w:rsidP="667F5B50">
      <w:r>
        <w:t xml:space="preserve">Ved </w:t>
      </w:r>
      <w:r w:rsidR="798679E8">
        <w:t>begræns</w:t>
      </w:r>
      <w:r>
        <w:t>ninger i</w:t>
      </w:r>
      <w:r w:rsidR="798679E8">
        <w:t xml:space="preserve"> retten til at ordinere</w:t>
      </w:r>
      <w:r>
        <w:t xml:space="preserve"> f.eks. </w:t>
      </w:r>
      <w:del w:id="36" w:author="Birger Kidmose" w:date="2026-08-06T09:10:00Z" w16du:dateUtc="2026-08-06T07:10:00Z">
        <w:r w:rsidR="00DD08CB" w:rsidRPr="00876D32">
          <w:delText>en</w:delText>
        </w:r>
      </w:del>
      <w:ins w:id="37" w:author="Birger Kidmose" w:date="2026-08-06T09:10:00Z" w16du:dateUtc="2026-08-06T07:10:00Z">
        <w:r w:rsidR="798679E8">
          <w:t>e</w:t>
        </w:r>
        <w:r w:rsidR="2EBBFE54">
          <w:t>t</w:t>
        </w:r>
      </w:ins>
      <w:r w:rsidR="798679E8">
        <w:t xml:space="preserve"> eller flere lægemidler eller </w:t>
      </w:r>
      <w:r>
        <w:t xml:space="preserve">til bestemte </w:t>
      </w:r>
      <w:r w:rsidR="798679E8">
        <w:t>dyrearte</w:t>
      </w:r>
      <w:r>
        <w:t xml:space="preserve">r anvendes stamdata til at informere apotek og §39 vet-forhandler herom. </w:t>
      </w:r>
    </w:p>
    <w:p w14:paraId="7B7B35C0" w14:textId="77777777" w:rsidR="001E5488" w:rsidRPr="00876D32" w:rsidRDefault="00DD08CB">
      <w:pPr>
        <w:pStyle w:val="Heading4"/>
      </w:pPr>
      <w:bookmarkStart w:id="38" w:name="_4qg3zdwvf0yb" w:colFirst="0" w:colLast="0"/>
      <w:bookmarkStart w:id="39" w:name="_dn5bclw61xny"/>
      <w:bookmarkEnd w:id="38"/>
      <w:bookmarkEnd w:id="39"/>
      <w:r w:rsidRPr="00876D32">
        <w:t>Kilde</w:t>
      </w:r>
    </w:p>
    <w:p w14:paraId="40C9EEFA" w14:textId="7011A9DE" w:rsidR="001E5488" w:rsidRPr="00876D32" w:rsidRDefault="798679E8" w:rsidP="667F5B50">
      <w:r>
        <w:t>Kilde er VetStat hos Fødevarestyrelsen med oplysninger om dyrlægers autorisationsnumre og dyrlægepraksisnumre samt oplysninger om dyrlæger, der har fået begræns</w:t>
      </w:r>
      <w:r w:rsidR="1FF616FA">
        <w:t xml:space="preserve">ninger i </w:t>
      </w:r>
      <w:del w:id="40" w:author="Birger Kidmose" w:date="2026-08-06T09:10:00Z" w16du:dateUtc="2026-08-06T07:10:00Z">
        <w:r w:rsidR="00F103E8">
          <w:delText>sin</w:delText>
        </w:r>
      </w:del>
      <w:ins w:id="41" w:author="Birger Kidmose" w:date="2026-08-06T09:10:00Z" w16du:dateUtc="2026-08-06T07:10:00Z">
        <w:r w:rsidR="2A70D3FE">
          <w:t>deres</w:t>
        </w:r>
      </w:ins>
      <w:r w:rsidR="2A70D3FE">
        <w:t xml:space="preserve"> </w:t>
      </w:r>
      <w:r>
        <w:t xml:space="preserve">ordinationsret. </w:t>
      </w:r>
    </w:p>
    <w:p w14:paraId="77A0A94F" w14:textId="77777777" w:rsidR="001E5488" w:rsidRDefault="00DD08CB">
      <w:pPr>
        <w:pStyle w:val="Heading4"/>
      </w:pPr>
      <w:bookmarkStart w:id="42" w:name="_xyvhv4qx31dh" w:colFirst="0" w:colLast="0"/>
      <w:bookmarkStart w:id="43" w:name="_jagdmnyhtkfd"/>
      <w:bookmarkEnd w:id="42"/>
      <w:bookmarkEnd w:id="43"/>
      <w:r>
        <w:t>Model</w:t>
      </w:r>
    </w:p>
    <w:p w14:paraId="698C275E" w14:textId="2A31E7F7" w:rsidR="001E5488" w:rsidRDefault="007F4FDA">
      <w:r>
        <w:rPr>
          <w:noProof/>
        </w:rPr>
        <w:drawing>
          <wp:inline distT="0" distB="0" distL="0" distR="0" wp14:anchorId="579CBEFA" wp14:editId="333B5785">
            <wp:extent cx="6121400" cy="1722755"/>
            <wp:effectExtent l="0" t="0" r="0" b="0"/>
            <wp:docPr id="1031111545" name="Billede 1" descr="Et billede, der indeholder tekst, diagram, Font/skrifttype, skærmbill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11545" name="Billede 1" descr="Et billede, der indeholder tekst, diagram, Font/skrifttype, skærmbilled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1400" cy="1722755"/>
                    </a:xfrm>
                    <a:prstGeom prst="rect">
                      <a:avLst/>
                    </a:prstGeom>
                  </pic:spPr>
                </pic:pic>
              </a:graphicData>
            </a:graphic>
          </wp:inline>
        </w:drawing>
      </w:r>
    </w:p>
    <w:p w14:paraId="40CF421A" w14:textId="77777777" w:rsidR="001E5488" w:rsidRPr="00876D32" w:rsidRDefault="00DD08CB">
      <w:pPr>
        <w:pStyle w:val="Heading4"/>
      </w:pPr>
      <w:bookmarkStart w:id="44" w:name="_z35fj7jkbmji" w:colFirst="0" w:colLast="0"/>
      <w:bookmarkStart w:id="45" w:name="_rjerl2gvwred"/>
      <w:bookmarkEnd w:id="44"/>
      <w:bookmarkEnd w:id="45"/>
      <w:r w:rsidRPr="00876D32">
        <w:t>Bemærkninger til modellen</w:t>
      </w:r>
    </w:p>
    <w:p w14:paraId="6A27AA12" w14:textId="6E0416C9" w:rsidR="001E5488" w:rsidRPr="00876D32" w:rsidRDefault="00DD08CB">
      <w:r w:rsidRPr="00876D32">
        <w:t>Relationer mellem dyrlægepraksis og dyrlæger registreres i VetStat og vedligeholdes som udgangspunkt af dyrlægen selv. Dyrlægen har pligt til at vedligeholde disse oplysninger</w:t>
      </w:r>
      <w:r w:rsidR="00900F83">
        <w:t>,</w:t>
      </w:r>
      <w:r w:rsidR="00900F83" w:rsidRPr="00900F83">
        <w:t xml:space="preserve"> </w:t>
      </w:r>
      <w:r w:rsidR="00900F83" w:rsidRPr="00876D32">
        <w:t>jf.</w:t>
      </w:r>
      <w:r w:rsidR="00900F83">
        <w:t xml:space="preserve"> </w:t>
      </w:r>
      <w:r w:rsidR="00900F83" w:rsidRPr="001C015C">
        <w:t>Bekendtgørelse om registrering af dyrlæger og om adgang til oplysninger i Dyrlægeregistret</w:t>
      </w:r>
      <w:r w:rsidR="00900F83" w:rsidRPr="00975D09">
        <w:rPr>
          <w:sz w:val="20"/>
        </w:rPr>
        <w:t xml:space="preserve">, </w:t>
      </w:r>
      <w:hyperlink r:id="rId14" w:history="1">
        <w:r w:rsidR="00900F83" w:rsidRPr="000155A6">
          <w:rPr>
            <w:rStyle w:val="Hyperlink"/>
            <w:sz w:val="20"/>
          </w:rPr>
          <w:t>https://www.retsinformation.dk/eli/lta/2021/998</w:t>
        </w:r>
      </w:hyperlink>
      <w:r w:rsidRPr="00876D32">
        <w:t xml:space="preserve">. Skulle data i VetStat alligevel ikke være opdaterede, vil dyrlægen have pligt til og mulighed for selv at rette op herpå. </w:t>
      </w:r>
    </w:p>
    <w:p w14:paraId="3B70F463" w14:textId="1285CB0F" w:rsidR="001E5488" w:rsidRDefault="798679E8" w:rsidP="667F5B50">
      <w:bookmarkStart w:id="46" w:name="_Hlk226451243"/>
      <w:r>
        <w:t xml:space="preserve">Dyrelæge-dyrlægepraksis-relationer </w:t>
      </w:r>
      <w:bookmarkEnd w:id="46"/>
      <w:r>
        <w:t xml:space="preserve">understøtter, at dyrlæger er tilknyttet flere praksis, eller evt. ikke har en tilknytning til en praksis, og at dyrlægepraksis </w:t>
      </w:r>
      <w:r w:rsidR="53E89637">
        <w:t xml:space="preserve">kan </w:t>
      </w:r>
      <w:r w:rsidR="605DB1B7">
        <w:t xml:space="preserve">have </w:t>
      </w:r>
      <w:r>
        <w:t>flere dyrlæger tilknyttet</w:t>
      </w:r>
      <w:r w:rsidR="53E89637">
        <w:t>, eller evt. ikke har nogen dyrlæger tilknyttet.</w:t>
      </w:r>
      <w:r>
        <w:t xml:space="preserve"> </w:t>
      </w:r>
      <w:bookmarkStart w:id="47" w:name="_Hlk226451216"/>
      <w:r w:rsidR="423BFAAB">
        <w:t xml:space="preserve">På relationen skal der også registreres start- og slutdato for </w:t>
      </w:r>
      <w:r w:rsidR="6FED4C48">
        <w:t xml:space="preserve">dyrlægens tilknytning til praksis samt teknisk </w:t>
      </w:r>
      <w:del w:id="48" w:author="Birger Kidmose" w:date="2026-08-06T09:10:00Z" w16du:dateUtc="2026-08-06T07:10:00Z">
        <w:r w:rsidR="006E60AE">
          <w:delText>bitemporalitet.</w:delText>
        </w:r>
      </w:del>
      <w:ins w:id="49" w:author="Birger Kidmose" w:date="2026-08-06T09:10:00Z" w16du:dateUtc="2026-08-06T07:10:00Z">
        <w:r w:rsidR="1905E246">
          <w:t>gyldighedsinterval</w:t>
        </w:r>
        <w:r w:rsidR="6FED4C48">
          <w:t>.</w:t>
        </w:r>
      </w:ins>
      <w:r w:rsidR="6FED4C48">
        <w:t xml:space="preserve"> </w:t>
      </w:r>
      <w:bookmarkEnd w:id="47"/>
    </w:p>
    <w:p w14:paraId="216A21FA" w14:textId="457195D3" w:rsidR="006C620E" w:rsidRPr="00876D32" w:rsidRDefault="006C620E" w:rsidP="006C620E">
      <w:pPr>
        <w:pStyle w:val="Heading3"/>
      </w:pPr>
      <w:bookmarkStart w:id="50" w:name="_Toc231991090"/>
      <w:r>
        <w:t>3</w:t>
      </w:r>
      <w:r w:rsidRPr="00876D32">
        <w:t>.1.</w:t>
      </w:r>
      <w:r>
        <w:t>1</w:t>
      </w:r>
      <w:r w:rsidRPr="00876D32">
        <w:t xml:space="preserve"> - Dyrlæger</w:t>
      </w:r>
      <w:bookmarkEnd w:id="50"/>
    </w:p>
    <w:p w14:paraId="7FA6263E" w14:textId="3BA87018" w:rsidR="006C620E" w:rsidRPr="00876D32" w:rsidRDefault="006C620E" w:rsidP="006C620E">
      <w:r w:rsidRPr="00876D32">
        <w:t>Datasættet indeholder stamdata for autoriserede dyrlæger. Veterinærsygeplejersker og dyrlægens eventuelle andre medhjælpere har ikke ret til at udstede recepter, og indgår derfor ikke i stamdata</w:t>
      </w:r>
      <w:r w:rsidR="00AF3F82">
        <w:t>sættet</w:t>
      </w:r>
      <w:r w:rsidRPr="00876D32">
        <w:t xml:space="preserve">. </w:t>
      </w:r>
    </w:p>
    <w:p w14:paraId="24162218" w14:textId="1968CCEA" w:rsidR="006C620E" w:rsidRPr="00876D32" w:rsidRDefault="006C620E" w:rsidP="006C620E">
      <w:r w:rsidRPr="00876D32">
        <w:t>På nuværende tidspunkt er det en forudsætning at dyrlægen har et dansk CPR-nummer, for at kunne få adgang med MitID</w:t>
      </w:r>
      <w:r w:rsidR="00AF3F82">
        <w:t xml:space="preserve"> og dermed til </w:t>
      </w:r>
      <w:r w:rsidR="00BE3A82">
        <w:t>L</w:t>
      </w:r>
      <w:r w:rsidR="00AB3C3C">
        <w:t>øsningen</w:t>
      </w:r>
      <w:r w:rsidRPr="00876D32">
        <w:t xml:space="preserve">. Til dette formål overføres dyrlægens CPR-nummer fra VetStat. </w:t>
      </w:r>
    </w:p>
    <w:p w14:paraId="0026B915" w14:textId="35B1695F" w:rsidR="006C620E" w:rsidRPr="00876D32" w:rsidRDefault="006C620E" w:rsidP="006C620E">
      <w:r w:rsidRPr="00876D32">
        <w:t xml:space="preserve">Udenlandske dyrlæger, der ikke er bopælsregistreret i Danmark, men f.eks. er registreret i CPR af Skat, har et almindeligt CPR-nummer (dog uden adresseoplysninger og er markeret med statuskode 20). Disse personer skal registreres som normalt i VetStat, og kan få adgang med MitID. Der vil derfor sandsynligvis kun være få udenlandske dyrlæger uden dansk CPR-nummer, som udsteder recepter i Danmark, som ikke kan benytte </w:t>
      </w:r>
      <w:r w:rsidR="00BE3A82">
        <w:t>L</w:t>
      </w:r>
      <w:r w:rsidR="00AB3C3C">
        <w:t>øsningen</w:t>
      </w:r>
      <w:r w:rsidRPr="00876D32">
        <w:t xml:space="preserve">. </w:t>
      </w:r>
      <w:r>
        <w:t xml:space="preserve">Dyrlæger der er autoriserede i Danmark, men ikke har et dansk CPR-nr. kan ikke tilgå </w:t>
      </w:r>
      <w:r w:rsidR="00BE3A82">
        <w:t>Løsningen</w:t>
      </w:r>
      <w:r>
        <w:t xml:space="preserve"> og må derfor udstede fysiske papirrecepter. </w:t>
      </w:r>
    </w:p>
    <w:p w14:paraId="6896FD3E" w14:textId="3C6C9958" w:rsidR="006C620E" w:rsidRPr="00876D32" w:rsidRDefault="006C620E" w:rsidP="006C620E">
      <w:r w:rsidRPr="00876D32">
        <w:t xml:space="preserve">Der kan evt. senere udvides med adgang for </w:t>
      </w:r>
      <w:r>
        <w:t xml:space="preserve">autoriserede </w:t>
      </w:r>
      <w:r w:rsidRPr="00876D32">
        <w:t>dyrlæger</w:t>
      </w:r>
      <w:r>
        <w:t xml:space="preserve"> uden dansk CPR-nr.</w:t>
      </w:r>
      <w:r w:rsidRPr="00876D32">
        <w:t xml:space="preserve">, jf. eIDAS-forordningen. På nuværende tidspunkt vil dette ikke være muligt, og vil sandsynligvis forudsætte en udvidelse af data i VetStat, i </w:t>
      </w:r>
      <w:r>
        <w:t>S</w:t>
      </w:r>
      <w:r w:rsidRPr="00876D32">
        <w:t>tamdata</w:t>
      </w:r>
      <w:r>
        <w:t>løsningen</w:t>
      </w:r>
      <w:r w:rsidRPr="00876D32">
        <w:t xml:space="preserve">, og i den anvendte sikkerhedsinfrastruktur. </w:t>
      </w:r>
    </w:p>
    <w:tbl>
      <w:tblPr>
        <w:tblStyle w:val="a1"/>
        <w:tblW w:w="96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51" w:author="Birger Kidmose" w:date="2026-08-06T09:10:00Z" w16du:dateUtc="2026-08-06T07:10:00Z">
          <w:tblPr>
            <w:tblW w:w="96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2381"/>
        <w:gridCol w:w="7260"/>
        <w:tblGridChange w:id="52">
          <w:tblGrid>
            <w:gridCol w:w="2381"/>
            <w:gridCol w:w="7260"/>
          </w:tblGrid>
        </w:tblGridChange>
      </w:tblGrid>
      <w:tr w:rsidR="006C620E" w14:paraId="1B1A8C10" w14:textId="77777777" w:rsidTr="5998574F">
        <w:trPr>
          <w:trHeight w:val="420"/>
          <w:trPrChange w:id="53" w:author="Birger Kidmose" w:date="2026-08-06T09:10:00Z" w16du:dateUtc="2026-08-06T07:10:00Z">
            <w:trPr>
              <w:trHeight w:val="420"/>
            </w:trPr>
          </w:trPrChange>
        </w:trPr>
        <w:tc>
          <w:tcPr>
            <w:tcW w:w="9641" w:type="dxa"/>
            <w:gridSpan w:val="2"/>
            <w:shd w:val="clear" w:color="auto" w:fill="BFBFBF" w:themeFill="background1" w:themeFillShade="BF"/>
            <w:tcMar>
              <w:top w:w="56" w:type="dxa"/>
              <w:left w:w="56" w:type="dxa"/>
              <w:bottom w:w="56" w:type="dxa"/>
              <w:right w:w="56" w:type="dxa"/>
            </w:tcMar>
            <w:tcPrChange w:id="54" w:author="Birger Kidmose" w:date="2026-08-06T09:10:00Z" w16du:dateUtc="2026-08-06T07:10:00Z">
              <w:tcPr>
                <w:tcW w:w="9641" w:type="dxa"/>
                <w:gridSpan w:val="2"/>
                <w:shd w:val="clear" w:color="auto" w:fill="BFBFBF" w:themeFill="background1" w:themeFillShade="BF"/>
                <w:tcMar>
                  <w:top w:w="56" w:type="dxa"/>
                  <w:left w:w="56" w:type="dxa"/>
                  <w:bottom w:w="56" w:type="dxa"/>
                  <w:right w:w="56" w:type="dxa"/>
                </w:tcMar>
              </w:tcPr>
            </w:tcPrChange>
          </w:tcPr>
          <w:p w14:paraId="037E3096" w14:textId="77777777" w:rsidR="006C620E" w:rsidRDefault="006C620E">
            <w:pPr>
              <w:widowControl w:val="0"/>
              <w:spacing w:after="0" w:line="240" w:lineRule="auto"/>
            </w:pPr>
            <w:r>
              <w:rPr>
                <w:b/>
                <w:bCs/>
              </w:rPr>
              <w:t>Dyrlæger</w:t>
            </w:r>
          </w:p>
        </w:tc>
      </w:tr>
      <w:tr w:rsidR="006C620E" w14:paraId="684530FB" w14:textId="77777777" w:rsidTr="5998574F">
        <w:tc>
          <w:tcPr>
            <w:tcW w:w="2381" w:type="dxa"/>
            <w:tcMar>
              <w:top w:w="56" w:type="dxa"/>
              <w:left w:w="56" w:type="dxa"/>
              <w:bottom w:w="56" w:type="dxa"/>
              <w:right w:w="56" w:type="dxa"/>
            </w:tcMar>
            <w:tcPrChange w:id="55" w:author="Birger Kidmose" w:date="2026-08-06T09:10:00Z" w16du:dateUtc="2026-08-06T07:10:00Z">
              <w:tcPr>
                <w:tcW w:w="2381" w:type="dxa"/>
                <w:tcMar>
                  <w:top w:w="56" w:type="dxa"/>
                  <w:left w:w="56" w:type="dxa"/>
                  <w:bottom w:w="56" w:type="dxa"/>
                  <w:right w:w="56" w:type="dxa"/>
                </w:tcMar>
              </w:tcPr>
            </w:tcPrChange>
          </w:tcPr>
          <w:p w14:paraId="647C03AC" w14:textId="77777777" w:rsidR="006C620E" w:rsidRDefault="006C620E">
            <w:pPr>
              <w:widowControl w:val="0"/>
              <w:spacing w:after="0" w:line="240" w:lineRule="auto"/>
              <w:rPr>
                <w:b/>
                <w:bCs/>
              </w:rPr>
            </w:pPr>
            <w:r>
              <w:rPr>
                <w:b/>
                <w:bCs/>
              </w:rPr>
              <w:t>Attribut</w:t>
            </w:r>
          </w:p>
        </w:tc>
        <w:tc>
          <w:tcPr>
            <w:tcW w:w="7260" w:type="dxa"/>
            <w:tcMar>
              <w:top w:w="56" w:type="dxa"/>
              <w:left w:w="56" w:type="dxa"/>
              <w:bottom w:w="56" w:type="dxa"/>
              <w:right w:w="56" w:type="dxa"/>
            </w:tcMar>
            <w:tcPrChange w:id="56" w:author="Birger Kidmose" w:date="2026-08-06T09:10:00Z" w16du:dateUtc="2026-08-06T07:10:00Z">
              <w:tcPr>
                <w:tcW w:w="7260" w:type="dxa"/>
                <w:tcMar>
                  <w:top w:w="56" w:type="dxa"/>
                  <w:left w:w="56" w:type="dxa"/>
                  <w:bottom w:w="56" w:type="dxa"/>
                  <w:right w:w="56" w:type="dxa"/>
                </w:tcMar>
              </w:tcPr>
            </w:tcPrChange>
          </w:tcPr>
          <w:p w14:paraId="04A5D0BA" w14:textId="77777777" w:rsidR="006C620E" w:rsidRDefault="006C620E">
            <w:pPr>
              <w:widowControl w:val="0"/>
              <w:spacing w:after="0" w:line="240" w:lineRule="auto"/>
              <w:rPr>
                <w:b/>
                <w:bCs/>
              </w:rPr>
            </w:pPr>
            <w:r>
              <w:rPr>
                <w:b/>
                <w:bCs/>
              </w:rPr>
              <w:t>Beskrivelse</w:t>
            </w:r>
          </w:p>
        </w:tc>
      </w:tr>
      <w:tr w:rsidR="006C620E" w14:paraId="3B3E908D" w14:textId="77777777" w:rsidTr="5998574F">
        <w:tc>
          <w:tcPr>
            <w:tcW w:w="2381" w:type="dxa"/>
            <w:tcMar>
              <w:top w:w="56" w:type="dxa"/>
              <w:left w:w="56" w:type="dxa"/>
              <w:bottom w:w="56" w:type="dxa"/>
              <w:right w:w="56" w:type="dxa"/>
            </w:tcMar>
            <w:tcPrChange w:id="57" w:author="Birger Kidmose" w:date="2026-08-06T09:10:00Z" w16du:dateUtc="2026-08-06T07:10:00Z">
              <w:tcPr>
                <w:tcW w:w="2381" w:type="dxa"/>
                <w:tcMar>
                  <w:top w:w="56" w:type="dxa"/>
                  <w:left w:w="56" w:type="dxa"/>
                  <w:bottom w:w="56" w:type="dxa"/>
                  <w:right w:w="56" w:type="dxa"/>
                </w:tcMar>
              </w:tcPr>
            </w:tcPrChange>
          </w:tcPr>
          <w:p w14:paraId="4174FCFA" w14:textId="77777777" w:rsidR="006C620E" w:rsidRDefault="006C620E">
            <w:pPr>
              <w:widowControl w:val="0"/>
              <w:spacing w:after="0" w:line="240" w:lineRule="auto"/>
            </w:pPr>
            <w:r>
              <w:t>Id</w:t>
            </w:r>
          </w:p>
        </w:tc>
        <w:tc>
          <w:tcPr>
            <w:tcW w:w="7260" w:type="dxa"/>
            <w:tcMar>
              <w:top w:w="56" w:type="dxa"/>
              <w:left w:w="56" w:type="dxa"/>
              <w:bottom w:w="56" w:type="dxa"/>
              <w:right w:w="56" w:type="dxa"/>
            </w:tcMar>
            <w:tcPrChange w:id="58" w:author="Birger Kidmose" w:date="2026-08-06T09:10:00Z" w16du:dateUtc="2026-08-06T07:10:00Z">
              <w:tcPr>
                <w:tcW w:w="7260" w:type="dxa"/>
                <w:tcMar>
                  <w:top w:w="56" w:type="dxa"/>
                  <w:left w:w="56" w:type="dxa"/>
                  <w:bottom w:w="56" w:type="dxa"/>
                  <w:right w:w="56" w:type="dxa"/>
                </w:tcMar>
              </w:tcPr>
            </w:tcPrChange>
          </w:tcPr>
          <w:p w14:paraId="4019DCF6" w14:textId="77777777" w:rsidR="006C620E" w:rsidRDefault="006C620E">
            <w:pPr>
              <w:widowControl w:val="0"/>
              <w:spacing w:after="0" w:line="240" w:lineRule="auto"/>
            </w:pPr>
            <w:r>
              <w:t>Teknisk nøgle</w:t>
            </w:r>
          </w:p>
        </w:tc>
      </w:tr>
      <w:tr w:rsidR="006C620E" w14:paraId="395CD126" w14:textId="77777777" w:rsidTr="5998574F">
        <w:tc>
          <w:tcPr>
            <w:tcW w:w="2381" w:type="dxa"/>
            <w:tcMar>
              <w:top w:w="56" w:type="dxa"/>
              <w:left w:w="56" w:type="dxa"/>
              <w:bottom w:w="56" w:type="dxa"/>
              <w:right w:w="56" w:type="dxa"/>
            </w:tcMar>
            <w:tcPrChange w:id="59" w:author="Birger Kidmose" w:date="2026-08-06T09:10:00Z" w16du:dateUtc="2026-08-06T07:10:00Z">
              <w:tcPr>
                <w:tcW w:w="2381" w:type="dxa"/>
                <w:tcMar>
                  <w:top w:w="56" w:type="dxa"/>
                  <w:left w:w="56" w:type="dxa"/>
                  <w:bottom w:w="56" w:type="dxa"/>
                  <w:right w:w="56" w:type="dxa"/>
                </w:tcMar>
              </w:tcPr>
            </w:tcPrChange>
          </w:tcPr>
          <w:p w14:paraId="6A3C3A20" w14:textId="77777777" w:rsidR="006C620E" w:rsidRDefault="006C620E">
            <w:pPr>
              <w:widowControl w:val="0"/>
              <w:spacing w:after="0" w:line="240" w:lineRule="auto"/>
            </w:pPr>
            <w:r>
              <w:t>Autorisationsnummer</w:t>
            </w:r>
          </w:p>
        </w:tc>
        <w:tc>
          <w:tcPr>
            <w:tcW w:w="7260" w:type="dxa"/>
            <w:tcMar>
              <w:top w:w="56" w:type="dxa"/>
              <w:left w:w="56" w:type="dxa"/>
              <w:bottom w:w="56" w:type="dxa"/>
              <w:right w:w="56" w:type="dxa"/>
            </w:tcMar>
            <w:tcPrChange w:id="60" w:author="Birger Kidmose" w:date="2026-08-06T09:10:00Z" w16du:dateUtc="2026-08-06T07:10:00Z">
              <w:tcPr>
                <w:tcW w:w="7260" w:type="dxa"/>
                <w:tcMar>
                  <w:top w:w="56" w:type="dxa"/>
                  <w:left w:w="56" w:type="dxa"/>
                  <w:bottom w:w="56" w:type="dxa"/>
                  <w:right w:w="56" w:type="dxa"/>
                </w:tcMar>
              </w:tcPr>
            </w:tcPrChange>
          </w:tcPr>
          <w:p w14:paraId="238ED3B7" w14:textId="77777777" w:rsidR="006C620E" w:rsidRDefault="006C620E">
            <w:pPr>
              <w:spacing w:after="0" w:line="240" w:lineRule="auto"/>
              <w:rPr>
                <w:shd w:val="clear" w:color="auto" w:fill="F4CCCC"/>
              </w:rPr>
            </w:pPr>
            <w:r>
              <w:t>Dyrlægens autorisationsnummer (§ 43)</w:t>
            </w:r>
          </w:p>
        </w:tc>
      </w:tr>
      <w:tr w:rsidR="006C620E" w14:paraId="28E621F7" w14:textId="77777777" w:rsidTr="5998574F">
        <w:tc>
          <w:tcPr>
            <w:tcW w:w="2381" w:type="dxa"/>
            <w:tcMar>
              <w:top w:w="56" w:type="dxa"/>
              <w:left w:w="56" w:type="dxa"/>
              <w:bottom w:w="56" w:type="dxa"/>
              <w:right w:w="56" w:type="dxa"/>
            </w:tcMar>
            <w:tcPrChange w:id="61" w:author="Birger Kidmose" w:date="2026-08-06T09:10:00Z" w16du:dateUtc="2026-08-06T07:10:00Z">
              <w:tcPr>
                <w:tcW w:w="2381" w:type="dxa"/>
                <w:tcMar>
                  <w:top w:w="56" w:type="dxa"/>
                  <w:left w:w="56" w:type="dxa"/>
                  <w:bottom w:w="56" w:type="dxa"/>
                  <w:right w:w="56" w:type="dxa"/>
                </w:tcMar>
              </w:tcPr>
            </w:tcPrChange>
          </w:tcPr>
          <w:p w14:paraId="38D06517" w14:textId="77777777" w:rsidR="006C620E" w:rsidRDefault="006C620E">
            <w:pPr>
              <w:widowControl w:val="0"/>
              <w:spacing w:after="0" w:line="240" w:lineRule="auto"/>
            </w:pPr>
            <w:r>
              <w:t>CPR-nummer</w:t>
            </w:r>
          </w:p>
        </w:tc>
        <w:tc>
          <w:tcPr>
            <w:tcW w:w="7260" w:type="dxa"/>
            <w:tcMar>
              <w:top w:w="56" w:type="dxa"/>
              <w:left w:w="56" w:type="dxa"/>
              <w:bottom w:w="56" w:type="dxa"/>
              <w:right w:w="56" w:type="dxa"/>
            </w:tcMar>
            <w:tcPrChange w:id="62" w:author="Birger Kidmose" w:date="2026-08-06T09:10:00Z" w16du:dateUtc="2026-08-06T07:10:00Z">
              <w:tcPr>
                <w:tcW w:w="7260" w:type="dxa"/>
                <w:tcMar>
                  <w:top w:w="56" w:type="dxa"/>
                  <w:left w:w="56" w:type="dxa"/>
                  <w:bottom w:w="56" w:type="dxa"/>
                  <w:right w:w="56" w:type="dxa"/>
                </w:tcMar>
              </w:tcPr>
            </w:tcPrChange>
          </w:tcPr>
          <w:p w14:paraId="2DC2E55E" w14:textId="61C05CEC" w:rsidR="006C620E" w:rsidRPr="00876D32" w:rsidRDefault="006C620E">
            <w:pPr>
              <w:spacing w:after="0" w:line="240" w:lineRule="auto"/>
            </w:pPr>
            <w:r w:rsidRPr="00876D32">
              <w:t xml:space="preserve">Skal bruges til at validere certifikat, udstilles ikke til eksterne anvendere ud over </w:t>
            </w:r>
            <w:r w:rsidR="00BE3A82">
              <w:t>DVR-løsningen</w:t>
            </w:r>
            <w:r w:rsidRPr="00876D32">
              <w:t>. Obligatorisk.</w:t>
            </w:r>
          </w:p>
        </w:tc>
      </w:tr>
      <w:tr w:rsidR="006C620E" w14:paraId="23D89B2E" w14:textId="77777777" w:rsidTr="5998574F">
        <w:tc>
          <w:tcPr>
            <w:tcW w:w="2381" w:type="dxa"/>
            <w:tcMar>
              <w:top w:w="56" w:type="dxa"/>
              <w:left w:w="56" w:type="dxa"/>
              <w:bottom w:w="56" w:type="dxa"/>
              <w:right w:w="56" w:type="dxa"/>
            </w:tcMar>
            <w:tcPrChange w:id="63" w:author="Birger Kidmose" w:date="2026-08-06T09:10:00Z" w16du:dateUtc="2026-08-06T07:10:00Z">
              <w:tcPr>
                <w:tcW w:w="2381" w:type="dxa"/>
                <w:tcMar>
                  <w:top w:w="56" w:type="dxa"/>
                  <w:left w:w="56" w:type="dxa"/>
                  <w:bottom w:w="56" w:type="dxa"/>
                  <w:right w:w="56" w:type="dxa"/>
                </w:tcMar>
              </w:tcPr>
            </w:tcPrChange>
          </w:tcPr>
          <w:p w14:paraId="1FB1B9E7" w14:textId="77777777" w:rsidR="006C620E" w:rsidRDefault="006C620E">
            <w:pPr>
              <w:widowControl w:val="0"/>
              <w:spacing w:after="0" w:line="240" w:lineRule="auto"/>
            </w:pPr>
            <w:r>
              <w:t>Navn</w:t>
            </w:r>
          </w:p>
        </w:tc>
        <w:tc>
          <w:tcPr>
            <w:tcW w:w="7260" w:type="dxa"/>
            <w:tcMar>
              <w:top w:w="56" w:type="dxa"/>
              <w:left w:w="56" w:type="dxa"/>
              <w:bottom w:w="56" w:type="dxa"/>
              <w:right w:w="56" w:type="dxa"/>
            </w:tcMar>
            <w:tcPrChange w:id="64" w:author="Birger Kidmose" w:date="2026-08-06T09:10:00Z" w16du:dateUtc="2026-08-06T07:10:00Z">
              <w:tcPr>
                <w:tcW w:w="7260" w:type="dxa"/>
                <w:tcMar>
                  <w:top w:w="56" w:type="dxa"/>
                  <w:left w:w="56" w:type="dxa"/>
                  <w:bottom w:w="56" w:type="dxa"/>
                  <w:right w:w="56" w:type="dxa"/>
                </w:tcMar>
              </w:tcPr>
            </w:tcPrChange>
          </w:tcPr>
          <w:p w14:paraId="00359D1A" w14:textId="77777777" w:rsidR="006C620E" w:rsidRDefault="006C620E">
            <w:pPr>
              <w:widowControl w:val="0"/>
              <w:spacing w:after="0" w:line="240" w:lineRule="auto"/>
            </w:pPr>
            <w:r>
              <w:t>Obligatorisk streng  (§ 43)</w:t>
            </w:r>
          </w:p>
        </w:tc>
      </w:tr>
      <w:tr w:rsidR="006C620E" w14:paraId="26C07A22" w14:textId="77777777" w:rsidTr="5998574F">
        <w:tc>
          <w:tcPr>
            <w:tcW w:w="2381" w:type="dxa"/>
            <w:tcMar>
              <w:top w:w="56" w:type="dxa"/>
              <w:left w:w="56" w:type="dxa"/>
              <w:bottom w:w="56" w:type="dxa"/>
              <w:right w:w="56" w:type="dxa"/>
            </w:tcMar>
            <w:tcPrChange w:id="65" w:author="Birger Kidmose" w:date="2026-08-06T09:10:00Z" w16du:dateUtc="2026-08-06T07:10:00Z">
              <w:tcPr>
                <w:tcW w:w="2381" w:type="dxa"/>
                <w:tcMar>
                  <w:top w:w="56" w:type="dxa"/>
                  <w:left w:w="56" w:type="dxa"/>
                  <w:bottom w:w="56" w:type="dxa"/>
                  <w:right w:w="56" w:type="dxa"/>
                </w:tcMar>
              </w:tcPr>
            </w:tcPrChange>
          </w:tcPr>
          <w:p w14:paraId="47C5F80C" w14:textId="77777777" w:rsidR="006C620E" w:rsidRDefault="006C620E">
            <w:pPr>
              <w:widowControl w:val="0"/>
              <w:spacing w:after="0" w:line="240" w:lineRule="auto"/>
            </w:pPr>
            <w:r>
              <w:t>Telefonnummer</w:t>
            </w:r>
          </w:p>
        </w:tc>
        <w:tc>
          <w:tcPr>
            <w:tcW w:w="7260" w:type="dxa"/>
            <w:tcMar>
              <w:top w:w="56" w:type="dxa"/>
              <w:left w:w="56" w:type="dxa"/>
              <w:bottom w:w="56" w:type="dxa"/>
              <w:right w:w="56" w:type="dxa"/>
            </w:tcMar>
            <w:tcPrChange w:id="66" w:author="Birger Kidmose" w:date="2026-08-06T09:10:00Z" w16du:dateUtc="2026-08-06T07:10:00Z">
              <w:tcPr>
                <w:tcW w:w="7260" w:type="dxa"/>
                <w:tcMar>
                  <w:top w:w="56" w:type="dxa"/>
                  <w:left w:w="56" w:type="dxa"/>
                  <w:bottom w:w="56" w:type="dxa"/>
                  <w:right w:w="56" w:type="dxa"/>
                </w:tcMar>
              </w:tcPr>
            </w:tcPrChange>
          </w:tcPr>
          <w:p w14:paraId="10C9BF67" w14:textId="77777777" w:rsidR="006C620E" w:rsidRDefault="006C620E">
            <w:pPr>
              <w:widowControl w:val="0"/>
              <w:spacing w:after="0" w:line="240" w:lineRule="auto"/>
            </w:pPr>
            <w:r>
              <w:t>Dyrlægens telefonnummer (§ 43)</w:t>
            </w:r>
          </w:p>
        </w:tc>
      </w:tr>
      <w:tr w:rsidR="00AF3F82" w14:paraId="7BBE7153" w14:textId="77777777" w:rsidTr="5998574F">
        <w:tc>
          <w:tcPr>
            <w:tcW w:w="2381" w:type="dxa"/>
            <w:tcMar>
              <w:top w:w="56" w:type="dxa"/>
              <w:left w:w="56" w:type="dxa"/>
              <w:bottom w:w="56" w:type="dxa"/>
              <w:right w:w="56" w:type="dxa"/>
            </w:tcMar>
            <w:tcPrChange w:id="67" w:author="Birger Kidmose" w:date="2026-08-06T09:10:00Z" w16du:dateUtc="2026-08-06T07:10:00Z">
              <w:tcPr>
                <w:tcW w:w="2381" w:type="dxa"/>
                <w:tcMar>
                  <w:top w:w="56" w:type="dxa"/>
                  <w:left w:w="56" w:type="dxa"/>
                  <w:bottom w:w="56" w:type="dxa"/>
                  <w:right w:w="56" w:type="dxa"/>
                </w:tcMar>
              </w:tcPr>
            </w:tcPrChange>
          </w:tcPr>
          <w:p w14:paraId="3519D39A" w14:textId="096FC672" w:rsidR="00AF3F82" w:rsidRDefault="00AF3F82" w:rsidP="00AF3F82">
            <w:pPr>
              <w:widowControl w:val="0"/>
              <w:spacing w:after="0" w:line="240" w:lineRule="auto"/>
            </w:pPr>
            <w:r>
              <w:t>Email</w:t>
            </w:r>
          </w:p>
        </w:tc>
        <w:tc>
          <w:tcPr>
            <w:tcW w:w="7260" w:type="dxa"/>
            <w:tcMar>
              <w:top w:w="56" w:type="dxa"/>
              <w:left w:w="56" w:type="dxa"/>
              <w:bottom w:w="56" w:type="dxa"/>
              <w:right w:w="56" w:type="dxa"/>
            </w:tcMar>
            <w:tcPrChange w:id="68" w:author="Birger Kidmose" w:date="2026-08-06T09:10:00Z" w16du:dateUtc="2026-08-06T07:10:00Z">
              <w:tcPr>
                <w:tcW w:w="7260" w:type="dxa"/>
                <w:tcMar>
                  <w:top w:w="56" w:type="dxa"/>
                  <w:left w:w="56" w:type="dxa"/>
                  <w:bottom w:w="56" w:type="dxa"/>
                  <w:right w:w="56" w:type="dxa"/>
                </w:tcMar>
              </w:tcPr>
            </w:tcPrChange>
          </w:tcPr>
          <w:p w14:paraId="3AD796BC" w14:textId="04C964CC" w:rsidR="00AF3F82" w:rsidRDefault="00AF3F82" w:rsidP="00AF3F82">
            <w:pPr>
              <w:widowControl w:val="0"/>
              <w:spacing w:after="0" w:line="240" w:lineRule="auto"/>
            </w:pPr>
            <w:r>
              <w:t>Dyrlægens email adresse</w:t>
            </w:r>
          </w:p>
        </w:tc>
      </w:tr>
      <w:tr w:rsidR="000A6515" w14:paraId="34BF2DFB" w14:textId="77777777" w:rsidTr="5998574F">
        <w:tc>
          <w:tcPr>
            <w:tcW w:w="2381" w:type="dxa"/>
            <w:tcMar>
              <w:top w:w="56" w:type="dxa"/>
              <w:left w:w="56" w:type="dxa"/>
              <w:bottom w:w="56" w:type="dxa"/>
              <w:right w:w="56" w:type="dxa"/>
            </w:tcMar>
            <w:tcPrChange w:id="69" w:author="Birger Kidmose" w:date="2026-08-06T09:10:00Z" w16du:dateUtc="2026-08-06T07:10:00Z">
              <w:tcPr>
                <w:tcW w:w="2381" w:type="dxa"/>
                <w:tcMar>
                  <w:top w:w="56" w:type="dxa"/>
                  <w:left w:w="56" w:type="dxa"/>
                  <w:bottom w:w="56" w:type="dxa"/>
                  <w:right w:w="56" w:type="dxa"/>
                </w:tcMar>
              </w:tcPr>
            </w:tcPrChange>
          </w:tcPr>
          <w:p w14:paraId="4B5411F4" w14:textId="44492E4E" w:rsidR="000A6515" w:rsidRDefault="2EA885A1" w:rsidP="00AF3F82">
            <w:pPr>
              <w:widowControl w:val="0"/>
              <w:spacing w:after="0" w:line="240" w:lineRule="auto"/>
            </w:pPr>
            <w:r>
              <w:t>Navne- og adressebeskyttelse</w:t>
            </w:r>
            <w:r w:rsidR="4149E6A5">
              <w:t>start</w:t>
            </w:r>
          </w:p>
        </w:tc>
        <w:tc>
          <w:tcPr>
            <w:tcW w:w="7260" w:type="dxa"/>
            <w:tcMar>
              <w:top w:w="56" w:type="dxa"/>
              <w:left w:w="56" w:type="dxa"/>
              <w:bottom w:w="56" w:type="dxa"/>
              <w:right w:w="56" w:type="dxa"/>
            </w:tcMar>
            <w:tcPrChange w:id="70" w:author="Birger Kidmose" w:date="2026-08-06T09:10:00Z" w16du:dateUtc="2026-08-06T07:10:00Z">
              <w:tcPr>
                <w:tcW w:w="7260" w:type="dxa"/>
                <w:tcMar>
                  <w:top w:w="56" w:type="dxa"/>
                  <w:left w:w="56" w:type="dxa"/>
                  <w:bottom w:w="56" w:type="dxa"/>
                  <w:right w:w="56" w:type="dxa"/>
                </w:tcMar>
              </w:tcPr>
            </w:tcPrChange>
          </w:tcPr>
          <w:p w14:paraId="5022F87A" w14:textId="77777777" w:rsidR="000A6515" w:rsidRDefault="000A6515" w:rsidP="00AF3F82">
            <w:pPr>
              <w:widowControl w:val="0"/>
              <w:spacing w:after="0" w:line="240" w:lineRule="auto"/>
            </w:pPr>
            <w:r>
              <w:t xml:space="preserve">Startdato for dyrlægens navne- og adressebeskyttelse. </w:t>
            </w:r>
          </w:p>
          <w:p w14:paraId="73418CB0" w14:textId="5A9621E9" w:rsidR="000A6515" w:rsidRPr="00423D3E" w:rsidRDefault="2EA885A1" w:rsidP="00AF3F82">
            <w:pPr>
              <w:widowControl w:val="0"/>
              <w:spacing w:after="0" w:line="240" w:lineRule="auto"/>
              <w:rPr>
                <w:lang w:val="da-DK"/>
              </w:rPr>
            </w:pPr>
            <w:r w:rsidRPr="5998574F">
              <w:rPr>
                <w:lang w:val="da-DK"/>
              </w:rPr>
              <w:t xml:space="preserve">Tom felt er udtryk for at dyrlægen ikke har </w:t>
            </w:r>
            <w:r>
              <w:t xml:space="preserve">navne- og adressebeskyttelse. </w:t>
            </w:r>
          </w:p>
        </w:tc>
      </w:tr>
      <w:tr w:rsidR="00966837" w14:paraId="74015CB3" w14:textId="77777777" w:rsidTr="5998574F">
        <w:tc>
          <w:tcPr>
            <w:tcW w:w="2381" w:type="dxa"/>
            <w:tcMar>
              <w:top w:w="56" w:type="dxa"/>
              <w:left w:w="56" w:type="dxa"/>
              <w:bottom w:w="56" w:type="dxa"/>
              <w:right w:w="56" w:type="dxa"/>
            </w:tcMar>
            <w:tcPrChange w:id="71" w:author="Birger Kidmose" w:date="2026-08-06T09:10:00Z" w16du:dateUtc="2026-08-06T07:10:00Z">
              <w:tcPr>
                <w:tcW w:w="2381" w:type="dxa"/>
                <w:tcMar>
                  <w:top w:w="56" w:type="dxa"/>
                  <w:left w:w="56" w:type="dxa"/>
                  <w:bottom w:w="56" w:type="dxa"/>
                  <w:right w:w="56" w:type="dxa"/>
                </w:tcMar>
              </w:tcPr>
            </w:tcPrChange>
          </w:tcPr>
          <w:p w14:paraId="6FDDBD72" w14:textId="5946D737" w:rsidR="00966837" w:rsidRDefault="51D03B0F" w:rsidP="00AF3F82">
            <w:pPr>
              <w:widowControl w:val="0"/>
              <w:spacing w:after="0" w:line="240" w:lineRule="auto"/>
            </w:pPr>
            <w:r>
              <w:t>Autorisationsstatus</w:t>
            </w:r>
          </w:p>
        </w:tc>
        <w:tc>
          <w:tcPr>
            <w:tcW w:w="7260" w:type="dxa"/>
            <w:tcMar>
              <w:top w:w="56" w:type="dxa"/>
              <w:left w:w="56" w:type="dxa"/>
              <w:bottom w:w="56" w:type="dxa"/>
              <w:right w:w="56" w:type="dxa"/>
            </w:tcMar>
            <w:tcPrChange w:id="72" w:author="Birger Kidmose" w:date="2026-08-06T09:10:00Z" w16du:dateUtc="2026-08-06T07:10:00Z">
              <w:tcPr>
                <w:tcW w:w="7260" w:type="dxa"/>
                <w:tcMar>
                  <w:top w:w="56" w:type="dxa"/>
                  <w:left w:w="56" w:type="dxa"/>
                  <w:bottom w:w="56" w:type="dxa"/>
                  <w:right w:w="56" w:type="dxa"/>
                </w:tcMar>
              </w:tcPr>
            </w:tcPrChange>
          </w:tcPr>
          <w:p w14:paraId="28B99E79" w14:textId="0DA10DE2" w:rsidR="00966837" w:rsidRDefault="51D03B0F" w:rsidP="00AF3F82">
            <w:pPr>
              <w:widowControl w:val="0"/>
              <w:spacing w:after="0" w:line="240" w:lineRule="auto"/>
            </w:pPr>
            <w:r>
              <w:t>Dyrlægens autorisationsstatus. Kan antage værdierne ”Fuld” eller ”Begrænset”</w:t>
            </w:r>
          </w:p>
        </w:tc>
      </w:tr>
      <w:tr w:rsidR="00BF616F" w14:paraId="3B2725EA" w14:textId="77777777">
        <w:trPr>
          <w:del w:id="73" w:author="Birger Kidmose" w:date="2026-08-06T09:10:00Z" w16du:dateUtc="2026-08-06T07:10:00Z"/>
        </w:trPr>
        <w:tc>
          <w:tcPr>
            <w:tcW w:w="2381" w:type="dxa"/>
            <w:tcMar>
              <w:top w:w="56" w:type="dxa"/>
              <w:left w:w="56" w:type="dxa"/>
              <w:bottom w:w="56" w:type="dxa"/>
              <w:right w:w="56" w:type="dxa"/>
            </w:tcMar>
          </w:tcPr>
          <w:p w14:paraId="6D4F244F" w14:textId="77777777" w:rsidR="00BF616F" w:rsidRDefault="00BF616F" w:rsidP="00AF3F82">
            <w:pPr>
              <w:widowControl w:val="0"/>
              <w:spacing w:after="0" w:line="240" w:lineRule="auto"/>
              <w:rPr>
                <w:del w:id="74" w:author="Birger Kidmose" w:date="2026-08-06T09:10:00Z" w16du:dateUtc="2026-08-06T07:10:00Z"/>
              </w:rPr>
            </w:pPr>
          </w:p>
        </w:tc>
        <w:tc>
          <w:tcPr>
            <w:tcW w:w="7260" w:type="dxa"/>
            <w:tcMar>
              <w:top w:w="56" w:type="dxa"/>
              <w:left w:w="56" w:type="dxa"/>
              <w:bottom w:w="56" w:type="dxa"/>
              <w:right w:w="56" w:type="dxa"/>
            </w:tcMar>
          </w:tcPr>
          <w:p w14:paraId="1030CCA2" w14:textId="77777777" w:rsidR="00BF616F" w:rsidRDefault="00BF616F" w:rsidP="00AF3F82">
            <w:pPr>
              <w:widowControl w:val="0"/>
              <w:spacing w:after="0" w:line="240" w:lineRule="auto"/>
              <w:rPr>
                <w:del w:id="75" w:author="Birger Kidmose" w:date="2026-08-06T09:10:00Z" w16du:dateUtc="2026-08-06T07:10:00Z"/>
              </w:rPr>
            </w:pPr>
          </w:p>
        </w:tc>
      </w:tr>
      <w:tr w:rsidR="00BF616F" w14:paraId="156D26BA" w14:textId="77777777" w:rsidTr="5998574F">
        <w:tc>
          <w:tcPr>
            <w:tcW w:w="2381" w:type="dxa"/>
            <w:tcMar>
              <w:top w:w="56" w:type="dxa"/>
              <w:left w:w="56" w:type="dxa"/>
              <w:bottom w:w="56" w:type="dxa"/>
              <w:right w:w="56" w:type="dxa"/>
            </w:tcMar>
            <w:tcPrChange w:id="76" w:author="Birger Kidmose" w:date="2026-08-06T09:10:00Z" w16du:dateUtc="2026-08-06T07:10:00Z">
              <w:tcPr>
                <w:tcW w:w="2381" w:type="dxa"/>
                <w:tcMar>
                  <w:top w:w="56" w:type="dxa"/>
                  <w:left w:w="56" w:type="dxa"/>
                  <w:bottom w:w="56" w:type="dxa"/>
                  <w:right w:w="56" w:type="dxa"/>
                </w:tcMar>
              </w:tcPr>
            </w:tcPrChange>
          </w:tcPr>
          <w:p w14:paraId="07EFC744" w14:textId="77777777" w:rsidR="00BF616F" w:rsidRDefault="00BF616F" w:rsidP="00BF616F">
            <w:pPr>
              <w:widowControl w:val="0"/>
              <w:spacing w:after="0" w:line="240" w:lineRule="auto"/>
            </w:pPr>
            <w:r>
              <w:t>Gældende fra</w:t>
            </w:r>
          </w:p>
        </w:tc>
        <w:tc>
          <w:tcPr>
            <w:tcW w:w="7260" w:type="dxa"/>
            <w:tcMar>
              <w:top w:w="56" w:type="dxa"/>
              <w:left w:w="56" w:type="dxa"/>
              <w:bottom w:w="56" w:type="dxa"/>
              <w:right w:w="56" w:type="dxa"/>
            </w:tcMar>
            <w:tcPrChange w:id="77" w:author="Birger Kidmose" w:date="2026-08-06T09:10:00Z" w16du:dateUtc="2026-08-06T07:10:00Z">
              <w:tcPr>
                <w:tcW w:w="7260" w:type="dxa"/>
                <w:tcMar>
                  <w:top w:w="56" w:type="dxa"/>
                  <w:left w:w="56" w:type="dxa"/>
                  <w:bottom w:w="56" w:type="dxa"/>
                  <w:right w:w="56" w:type="dxa"/>
                </w:tcMar>
              </w:tcPr>
            </w:tcPrChange>
          </w:tcPr>
          <w:p w14:paraId="14BC4343" w14:textId="77777777" w:rsidR="00BF616F" w:rsidRPr="00876D32" w:rsidRDefault="00BF616F" w:rsidP="00BF616F">
            <w:pPr>
              <w:widowControl w:val="0"/>
              <w:spacing w:after="0" w:line="240" w:lineRule="auto"/>
            </w:pPr>
            <w:r w:rsidRPr="00876D32">
              <w:t>Dato og tid til versionering</w:t>
            </w:r>
          </w:p>
        </w:tc>
      </w:tr>
      <w:tr w:rsidR="00BF616F" w14:paraId="0213CC26" w14:textId="77777777" w:rsidTr="5998574F">
        <w:tc>
          <w:tcPr>
            <w:tcW w:w="2381" w:type="dxa"/>
            <w:tcMar>
              <w:top w:w="56" w:type="dxa"/>
              <w:left w:w="56" w:type="dxa"/>
              <w:bottom w:w="56" w:type="dxa"/>
              <w:right w:w="56" w:type="dxa"/>
            </w:tcMar>
            <w:tcPrChange w:id="78" w:author="Birger Kidmose" w:date="2026-08-06T09:10:00Z" w16du:dateUtc="2026-08-06T07:10:00Z">
              <w:tcPr>
                <w:tcW w:w="2381" w:type="dxa"/>
                <w:tcMar>
                  <w:top w:w="56" w:type="dxa"/>
                  <w:left w:w="56" w:type="dxa"/>
                  <w:bottom w:w="56" w:type="dxa"/>
                  <w:right w:w="56" w:type="dxa"/>
                </w:tcMar>
              </w:tcPr>
            </w:tcPrChange>
          </w:tcPr>
          <w:p w14:paraId="177368B1" w14:textId="77777777" w:rsidR="00BF616F" w:rsidRDefault="00BF616F" w:rsidP="00BF616F">
            <w:pPr>
              <w:widowControl w:val="0"/>
              <w:spacing w:after="0" w:line="240" w:lineRule="auto"/>
            </w:pPr>
            <w:r>
              <w:t>Gældende til</w:t>
            </w:r>
          </w:p>
        </w:tc>
        <w:tc>
          <w:tcPr>
            <w:tcW w:w="7260" w:type="dxa"/>
            <w:tcMar>
              <w:top w:w="56" w:type="dxa"/>
              <w:left w:w="56" w:type="dxa"/>
              <w:bottom w:w="56" w:type="dxa"/>
              <w:right w:w="56" w:type="dxa"/>
            </w:tcMar>
            <w:tcPrChange w:id="79" w:author="Birger Kidmose" w:date="2026-08-06T09:10:00Z" w16du:dateUtc="2026-08-06T07:10:00Z">
              <w:tcPr>
                <w:tcW w:w="7260" w:type="dxa"/>
                <w:tcMar>
                  <w:top w:w="56" w:type="dxa"/>
                  <w:left w:w="56" w:type="dxa"/>
                  <w:bottom w:w="56" w:type="dxa"/>
                  <w:right w:w="56" w:type="dxa"/>
                </w:tcMar>
              </w:tcPr>
            </w:tcPrChange>
          </w:tcPr>
          <w:p w14:paraId="41840DD7" w14:textId="77777777" w:rsidR="00BF616F" w:rsidRPr="00876D32" w:rsidRDefault="00BF616F" w:rsidP="00BF616F">
            <w:pPr>
              <w:widowControl w:val="0"/>
              <w:spacing w:after="0" w:line="240" w:lineRule="auto"/>
            </w:pPr>
            <w:r w:rsidRPr="00876D32">
              <w:t>Dato og tid til versionering</w:t>
            </w:r>
          </w:p>
        </w:tc>
      </w:tr>
    </w:tbl>
    <w:p w14:paraId="1D282D23" w14:textId="51C8EE56" w:rsidR="006C620E" w:rsidRPr="00876D32" w:rsidRDefault="006C620E" w:rsidP="006C620E">
      <w:pPr>
        <w:pStyle w:val="Heading3"/>
      </w:pPr>
      <w:bookmarkStart w:id="80" w:name="_3.1.2_-_Ordinationsret"/>
      <w:bookmarkStart w:id="81" w:name="_Toc231991091"/>
      <w:bookmarkEnd w:id="80"/>
      <w:r>
        <w:t xml:space="preserve">3.1.2 - </w:t>
      </w:r>
      <w:r w:rsidR="005770A2">
        <w:t>O</w:t>
      </w:r>
      <w:r>
        <w:t>rdinationsret</w:t>
      </w:r>
      <w:bookmarkEnd w:id="81"/>
    </w:p>
    <w:p w14:paraId="6230AA99" w14:textId="3BEBE6E8" w:rsidR="006C620E" w:rsidRDefault="006C620E" w:rsidP="00423D3E">
      <w:r w:rsidRPr="00876D32">
        <w:t xml:space="preserve">Datasættet indeholder </w:t>
      </w:r>
      <w:r w:rsidR="00543634">
        <w:t xml:space="preserve">information om evt. begrænsninger i dyrlægens ordinationsret. </w:t>
      </w:r>
      <w:r>
        <w:t xml:space="preserve"> </w:t>
      </w:r>
    </w:p>
    <w:tbl>
      <w:tblPr>
        <w:tblStyle w:val="a2"/>
        <w:tblW w:w="96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82" w:author="Birger Kidmose" w:date="2026-08-06T09:10:00Z" w16du:dateUtc="2026-08-06T07:10:00Z">
          <w:tblPr>
            <w:tblW w:w="96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2381"/>
        <w:gridCol w:w="7260"/>
        <w:tblGridChange w:id="83">
          <w:tblGrid>
            <w:gridCol w:w="2381"/>
            <w:gridCol w:w="7260"/>
          </w:tblGrid>
        </w:tblGridChange>
      </w:tblGrid>
      <w:tr w:rsidR="006C620E" w14:paraId="244C2FAA" w14:textId="77777777" w:rsidTr="00D21AAC">
        <w:trPr>
          <w:trHeight w:val="420"/>
          <w:trPrChange w:id="84" w:author="Birger Kidmose" w:date="2026-08-06T09:10:00Z" w16du:dateUtc="2026-08-06T07:10:00Z">
            <w:trPr>
              <w:trHeight w:val="420"/>
            </w:trPr>
          </w:trPrChange>
        </w:trPr>
        <w:tc>
          <w:tcPr>
            <w:tcW w:w="9641" w:type="dxa"/>
            <w:gridSpan w:val="2"/>
            <w:shd w:val="clear" w:color="auto" w:fill="BFBFBF" w:themeFill="background1" w:themeFillShade="BF"/>
            <w:tcMar>
              <w:top w:w="56" w:type="dxa"/>
              <w:left w:w="56" w:type="dxa"/>
              <w:bottom w:w="56" w:type="dxa"/>
              <w:right w:w="56" w:type="dxa"/>
            </w:tcMar>
            <w:tcPrChange w:id="85" w:author="Birger Kidmose" w:date="2026-08-06T09:10:00Z" w16du:dateUtc="2026-08-06T07:10:00Z">
              <w:tcPr>
                <w:tcW w:w="9641" w:type="dxa"/>
                <w:gridSpan w:val="2"/>
                <w:shd w:val="clear" w:color="auto" w:fill="BFBFBF" w:themeFill="background1" w:themeFillShade="BF"/>
                <w:tcMar>
                  <w:top w:w="56" w:type="dxa"/>
                  <w:left w:w="56" w:type="dxa"/>
                  <w:bottom w:w="56" w:type="dxa"/>
                  <w:right w:w="56" w:type="dxa"/>
                </w:tcMar>
              </w:tcPr>
            </w:tcPrChange>
          </w:tcPr>
          <w:p w14:paraId="000D9650" w14:textId="77777777" w:rsidR="006C620E" w:rsidRDefault="006C620E">
            <w:pPr>
              <w:widowControl w:val="0"/>
              <w:spacing w:after="0" w:line="240" w:lineRule="auto"/>
            </w:pPr>
            <w:r>
              <w:rPr>
                <w:b/>
                <w:bCs/>
              </w:rPr>
              <w:t>Begrænset ordinationsret</w:t>
            </w:r>
          </w:p>
        </w:tc>
      </w:tr>
      <w:tr w:rsidR="006C620E" w14:paraId="1747CFCD" w14:textId="77777777">
        <w:tc>
          <w:tcPr>
            <w:tcW w:w="2381" w:type="dxa"/>
            <w:tcMar>
              <w:top w:w="56" w:type="dxa"/>
              <w:left w:w="56" w:type="dxa"/>
              <w:bottom w:w="56" w:type="dxa"/>
              <w:right w:w="56" w:type="dxa"/>
            </w:tcMar>
            <w:tcPrChange w:id="86" w:author="Birger Kidmose" w:date="2026-08-06T09:10:00Z" w16du:dateUtc="2026-08-06T07:10:00Z">
              <w:tcPr>
                <w:tcW w:w="2381" w:type="dxa"/>
                <w:tcMar>
                  <w:top w:w="56" w:type="dxa"/>
                  <w:left w:w="56" w:type="dxa"/>
                  <w:bottom w:w="56" w:type="dxa"/>
                  <w:right w:w="56" w:type="dxa"/>
                </w:tcMar>
              </w:tcPr>
            </w:tcPrChange>
          </w:tcPr>
          <w:p w14:paraId="19CD53DE" w14:textId="77777777" w:rsidR="006C620E" w:rsidRDefault="006C620E">
            <w:pPr>
              <w:widowControl w:val="0"/>
              <w:spacing w:after="0" w:line="240" w:lineRule="auto"/>
              <w:rPr>
                <w:b/>
                <w:bCs/>
              </w:rPr>
            </w:pPr>
            <w:r>
              <w:rPr>
                <w:b/>
                <w:bCs/>
              </w:rPr>
              <w:t>Attribut</w:t>
            </w:r>
          </w:p>
        </w:tc>
        <w:tc>
          <w:tcPr>
            <w:tcW w:w="7260" w:type="dxa"/>
            <w:tcMar>
              <w:top w:w="56" w:type="dxa"/>
              <w:left w:w="56" w:type="dxa"/>
              <w:bottom w:w="56" w:type="dxa"/>
              <w:right w:w="56" w:type="dxa"/>
            </w:tcMar>
            <w:tcPrChange w:id="87" w:author="Birger Kidmose" w:date="2026-08-06T09:10:00Z" w16du:dateUtc="2026-08-06T07:10:00Z">
              <w:tcPr>
                <w:tcW w:w="7260" w:type="dxa"/>
                <w:tcMar>
                  <w:top w:w="56" w:type="dxa"/>
                  <w:left w:w="56" w:type="dxa"/>
                  <w:bottom w:w="56" w:type="dxa"/>
                  <w:right w:w="56" w:type="dxa"/>
                </w:tcMar>
              </w:tcPr>
            </w:tcPrChange>
          </w:tcPr>
          <w:p w14:paraId="75173B38" w14:textId="77777777" w:rsidR="006C620E" w:rsidRDefault="006C620E">
            <w:pPr>
              <w:widowControl w:val="0"/>
              <w:spacing w:after="0" w:line="240" w:lineRule="auto"/>
              <w:rPr>
                <w:b/>
                <w:bCs/>
              </w:rPr>
            </w:pPr>
            <w:r>
              <w:rPr>
                <w:b/>
                <w:bCs/>
              </w:rPr>
              <w:t>Beskrivelse</w:t>
            </w:r>
          </w:p>
        </w:tc>
      </w:tr>
      <w:tr w:rsidR="006C620E" w14:paraId="1D9C7D17" w14:textId="77777777">
        <w:tc>
          <w:tcPr>
            <w:tcW w:w="2381" w:type="dxa"/>
            <w:tcMar>
              <w:top w:w="56" w:type="dxa"/>
              <w:left w:w="56" w:type="dxa"/>
              <w:bottom w:w="56" w:type="dxa"/>
              <w:right w:w="56" w:type="dxa"/>
            </w:tcMar>
            <w:tcPrChange w:id="88" w:author="Birger Kidmose" w:date="2026-08-06T09:10:00Z" w16du:dateUtc="2026-08-06T07:10:00Z">
              <w:tcPr>
                <w:tcW w:w="2381" w:type="dxa"/>
                <w:tcMar>
                  <w:top w:w="56" w:type="dxa"/>
                  <w:left w:w="56" w:type="dxa"/>
                  <w:bottom w:w="56" w:type="dxa"/>
                  <w:right w:w="56" w:type="dxa"/>
                </w:tcMar>
              </w:tcPr>
            </w:tcPrChange>
          </w:tcPr>
          <w:p w14:paraId="38FBBA13" w14:textId="77777777" w:rsidR="006C620E" w:rsidRDefault="006C620E">
            <w:pPr>
              <w:widowControl w:val="0"/>
              <w:spacing w:after="0" w:line="240" w:lineRule="auto"/>
            </w:pPr>
            <w:r>
              <w:t>Id</w:t>
            </w:r>
          </w:p>
        </w:tc>
        <w:tc>
          <w:tcPr>
            <w:tcW w:w="7260" w:type="dxa"/>
            <w:tcMar>
              <w:top w:w="56" w:type="dxa"/>
              <w:left w:w="56" w:type="dxa"/>
              <w:bottom w:w="56" w:type="dxa"/>
              <w:right w:w="56" w:type="dxa"/>
            </w:tcMar>
            <w:tcPrChange w:id="89" w:author="Birger Kidmose" w:date="2026-08-06T09:10:00Z" w16du:dateUtc="2026-08-06T07:10:00Z">
              <w:tcPr>
                <w:tcW w:w="7260" w:type="dxa"/>
                <w:tcMar>
                  <w:top w:w="56" w:type="dxa"/>
                  <w:left w:w="56" w:type="dxa"/>
                  <w:bottom w:w="56" w:type="dxa"/>
                  <w:right w:w="56" w:type="dxa"/>
                </w:tcMar>
              </w:tcPr>
            </w:tcPrChange>
          </w:tcPr>
          <w:p w14:paraId="2C1E3322" w14:textId="77777777" w:rsidR="006C620E" w:rsidRDefault="006C620E">
            <w:pPr>
              <w:widowControl w:val="0"/>
              <w:spacing w:after="0" w:line="240" w:lineRule="auto"/>
            </w:pPr>
            <w:r>
              <w:t>Teknisk nøgle</w:t>
            </w:r>
          </w:p>
        </w:tc>
      </w:tr>
      <w:tr w:rsidR="006C620E" w14:paraId="03CD2C1B" w14:textId="77777777">
        <w:tc>
          <w:tcPr>
            <w:tcW w:w="2381" w:type="dxa"/>
            <w:tcMar>
              <w:top w:w="56" w:type="dxa"/>
              <w:left w:w="56" w:type="dxa"/>
              <w:bottom w:w="56" w:type="dxa"/>
              <w:right w:w="56" w:type="dxa"/>
            </w:tcMar>
            <w:tcPrChange w:id="90" w:author="Birger Kidmose" w:date="2026-08-06T09:10:00Z" w16du:dateUtc="2026-08-06T07:10:00Z">
              <w:tcPr>
                <w:tcW w:w="2381" w:type="dxa"/>
                <w:tcMar>
                  <w:top w:w="56" w:type="dxa"/>
                  <w:left w:w="56" w:type="dxa"/>
                  <w:bottom w:w="56" w:type="dxa"/>
                  <w:right w:w="56" w:type="dxa"/>
                </w:tcMar>
              </w:tcPr>
            </w:tcPrChange>
          </w:tcPr>
          <w:p w14:paraId="177797C0" w14:textId="77777777" w:rsidR="006C620E" w:rsidRDefault="006C620E">
            <w:pPr>
              <w:widowControl w:val="0"/>
              <w:spacing w:after="0" w:line="240" w:lineRule="auto"/>
            </w:pPr>
            <w:r>
              <w:t>Autorisationsnummer</w:t>
            </w:r>
          </w:p>
        </w:tc>
        <w:tc>
          <w:tcPr>
            <w:tcW w:w="7260" w:type="dxa"/>
            <w:tcMar>
              <w:top w:w="56" w:type="dxa"/>
              <w:left w:w="56" w:type="dxa"/>
              <w:bottom w:w="56" w:type="dxa"/>
              <w:right w:w="56" w:type="dxa"/>
            </w:tcMar>
            <w:tcPrChange w:id="91" w:author="Birger Kidmose" w:date="2026-08-06T09:10:00Z" w16du:dateUtc="2026-08-06T07:10:00Z">
              <w:tcPr>
                <w:tcW w:w="7260" w:type="dxa"/>
                <w:tcMar>
                  <w:top w:w="56" w:type="dxa"/>
                  <w:left w:w="56" w:type="dxa"/>
                  <w:bottom w:w="56" w:type="dxa"/>
                  <w:right w:w="56" w:type="dxa"/>
                </w:tcMar>
              </w:tcPr>
            </w:tcPrChange>
          </w:tcPr>
          <w:p w14:paraId="620563A9" w14:textId="77777777" w:rsidR="006C620E" w:rsidRPr="00876D32" w:rsidRDefault="006C620E">
            <w:pPr>
              <w:widowControl w:val="0"/>
              <w:spacing w:after="0" w:line="240" w:lineRule="auto"/>
            </w:pPr>
            <w:r>
              <w:t>Dyrlægens autorisationsnummer</w:t>
            </w:r>
          </w:p>
        </w:tc>
      </w:tr>
      <w:tr w:rsidR="00966837" w14:paraId="6485F33D" w14:textId="77777777">
        <w:tc>
          <w:tcPr>
            <w:tcW w:w="2381" w:type="dxa"/>
            <w:tcMar>
              <w:top w:w="56" w:type="dxa"/>
              <w:left w:w="56" w:type="dxa"/>
              <w:bottom w:w="56" w:type="dxa"/>
              <w:right w:w="56" w:type="dxa"/>
            </w:tcMar>
            <w:tcPrChange w:id="92" w:author="Birger Kidmose" w:date="2026-08-06T09:10:00Z" w16du:dateUtc="2026-08-06T07:10:00Z">
              <w:tcPr>
                <w:tcW w:w="2381" w:type="dxa"/>
                <w:tcMar>
                  <w:top w:w="56" w:type="dxa"/>
                  <w:left w:w="56" w:type="dxa"/>
                  <w:bottom w:w="56" w:type="dxa"/>
                  <w:right w:w="56" w:type="dxa"/>
                </w:tcMar>
              </w:tcPr>
            </w:tcPrChange>
          </w:tcPr>
          <w:p w14:paraId="2A6EC759" w14:textId="5B9615E0" w:rsidR="00966837" w:rsidRDefault="00966837">
            <w:pPr>
              <w:widowControl w:val="0"/>
              <w:spacing w:after="0" w:line="240" w:lineRule="auto"/>
            </w:pPr>
            <w:r>
              <w:t>Ordinationsret</w:t>
            </w:r>
          </w:p>
        </w:tc>
        <w:tc>
          <w:tcPr>
            <w:tcW w:w="7260" w:type="dxa"/>
            <w:tcMar>
              <w:top w:w="56" w:type="dxa"/>
              <w:left w:w="56" w:type="dxa"/>
              <w:bottom w:w="56" w:type="dxa"/>
              <w:right w:w="56" w:type="dxa"/>
            </w:tcMar>
            <w:tcPrChange w:id="93" w:author="Birger Kidmose" w:date="2026-08-06T09:10:00Z" w16du:dateUtc="2026-08-06T07:10:00Z">
              <w:tcPr>
                <w:tcW w:w="7260" w:type="dxa"/>
                <w:tcMar>
                  <w:top w:w="56" w:type="dxa"/>
                  <w:left w:w="56" w:type="dxa"/>
                  <w:bottom w:w="56" w:type="dxa"/>
                  <w:right w:w="56" w:type="dxa"/>
                </w:tcMar>
              </w:tcPr>
            </w:tcPrChange>
          </w:tcPr>
          <w:p w14:paraId="5E14B7F0" w14:textId="77777777" w:rsidR="00966837" w:rsidRDefault="00966837">
            <w:pPr>
              <w:widowControl w:val="0"/>
              <w:spacing w:after="0" w:line="240" w:lineRule="auto"/>
              <w:rPr>
                <w:ins w:id="94" w:author="Birger Kidmose" w:date="2026-08-06T09:10:00Z" w16du:dateUtc="2026-08-06T07:10:00Z"/>
              </w:rPr>
            </w:pPr>
            <w:r>
              <w:t>Status for dyrlægens ordinationsret. Kan antage værdierne ”</w:t>
            </w:r>
            <w:r w:rsidRPr="00966837">
              <w:t>Fuld</w:t>
            </w:r>
            <w:r>
              <w:t>”</w:t>
            </w:r>
            <w:r w:rsidRPr="00966837">
              <w:t xml:space="preserve"> eller </w:t>
            </w:r>
            <w:r>
              <w:t>”</w:t>
            </w:r>
            <w:r w:rsidRPr="00966837">
              <w:t>Begrænset</w:t>
            </w:r>
            <w:del w:id="95" w:author="Birger Kidmose" w:date="2026-08-06T09:10:00Z" w16du:dateUtc="2026-08-06T07:10:00Z">
              <w:r>
                <w:delText>”</w:delText>
              </w:r>
            </w:del>
            <w:ins w:id="96" w:author="Birger Kidmose" w:date="2026-08-06T09:10:00Z" w16du:dateUtc="2026-08-06T07:10:00Z">
              <w:r>
                <w:t>”</w:t>
              </w:r>
              <w:r w:rsidR="003311AA">
                <w:t xml:space="preserve">. </w:t>
              </w:r>
            </w:ins>
          </w:p>
          <w:p w14:paraId="76E2593A" w14:textId="20C08E87" w:rsidR="003311AA" w:rsidRDefault="003311AA">
            <w:pPr>
              <w:widowControl w:val="0"/>
              <w:spacing w:after="0" w:line="240" w:lineRule="auto"/>
            </w:pPr>
            <w:ins w:id="97" w:author="Birger Kidmose" w:date="2026-08-06T09:10:00Z" w16du:dateUtc="2026-08-06T07:10:00Z">
              <w:r w:rsidRPr="003311AA">
                <w:t>Hvis autorisationsstatus = Fuld, så har dyrlægen også fuld ordinationsret. Hvis autorisationsstatus = Begrænset, så kan den begrænsning være knyttet til ordinationsretten. Hvis den er det</w:t>
              </w:r>
              <w:r>
                <w:t>,</w:t>
              </w:r>
              <w:r w:rsidRPr="003311AA">
                <w:t xml:space="preserve"> så vil værdien i Ordinationsret være = Begrænset og det</w:t>
              </w:r>
              <w:r>
                <w:t xml:space="preserve"> vil</w:t>
              </w:r>
              <w:r w:rsidRPr="003311AA">
                <w:t xml:space="preserve"> fremgå hvad begrænsningen består i af feltet Ordinationsret tekst</w:t>
              </w:r>
              <w:r>
                <w:t>.</w:t>
              </w:r>
            </w:ins>
          </w:p>
        </w:tc>
      </w:tr>
      <w:tr w:rsidR="006C620E" w14:paraId="353EB637" w14:textId="77777777">
        <w:tc>
          <w:tcPr>
            <w:tcW w:w="2381" w:type="dxa"/>
            <w:tcMar>
              <w:top w:w="56" w:type="dxa"/>
              <w:left w:w="56" w:type="dxa"/>
              <w:bottom w:w="56" w:type="dxa"/>
              <w:right w:w="56" w:type="dxa"/>
            </w:tcMar>
            <w:tcPrChange w:id="98" w:author="Birger Kidmose" w:date="2026-08-06T09:10:00Z" w16du:dateUtc="2026-08-06T07:10:00Z">
              <w:tcPr>
                <w:tcW w:w="2381" w:type="dxa"/>
                <w:tcMar>
                  <w:top w:w="56" w:type="dxa"/>
                  <w:left w:w="56" w:type="dxa"/>
                  <w:bottom w:w="56" w:type="dxa"/>
                  <w:right w:w="56" w:type="dxa"/>
                </w:tcMar>
              </w:tcPr>
            </w:tcPrChange>
          </w:tcPr>
          <w:p w14:paraId="7121B5E3" w14:textId="5839DC93" w:rsidR="006C620E" w:rsidRDefault="00966837">
            <w:pPr>
              <w:widowControl w:val="0"/>
              <w:spacing w:after="0" w:line="240" w:lineRule="auto"/>
            </w:pPr>
            <w:r>
              <w:t xml:space="preserve">Ordinationsret </w:t>
            </w:r>
            <w:r w:rsidR="006C620E">
              <w:t>tekst</w:t>
            </w:r>
          </w:p>
        </w:tc>
        <w:tc>
          <w:tcPr>
            <w:tcW w:w="7260" w:type="dxa"/>
            <w:tcMar>
              <w:top w:w="56" w:type="dxa"/>
              <w:left w:w="56" w:type="dxa"/>
              <w:bottom w:w="56" w:type="dxa"/>
              <w:right w:w="56" w:type="dxa"/>
            </w:tcMar>
            <w:tcPrChange w:id="99" w:author="Birger Kidmose" w:date="2026-08-06T09:10:00Z" w16du:dateUtc="2026-08-06T07:10:00Z">
              <w:tcPr>
                <w:tcW w:w="7260" w:type="dxa"/>
                <w:tcMar>
                  <w:top w:w="56" w:type="dxa"/>
                  <w:left w:w="56" w:type="dxa"/>
                  <w:bottom w:w="56" w:type="dxa"/>
                  <w:right w:w="56" w:type="dxa"/>
                </w:tcMar>
              </w:tcPr>
            </w:tcPrChange>
          </w:tcPr>
          <w:p w14:paraId="354BBA81" w14:textId="0180E1A6" w:rsidR="00896B3B" w:rsidRPr="00876D32" w:rsidRDefault="00896B3B" w:rsidP="00896B3B">
            <w:pPr>
              <w:widowControl w:val="0"/>
              <w:spacing w:after="0" w:line="240" w:lineRule="auto"/>
            </w:pPr>
            <w:r>
              <w:t xml:space="preserve">Tekst der leveres ved </w:t>
            </w:r>
            <w:r w:rsidRPr="00896B3B">
              <w:t xml:space="preserve">aktive begrænsninger </w:t>
            </w:r>
            <w:r>
              <w:t>i</w:t>
            </w:r>
            <w:r w:rsidRPr="00896B3B">
              <w:t xml:space="preserve"> ordinationsret</w:t>
            </w:r>
            <w:r>
              <w:t xml:space="preserve"> der i detaljer forklarer hvad dyrlægens begrænsede ordinationsret består i. Leveres til apotek- og §39 vet-forhandlere til manuel kontrol ifm. udlevering. </w:t>
            </w:r>
          </w:p>
        </w:tc>
      </w:tr>
      <w:tr w:rsidR="006C620E" w14:paraId="36B57A03" w14:textId="77777777">
        <w:tc>
          <w:tcPr>
            <w:tcW w:w="2381" w:type="dxa"/>
            <w:tcMar>
              <w:top w:w="56" w:type="dxa"/>
              <w:left w:w="56" w:type="dxa"/>
              <w:bottom w:w="56" w:type="dxa"/>
              <w:right w:w="56" w:type="dxa"/>
            </w:tcMar>
            <w:tcPrChange w:id="100" w:author="Birger Kidmose" w:date="2026-08-06T09:10:00Z" w16du:dateUtc="2026-08-06T07:10:00Z">
              <w:tcPr>
                <w:tcW w:w="2381" w:type="dxa"/>
                <w:tcMar>
                  <w:top w:w="56" w:type="dxa"/>
                  <w:left w:w="56" w:type="dxa"/>
                  <w:bottom w:w="56" w:type="dxa"/>
                  <w:right w:w="56" w:type="dxa"/>
                </w:tcMar>
              </w:tcPr>
            </w:tcPrChange>
          </w:tcPr>
          <w:p w14:paraId="36FAF6F0" w14:textId="77777777" w:rsidR="006C620E" w:rsidRDefault="006C620E">
            <w:pPr>
              <w:widowControl w:val="0"/>
              <w:spacing w:after="0" w:line="240" w:lineRule="auto"/>
            </w:pPr>
            <w:r>
              <w:t>Gældende fra</w:t>
            </w:r>
          </w:p>
        </w:tc>
        <w:tc>
          <w:tcPr>
            <w:tcW w:w="7260" w:type="dxa"/>
            <w:tcMar>
              <w:top w:w="56" w:type="dxa"/>
              <w:left w:w="56" w:type="dxa"/>
              <w:bottom w:w="56" w:type="dxa"/>
              <w:right w:w="56" w:type="dxa"/>
            </w:tcMar>
            <w:tcPrChange w:id="101" w:author="Birger Kidmose" w:date="2026-08-06T09:10:00Z" w16du:dateUtc="2026-08-06T07:10:00Z">
              <w:tcPr>
                <w:tcW w:w="7260" w:type="dxa"/>
                <w:tcMar>
                  <w:top w:w="56" w:type="dxa"/>
                  <w:left w:w="56" w:type="dxa"/>
                  <w:bottom w:w="56" w:type="dxa"/>
                  <w:right w:w="56" w:type="dxa"/>
                </w:tcMar>
              </w:tcPr>
            </w:tcPrChange>
          </w:tcPr>
          <w:p w14:paraId="54E029EE" w14:textId="77777777" w:rsidR="006C620E" w:rsidRPr="00876D32" w:rsidRDefault="006C620E">
            <w:pPr>
              <w:widowControl w:val="0"/>
              <w:spacing w:after="0" w:line="240" w:lineRule="auto"/>
            </w:pPr>
            <w:r w:rsidRPr="00876D32">
              <w:t>Dato og tid til versionering</w:t>
            </w:r>
          </w:p>
        </w:tc>
      </w:tr>
      <w:tr w:rsidR="006C620E" w14:paraId="67ED4F52" w14:textId="77777777">
        <w:tc>
          <w:tcPr>
            <w:tcW w:w="2381" w:type="dxa"/>
            <w:tcMar>
              <w:top w:w="56" w:type="dxa"/>
              <w:left w:w="56" w:type="dxa"/>
              <w:bottom w:w="56" w:type="dxa"/>
              <w:right w:w="56" w:type="dxa"/>
            </w:tcMar>
            <w:tcPrChange w:id="102" w:author="Birger Kidmose" w:date="2026-08-06T09:10:00Z" w16du:dateUtc="2026-08-06T07:10:00Z">
              <w:tcPr>
                <w:tcW w:w="2381" w:type="dxa"/>
                <w:tcMar>
                  <w:top w:w="56" w:type="dxa"/>
                  <w:left w:w="56" w:type="dxa"/>
                  <w:bottom w:w="56" w:type="dxa"/>
                  <w:right w:w="56" w:type="dxa"/>
                </w:tcMar>
              </w:tcPr>
            </w:tcPrChange>
          </w:tcPr>
          <w:p w14:paraId="6B1683CD" w14:textId="77777777" w:rsidR="006C620E" w:rsidRDefault="006C620E">
            <w:pPr>
              <w:widowControl w:val="0"/>
              <w:spacing w:after="0" w:line="240" w:lineRule="auto"/>
            </w:pPr>
            <w:r>
              <w:t>Gældende til</w:t>
            </w:r>
          </w:p>
        </w:tc>
        <w:tc>
          <w:tcPr>
            <w:tcW w:w="7260" w:type="dxa"/>
            <w:tcMar>
              <w:top w:w="56" w:type="dxa"/>
              <w:left w:w="56" w:type="dxa"/>
              <w:bottom w:w="56" w:type="dxa"/>
              <w:right w:w="56" w:type="dxa"/>
            </w:tcMar>
            <w:tcPrChange w:id="103" w:author="Birger Kidmose" w:date="2026-08-06T09:10:00Z" w16du:dateUtc="2026-08-06T07:10:00Z">
              <w:tcPr>
                <w:tcW w:w="7260" w:type="dxa"/>
                <w:tcMar>
                  <w:top w:w="56" w:type="dxa"/>
                  <w:left w:w="56" w:type="dxa"/>
                  <w:bottom w:w="56" w:type="dxa"/>
                  <w:right w:w="56" w:type="dxa"/>
                </w:tcMar>
              </w:tcPr>
            </w:tcPrChange>
          </w:tcPr>
          <w:p w14:paraId="59CB50F3" w14:textId="77777777" w:rsidR="006C620E" w:rsidRPr="00876D32" w:rsidRDefault="006C620E">
            <w:pPr>
              <w:widowControl w:val="0"/>
              <w:spacing w:after="0" w:line="240" w:lineRule="auto"/>
            </w:pPr>
            <w:r w:rsidRPr="00876D32">
              <w:t>Dato og tid til versionering</w:t>
            </w:r>
          </w:p>
        </w:tc>
      </w:tr>
    </w:tbl>
    <w:p w14:paraId="5FBB0B94" w14:textId="7C2874E8" w:rsidR="001E5488" w:rsidRDefault="00112C42">
      <w:pPr>
        <w:pStyle w:val="Heading3"/>
      </w:pPr>
      <w:bookmarkStart w:id="104" w:name="_b3fcla7mv6kz" w:colFirst="0" w:colLast="0"/>
      <w:bookmarkStart w:id="105" w:name="_ogutmg234qbc"/>
      <w:bookmarkStart w:id="106" w:name="_Toc231991092"/>
      <w:bookmarkEnd w:id="104"/>
      <w:bookmarkEnd w:id="105"/>
      <w:r>
        <w:t>3</w:t>
      </w:r>
      <w:r w:rsidR="00DD08CB">
        <w:t>.1.</w:t>
      </w:r>
      <w:r w:rsidR="006C620E">
        <w:t>3</w:t>
      </w:r>
      <w:r w:rsidR="00DD08CB">
        <w:t xml:space="preserve"> </w:t>
      </w:r>
      <w:r w:rsidR="0083259A">
        <w:t>–</w:t>
      </w:r>
      <w:r w:rsidR="00DD08CB">
        <w:t xml:space="preserve"> Dyrlægepraksis</w:t>
      </w:r>
      <w:bookmarkEnd w:id="106"/>
    </w:p>
    <w:p w14:paraId="3FFA5ADC" w14:textId="4897EDD4" w:rsidR="0083259A" w:rsidRPr="0083259A" w:rsidRDefault="0083259A" w:rsidP="0083259A">
      <w:r w:rsidRPr="00876D32">
        <w:t xml:space="preserve">Datasættet indeholder </w:t>
      </w:r>
      <w:r>
        <w:t xml:space="preserve">information om de dyrlægepraksis en dyrlæge er tilknyttet.  </w:t>
      </w:r>
    </w:p>
    <w:tbl>
      <w:tblPr>
        <w:tblStyle w:val="a0"/>
        <w:tblW w:w="995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107" w:author="Birger Kidmose" w:date="2026-08-06T09:10:00Z" w16du:dateUtc="2026-08-06T07:10:00Z">
          <w:tblPr>
            <w:tblW w:w="99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2381"/>
        <w:gridCol w:w="7572"/>
        <w:tblGridChange w:id="108">
          <w:tblGrid>
            <w:gridCol w:w="2381"/>
            <w:gridCol w:w="7572"/>
          </w:tblGrid>
        </w:tblGridChange>
      </w:tblGrid>
      <w:tr w:rsidR="001E5488" w14:paraId="2171C802" w14:textId="77777777" w:rsidTr="00D21AAC">
        <w:trPr>
          <w:trHeight w:val="420"/>
          <w:trPrChange w:id="109" w:author="Birger Kidmose" w:date="2026-08-06T09:10:00Z" w16du:dateUtc="2026-08-06T07:10:00Z">
            <w:trPr>
              <w:trHeight w:val="420"/>
            </w:trPr>
          </w:trPrChange>
        </w:trPr>
        <w:tc>
          <w:tcPr>
            <w:tcW w:w="9953" w:type="dxa"/>
            <w:gridSpan w:val="2"/>
            <w:shd w:val="clear" w:color="auto" w:fill="BFBFBF" w:themeFill="background1" w:themeFillShade="BF"/>
            <w:tcMar>
              <w:top w:w="56" w:type="dxa"/>
              <w:left w:w="56" w:type="dxa"/>
              <w:bottom w:w="56" w:type="dxa"/>
              <w:right w:w="56" w:type="dxa"/>
            </w:tcMar>
            <w:tcPrChange w:id="110" w:author="Birger Kidmose" w:date="2026-08-06T09:10:00Z" w16du:dateUtc="2026-08-06T07:10:00Z">
              <w:tcPr>
                <w:tcW w:w="9953" w:type="dxa"/>
                <w:gridSpan w:val="2"/>
                <w:shd w:val="clear" w:color="auto" w:fill="BFBFBF" w:themeFill="background1" w:themeFillShade="BF"/>
                <w:tcMar>
                  <w:top w:w="56" w:type="dxa"/>
                  <w:left w:w="56" w:type="dxa"/>
                  <w:bottom w:w="56" w:type="dxa"/>
                  <w:right w:w="56" w:type="dxa"/>
                </w:tcMar>
              </w:tcPr>
            </w:tcPrChange>
          </w:tcPr>
          <w:p w14:paraId="25B81106" w14:textId="77777777" w:rsidR="001E5488" w:rsidRDefault="00DD08CB">
            <w:pPr>
              <w:widowControl w:val="0"/>
              <w:pBdr>
                <w:top w:val="nil"/>
                <w:left w:val="nil"/>
                <w:bottom w:val="nil"/>
                <w:right w:val="nil"/>
                <w:between w:val="nil"/>
              </w:pBdr>
              <w:spacing w:after="0" w:line="240" w:lineRule="auto"/>
            </w:pPr>
            <w:r>
              <w:rPr>
                <w:b/>
                <w:bCs/>
              </w:rPr>
              <w:t xml:space="preserve">Dyrlægepraksis </w:t>
            </w:r>
            <w:r>
              <w:t>(organisationer)</w:t>
            </w:r>
          </w:p>
        </w:tc>
      </w:tr>
      <w:tr w:rsidR="001E5488" w14:paraId="386F0088" w14:textId="77777777" w:rsidTr="00876D32">
        <w:tc>
          <w:tcPr>
            <w:tcW w:w="2381" w:type="dxa"/>
            <w:tcMar>
              <w:top w:w="56" w:type="dxa"/>
              <w:left w:w="56" w:type="dxa"/>
              <w:bottom w:w="56" w:type="dxa"/>
              <w:right w:w="56" w:type="dxa"/>
            </w:tcMar>
            <w:tcPrChange w:id="111" w:author="Birger Kidmose" w:date="2026-08-06T09:10:00Z" w16du:dateUtc="2026-08-06T07:10:00Z">
              <w:tcPr>
                <w:tcW w:w="2381" w:type="dxa"/>
                <w:tcMar>
                  <w:top w:w="56" w:type="dxa"/>
                  <w:left w:w="56" w:type="dxa"/>
                  <w:bottom w:w="56" w:type="dxa"/>
                  <w:right w:w="56" w:type="dxa"/>
                </w:tcMar>
              </w:tcPr>
            </w:tcPrChange>
          </w:tcPr>
          <w:p w14:paraId="2512AA61" w14:textId="77777777" w:rsidR="001E5488" w:rsidRDefault="00DD08CB">
            <w:pPr>
              <w:widowControl w:val="0"/>
              <w:pBdr>
                <w:top w:val="nil"/>
                <w:left w:val="nil"/>
                <w:bottom w:val="nil"/>
                <w:right w:val="nil"/>
                <w:between w:val="nil"/>
              </w:pBdr>
              <w:spacing w:after="0" w:line="240" w:lineRule="auto"/>
              <w:rPr>
                <w:b/>
                <w:bCs/>
              </w:rPr>
            </w:pPr>
            <w:r>
              <w:rPr>
                <w:b/>
                <w:bCs/>
              </w:rPr>
              <w:t>Attribut</w:t>
            </w:r>
          </w:p>
        </w:tc>
        <w:tc>
          <w:tcPr>
            <w:tcW w:w="7572" w:type="dxa"/>
            <w:tcMar>
              <w:top w:w="56" w:type="dxa"/>
              <w:left w:w="56" w:type="dxa"/>
              <w:bottom w:w="56" w:type="dxa"/>
              <w:right w:w="56" w:type="dxa"/>
            </w:tcMar>
            <w:tcPrChange w:id="112" w:author="Birger Kidmose" w:date="2026-08-06T09:10:00Z" w16du:dateUtc="2026-08-06T07:10:00Z">
              <w:tcPr>
                <w:tcW w:w="7572" w:type="dxa"/>
                <w:tcMar>
                  <w:top w:w="56" w:type="dxa"/>
                  <w:left w:w="56" w:type="dxa"/>
                  <w:bottom w:w="56" w:type="dxa"/>
                  <w:right w:w="56" w:type="dxa"/>
                </w:tcMar>
              </w:tcPr>
            </w:tcPrChange>
          </w:tcPr>
          <w:p w14:paraId="581F00D0" w14:textId="77777777" w:rsidR="001E5488" w:rsidRDefault="00DD08CB">
            <w:pPr>
              <w:widowControl w:val="0"/>
              <w:pBdr>
                <w:top w:val="nil"/>
                <w:left w:val="nil"/>
                <w:bottom w:val="nil"/>
                <w:right w:val="nil"/>
                <w:between w:val="nil"/>
              </w:pBdr>
              <w:spacing w:after="0" w:line="240" w:lineRule="auto"/>
              <w:rPr>
                <w:b/>
                <w:bCs/>
              </w:rPr>
            </w:pPr>
            <w:r>
              <w:rPr>
                <w:b/>
                <w:bCs/>
              </w:rPr>
              <w:t>Beskrivelse</w:t>
            </w:r>
          </w:p>
        </w:tc>
      </w:tr>
      <w:tr w:rsidR="001E5488" w14:paraId="1E15716F" w14:textId="77777777" w:rsidTr="00876D32">
        <w:tc>
          <w:tcPr>
            <w:tcW w:w="2381" w:type="dxa"/>
            <w:tcMar>
              <w:top w:w="56" w:type="dxa"/>
              <w:left w:w="56" w:type="dxa"/>
              <w:bottom w:w="56" w:type="dxa"/>
              <w:right w:w="56" w:type="dxa"/>
            </w:tcMar>
            <w:tcPrChange w:id="113" w:author="Birger Kidmose" w:date="2026-08-06T09:10:00Z" w16du:dateUtc="2026-08-06T07:10:00Z">
              <w:tcPr>
                <w:tcW w:w="2381" w:type="dxa"/>
                <w:tcMar>
                  <w:top w:w="56" w:type="dxa"/>
                  <w:left w:w="56" w:type="dxa"/>
                  <w:bottom w:w="56" w:type="dxa"/>
                  <w:right w:w="56" w:type="dxa"/>
                </w:tcMar>
              </w:tcPr>
            </w:tcPrChange>
          </w:tcPr>
          <w:p w14:paraId="15743A80" w14:textId="77777777" w:rsidR="001E5488" w:rsidRDefault="00DD08CB">
            <w:pPr>
              <w:widowControl w:val="0"/>
              <w:pBdr>
                <w:top w:val="nil"/>
                <w:left w:val="nil"/>
                <w:bottom w:val="nil"/>
                <w:right w:val="nil"/>
                <w:between w:val="nil"/>
              </w:pBdr>
              <w:spacing w:after="0" w:line="240" w:lineRule="auto"/>
            </w:pPr>
            <w:r>
              <w:t>Id</w:t>
            </w:r>
          </w:p>
        </w:tc>
        <w:tc>
          <w:tcPr>
            <w:tcW w:w="7572" w:type="dxa"/>
            <w:tcMar>
              <w:top w:w="56" w:type="dxa"/>
              <w:left w:w="56" w:type="dxa"/>
              <w:bottom w:w="56" w:type="dxa"/>
              <w:right w:w="56" w:type="dxa"/>
            </w:tcMar>
            <w:tcPrChange w:id="114" w:author="Birger Kidmose" w:date="2026-08-06T09:10:00Z" w16du:dateUtc="2026-08-06T07:10:00Z">
              <w:tcPr>
                <w:tcW w:w="7572" w:type="dxa"/>
                <w:tcMar>
                  <w:top w:w="56" w:type="dxa"/>
                  <w:left w:w="56" w:type="dxa"/>
                  <w:bottom w:w="56" w:type="dxa"/>
                  <w:right w:w="56" w:type="dxa"/>
                </w:tcMar>
              </w:tcPr>
            </w:tcPrChange>
          </w:tcPr>
          <w:p w14:paraId="26F4F2DB" w14:textId="77777777" w:rsidR="001E5488" w:rsidRDefault="00DD08CB">
            <w:pPr>
              <w:widowControl w:val="0"/>
              <w:pBdr>
                <w:top w:val="nil"/>
                <w:left w:val="nil"/>
                <w:bottom w:val="nil"/>
                <w:right w:val="nil"/>
                <w:between w:val="nil"/>
              </w:pBdr>
              <w:spacing w:after="0" w:line="240" w:lineRule="auto"/>
            </w:pPr>
            <w:r>
              <w:t>Teknisk nøgle</w:t>
            </w:r>
          </w:p>
        </w:tc>
      </w:tr>
      <w:tr w:rsidR="001E5488" w14:paraId="054C7545" w14:textId="77777777" w:rsidTr="00876D32">
        <w:tc>
          <w:tcPr>
            <w:tcW w:w="2381" w:type="dxa"/>
            <w:tcMar>
              <w:top w:w="56" w:type="dxa"/>
              <w:left w:w="56" w:type="dxa"/>
              <w:bottom w:w="56" w:type="dxa"/>
              <w:right w:w="56" w:type="dxa"/>
            </w:tcMar>
            <w:tcPrChange w:id="115" w:author="Birger Kidmose" w:date="2026-08-06T09:10:00Z" w16du:dateUtc="2026-08-06T07:10:00Z">
              <w:tcPr>
                <w:tcW w:w="2381" w:type="dxa"/>
                <w:tcMar>
                  <w:top w:w="56" w:type="dxa"/>
                  <w:left w:w="56" w:type="dxa"/>
                  <w:bottom w:w="56" w:type="dxa"/>
                  <w:right w:w="56" w:type="dxa"/>
                </w:tcMar>
              </w:tcPr>
            </w:tcPrChange>
          </w:tcPr>
          <w:p w14:paraId="37AD79CE" w14:textId="792839D9" w:rsidR="001E5488" w:rsidRDefault="00C3621C">
            <w:pPr>
              <w:widowControl w:val="0"/>
              <w:pBdr>
                <w:top w:val="nil"/>
                <w:left w:val="nil"/>
                <w:bottom w:val="nil"/>
                <w:right w:val="nil"/>
                <w:between w:val="nil"/>
              </w:pBdr>
              <w:spacing w:after="0" w:line="240" w:lineRule="auto"/>
            </w:pPr>
            <w:r>
              <w:t>PraksisId</w:t>
            </w:r>
          </w:p>
        </w:tc>
        <w:tc>
          <w:tcPr>
            <w:tcW w:w="7572" w:type="dxa"/>
            <w:tcMar>
              <w:top w:w="56" w:type="dxa"/>
              <w:left w:w="56" w:type="dxa"/>
              <w:bottom w:w="56" w:type="dxa"/>
              <w:right w:w="56" w:type="dxa"/>
            </w:tcMar>
            <w:tcPrChange w:id="116" w:author="Birger Kidmose" w:date="2026-08-06T09:10:00Z" w16du:dateUtc="2026-08-06T07:10:00Z">
              <w:tcPr>
                <w:tcW w:w="7572" w:type="dxa"/>
                <w:tcMar>
                  <w:top w:w="56" w:type="dxa"/>
                  <w:left w:w="56" w:type="dxa"/>
                  <w:bottom w:w="56" w:type="dxa"/>
                  <w:right w:w="56" w:type="dxa"/>
                </w:tcMar>
              </w:tcPr>
            </w:tcPrChange>
          </w:tcPr>
          <w:p w14:paraId="15269C72" w14:textId="174026DB" w:rsidR="001E5488" w:rsidRDefault="00C3621C">
            <w:pPr>
              <w:spacing w:after="0" w:line="240" w:lineRule="auto"/>
            </w:pPr>
            <w:r>
              <w:t>P</w:t>
            </w:r>
            <w:r w:rsidR="00DD08CB">
              <w:t xml:space="preserve">raksisnummer </w:t>
            </w:r>
            <w:r>
              <w:t xml:space="preserve">på dyrlægepraksis </w:t>
            </w:r>
            <w:r w:rsidR="00DD08CB">
              <w:t>(§ 43)</w:t>
            </w:r>
          </w:p>
        </w:tc>
      </w:tr>
      <w:tr w:rsidR="001E5488" w14:paraId="44673511" w14:textId="77777777" w:rsidTr="00876D32">
        <w:tc>
          <w:tcPr>
            <w:tcW w:w="2381" w:type="dxa"/>
            <w:tcMar>
              <w:top w:w="56" w:type="dxa"/>
              <w:left w:w="56" w:type="dxa"/>
              <w:bottom w:w="56" w:type="dxa"/>
              <w:right w:w="56" w:type="dxa"/>
            </w:tcMar>
            <w:tcPrChange w:id="117" w:author="Birger Kidmose" w:date="2026-08-06T09:10:00Z" w16du:dateUtc="2026-08-06T07:10:00Z">
              <w:tcPr>
                <w:tcW w:w="2381" w:type="dxa"/>
                <w:tcMar>
                  <w:top w:w="56" w:type="dxa"/>
                  <w:left w:w="56" w:type="dxa"/>
                  <w:bottom w:w="56" w:type="dxa"/>
                  <w:right w:w="56" w:type="dxa"/>
                </w:tcMar>
              </w:tcPr>
            </w:tcPrChange>
          </w:tcPr>
          <w:p w14:paraId="613B7FDA" w14:textId="77777777" w:rsidR="001E5488" w:rsidRDefault="00DD08CB">
            <w:pPr>
              <w:widowControl w:val="0"/>
              <w:pBdr>
                <w:top w:val="nil"/>
                <w:left w:val="nil"/>
                <w:bottom w:val="nil"/>
                <w:right w:val="nil"/>
                <w:between w:val="nil"/>
              </w:pBdr>
              <w:spacing w:after="0" w:line="240" w:lineRule="auto"/>
            </w:pPr>
            <w:r>
              <w:t>Navn</w:t>
            </w:r>
          </w:p>
        </w:tc>
        <w:tc>
          <w:tcPr>
            <w:tcW w:w="7572" w:type="dxa"/>
            <w:tcMar>
              <w:top w:w="56" w:type="dxa"/>
              <w:left w:w="56" w:type="dxa"/>
              <w:bottom w:w="56" w:type="dxa"/>
              <w:right w:w="56" w:type="dxa"/>
            </w:tcMar>
            <w:tcPrChange w:id="118" w:author="Birger Kidmose" w:date="2026-08-06T09:10:00Z" w16du:dateUtc="2026-08-06T07:10:00Z">
              <w:tcPr>
                <w:tcW w:w="7572" w:type="dxa"/>
                <w:tcMar>
                  <w:top w:w="56" w:type="dxa"/>
                  <w:left w:w="56" w:type="dxa"/>
                  <w:bottom w:w="56" w:type="dxa"/>
                  <w:right w:w="56" w:type="dxa"/>
                </w:tcMar>
              </w:tcPr>
            </w:tcPrChange>
          </w:tcPr>
          <w:p w14:paraId="42A4B958" w14:textId="77777777" w:rsidR="001E5488" w:rsidRDefault="00DD08CB">
            <w:pPr>
              <w:widowControl w:val="0"/>
              <w:pBdr>
                <w:top w:val="nil"/>
                <w:left w:val="nil"/>
                <w:bottom w:val="nil"/>
                <w:right w:val="nil"/>
                <w:between w:val="nil"/>
              </w:pBdr>
              <w:spacing w:after="0" w:line="240" w:lineRule="auto"/>
            </w:pPr>
            <w:r>
              <w:t>Obligatorisk streng</w:t>
            </w:r>
          </w:p>
        </w:tc>
      </w:tr>
      <w:tr w:rsidR="001E5488" w14:paraId="211F7349" w14:textId="77777777" w:rsidTr="00876D32">
        <w:tc>
          <w:tcPr>
            <w:tcW w:w="2381" w:type="dxa"/>
            <w:tcMar>
              <w:top w:w="56" w:type="dxa"/>
              <w:left w:w="56" w:type="dxa"/>
              <w:bottom w:w="56" w:type="dxa"/>
              <w:right w:w="56" w:type="dxa"/>
            </w:tcMar>
            <w:tcPrChange w:id="119" w:author="Birger Kidmose" w:date="2026-08-06T09:10:00Z" w16du:dateUtc="2026-08-06T07:10:00Z">
              <w:tcPr>
                <w:tcW w:w="2381" w:type="dxa"/>
                <w:tcMar>
                  <w:top w:w="56" w:type="dxa"/>
                  <w:left w:w="56" w:type="dxa"/>
                  <w:bottom w:w="56" w:type="dxa"/>
                  <w:right w:w="56" w:type="dxa"/>
                </w:tcMar>
              </w:tcPr>
            </w:tcPrChange>
          </w:tcPr>
          <w:p w14:paraId="466BADAF" w14:textId="3E6D88FA" w:rsidR="001E5488" w:rsidRDefault="00BF616F">
            <w:pPr>
              <w:widowControl w:val="0"/>
              <w:pBdr>
                <w:top w:val="nil"/>
                <w:left w:val="nil"/>
                <w:bottom w:val="nil"/>
                <w:right w:val="nil"/>
                <w:between w:val="nil"/>
              </w:pBdr>
              <w:spacing w:after="0" w:line="240" w:lineRule="auto"/>
            </w:pPr>
            <w:r>
              <w:t>Adresse</w:t>
            </w:r>
          </w:p>
        </w:tc>
        <w:tc>
          <w:tcPr>
            <w:tcW w:w="7572" w:type="dxa"/>
            <w:tcMar>
              <w:top w:w="56" w:type="dxa"/>
              <w:left w:w="56" w:type="dxa"/>
              <w:bottom w:w="56" w:type="dxa"/>
              <w:right w:w="56" w:type="dxa"/>
            </w:tcMar>
            <w:tcPrChange w:id="120" w:author="Birger Kidmose" w:date="2026-08-06T09:10:00Z" w16du:dateUtc="2026-08-06T07:10:00Z">
              <w:tcPr>
                <w:tcW w:w="7572" w:type="dxa"/>
                <w:tcMar>
                  <w:top w:w="56" w:type="dxa"/>
                  <w:left w:w="56" w:type="dxa"/>
                  <w:bottom w:w="56" w:type="dxa"/>
                  <w:right w:w="56" w:type="dxa"/>
                </w:tcMar>
              </w:tcPr>
            </w:tcPrChange>
          </w:tcPr>
          <w:p w14:paraId="2BF2EA9E" w14:textId="77777777" w:rsidR="001E5488" w:rsidRDefault="00DD08CB">
            <w:pPr>
              <w:widowControl w:val="0"/>
              <w:pBdr>
                <w:top w:val="nil"/>
                <w:left w:val="nil"/>
                <w:bottom w:val="nil"/>
                <w:right w:val="nil"/>
                <w:between w:val="nil"/>
              </w:pBdr>
              <w:spacing w:after="0" w:line="240" w:lineRule="auto"/>
              <w:rPr>
                <w:shd w:val="clear" w:color="auto" w:fill="F4CCCC"/>
              </w:rPr>
            </w:pPr>
            <w:r w:rsidRPr="00876D32">
              <w:t xml:space="preserve">1-5 strenge til ustruktureret adresse (krævet på recept jf. </w:t>
            </w:r>
            <w:r>
              <w:t>§ 43)</w:t>
            </w:r>
          </w:p>
        </w:tc>
      </w:tr>
      <w:tr w:rsidR="001E5488" w14:paraId="51F1C661" w14:textId="77777777" w:rsidTr="00876D32">
        <w:tc>
          <w:tcPr>
            <w:tcW w:w="2381" w:type="dxa"/>
            <w:tcMar>
              <w:top w:w="56" w:type="dxa"/>
              <w:left w:w="56" w:type="dxa"/>
              <w:bottom w:w="56" w:type="dxa"/>
              <w:right w:w="56" w:type="dxa"/>
            </w:tcMar>
            <w:tcPrChange w:id="121" w:author="Birger Kidmose" w:date="2026-08-06T09:10:00Z" w16du:dateUtc="2026-08-06T07:10:00Z">
              <w:tcPr>
                <w:tcW w:w="2381" w:type="dxa"/>
                <w:tcMar>
                  <w:top w:w="56" w:type="dxa"/>
                  <w:left w:w="56" w:type="dxa"/>
                  <w:bottom w:w="56" w:type="dxa"/>
                  <w:right w:w="56" w:type="dxa"/>
                </w:tcMar>
              </w:tcPr>
            </w:tcPrChange>
          </w:tcPr>
          <w:p w14:paraId="4E9680B9" w14:textId="77777777" w:rsidR="001E5488" w:rsidRDefault="00DD08CB">
            <w:pPr>
              <w:widowControl w:val="0"/>
              <w:pBdr>
                <w:top w:val="nil"/>
                <w:left w:val="nil"/>
                <w:bottom w:val="nil"/>
                <w:right w:val="nil"/>
                <w:between w:val="nil"/>
              </w:pBdr>
              <w:spacing w:after="0" w:line="240" w:lineRule="auto"/>
            </w:pPr>
            <w:r>
              <w:t>Telefonnummer</w:t>
            </w:r>
          </w:p>
        </w:tc>
        <w:tc>
          <w:tcPr>
            <w:tcW w:w="7572" w:type="dxa"/>
            <w:tcMar>
              <w:top w:w="56" w:type="dxa"/>
              <w:left w:w="56" w:type="dxa"/>
              <w:bottom w:w="56" w:type="dxa"/>
              <w:right w:w="56" w:type="dxa"/>
            </w:tcMar>
            <w:tcPrChange w:id="122" w:author="Birger Kidmose" w:date="2026-08-06T09:10:00Z" w16du:dateUtc="2026-08-06T07:10:00Z">
              <w:tcPr>
                <w:tcW w:w="7572" w:type="dxa"/>
                <w:tcMar>
                  <w:top w:w="56" w:type="dxa"/>
                  <w:left w:w="56" w:type="dxa"/>
                  <w:bottom w:w="56" w:type="dxa"/>
                  <w:right w:w="56" w:type="dxa"/>
                </w:tcMar>
              </w:tcPr>
            </w:tcPrChange>
          </w:tcPr>
          <w:p w14:paraId="7ED524CD" w14:textId="77777777" w:rsidR="001E5488" w:rsidRDefault="00DD08CB">
            <w:pPr>
              <w:widowControl w:val="0"/>
              <w:pBdr>
                <w:top w:val="nil"/>
                <w:left w:val="nil"/>
                <w:bottom w:val="nil"/>
                <w:right w:val="nil"/>
                <w:between w:val="nil"/>
              </w:pBdr>
              <w:spacing w:after="0" w:line="240" w:lineRule="auto"/>
            </w:pPr>
            <w:r w:rsidRPr="00876D32">
              <w:t xml:space="preserve">Optionel (krævet på recept jf. </w:t>
            </w:r>
            <w:r>
              <w:t>§ 43)</w:t>
            </w:r>
          </w:p>
        </w:tc>
      </w:tr>
      <w:tr w:rsidR="001E5488" w14:paraId="7FA07BD5" w14:textId="77777777" w:rsidTr="00876D32">
        <w:tc>
          <w:tcPr>
            <w:tcW w:w="2381" w:type="dxa"/>
            <w:tcMar>
              <w:top w:w="56" w:type="dxa"/>
              <w:left w:w="56" w:type="dxa"/>
              <w:bottom w:w="56" w:type="dxa"/>
              <w:right w:w="56" w:type="dxa"/>
            </w:tcMar>
            <w:tcPrChange w:id="123" w:author="Birger Kidmose" w:date="2026-08-06T09:10:00Z" w16du:dateUtc="2026-08-06T07:10:00Z">
              <w:tcPr>
                <w:tcW w:w="2381" w:type="dxa"/>
                <w:tcMar>
                  <w:top w:w="56" w:type="dxa"/>
                  <w:left w:w="56" w:type="dxa"/>
                  <w:bottom w:w="56" w:type="dxa"/>
                  <w:right w:w="56" w:type="dxa"/>
                </w:tcMar>
              </w:tcPr>
            </w:tcPrChange>
          </w:tcPr>
          <w:p w14:paraId="43546575" w14:textId="77777777" w:rsidR="001E5488" w:rsidRDefault="00DD08CB">
            <w:pPr>
              <w:widowControl w:val="0"/>
              <w:pBdr>
                <w:top w:val="nil"/>
                <w:left w:val="nil"/>
                <w:bottom w:val="nil"/>
                <w:right w:val="nil"/>
                <w:between w:val="nil"/>
              </w:pBdr>
              <w:spacing w:after="0" w:line="240" w:lineRule="auto"/>
            </w:pPr>
            <w:r>
              <w:t>Email</w:t>
            </w:r>
          </w:p>
        </w:tc>
        <w:tc>
          <w:tcPr>
            <w:tcW w:w="7572" w:type="dxa"/>
            <w:tcMar>
              <w:top w:w="56" w:type="dxa"/>
              <w:left w:w="56" w:type="dxa"/>
              <w:bottom w:w="56" w:type="dxa"/>
              <w:right w:w="56" w:type="dxa"/>
            </w:tcMar>
            <w:tcPrChange w:id="124" w:author="Birger Kidmose" w:date="2026-08-06T09:10:00Z" w16du:dateUtc="2026-08-06T07:10:00Z">
              <w:tcPr>
                <w:tcW w:w="7572" w:type="dxa"/>
                <w:tcMar>
                  <w:top w:w="56" w:type="dxa"/>
                  <w:left w:w="56" w:type="dxa"/>
                  <w:bottom w:w="56" w:type="dxa"/>
                  <w:right w:w="56" w:type="dxa"/>
                </w:tcMar>
              </w:tcPr>
            </w:tcPrChange>
          </w:tcPr>
          <w:p w14:paraId="17C51AC3" w14:textId="77777777" w:rsidR="001E5488" w:rsidRDefault="00DD08CB">
            <w:pPr>
              <w:widowControl w:val="0"/>
              <w:pBdr>
                <w:top w:val="nil"/>
                <w:left w:val="nil"/>
                <w:bottom w:val="nil"/>
                <w:right w:val="nil"/>
                <w:between w:val="nil"/>
              </w:pBdr>
              <w:spacing w:after="0" w:line="240" w:lineRule="auto"/>
            </w:pPr>
            <w:r>
              <w:t>Optionel</w:t>
            </w:r>
          </w:p>
        </w:tc>
      </w:tr>
      <w:tr w:rsidR="001E5488" w14:paraId="3A34CB13" w14:textId="77777777" w:rsidTr="00876D32">
        <w:tc>
          <w:tcPr>
            <w:tcW w:w="2381" w:type="dxa"/>
            <w:tcMar>
              <w:top w:w="56" w:type="dxa"/>
              <w:left w:w="56" w:type="dxa"/>
              <w:bottom w:w="56" w:type="dxa"/>
              <w:right w:w="56" w:type="dxa"/>
            </w:tcMar>
            <w:tcPrChange w:id="125" w:author="Birger Kidmose" w:date="2026-08-06T09:10:00Z" w16du:dateUtc="2026-08-06T07:10:00Z">
              <w:tcPr>
                <w:tcW w:w="2381" w:type="dxa"/>
                <w:tcMar>
                  <w:top w:w="56" w:type="dxa"/>
                  <w:left w:w="56" w:type="dxa"/>
                  <w:bottom w:w="56" w:type="dxa"/>
                  <w:right w:w="56" w:type="dxa"/>
                </w:tcMar>
              </w:tcPr>
            </w:tcPrChange>
          </w:tcPr>
          <w:p w14:paraId="4ABBA825" w14:textId="77777777" w:rsidR="001E5488" w:rsidRDefault="00DD08CB">
            <w:pPr>
              <w:widowControl w:val="0"/>
              <w:pBdr>
                <w:top w:val="nil"/>
                <w:left w:val="nil"/>
                <w:bottom w:val="nil"/>
                <w:right w:val="nil"/>
                <w:between w:val="nil"/>
              </w:pBdr>
              <w:spacing w:after="0" w:line="240" w:lineRule="auto"/>
            </w:pPr>
            <w:r>
              <w:t>Oprettelsesdato</w:t>
            </w:r>
          </w:p>
        </w:tc>
        <w:tc>
          <w:tcPr>
            <w:tcW w:w="7572" w:type="dxa"/>
            <w:tcMar>
              <w:top w:w="56" w:type="dxa"/>
              <w:left w:w="56" w:type="dxa"/>
              <w:bottom w:w="56" w:type="dxa"/>
              <w:right w:w="56" w:type="dxa"/>
            </w:tcMar>
            <w:tcPrChange w:id="126" w:author="Birger Kidmose" w:date="2026-08-06T09:10:00Z" w16du:dateUtc="2026-08-06T07:10:00Z">
              <w:tcPr>
                <w:tcW w:w="7572" w:type="dxa"/>
                <w:tcMar>
                  <w:top w:w="56" w:type="dxa"/>
                  <w:left w:w="56" w:type="dxa"/>
                  <w:bottom w:w="56" w:type="dxa"/>
                  <w:right w:w="56" w:type="dxa"/>
                </w:tcMar>
              </w:tcPr>
            </w:tcPrChange>
          </w:tcPr>
          <w:p w14:paraId="1C2E6065" w14:textId="4A0E3D10" w:rsidR="001E5488" w:rsidRPr="00876D32" w:rsidRDefault="00DD08CB">
            <w:pPr>
              <w:widowControl w:val="0"/>
              <w:pBdr>
                <w:top w:val="nil"/>
                <w:left w:val="nil"/>
                <w:bottom w:val="nil"/>
                <w:right w:val="nil"/>
                <w:between w:val="nil"/>
              </w:pBdr>
              <w:spacing w:after="0" w:line="240" w:lineRule="auto"/>
            </w:pPr>
            <w:r w:rsidRPr="00876D32">
              <w:t>Dato dyrlægepraksis er oprettet. Obligatorisk.</w:t>
            </w:r>
          </w:p>
        </w:tc>
      </w:tr>
      <w:tr w:rsidR="001E5488" w14:paraId="6922CB02" w14:textId="77777777" w:rsidTr="00876D32">
        <w:tc>
          <w:tcPr>
            <w:tcW w:w="2381" w:type="dxa"/>
            <w:tcMar>
              <w:top w:w="56" w:type="dxa"/>
              <w:left w:w="56" w:type="dxa"/>
              <w:bottom w:w="56" w:type="dxa"/>
              <w:right w:w="56" w:type="dxa"/>
            </w:tcMar>
            <w:tcPrChange w:id="127" w:author="Birger Kidmose" w:date="2026-08-06T09:10:00Z" w16du:dateUtc="2026-08-06T07:10:00Z">
              <w:tcPr>
                <w:tcW w:w="2381" w:type="dxa"/>
                <w:tcMar>
                  <w:top w:w="56" w:type="dxa"/>
                  <w:left w:w="56" w:type="dxa"/>
                  <w:bottom w:w="56" w:type="dxa"/>
                  <w:right w:w="56" w:type="dxa"/>
                </w:tcMar>
              </w:tcPr>
            </w:tcPrChange>
          </w:tcPr>
          <w:p w14:paraId="165F5D37" w14:textId="77777777" w:rsidR="001E5488" w:rsidRDefault="00DD08CB">
            <w:pPr>
              <w:widowControl w:val="0"/>
              <w:pBdr>
                <w:top w:val="nil"/>
                <w:left w:val="nil"/>
                <w:bottom w:val="nil"/>
                <w:right w:val="nil"/>
                <w:between w:val="nil"/>
              </w:pBdr>
              <w:spacing w:after="0" w:line="240" w:lineRule="auto"/>
            </w:pPr>
            <w:r>
              <w:t>Ophørsdato</w:t>
            </w:r>
          </w:p>
        </w:tc>
        <w:tc>
          <w:tcPr>
            <w:tcW w:w="7572" w:type="dxa"/>
            <w:tcMar>
              <w:top w:w="56" w:type="dxa"/>
              <w:left w:w="56" w:type="dxa"/>
              <w:bottom w:w="56" w:type="dxa"/>
              <w:right w:w="56" w:type="dxa"/>
            </w:tcMar>
            <w:tcPrChange w:id="128" w:author="Birger Kidmose" w:date="2026-08-06T09:10:00Z" w16du:dateUtc="2026-08-06T07:10:00Z">
              <w:tcPr>
                <w:tcW w:w="7572" w:type="dxa"/>
                <w:tcMar>
                  <w:top w:w="56" w:type="dxa"/>
                  <w:left w:w="56" w:type="dxa"/>
                  <w:bottom w:w="56" w:type="dxa"/>
                  <w:right w:w="56" w:type="dxa"/>
                </w:tcMar>
              </w:tcPr>
            </w:tcPrChange>
          </w:tcPr>
          <w:p w14:paraId="6387BB21" w14:textId="26D631A5" w:rsidR="001E5488" w:rsidRPr="00876D32" w:rsidRDefault="00DD08CB">
            <w:pPr>
              <w:widowControl w:val="0"/>
              <w:pBdr>
                <w:top w:val="nil"/>
                <w:left w:val="nil"/>
                <w:bottom w:val="nil"/>
                <w:right w:val="nil"/>
                <w:between w:val="nil"/>
              </w:pBdr>
              <w:spacing w:after="0" w:line="240" w:lineRule="auto"/>
            </w:pPr>
            <w:r w:rsidRPr="00876D32">
              <w:t>Eventuel dato dyrelægepraksis er ophørt</w:t>
            </w:r>
          </w:p>
        </w:tc>
      </w:tr>
      <w:tr w:rsidR="001E5488" w14:paraId="3AF02D9D" w14:textId="77777777" w:rsidTr="00876D32">
        <w:tc>
          <w:tcPr>
            <w:tcW w:w="2381" w:type="dxa"/>
            <w:tcMar>
              <w:top w:w="56" w:type="dxa"/>
              <w:left w:w="56" w:type="dxa"/>
              <w:bottom w:w="56" w:type="dxa"/>
              <w:right w:w="56" w:type="dxa"/>
            </w:tcMar>
            <w:tcPrChange w:id="129" w:author="Birger Kidmose" w:date="2026-08-06T09:10:00Z" w16du:dateUtc="2026-08-06T07:10:00Z">
              <w:tcPr>
                <w:tcW w:w="2381" w:type="dxa"/>
                <w:tcMar>
                  <w:top w:w="56" w:type="dxa"/>
                  <w:left w:w="56" w:type="dxa"/>
                  <w:bottom w:w="56" w:type="dxa"/>
                  <w:right w:w="56" w:type="dxa"/>
                </w:tcMar>
              </w:tcPr>
            </w:tcPrChange>
          </w:tcPr>
          <w:p w14:paraId="76D30CC0" w14:textId="77777777" w:rsidR="001E5488" w:rsidRDefault="00DD08CB">
            <w:pPr>
              <w:widowControl w:val="0"/>
              <w:pBdr>
                <w:top w:val="nil"/>
                <w:left w:val="nil"/>
                <w:bottom w:val="nil"/>
                <w:right w:val="nil"/>
                <w:between w:val="nil"/>
              </w:pBdr>
              <w:spacing w:after="0" w:line="240" w:lineRule="auto"/>
            </w:pPr>
            <w:r>
              <w:t>Gældende fra</w:t>
            </w:r>
          </w:p>
        </w:tc>
        <w:tc>
          <w:tcPr>
            <w:tcW w:w="7572" w:type="dxa"/>
            <w:tcMar>
              <w:top w:w="56" w:type="dxa"/>
              <w:left w:w="56" w:type="dxa"/>
              <w:bottom w:w="56" w:type="dxa"/>
              <w:right w:w="56" w:type="dxa"/>
            </w:tcMar>
            <w:tcPrChange w:id="130" w:author="Birger Kidmose" w:date="2026-08-06T09:10:00Z" w16du:dateUtc="2026-08-06T07:10:00Z">
              <w:tcPr>
                <w:tcW w:w="7572" w:type="dxa"/>
                <w:tcMar>
                  <w:top w:w="56" w:type="dxa"/>
                  <w:left w:w="56" w:type="dxa"/>
                  <w:bottom w:w="56" w:type="dxa"/>
                  <w:right w:w="56" w:type="dxa"/>
                </w:tcMar>
              </w:tcPr>
            </w:tcPrChange>
          </w:tcPr>
          <w:p w14:paraId="199D19B6" w14:textId="77777777" w:rsidR="001E5488" w:rsidRPr="00876D32" w:rsidRDefault="00DD08CB">
            <w:pPr>
              <w:widowControl w:val="0"/>
              <w:pBdr>
                <w:top w:val="nil"/>
                <w:left w:val="nil"/>
                <w:bottom w:val="nil"/>
                <w:right w:val="nil"/>
                <w:between w:val="nil"/>
              </w:pBdr>
              <w:spacing w:after="0" w:line="240" w:lineRule="auto"/>
            </w:pPr>
            <w:r w:rsidRPr="00876D32">
              <w:t>Dato og tid til versionering</w:t>
            </w:r>
          </w:p>
        </w:tc>
      </w:tr>
      <w:tr w:rsidR="001E5488" w14:paraId="04F5F885" w14:textId="77777777" w:rsidTr="00876D32">
        <w:tc>
          <w:tcPr>
            <w:tcW w:w="2381" w:type="dxa"/>
            <w:tcMar>
              <w:top w:w="56" w:type="dxa"/>
              <w:left w:w="56" w:type="dxa"/>
              <w:bottom w:w="56" w:type="dxa"/>
              <w:right w:w="56" w:type="dxa"/>
            </w:tcMar>
            <w:tcPrChange w:id="131" w:author="Birger Kidmose" w:date="2026-08-06T09:10:00Z" w16du:dateUtc="2026-08-06T07:10:00Z">
              <w:tcPr>
                <w:tcW w:w="2381" w:type="dxa"/>
                <w:tcMar>
                  <w:top w:w="56" w:type="dxa"/>
                  <w:left w:w="56" w:type="dxa"/>
                  <w:bottom w:w="56" w:type="dxa"/>
                  <w:right w:w="56" w:type="dxa"/>
                </w:tcMar>
              </w:tcPr>
            </w:tcPrChange>
          </w:tcPr>
          <w:p w14:paraId="2B12B95A" w14:textId="77777777" w:rsidR="001E5488" w:rsidRDefault="00DD08CB">
            <w:pPr>
              <w:widowControl w:val="0"/>
              <w:pBdr>
                <w:top w:val="nil"/>
                <w:left w:val="nil"/>
                <w:bottom w:val="nil"/>
                <w:right w:val="nil"/>
                <w:between w:val="nil"/>
              </w:pBdr>
              <w:spacing w:after="0" w:line="240" w:lineRule="auto"/>
            </w:pPr>
            <w:r>
              <w:t>Gældende til</w:t>
            </w:r>
          </w:p>
        </w:tc>
        <w:tc>
          <w:tcPr>
            <w:tcW w:w="7572" w:type="dxa"/>
            <w:tcMar>
              <w:top w:w="56" w:type="dxa"/>
              <w:left w:w="56" w:type="dxa"/>
              <w:bottom w:w="56" w:type="dxa"/>
              <w:right w:w="56" w:type="dxa"/>
            </w:tcMar>
            <w:tcPrChange w:id="132" w:author="Birger Kidmose" w:date="2026-08-06T09:10:00Z" w16du:dateUtc="2026-08-06T07:10:00Z">
              <w:tcPr>
                <w:tcW w:w="7572" w:type="dxa"/>
                <w:tcMar>
                  <w:top w:w="56" w:type="dxa"/>
                  <w:left w:w="56" w:type="dxa"/>
                  <w:bottom w:w="56" w:type="dxa"/>
                  <w:right w:w="56" w:type="dxa"/>
                </w:tcMar>
              </w:tcPr>
            </w:tcPrChange>
          </w:tcPr>
          <w:p w14:paraId="085D78F5" w14:textId="77777777" w:rsidR="001E5488" w:rsidRPr="00876D32" w:rsidRDefault="00DD08CB">
            <w:pPr>
              <w:widowControl w:val="0"/>
              <w:pBdr>
                <w:top w:val="nil"/>
                <w:left w:val="nil"/>
                <w:bottom w:val="nil"/>
                <w:right w:val="nil"/>
                <w:between w:val="nil"/>
              </w:pBdr>
              <w:spacing w:after="0" w:line="240" w:lineRule="auto"/>
            </w:pPr>
            <w:r w:rsidRPr="00876D32">
              <w:t>Dato og tid til versionering</w:t>
            </w:r>
          </w:p>
        </w:tc>
      </w:tr>
    </w:tbl>
    <w:p w14:paraId="0334573D" w14:textId="5462C944" w:rsidR="001E5488" w:rsidRPr="00876D32" w:rsidRDefault="00112C42">
      <w:pPr>
        <w:pStyle w:val="Heading2"/>
      </w:pPr>
      <w:bookmarkStart w:id="133" w:name="_fcn8czwb5ha8" w:colFirst="0" w:colLast="0"/>
      <w:bookmarkStart w:id="134" w:name="_q29qngq73ulp"/>
      <w:bookmarkStart w:id="135" w:name="_v32b5anjj0rv" w:colFirst="0" w:colLast="0"/>
      <w:bookmarkStart w:id="136" w:name="_la6295crcr1w"/>
      <w:bookmarkStart w:id="137" w:name="_mzgs7riazb33" w:colFirst="0" w:colLast="0"/>
      <w:bookmarkStart w:id="138" w:name="_3pm0u77lefz4"/>
      <w:bookmarkStart w:id="139" w:name="_3.2_-_Apoteker"/>
      <w:bookmarkStart w:id="140" w:name="_Toc231991093"/>
      <w:bookmarkEnd w:id="133"/>
      <w:bookmarkEnd w:id="134"/>
      <w:bookmarkEnd w:id="135"/>
      <w:bookmarkEnd w:id="136"/>
      <w:bookmarkEnd w:id="137"/>
      <w:bookmarkEnd w:id="138"/>
      <w:bookmarkEnd w:id="139"/>
      <w:r>
        <w:t>3</w:t>
      </w:r>
      <w:r w:rsidR="00DD08CB" w:rsidRPr="00876D32">
        <w:t>.2 - Apoteker</w:t>
      </w:r>
      <w:bookmarkEnd w:id="140"/>
    </w:p>
    <w:p w14:paraId="0A037D48" w14:textId="1EFEE291" w:rsidR="001E5488" w:rsidRPr="00876D32" w:rsidRDefault="00DD08CB">
      <w:r>
        <w:t xml:space="preserve">I dette afsnit beskrives modellen for apoteker og filialer, </w:t>
      </w:r>
      <w:del w:id="141" w:author="Birger Kidmose" w:date="2026-08-06T09:10:00Z" w16du:dateUtc="2026-08-06T07:10:00Z">
        <w:r w:rsidRPr="00876D32">
          <w:delText>apotekeren</w:delText>
        </w:r>
      </w:del>
      <w:ins w:id="142" w:author="Birger Kidmose" w:date="2026-08-06T09:10:00Z" w16du:dateUtc="2026-08-06T07:10:00Z">
        <w:r>
          <w:t>apotekere</w:t>
        </w:r>
      </w:ins>
      <w:r>
        <w:t xml:space="preserve">, apoteksmedarbejdere samt de bemyndigelser, som knytter apoteksmedarbejdere til apotekerne. </w:t>
      </w:r>
    </w:p>
    <w:p w14:paraId="42E9D686" w14:textId="77777777" w:rsidR="001E5488" w:rsidRPr="00876D32" w:rsidRDefault="00DD08CB">
      <w:pPr>
        <w:pStyle w:val="Heading4"/>
      </w:pPr>
      <w:bookmarkStart w:id="143" w:name="_yxbqxqq8rjfu" w:colFirst="0" w:colLast="0"/>
      <w:bookmarkStart w:id="144" w:name="_wndiagj10ihw"/>
      <w:bookmarkEnd w:id="143"/>
      <w:bookmarkEnd w:id="144"/>
      <w:r w:rsidRPr="00876D32">
        <w:t>Indhold</w:t>
      </w:r>
    </w:p>
    <w:p w14:paraId="1FD7B953" w14:textId="4AAFFF4C" w:rsidR="001E5488" w:rsidRPr="00876D32" w:rsidRDefault="00DD08CB">
      <w:r w:rsidRPr="00876D32">
        <w:t>Datasættet indeholder stamdata for apoteker og filialer</w:t>
      </w:r>
      <w:r w:rsidR="00272FEF">
        <w:t xml:space="preserve"> samt</w:t>
      </w:r>
      <w:r w:rsidRPr="00876D32">
        <w:t>, apotekere med bevilling til at drive ét eller flere apoteker</w:t>
      </w:r>
      <w:r w:rsidR="00165D9A">
        <w:t>.</w:t>
      </w:r>
      <w:r w:rsidRPr="00876D32">
        <w:t xml:space="preserve"> </w:t>
      </w:r>
    </w:p>
    <w:p w14:paraId="31ED69DD" w14:textId="77777777" w:rsidR="001E5488" w:rsidRPr="00876D32" w:rsidRDefault="00DD08CB">
      <w:pPr>
        <w:pStyle w:val="Heading4"/>
      </w:pPr>
      <w:bookmarkStart w:id="145" w:name="_vabp9ocwpvtb" w:colFirst="0" w:colLast="0"/>
      <w:bookmarkStart w:id="146" w:name="_ygdf25key3jf"/>
      <w:bookmarkEnd w:id="145"/>
      <w:bookmarkEnd w:id="146"/>
      <w:r w:rsidRPr="00876D32">
        <w:t>Anvendelse</w:t>
      </w:r>
    </w:p>
    <w:p w14:paraId="7C030C69" w14:textId="56682D06" w:rsidR="001E5488" w:rsidRPr="00876D32" w:rsidRDefault="00AE6B11">
      <w:r>
        <w:t>D</w:t>
      </w:r>
      <w:r w:rsidRPr="00876D32">
        <w:t xml:space="preserve">ata </w:t>
      </w:r>
      <w:r>
        <w:t xml:space="preserve">anvendes til </w:t>
      </w:r>
      <w:r w:rsidRPr="00876D32">
        <w:t>adgangskontrol</w:t>
      </w:r>
      <w:r w:rsidR="00272FEF">
        <w:t xml:space="preserve"> samt </w:t>
      </w:r>
      <w:r w:rsidR="00DD08CB" w:rsidRPr="00876D32">
        <w:t>når dyrlægen angiver hvor lægemidlet skal udleveres ved bestilling, dvs. på en adresseret recept.</w:t>
      </w:r>
    </w:p>
    <w:p w14:paraId="1C002324" w14:textId="73FD490D" w:rsidR="001E5488" w:rsidRPr="00876D32" w:rsidRDefault="798679E8">
      <w:r>
        <w:t xml:space="preserve">Se også </w:t>
      </w:r>
      <w:del w:id="147" w:author="Birger Kidmose" w:date="2026-08-06T09:10:00Z" w16du:dateUtc="2026-08-06T07:10:00Z">
        <w:r w:rsidR="00DD08CB">
          <w:fldChar w:fldCharType="begin"/>
        </w:r>
        <w:r w:rsidR="00DD08CB">
          <w:delInstrText>HYPERLINK \l "_pqqs9wsmq4yp" \h</w:delInstrText>
        </w:r>
        <w:r w:rsidR="00DD08CB">
          <w:fldChar w:fldCharType="separate"/>
        </w:r>
        <w:r w:rsidR="00DD08CB">
          <w:rPr>
            <w:color w:val="1155CC"/>
            <w:u w:val="single"/>
          </w:rPr>
          <w:delText>2.3 - Vet-forhandlere</w:delText>
        </w:r>
        <w:r w:rsidR="00DD08CB">
          <w:fldChar w:fldCharType="end"/>
        </w:r>
        <w:r w:rsidR="00DD08CB">
          <w:delText>.</w:delText>
        </w:r>
      </w:del>
      <w:ins w:id="148" w:author="Birger Kidmose" w:date="2026-08-06T09:10:00Z" w16du:dateUtc="2026-08-06T07:10:00Z">
        <w:r w:rsidR="43200152">
          <w:fldChar w:fldCharType="begin"/>
        </w:r>
        <w:r w:rsidR="43200152">
          <w:instrText>HYPERLINK \l "_3.3_-_Vet-forhandlere"</w:instrText>
        </w:r>
        <w:r w:rsidR="43200152">
          <w:fldChar w:fldCharType="separate"/>
        </w:r>
        <w:r w:rsidR="43200152" w:rsidRPr="667F5B50">
          <w:rPr>
            <w:color w:val="1155CC"/>
            <w:u w:val="single"/>
          </w:rPr>
          <w:t>3</w:t>
        </w:r>
        <w:r w:rsidRPr="667F5B50">
          <w:rPr>
            <w:color w:val="1155CC"/>
            <w:u w:val="single"/>
          </w:rPr>
          <w:t>.3 - Vet-forhandlere</w:t>
        </w:r>
        <w:r w:rsidR="43200152">
          <w:fldChar w:fldCharType="end"/>
        </w:r>
        <w:r>
          <w:t>.</w:t>
        </w:r>
      </w:ins>
      <w:r>
        <w:t xml:space="preserve"> </w:t>
      </w:r>
    </w:p>
    <w:p w14:paraId="4C50CD75" w14:textId="77777777" w:rsidR="001E5488" w:rsidRPr="00876D32" w:rsidRDefault="00DD08CB">
      <w:pPr>
        <w:pStyle w:val="Heading4"/>
      </w:pPr>
      <w:bookmarkStart w:id="149" w:name="_p4ee58be4r3r" w:colFirst="0" w:colLast="0"/>
      <w:bookmarkStart w:id="150" w:name="_ds9a3rjbh5bl"/>
      <w:bookmarkEnd w:id="149"/>
      <w:bookmarkEnd w:id="150"/>
      <w:r w:rsidRPr="00876D32">
        <w:t>Kilde</w:t>
      </w:r>
    </w:p>
    <w:p w14:paraId="52E6CFE1" w14:textId="141C0833" w:rsidR="001E5488" w:rsidRPr="00876D32" w:rsidRDefault="00272FEF">
      <w:r>
        <w:t xml:space="preserve">Kilde til apoteksdata er </w:t>
      </w:r>
      <w:r w:rsidR="00DD08CB" w:rsidRPr="00876D32">
        <w:t xml:space="preserve">Stamdatamodulet (SDM) på NSP. </w:t>
      </w:r>
    </w:p>
    <w:p w14:paraId="7BC1C46D" w14:textId="77777777" w:rsidR="001E5488" w:rsidRDefault="00DD08CB">
      <w:pPr>
        <w:pStyle w:val="Heading4"/>
      </w:pPr>
      <w:bookmarkStart w:id="151" w:name="_8rwz4g9pt2qr" w:colFirst="0" w:colLast="0"/>
      <w:bookmarkStart w:id="152" w:name="_9574mwvg1w3c"/>
      <w:bookmarkEnd w:id="151"/>
      <w:bookmarkEnd w:id="152"/>
      <w:r>
        <w:t>Model</w:t>
      </w:r>
    </w:p>
    <w:p w14:paraId="539973B2" w14:textId="40CCEF56" w:rsidR="001E5488" w:rsidRDefault="007F4FDA">
      <w:r>
        <w:rPr>
          <w:noProof/>
        </w:rPr>
        <w:drawing>
          <wp:inline distT="0" distB="0" distL="0" distR="0" wp14:anchorId="11067EC7" wp14:editId="34A60CAE">
            <wp:extent cx="2401829" cy="3264415"/>
            <wp:effectExtent l="0" t="0" r="0" b="0"/>
            <wp:docPr id="168906934" name="Billede 2" descr="Et billede, der indeholder tekst, skærmbillede, diagram,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6934" name="Billede 2" descr="Et billede, der indeholder tekst, skærmbillede, diagram, Font/skrifttype&#10;&#10;AI-genereret indhold kan være ukorrek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01829" cy="3264415"/>
                    </a:xfrm>
                    <a:prstGeom prst="rect">
                      <a:avLst/>
                    </a:prstGeom>
                  </pic:spPr>
                </pic:pic>
              </a:graphicData>
            </a:graphic>
          </wp:inline>
        </w:drawing>
      </w:r>
    </w:p>
    <w:p w14:paraId="40F8554C" w14:textId="77777777" w:rsidR="001E5488" w:rsidRPr="00876D32" w:rsidRDefault="00DD08CB">
      <w:pPr>
        <w:pStyle w:val="Heading4"/>
      </w:pPr>
      <w:bookmarkStart w:id="153" w:name="_gfs5jjw51d6f" w:colFirst="0" w:colLast="0"/>
      <w:bookmarkStart w:id="154" w:name="_l42dvnybsqdd"/>
      <w:bookmarkEnd w:id="153"/>
      <w:bookmarkEnd w:id="154"/>
      <w:r w:rsidRPr="00876D32">
        <w:t>Bemærkninger til modellen</w:t>
      </w:r>
    </w:p>
    <w:p w14:paraId="11ED1217" w14:textId="08912AFB" w:rsidR="001E5488" w:rsidRPr="00876D32" w:rsidRDefault="00DD08CB">
      <w:r>
        <w:t xml:space="preserve">Data for </w:t>
      </w:r>
      <w:del w:id="155" w:author="Birger Kidmose" w:date="2026-08-06T09:10:00Z" w16du:dateUtc="2026-08-06T07:10:00Z">
        <w:r w:rsidRPr="00876D32">
          <w:delText>apotekere</w:delText>
        </w:r>
      </w:del>
      <w:ins w:id="156" w:author="Birger Kidmose" w:date="2026-08-06T09:10:00Z" w16du:dateUtc="2026-08-06T07:10:00Z">
        <w:r>
          <w:t>apoteker</w:t>
        </w:r>
      </w:ins>
      <w:r>
        <w:t xml:space="preserve"> og filialer er i høj grad ens og anvendes på samme måde, og de skrives derfor i en enkelt tabel. </w:t>
      </w:r>
    </w:p>
    <w:p w14:paraId="5BE71C35" w14:textId="03F144AF" w:rsidR="001E5488" w:rsidRPr="00876D32" w:rsidRDefault="00112C42">
      <w:pPr>
        <w:pStyle w:val="Heading3"/>
      </w:pPr>
      <w:bookmarkStart w:id="157" w:name="_exuhj75914p" w:colFirst="0" w:colLast="0"/>
      <w:bookmarkStart w:id="158" w:name="_qn4jbklomnv4"/>
      <w:bookmarkStart w:id="159" w:name="_Toc231991094"/>
      <w:bookmarkEnd w:id="157"/>
      <w:bookmarkEnd w:id="158"/>
      <w:r>
        <w:t>3</w:t>
      </w:r>
      <w:r w:rsidR="00DD08CB" w:rsidRPr="00876D32">
        <w:t>.2.1 - Apoteker og filialer</w:t>
      </w:r>
      <w:bookmarkEnd w:id="159"/>
      <w:r w:rsidR="00DD08CB" w:rsidRPr="00876D32">
        <w:t xml:space="preserve"> </w:t>
      </w:r>
    </w:p>
    <w:p w14:paraId="4C31FA64" w14:textId="77777777" w:rsidR="001E5488" w:rsidRPr="00876D32" w:rsidRDefault="00DD08CB">
      <w:r w:rsidRPr="00876D32">
        <w:t xml:space="preserve">Datasættet indeholder private apoteker samt deres filialer. Der skelnes kun mellem apoteker og filialer ved, at filialer har et filialnummer, mens apoteksnummeret og CVR-nummeret vil være det samme som det apotek filialen er tilknyttet. Tillægsbevillinger (supplerende enheder) fremgår af modellen ved, at de har samme ejer. </w:t>
      </w:r>
    </w:p>
    <w:p w14:paraId="345F9FB4" w14:textId="24E32B58" w:rsidR="001E5488" w:rsidRDefault="00DD08CB">
      <w:r w:rsidRPr="00876D32">
        <w:t xml:space="preserve">Stamdata fås fra Stamdatamodulet på Den nationale serviceplatform, via opslag på SOR (Sundhedsvæsenets Organisations Register). SOR-modellen er meget generisk, det vil derfor være nødvendigt med en efterbehandling af data hentet fra SOR. </w:t>
      </w:r>
      <w:r>
        <w:t>Nyeste version af SOR-datasættet bør anvendes:</w:t>
      </w:r>
    </w:p>
    <w:p w14:paraId="537E79E8" w14:textId="7B767EB7" w:rsidR="001E5488" w:rsidRDefault="00DD08CB" w:rsidP="00876D32">
      <w:pPr>
        <w:numPr>
          <w:ilvl w:val="0"/>
          <w:numId w:val="8"/>
        </w:numPr>
      </w:pPr>
      <w:hyperlink r:id="rId16">
        <w:r>
          <w:rPr>
            <w:color w:val="1155CC"/>
            <w:u w:val="single"/>
          </w:rPr>
          <w:t>https://www.nspop.dk/pages/releaseview.action?pageId=87377126</w:t>
        </w:r>
      </w:hyperlink>
    </w:p>
    <w:p w14:paraId="361797FE" w14:textId="66071415" w:rsidR="001E5488" w:rsidRDefault="00DD08CB" w:rsidP="00876D32">
      <w:pPr>
        <w:numPr>
          <w:ilvl w:val="0"/>
          <w:numId w:val="8"/>
        </w:numPr>
      </w:pPr>
      <w:hyperlink r:id="rId17">
        <w:r>
          <w:rPr>
            <w:color w:val="1155CC"/>
            <w:u w:val="single"/>
          </w:rPr>
          <w:t>https://www.nspop.dk/spaces/Web3/pages/99442326/B20+Sundhedsv%C3%A6senets+Organisations+Register+SOR2</w:t>
        </w:r>
      </w:hyperlink>
      <w:r>
        <w:t xml:space="preserve"> </w:t>
      </w:r>
    </w:p>
    <w:tbl>
      <w:tblPr>
        <w:tblStyle w:val="a3"/>
        <w:tblW w:w="995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160" w:author="Birger Kidmose" w:date="2026-08-06T09:10:00Z" w16du:dateUtc="2026-08-06T07:10:00Z">
          <w:tblPr>
            <w:tblW w:w="99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2381"/>
        <w:gridCol w:w="7572"/>
        <w:tblGridChange w:id="161">
          <w:tblGrid>
            <w:gridCol w:w="2381"/>
            <w:gridCol w:w="7572"/>
          </w:tblGrid>
        </w:tblGridChange>
      </w:tblGrid>
      <w:tr w:rsidR="001E5488" w14:paraId="14F6D61C" w14:textId="77777777" w:rsidTr="5998574F">
        <w:trPr>
          <w:trHeight w:val="420"/>
          <w:tblHeader/>
          <w:trPrChange w:id="162" w:author="Birger Kidmose" w:date="2026-08-06T09:10:00Z" w16du:dateUtc="2026-08-06T07:10:00Z">
            <w:trPr>
              <w:trHeight w:val="420"/>
              <w:tblHeader/>
            </w:trPr>
          </w:trPrChange>
        </w:trPr>
        <w:tc>
          <w:tcPr>
            <w:tcW w:w="9953" w:type="dxa"/>
            <w:gridSpan w:val="2"/>
            <w:shd w:val="clear" w:color="auto" w:fill="BFBFBF" w:themeFill="background1" w:themeFillShade="BF"/>
            <w:tcMar>
              <w:top w:w="56" w:type="dxa"/>
              <w:left w:w="56" w:type="dxa"/>
              <w:bottom w:w="56" w:type="dxa"/>
              <w:right w:w="56" w:type="dxa"/>
            </w:tcMar>
            <w:tcPrChange w:id="163" w:author="Birger Kidmose" w:date="2026-08-06T09:10:00Z" w16du:dateUtc="2026-08-06T07:10:00Z">
              <w:tcPr>
                <w:tcW w:w="9953" w:type="dxa"/>
                <w:gridSpan w:val="2"/>
                <w:shd w:val="clear" w:color="auto" w:fill="BFBFBF" w:themeFill="background1" w:themeFillShade="BF"/>
                <w:tcMar>
                  <w:top w:w="56" w:type="dxa"/>
                  <w:left w:w="56" w:type="dxa"/>
                  <w:bottom w:w="56" w:type="dxa"/>
                  <w:right w:w="56" w:type="dxa"/>
                </w:tcMar>
              </w:tcPr>
            </w:tcPrChange>
          </w:tcPr>
          <w:p w14:paraId="422EB587" w14:textId="77777777" w:rsidR="001E5488" w:rsidRDefault="00DD08CB">
            <w:pPr>
              <w:widowControl w:val="0"/>
              <w:spacing w:after="0" w:line="240" w:lineRule="auto"/>
            </w:pPr>
            <w:r>
              <w:rPr>
                <w:b/>
                <w:bCs/>
              </w:rPr>
              <w:t xml:space="preserve">Apoteker </w:t>
            </w:r>
            <w:r>
              <w:t xml:space="preserve">og filialer </w:t>
            </w:r>
          </w:p>
        </w:tc>
      </w:tr>
      <w:tr w:rsidR="001E5488" w14:paraId="0142E9A0" w14:textId="77777777" w:rsidTr="5998574F">
        <w:tc>
          <w:tcPr>
            <w:tcW w:w="2381" w:type="dxa"/>
            <w:tcMar>
              <w:top w:w="56" w:type="dxa"/>
              <w:left w:w="56" w:type="dxa"/>
              <w:bottom w:w="56" w:type="dxa"/>
              <w:right w:w="56" w:type="dxa"/>
            </w:tcMar>
            <w:tcPrChange w:id="164" w:author="Birger Kidmose" w:date="2026-08-06T09:10:00Z" w16du:dateUtc="2026-08-06T07:10:00Z">
              <w:tcPr>
                <w:tcW w:w="2381" w:type="dxa"/>
                <w:tcMar>
                  <w:top w:w="56" w:type="dxa"/>
                  <w:left w:w="56" w:type="dxa"/>
                  <w:bottom w:w="56" w:type="dxa"/>
                  <w:right w:w="56" w:type="dxa"/>
                </w:tcMar>
              </w:tcPr>
            </w:tcPrChange>
          </w:tcPr>
          <w:p w14:paraId="5C80B062" w14:textId="77777777" w:rsidR="001E5488" w:rsidRDefault="00DD08CB">
            <w:pPr>
              <w:widowControl w:val="0"/>
              <w:spacing w:after="0" w:line="240" w:lineRule="auto"/>
              <w:rPr>
                <w:b/>
                <w:bCs/>
              </w:rPr>
            </w:pPr>
            <w:r>
              <w:rPr>
                <w:b/>
                <w:bCs/>
              </w:rPr>
              <w:t>Attribut</w:t>
            </w:r>
          </w:p>
        </w:tc>
        <w:tc>
          <w:tcPr>
            <w:tcW w:w="7572" w:type="dxa"/>
            <w:tcMar>
              <w:top w:w="56" w:type="dxa"/>
              <w:left w:w="56" w:type="dxa"/>
              <w:bottom w:w="56" w:type="dxa"/>
              <w:right w:w="56" w:type="dxa"/>
            </w:tcMar>
            <w:tcPrChange w:id="165" w:author="Birger Kidmose" w:date="2026-08-06T09:10:00Z" w16du:dateUtc="2026-08-06T07:10:00Z">
              <w:tcPr>
                <w:tcW w:w="7572" w:type="dxa"/>
                <w:tcMar>
                  <w:top w:w="56" w:type="dxa"/>
                  <w:left w:w="56" w:type="dxa"/>
                  <w:bottom w:w="56" w:type="dxa"/>
                  <w:right w:w="56" w:type="dxa"/>
                </w:tcMar>
              </w:tcPr>
            </w:tcPrChange>
          </w:tcPr>
          <w:p w14:paraId="4FFB92FE" w14:textId="77777777" w:rsidR="001E5488" w:rsidRDefault="00DD08CB">
            <w:pPr>
              <w:widowControl w:val="0"/>
              <w:spacing w:after="0" w:line="240" w:lineRule="auto"/>
              <w:rPr>
                <w:b/>
                <w:bCs/>
              </w:rPr>
            </w:pPr>
            <w:r>
              <w:rPr>
                <w:b/>
                <w:bCs/>
              </w:rPr>
              <w:t>Beskrivelse</w:t>
            </w:r>
          </w:p>
        </w:tc>
      </w:tr>
      <w:tr w:rsidR="001E5488" w14:paraId="6D5DD764" w14:textId="77777777" w:rsidTr="5998574F">
        <w:tc>
          <w:tcPr>
            <w:tcW w:w="2381" w:type="dxa"/>
            <w:tcMar>
              <w:top w:w="56" w:type="dxa"/>
              <w:left w:w="56" w:type="dxa"/>
              <w:bottom w:w="56" w:type="dxa"/>
              <w:right w:w="56" w:type="dxa"/>
            </w:tcMar>
            <w:tcPrChange w:id="166" w:author="Birger Kidmose" w:date="2026-08-06T09:10:00Z" w16du:dateUtc="2026-08-06T07:10:00Z">
              <w:tcPr>
                <w:tcW w:w="2381" w:type="dxa"/>
                <w:tcMar>
                  <w:top w:w="56" w:type="dxa"/>
                  <w:left w:w="56" w:type="dxa"/>
                  <w:bottom w:w="56" w:type="dxa"/>
                  <w:right w:w="56" w:type="dxa"/>
                </w:tcMar>
              </w:tcPr>
            </w:tcPrChange>
          </w:tcPr>
          <w:p w14:paraId="7F09604F" w14:textId="77777777" w:rsidR="001E5488" w:rsidRDefault="00DD08CB">
            <w:pPr>
              <w:widowControl w:val="0"/>
              <w:spacing w:after="0" w:line="240" w:lineRule="auto"/>
            </w:pPr>
            <w:r>
              <w:t>Id</w:t>
            </w:r>
          </w:p>
        </w:tc>
        <w:tc>
          <w:tcPr>
            <w:tcW w:w="7572" w:type="dxa"/>
            <w:tcMar>
              <w:top w:w="56" w:type="dxa"/>
              <w:left w:w="56" w:type="dxa"/>
              <w:bottom w:w="56" w:type="dxa"/>
              <w:right w:w="56" w:type="dxa"/>
            </w:tcMar>
            <w:tcPrChange w:id="167" w:author="Birger Kidmose" w:date="2026-08-06T09:10:00Z" w16du:dateUtc="2026-08-06T07:10:00Z">
              <w:tcPr>
                <w:tcW w:w="7572" w:type="dxa"/>
                <w:tcMar>
                  <w:top w:w="56" w:type="dxa"/>
                  <w:left w:w="56" w:type="dxa"/>
                  <w:bottom w:w="56" w:type="dxa"/>
                  <w:right w:w="56" w:type="dxa"/>
                </w:tcMar>
              </w:tcPr>
            </w:tcPrChange>
          </w:tcPr>
          <w:p w14:paraId="25C0B7F4" w14:textId="77777777" w:rsidR="001E5488" w:rsidRDefault="00DD08CB">
            <w:pPr>
              <w:widowControl w:val="0"/>
              <w:spacing w:after="0" w:line="240" w:lineRule="auto"/>
            </w:pPr>
            <w:r>
              <w:t>Teknisk nøgle</w:t>
            </w:r>
          </w:p>
        </w:tc>
      </w:tr>
      <w:tr w:rsidR="001E5488" w:rsidRPr="00796FD7" w14:paraId="50A6A8A0" w14:textId="77777777" w:rsidTr="5998574F">
        <w:tc>
          <w:tcPr>
            <w:tcW w:w="2381" w:type="dxa"/>
            <w:tcMar>
              <w:top w:w="56" w:type="dxa"/>
              <w:left w:w="56" w:type="dxa"/>
              <w:bottom w:w="56" w:type="dxa"/>
              <w:right w:w="56" w:type="dxa"/>
            </w:tcMar>
            <w:tcPrChange w:id="168" w:author="Birger Kidmose" w:date="2026-08-06T09:10:00Z" w16du:dateUtc="2026-08-06T07:10:00Z">
              <w:tcPr>
                <w:tcW w:w="2381" w:type="dxa"/>
                <w:tcMar>
                  <w:top w:w="56" w:type="dxa"/>
                  <w:left w:w="56" w:type="dxa"/>
                  <w:bottom w:w="56" w:type="dxa"/>
                  <w:right w:w="56" w:type="dxa"/>
                </w:tcMar>
              </w:tcPr>
            </w:tcPrChange>
          </w:tcPr>
          <w:p w14:paraId="441D09AB" w14:textId="77777777" w:rsidR="001E5488" w:rsidRDefault="00DD08CB">
            <w:pPr>
              <w:widowControl w:val="0"/>
              <w:spacing w:after="0" w:line="240" w:lineRule="auto"/>
            </w:pPr>
            <w:r>
              <w:t>SOR-id</w:t>
            </w:r>
          </w:p>
        </w:tc>
        <w:tc>
          <w:tcPr>
            <w:tcW w:w="7572" w:type="dxa"/>
            <w:tcMar>
              <w:top w:w="56" w:type="dxa"/>
              <w:left w:w="56" w:type="dxa"/>
              <w:bottom w:w="56" w:type="dxa"/>
              <w:right w:w="56" w:type="dxa"/>
            </w:tcMar>
            <w:tcPrChange w:id="169" w:author="Birger Kidmose" w:date="2026-08-06T09:10:00Z" w16du:dateUtc="2026-08-06T07:10:00Z">
              <w:tcPr>
                <w:tcW w:w="7572" w:type="dxa"/>
                <w:tcMar>
                  <w:top w:w="56" w:type="dxa"/>
                  <w:left w:w="56" w:type="dxa"/>
                  <w:bottom w:w="56" w:type="dxa"/>
                  <w:right w:w="56" w:type="dxa"/>
                </w:tcMar>
              </w:tcPr>
            </w:tcPrChange>
          </w:tcPr>
          <w:p w14:paraId="2908C628" w14:textId="77777777" w:rsidR="001E5488" w:rsidRPr="005F095D" w:rsidRDefault="00DD08CB">
            <w:pPr>
              <w:spacing w:after="0" w:line="240" w:lineRule="auto"/>
              <w:rPr>
                <w:lang w:val="sv-SE"/>
              </w:rPr>
            </w:pPr>
            <w:r w:rsidRPr="005F095D">
              <w:rPr>
                <w:lang w:val="sv-SE"/>
              </w:rPr>
              <w:t>Apotekets eller filialens SOR-id, obligatorisk.</w:t>
            </w:r>
          </w:p>
        </w:tc>
      </w:tr>
      <w:tr w:rsidR="001E5488" w14:paraId="0B5DF2F6" w14:textId="77777777" w:rsidTr="5998574F">
        <w:tc>
          <w:tcPr>
            <w:tcW w:w="2381" w:type="dxa"/>
            <w:tcMar>
              <w:top w:w="56" w:type="dxa"/>
              <w:left w:w="56" w:type="dxa"/>
              <w:bottom w:w="56" w:type="dxa"/>
              <w:right w:w="56" w:type="dxa"/>
            </w:tcMar>
            <w:tcPrChange w:id="170" w:author="Birger Kidmose" w:date="2026-08-06T09:10:00Z" w16du:dateUtc="2026-08-06T07:10:00Z">
              <w:tcPr>
                <w:tcW w:w="2381" w:type="dxa"/>
                <w:tcMar>
                  <w:top w:w="56" w:type="dxa"/>
                  <w:left w:w="56" w:type="dxa"/>
                  <w:bottom w:w="56" w:type="dxa"/>
                  <w:right w:w="56" w:type="dxa"/>
                </w:tcMar>
              </w:tcPr>
            </w:tcPrChange>
          </w:tcPr>
          <w:p w14:paraId="249FCF87" w14:textId="77777777" w:rsidR="001E5488" w:rsidRDefault="00DD08CB">
            <w:pPr>
              <w:widowControl w:val="0"/>
              <w:spacing w:after="0" w:line="240" w:lineRule="auto"/>
            </w:pPr>
            <w:r>
              <w:t>Apoteksnummer</w:t>
            </w:r>
          </w:p>
        </w:tc>
        <w:tc>
          <w:tcPr>
            <w:tcW w:w="7572" w:type="dxa"/>
            <w:tcMar>
              <w:top w:w="56" w:type="dxa"/>
              <w:left w:w="56" w:type="dxa"/>
              <w:bottom w:w="56" w:type="dxa"/>
              <w:right w:w="56" w:type="dxa"/>
            </w:tcMar>
            <w:tcPrChange w:id="171" w:author="Birger Kidmose" w:date="2026-08-06T09:10:00Z" w16du:dateUtc="2026-08-06T07:10:00Z">
              <w:tcPr>
                <w:tcW w:w="7572" w:type="dxa"/>
                <w:tcMar>
                  <w:top w:w="56" w:type="dxa"/>
                  <w:left w:w="56" w:type="dxa"/>
                  <w:bottom w:w="56" w:type="dxa"/>
                  <w:right w:w="56" w:type="dxa"/>
                </w:tcMar>
              </w:tcPr>
            </w:tcPrChange>
          </w:tcPr>
          <w:p w14:paraId="21E939DF" w14:textId="77777777" w:rsidR="001E5488" w:rsidRDefault="00DD08CB">
            <w:pPr>
              <w:spacing w:after="0" w:line="240" w:lineRule="auto"/>
            </w:pPr>
            <w:r>
              <w:t>Apotekets trecifrede nummer, obligatorisk</w:t>
            </w:r>
          </w:p>
        </w:tc>
      </w:tr>
      <w:tr w:rsidR="001E5488" w14:paraId="71769A33" w14:textId="77777777" w:rsidTr="5998574F">
        <w:trPr>
          <w:trHeight w:val="376"/>
          <w:trPrChange w:id="172" w:author="Birger Kidmose" w:date="2026-08-06T09:10:00Z" w16du:dateUtc="2026-08-06T07:10:00Z">
            <w:trPr>
              <w:trHeight w:val="376"/>
            </w:trPr>
          </w:trPrChange>
        </w:trPr>
        <w:tc>
          <w:tcPr>
            <w:tcW w:w="2381" w:type="dxa"/>
            <w:tcMar>
              <w:top w:w="56" w:type="dxa"/>
              <w:left w:w="56" w:type="dxa"/>
              <w:bottom w:w="56" w:type="dxa"/>
              <w:right w:w="56" w:type="dxa"/>
            </w:tcMar>
            <w:tcPrChange w:id="173" w:author="Birger Kidmose" w:date="2026-08-06T09:10:00Z" w16du:dateUtc="2026-08-06T07:10:00Z">
              <w:tcPr>
                <w:tcW w:w="2381" w:type="dxa"/>
                <w:tcMar>
                  <w:top w:w="56" w:type="dxa"/>
                  <w:left w:w="56" w:type="dxa"/>
                  <w:bottom w:w="56" w:type="dxa"/>
                  <w:right w:w="56" w:type="dxa"/>
                </w:tcMar>
              </w:tcPr>
            </w:tcPrChange>
          </w:tcPr>
          <w:p w14:paraId="2E3E7DC4" w14:textId="77777777" w:rsidR="001E5488" w:rsidRDefault="00DD08CB">
            <w:pPr>
              <w:spacing w:after="0" w:line="240" w:lineRule="auto"/>
            </w:pPr>
            <w:r>
              <w:t>Filialnummer</w:t>
            </w:r>
          </w:p>
        </w:tc>
        <w:tc>
          <w:tcPr>
            <w:tcW w:w="7572" w:type="dxa"/>
            <w:tcMar>
              <w:top w:w="56" w:type="dxa"/>
              <w:left w:w="56" w:type="dxa"/>
              <w:bottom w:w="56" w:type="dxa"/>
              <w:right w:w="56" w:type="dxa"/>
            </w:tcMar>
            <w:tcPrChange w:id="174" w:author="Birger Kidmose" w:date="2026-08-06T09:10:00Z" w16du:dateUtc="2026-08-06T07:10:00Z">
              <w:tcPr>
                <w:tcW w:w="7572" w:type="dxa"/>
                <w:tcMar>
                  <w:top w:w="56" w:type="dxa"/>
                  <w:left w:w="56" w:type="dxa"/>
                  <w:bottom w:w="56" w:type="dxa"/>
                  <w:right w:w="56" w:type="dxa"/>
                </w:tcMar>
              </w:tcPr>
            </w:tcPrChange>
          </w:tcPr>
          <w:p w14:paraId="2E6B9D19" w14:textId="77777777" w:rsidR="001E5488" w:rsidRPr="00876D32" w:rsidRDefault="00DD08CB">
            <w:pPr>
              <w:spacing w:after="0" w:line="240" w:lineRule="auto"/>
            </w:pPr>
            <w:r w:rsidRPr="00876D32">
              <w:t xml:space="preserve">Filialens nummer, optionel, er altid angivet for filialer. </w:t>
            </w:r>
          </w:p>
        </w:tc>
      </w:tr>
      <w:tr w:rsidR="001E5488" w14:paraId="6DD16045" w14:textId="77777777" w:rsidTr="5998574F">
        <w:tc>
          <w:tcPr>
            <w:tcW w:w="2381" w:type="dxa"/>
            <w:tcMar>
              <w:top w:w="56" w:type="dxa"/>
              <w:left w:w="56" w:type="dxa"/>
              <w:bottom w:w="56" w:type="dxa"/>
              <w:right w:w="56" w:type="dxa"/>
            </w:tcMar>
            <w:tcPrChange w:id="175" w:author="Birger Kidmose" w:date="2026-08-06T09:10:00Z" w16du:dateUtc="2026-08-06T07:10:00Z">
              <w:tcPr>
                <w:tcW w:w="2381" w:type="dxa"/>
                <w:tcMar>
                  <w:top w:w="56" w:type="dxa"/>
                  <w:left w:w="56" w:type="dxa"/>
                  <w:bottom w:w="56" w:type="dxa"/>
                  <w:right w:w="56" w:type="dxa"/>
                </w:tcMar>
              </w:tcPr>
            </w:tcPrChange>
          </w:tcPr>
          <w:p w14:paraId="6E0699B9" w14:textId="77777777" w:rsidR="001E5488" w:rsidRDefault="00DD08CB">
            <w:pPr>
              <w:spacing w:after="0" w:line="240" w:lineRule="auto"/>
            </w:pPr>
            <w:r>
              <w:t>CVR-nummer</w:t>
            </w:r>
          </w:p>
        </w:tc>
        <w:tc>
          <w:tcPr>
            <w:tcW w:w="7572" w:type="dxa"/>
            <w:tcMar>
              <w:top w:w="56" w:type="dxa"/>
              <w:left w:w="56" w:type="dxa"/>
              <w:bottom w:w="56" w:type="dxa"/>
              <w:right w:w="56" w:type="dxa"/>
            </w:tcMar>
            <w:tcPrChange w:id="176" w:author="Birger Kidmose" w:date="2026-08-06T09:10:00Z" w16du:dateUtc="2026-08-06T07:10:00Z">
              <w:tcPr>
                <w:tcW w:w="7572" w:type="dxa"/>
                <w:tcMar>
                  <w:top w:w="56" w:type="dxa"/>
                  <w:left w:w="56" w:type="dxa"/>
                  <w:bottom w:w="56" w:type="dxa"/>
                  <w:right w:w="56" w:type="dxa"/>
                </w:tcMar>
              </w:tcPr>
            </w:tcPrChange>
          </w:tcPr>
          <w:p w14:paraId="0E445083" w14:textId="77777777" w:rsidR="001E5488" w:rsidRPr="00876D32" w:rsidRDefault="00DD08CB">
            <w:pPr>
              <w:spacing w:after="0" w:line="240" w:lineRule="auto"/>
            </w:pPr>
            <w:r w:rsidRPr="00876D32">
              <w:t>Apotekets CVR-nummer, gælder også filialen, obligatorisk</w:t>
            </w:r>
          </w:p>
        </w:tc>
      </w:tr>
      <w:tr w:rsidR="001E5488" w14:paraId="582E2FB2" w14:textId="77777777" w:rsidTr="5998574F">
        <w:tc>
          <w:tcPr>
            <w:tcW w:w="2381" w:type="dxa"/>
            <w:tcMar>
              <w:top w:w="56" w:type="dxa"/>
              <w:left w:w="56" w:type="dxa"/>
              <w:bottom w:w="56" w:type="dxa"/>
              <w:right w:w="56" w:type="dxa"/>
            </w:tcMar>
            <w:tcPrChange w:id="177" w:author="Birger Kidmose" w:date="2026-08-06T09:10:00Z" w16du:dateUtc="2026-08-06T07:10:00Z">
              <w:tcPr>
                <w:tcW w:w="2381" w:type="dxa"/>
                <w:tcMar>
                  <w:top w:w="56" w:type="dxa"/>
                  <w:left w:w="56" w:type="dxa"/>
                  <w:bottom w:w="56" w:type="dxa"/>
                  <w:right w:w="56" w:type="dxa"/>
                </w:tcMar>
              </w:tcPr>
            </w:tcPrChange>
          </w:tcPr>
          <w:p w14:paraId="14671721" w14:textId="77777777" w:rsidR="001E5488" w:rsidRDefault="00DD08CB">
            <w:pPr>
              <w:spacing w:after="0" w:line="240" w:lineRule="auto"/>
            </w:pPr>
            <w:r>
              <w:t>CVR-P-nummer</w:t>
            </w:r>
          </w:p>
        </w:tc>
        <w:tc>
          <w:tcPr>
            <w:tcW w:w="7572" w:type="dxa"/>
            <w:tcMar>
              <w:top w:w="56" w:type="dxa"/>
              <w:left w:w="56" w:type="dxa"/>
              <w:bottom w:w="56" w:type="dxa"/>
              <w:right w:w="56" w:type="dxa"/>
            </w:tcMar>
            <w:tcPrChange w:id="178" w:author="Birger Kidmose" w:date="2026-08-06T09:10:00Z" w16du:dateUtc="2026-08-06T07:10:00Z">
              <w:tcPr>
                <w:tcW w:w="7572" w:type="dxa"/>
                <w:tcMar>
                  <w:top w:w="56" w:type="dxa"/>
                  <w:left w:w="56" w:type="dxa"/>
                  <w:bottom w:w="56" w:type="dxa"/>
                  <w:right w:w="56" w:type="dxa"/>
                </w:tcMar>
              </w:tcPr>
            </w:tcPrChange>
          </w:tcPr>
          <w:p w14:paraId="51EEFB5E" w14:textId="39E448A5" w:rsidR="001E5488" w:rsidRPr="00876D32" w:rsidRDefault="00DD08CB">
            <w:pPr>
              <w:spacing w:after="0" w:line="240" w:lineRule="auto"/>
            </w:pPr>
            <w:r w:rsidRPr="00876D32">
              <w:t xml:space="preserve">Apotekets eller </w:t>
            </w:r>
            <w:r w:rsidR="00BA7518" w:rsidRPr="00876D32">
              <w:t>filialens</w:t>
            </w:r>
            <w:r w:rsidRPr="00876D32">
              <w:t xml:space="preserve"> P-nummer fra CVR-registret. </w:t>
            </w:r>
          </w:p>
        </w:tc>
      </w:tr>
      <w:tr w:rsidR="001E5488" w14:paraId="5D4A5BC2" w14:textId="77777777" w:rsidTr="5998574F">
        <w:tc>
          <w:tcPr>
            <w:tcW w:w="2381" w:type="dxa"/>
            <w:tcMar>
              <w:top w:w="56" w:type="dxa"/>
              <w:left w:w="56" w:type="dxa"/>
              <w:bottom w:w="56" w:type="dxa"/>
              <w:right w:w="56" w:type="dxa"/>
            </w:tcMar>
            <w:tcPrChange w:id="179" w:author="Birger Kidmose" w:date="2026-08-06T09:10:00Z" w16du:dateUtc="2026-08-06T07:10:00Z">
              <w:tcPr>
                <w:tcW w:w="2381" w:type="dxa"/>
                <w:tcMar>
                  <w:top w:w="56" w:type="dxa"/>
                  <w:left w:w="56" w:type="dxa"/>
                  <w:bottom w:w="56" w:type="dxa"/>
                  <w:right w:w="56" w:type="dxa"/>
                </w:tcMar>
              </w:tcPr>
            </w:tcPrChange>
          </w:tcPr>
          <w:p w14:paraId="7EE8A4BD" w14:textId="77777777" w:rsidR="001E5488" w:rsidRDefault="00DD08CB">
            <w:pPr>
              <w:spacing w:after="0" w:line="240" w:lineRule="auto"/>
            </w:pPr>
            <w:r>
              <w:t>EAN-lokationsnummer</w:t>
            </w:r>
          </w:p>
        </w:tc>
        <w:tc>
          <w:tcPr>
            <w:tcW w:w="7572" w:type="dxa"/>
            <w:tcMar>
              <w:top w:w="56" w:type="dxa"/>
              <w:left w:w="56" w:type="dxa"/>
              <w:bottom w:w="56" w:type="dxa"/>
              <w:right w:w="56" w:type="dxa"/>
            </w:tcMar>
            <w:tcPrChange w:id="180" w:author="Birger Kidmose" w:date="2026-08-06T09:10:00Z" w16du:dateUtc="2026-08-06T07:10:00Z">
              <w:tcPr>
                <w:tcW w:w="7572" w:type="dxa"/>
                <w:tcMar>
                  <w:top w:w="56" w:type="dxa"/>
                  <w:left w:w="56" w:type="dxa"/>
                  <w:bottom w:w="56" w:type="dxa"/>
                  <w:right w:w="56" w:type="dxa"/>
                </w:tcMar>
              </w:tcPr>
            </w:tcPrChange>
          </w:tcPr>
          <w:p w14:paraId="3E04E823" w14:textId="77777777" w:rsidR="001E5488" w:rsidRPr="00876D32" w:rsidRDefault="00DD08CB">
            <w:pPr>
              <w:spacing w:after="0" w:line="240" w:lineRule="auto"/>
              <w:rPr>
                <w:shd w:val="clear" w:color="auto" w:fill="F4CCCC"/>
              </w:rPr>
            </w:pPr>
            <w:r w:rsidRPr="00876D32">
              <w:t xml:space="preserve">Bruges til adressering/bestilling, og findes også registreret i SOR-registret. </w:t>
            </w:r>
          </w:p>
        </w:tc>
      </w:tr>
      <w:tr w:rsidR="001E5488" w14:paraId="2E060166" w14:textId="77777777" w:rsidTr="5998574F">
        <w:tc>
          <w:tcPr>
            <w:tcW w:w="2381" w:type="dxa"/>
            <w:tcMar>
              <w:top w:w="56" w:type="dxa"/>
              <w:left w:w="56" w:type="dxa"/>
              <w:bottom w:w="56" w:type="dxa"/>
              <w:right w:w="56" w:type="dxa"/>
            </w:tcMar>
            <w:tcPrChange w:id="181" w:author="Birger Kidmose" w:date="2026-08-06T09:10:00Z" w16du:dateUtc="2026-08-06T07:10:00Z">
              <w:tcPr>
                <w:tcW w:w="2381" w:type="dxa"/>
                <w:tcMar>
                  <w:top w:w="56" w:type="dxa"/>
                  <w:left w:w="56" w:type="dxa"/>
                  <w:bottom w:w="56" w:type="dxa"/>
                  <w:right w:w="56" w:type="dxa"/>
                </w:tcMar>
              </w:tcPr>
            </w:tcPrChange>
          </w:tcPr>
          <w:p w14:paraId="08AF018A" w14:textId="77777777" w:rsidR="001E5488" w:rsidRDefault="00DD08CB">
            <w:pPr>
              <w:spacing w:after="0" w:line="240" w:lineRule="auto"/>
            </w:pPr>
            <w:r>
              <w:t>ApoteksId</w:t>
            </w:r>
          </w:p>
        </w:tc>
        <w:tc>
          <w:tcPr>
            <w:tcW w:w="7572" w:type="dxa"/>
            <w:tcMar>
              <w:top w:w="56" w:type="dxa"/>
              <w:left w:w="56" w:type="dxa"/>
              <w:bottom w:w="56" w:type="dxa"/>
              <w:right w:w="56" w:type="dxa"/>
            </w:tcMar>
            <w:tcPrChange w:id="182" w:author="Birger Kidmose" w:date="2026-08-06T09:10:00Z" w16du:dateUtc="2026-08-06T07:10:00Z">
              <w:tcPr>
                <w:tcW w:w="7572" w:type="dxa"/>
                <w:tcMar>
                  <w:top w:w="56" w:type="dxa"/>
                  <w:left w:w="56" w:type="dxa"/>
                  <w:bottom w:w="56" w:type="dxa"/>
                  <w:right w:w="56" w:type="dxa"/>
                </w:tcMar>
              </w:tcPr>
            </w:tcPrChange>
          </w:tcPr>
          <w:p w14:paraId="3CDAB95D" w14:textId="18AEA7A1" w:rsidR="001E5488" w:rsidRPr="00876D32" w:rsidRDefault="00DD08CB">
            <w:pPr>
              <w:spacing w:after="0" w:line="240" w:lineRule="auto"/>
            </w:pPr>
            <w:r>
              <w:t xml:space="preserve">Optionel, men udfyldt for filialer med </w:t>
            </w:r>
            <w:del w:id="183" w:author="Birger Kidmose" w:date="2026-08-06T09:10:00Z" w16du:dateUtc="2026-08-06T07:10:00Z">
              <w:r w:rsidRPr="00876D32">
                <w:delText xml:space="preserve">en relation til </w:delText>
              </w:r>
            </w:del>
            <w:r>
              <w:t>apotekets id (den tekniske nøgle).</w:t>
            </w:r>
          </w:p>
        </w:tc>
      </w:tr>
      <w:tr w:rsidR="001E5488" w14:paraId="431FCC3A" w14:textId="77777777" w:rsidTr="5998574F">
        <w:tc>
          <w:tcPr>
            <w:tcW w:w="2381" w:type="dxa"/>
            <w:tcMar>
              <w:top w:w="56" w:type="dxa"/>
              <w:left w:w="56" w:type="dxa"/>
              <w:bottom w:w="56" w:type="dxa"/>
              <w:right w:w="56" w:type="dxa"/>
            </w:tcMar>
            <w:tcPrChange w:id="184" w:author="Birger Kidmose" w:date="2026-08-06T09:10:00Z" w16du:dateUtc="2026-08-06T07:10:00Z">
              <w:tcPr>
                <w:tcW w:w="2381" w:type="dxa"/>
                <w:tcMar>
                  <w:top w:w="56" w:type="dxa"/>
                  <w:left w:w="56" w:type="dxa"/>
                  <w:bottom w:w="56" w:type="dxa"/>
                  <w:right w:w="56" w:type="dxa"/>
                </w:tcMar>
              </w:tcPr>
            </w:tcPrChange>
          </w:tcPr>
          <w:p w14:paraId="37706D03" w14:textId="77777777" w:rsidR="001E5488" w:rsidRDefault="00DD08CB">
            <w:pPr>
              <w:widowControl w:val="0"/>
              <w:spacing w:after="0" w:line="240" w:lineRule="auto"/>
            </w:pPr>
            <w:r>
              <w:t>Navn</w:t>
            </w:r>
          </w:p>
        </w:tc>
        <w:tc>
          <w:tcPr>
            <w:tcW w:w="7572" w:type="dxa"/>
            <w:tcMar>
              <w:top w:w="56" w:type="dxa"/>
              <w:left w:w="56" w:type="dxa"/>
              <w:bottom w:w="56" w:type="dxa"/>
              <w:right w:w="56" w:type="dxa"/>
            </w:tcMar>
            <w:tcPrChange w:id="185" w:author="Birger Kidmose" w:date="2026-08-06T09:10:00Z" w16du:dateUtc="2026-08-06T07:10:00Z">
              <w:tcPr>
                <w:tcW w:w="7572" w:type="dxa"/>
                <w:tcMar>
                  <w:top w:w="56" w:type="dxa"/>
                  <w:left w:w="56" w:type="dxa"/>
                  <w:bottom w:w="56" w:type="dxa"/>
                  <w:right w:w="56" w:type="dxa"/>
                </w:tcMar>
              </w:tcPr>
            </w:tcPrChange>
          </w:tcPr>
          <w:p w14:paraId="6F12E673" w14:textId="77777777" w:rsidR="001E5488" w:rsidRPr="00876D32" w:rsidRDefault="00DD08CB">
            <w:pPr>
              <w:widowControl w:val="0"/>
              <w:spacing w:after="0" w:line="240" w:lineRule="auto"/>
            </w:pPr>
            <w:r w:rsidRPr="00876D32">
              <w:t>Navn på apotek eller filial, obligatorisk.</w:t>
            </w:r>
          </w:p>
        </w:tc>
      </w:tr>
      <w:tr w:rsidR="001E5488" w14:paraId="0AB1157B" w14:textId="77777777" w:rsidTr="5998574F">
        <w:tc>
          <w:tcPr>
            <w:tcW w:w="2381" w:type="dxa"/>
            <w:tcMar>
              <w:top w:w="56" w:type="dxa"/>
              <w:left w:w="56" w:type="dxa"/>
              <w:bottom w:w="56" w:type="dxa"/>
              <w:right w:w="56" w:type="dxa"/>
            </w:tcMar>
            <w:tcPrChange w:id="186" w:author="Birger Kidmose" w:date="2026-08-06T09:10:00Z" w16du:dateUtc="2026-08-06T07:10:00Z">
              <w:tcPr>
                <w:tcW w:w="2381" w:type="dxa"/>
                <w:tcMar>
                  <w:top w:w="56" w:type="dxa"/>
                  <w:left w:w="56" w:type="dxa"/>
                  <w:bottom w:w="56" w:type="dxa"/>
                  <w:right w:w="56" w:type="dxa"/>
                </w:tcMar>
              </w:tcPr>
            </w:tcPrChange>
          </w:tcPr>
          <w:p w14:paraId="35EAB00D" w14:textId="4D1B1F5E" w:rsidR="001E5488" w:rsidRDefault="00BF616F">
            <w:pPr>
              <w:widowControl w:val="0"/>
              <w:spacing w:after="0" w:line="240" w:lineRule="auto"/>
            </w:pPr>
            <w:r>
              <w:t>Adresse</w:t>
            </w:r>
          </w:p>
        </w:tc>
        <w:tc>
          <w:tcPr>
            <w:tcW w:w="7572" w:type="dxa"/>
            <w:tcMar>
              <w:top w:w="56" w:type="dxa"/>
              <w:left w:w="56" w:type="dxa"/>
              <w:bottom w:w="56" w:type="dxa"/>
              <w:right w:w="56" w:type="dxa"/>
            </w:tcMar>
            <w:tcPrChange w:id="187" w:author="Birger Kidmose" w:date="2026-08-06T09:10:00Z" w16du:dateUtc="2026-08-06T07:10:00Z">
              <w:tcPr>
                <w:tcW w:w="7572" w:type="dxa"/>
                <w:tcMar>
                  <w:top w:w="56" w:type="dxa"/>
                  <w:left w:w="56" w:type="dxa"/>
                  <w:bottom w:w="56" w:type="dxa"/>
                  <w:right w:w="56" w:type="dxa"/>
                </w:tcMar>
              </w:tcPr>
            </w:tcPrChange>
          </w:tcPr>
          <w:p w14:paraId="0770BA8B" w14:textId="77777777" w:rsidR="001E5488" w:rsidRDefault="00DD08CB">
            <w:pPr>
              <w:widowControl w:val="0"/>
              <w:spacing w:after="0" w:line="240" w:lineRule="auto"/>
            </w:pPr>
            <w:r>
              <w:t>1-5 strenge til ustruktureret adresse</w:t>
            </w:r>
          </w:p>
        </w:tc>
      </w:tr>
      <w:tr w:rsidR="001E5488" w14:paraId="3645794C" w14:textId="77777777" w:rsidTr="5998574F">
        <w:tc>
          <w:tcPr>
            <w:tcW w:w="2381" w:type="dxa"/>
            <w:tcMar>
              <w:top w:w="56" w:type="dxa"/>
              <w:left w:w="56" w:type="dxa"/>
              <w:bottom w:w="56" w:type="dxa"/>
              <w:right w:w="56" w:type="dxa"/>
            </w:tcMar>
            <w:tcPrChange w:id="188" w:author="Birger Kidmose" w:date="2026-08-06T09:10:00Z" w16du:dateUtc="2026-08-06T07:10:00Z">
              <w:tcPr>
                <w:tcW w:w="2381" w:type="dxa"/>
                <w:tcMar>
                  <w:top w:w="56" w:type="dxa"/>
                  <w:left w:w="56" w:type="dxa"/>
                  <w:bottom w:w="56" w:type="dxa"/>
                  <w:right w:w="56" w:type="dxa"/>
                </w:tcMar>
              </w:tcPr>
            </w:tcPrChange>
          </w:tcPr>
          <w:p w14:paraId="4691BEE3" w14:textId="77777777" w:rsidR="001E5488" w:rsidRDefault="00DD08CB">
            <w:pPr>
              <w:widowControl w:val="0"/>
              <w:spacing w:after="0" w:line="240" w:lineRule="auto"/>
            </w:pPr>
            <w:r>
              <w:t>Telefonnummer</w:t>
            </w:r>
          </w:p>
        </w:tc>
        <w:tc>
          <w:tcPr>
            <w:tcW w:w="7572" w:type="dxa"/>
            <w:tcMar>
              <w:top w:w="56" w:type="dxa"/>
              <w:left w:w="56" w:type="dxa"/>
              <w:bottom w:w="56" w:type="dxa"/>
              <w:right w:w="56" w:type="dxa"/>
            </w:tcMar>
            <w:tcPrChange w:id="189" w:author="Birger Kidmose" w:date="2026-08-06T09:10:00Z" w16du:dateUtc="2026-08-06T07:10:00Z">
              <w:tcPr>
                <w:tcW w:w="7572" w:type="dxa"/>
                <w:tcMar>
                  <w:top w:w="56" w:type="dxa"/>
                  <w:left w:w="56" w:type="dxa"/>
                  <w:bottom w:w="56" w:type="dxa"/>
                  <w:right w:w="56" w:type="dxa"/>
                </w:tcMar>
              </w:tcPr>
            </w:tcPrChange>
          </w:tcPr>
          <w:p w14:paraId="6054F4F0" w14:textId="77777777" w:rsidR="001E5488" w:rsidRDefault="00DD08CB">
            <w:pPr>
              <w:widowControl w:val="0"/>
              <w:spacing w:after="0" w:line="240" w:lineRule="auto"/>
            </w:pPr>
            <w:r>
              <w:t xml:space="preserve">Optionel </w:t>
            </w:r>
          </w:p>
        </w:tc>
      </w:tr>
      <w:tr w:rsidR="001E5488" w14:paraId="2DB8D84C" w14:textId="77777777" w:rsidTr="5998574F">
        <w:tc>
          <w:tcPr>
            <w:tcW w:w="2381" w:type="dxa"/>
            <w:tcMar>
              <w:top w:w="56" w:type="dxa"/>
              <w:left w:w="56" w:type="dxa"/>
              <w:bottom w:w="56" w:type="dxa"/>
              <w:right w:w="56" w:type="dxa"/>
            </w:tcMar>
            <w:tcPrChange w:id="190" w:author="Birger Kidmose" w:date="2026-08-06T09:10:00Z" w16du:dateUtc="2026-08-06T07:10:00Z">
              <w:tcPr>
                <w:tcW w:w="2381" w:type="dxa"/>
                <w:tcMar>
                  <w:top w:w="56" w:type="dxa"/>
                  <w:left w:w="56" w:type="dxa"/>
                  <w:bottom w:w="56" w:type="dxa"/>
                  <w:right w:w="56" w:type="dxa"/>
                </w:tcMar>
              </w:tcPr>
            </w:tcPrChange>
          </w:tcPr>
          <w:p w14:paraId="224B37D8" w14:textId="77777777" w:rsidR="001E5488" w:rsidRDefault="00DD08CB">
            <w:pPr>
              <w:widowControl w:val="0"/>
              <w:spacing w:after="0" w:line="240" w:lineRule="auto"/>
            </w:pPr>
            <w:r>
              <w:t>Email</w:t>
            </w:r>
          </w:p>
        </w:tc>
        <w:tc>
          <w:tcPr>
            <w:tcW w:w="7572" w:type="dxa"/>
            <w:tcMar>
              <w:top w:w="56" w:type="dxa"/>
              <w:left w:w="56" w:type="dxa"/>
              <w:bottom w:w="56" w:type="dxa"/>
              <w:right w:w="56" w:type="dxa"/>
            </w:tcMar>
            <w:tcPrChange w:id="191" w:author="Birger Kidmose" w:date="2026-08-06T09:10:00Z" w16du:dateUtc="2026-08-06T07:10:00Z">
              <w:tcPr>
                <w:tcW w:w="7572" w:type="dxa"/>
                <w:tcMar>
                  <w:top w:w="56" w:type="dxa"/>
                  <w:left w:w="56" w:type="dxa"/>
                  <w:bottom w:w="56" w:type="dxa"/>
                  <w:right w:w="56" w:type="dxa"/>
                </w:tcMar>
              </w:tcPr>
            </w:tcPrChange>
          </w:tcPr>
          <w:p w14:paraId="3AAA2E23" w14:textId="77777777" w:rsidR="001E5488" w:rsidRDefault="00DD08CB">
            <w:pPr>
              <w:widowControl w:val="0"/>
              <w:spacing w:after="0" w:line="240" w:lineRule="auto"/>
            </w:pPr>
            <w:r>
              <w:t>Optionel</w:t>
            </w:r>
          </w:p>
        </w:tc>
      </w:tr>
      <w:tr w:rsidR="001E5488" w14:paraId="2FF2EEBC" w14:textId="77777777" w:rsidTr="5998574F">
        <w:tc>
          <w:tcPr>
            <w:tcW w:w="2381" w:type="dxa"/>
            <w:tcMar>
              <w:top w:w="56" w:type="dxa"/>
              <w:left w:w="56" w:type="dxa"/>
              <w:bottom w:w="56" w:type="dxa"/>
              <w:right w:w="56" w:type="dxa"/>
            </w:tcMar>
            <w:tcPrChange w:id="192" w:author="Birger Kidmose" w:date="2026-08-06T09:10:00Z" w16du:dateUtc="2026-08-06T07:10:00Z">
              <w:tcPr>
                <w:tcW w:w="2381" w:type="dxa"/>
                <w:tcMar>
                  <w:top w:w="56" w:type="dxa"/>
                  <w:left w:w="56" w:type="dxa"/>
                  <w:bottom w:w="56" w:type="dxa"/>
                  <w:right w:w="56" w:type="dxa"/>
                </w:tcMar>
              </w:tcPr>
            </w:tcPrChange>
          </w:tcPr>
          <w:p w14:paraId="274E9E72" w14:textId="77777777" w:rsidR="001E5488" w:rsidRDefault="00DD08CB">
            <w:pPr>
              <w:widowControl w:val="0"/>
              <w:spacing w:after="0" w:line="240" w:lineRule="auto"/>
            </w:pPr>
            <w:r>
              <w:t>Oprettelsesdato</w:t>
            </w:r>
          </w:p>
        </w:tc>
        <w:tc>
          <w:tcPr>
            <w:tcW w:w="7572" w:type="dxa"/>
            <w:tcMar>
              <w:top w:w="56" w:type="dxa"/>
              <w:left w:w="56" w:type="dxa"/>
              <w:bottom w:w="56" w:type="dxa"/>
              <w:right w:w="56" w:type="dxa"/>
            </w:tcMar>
            <w:tcPrChange w:id="193" w:author="Birger Kidmose" w:date="2026-08-06T09:10:00Z" w16du:dateUtc="2026-08-06T07:10:00Z">
              <w:tcPr>
                <w:tcW w:w="7572" w:type="dxa"/>
                <w:tcMar>
                  <w:top w:w="56" w:type="dxa"/>
                  <w:left w:w="56" w:type="dxa"/>
                  <w:bottom w:w="56" w:type="dxa"/>
                  <w:right w:w="56" w:type="dxa"/>
                </w:tcMar>
              </w:tcPr>
            </w:tcPrChange>
          </w:tcPr>
          <w:p w14:paraId="0E215628" w14:textId="1E0110D8" w:rsidR="001E5488" w:rsidRPr="00876D32" w:rsidRDefault="00DD08CB">
            <w:pPr>
              <w:widowControl w:val="0"/>
              <w:spacing w:after="0" w:line="240" w:lineRule="auto"/>
            </w:pPr>
            <w:r w:rsidRPr="00876D32">
              <w:t>Dato</w:t>
            </w:r>
            <w:r w:rsidR="00AB3C3C">
              <w:t>en</w:t>
            </w:r>
            <w:r w:rsidRPr="00876D32">
              <w:t xml:space="preserve"> apoteket eller filialen er oprettet. </w:t>
            </w:r>
          </w:p>
        </w:tc>
      </w:tr>
      <w:tr w:rsidR="001E5488" w14:paraId="43022831" w14:textId="77777777" w:rsidTr="5998574F">
        <w:tc>
          <w:tcPr>
            <w:tcW w:w="2381" w:type="dxa"/>
            <w:tcMar>
              <w:top w:w="56" w:type="dxa"/>
              <w:left w:w="56" w:type="dxa"/>
              <w:bottom w:w="56" w:type="dxa"/>
              <w:right w:w="56" w:type="dxa"/>
            </w:tcMar>
            <w:tcPrChange w:id="194" w:author="Birger Kidmose" w:date="2026-08-06T09:10:00Z" w16du:dateUtc="2026-08-06T07:10:00Z">
              <w:tcPr>
                <w:tcW w:w="2381" w:type="dxa"/>
                <w:tcMar>
                  <w:top w:w="56" w:type="dxa"/>
                  <w:left w:w="56" w:type="dxa"/>
                  <w:bottom w:w="56" w:type="dxa"/>
                  <w:right w:w="56" w:type="dxa"/>
                </w:tcMar>
              </w:tcPr>
            </w:tcPrChange>
          </w:tcPr>
          <w:p w14:paraId="15BD709A" w14:textId="77777777" w:rsidR="001E5488" w:rsidRDefault="00DD08CB">
            <w:pPr>
              <w:widowControl w:val="0"/>
              <w:spacing w:after="0" w:line="240" w:lineRule="auto"/>
            </w:pPr>
            <w:r>
              <w:t>Ophørsdato</w:t>
            </w:r>
          </w:p>
        </w:tc>
        <w:tc>
          <w:tcPr>
            <w:tcW w:w="7572" w:type="dxa"/>
            <w:tcMar>
              <w:top w:w="56" w:type="dxa"/>
              <w:left w:w="56" w:type="dxa"/>
              <w:bottom w:w="56" w:type="dxa"/>
              <w:right w:w="56" w:type="dxa"/>
            </w:tcMar>
            <w:tcPrChange w:id="195" w:author="Birger Kidmose" w:date="2026-08-06T09:10:00Z" w16du:dateUtc="2026-08-06T07:10:00Z">
              <w:tcPr>
                <w:tcW w:w="7572" w:type="dxa"/>
                <w:tcMar>
                  <w:top w:w="56" w:type="dxa"/>
                  <w:left w:w="56" w:type="dxa"/>
                  <w:bottom w:w="56" w:type="dxa"/>
                  <w:right w:w="56" w:type="dxa"/>
                </w:tcMar>
              </w:tcPr>
            </w:tcPrChange>
          </w:tcPr>
          <w:p w14:paraId="1F95704E" w14:textId="73068F38" w:rsidR="001E5488" w:rsidRPr="00876D32" w:rsidRDefault="00DD08CB">
            <w:pPr>
              <w:widowControl w:val="0"/>
              <w:spacing w:after="0" w:line="240" w:lineRule="auto"/>
            </w:pPr>
            <w:r w:rsidRPr="00876D32">
              <w:t>Eventuel dato</w:t>
            </w:r>
            <w:r w:rsidR="00AB3C3C">
              <w:t>en</w:t>
            </w:r>
            <w:r w:rsidRPr="00876D32">
              <w:t xml:space="preserve"> apoteket eller filialen er ophørt</w:t>
            </w:r>
          </w:p>
        </w:tc>
      </w:tr>
      <w:tr w:rsidR="001E5488" w14:paraId="5A3755D0" w14:textId="77777777" w:rsidTr="5998574F">
        <w:tc>
          <w:tcPr>
            <w:tcW w:w="2381" w:type="dxa"/>
            <w:tcMar>
              <w:top w:w="56" w:type="dxa"/>
              <w:left w:w="56" w:type="dxa"/>
              <w:bottom w:w="56" w:type="dxa"/>
              <w:right w:w="56" w:type="dxa"/>
            </w:tcMar>
            <w:tcPrChange w:id="196" w:author="Birger Kidmose" w:date="2026-08-06T09:10:00Z" w16du:dateUtc="2026-08-06T07:10:00Z">
              <w:tcPr>
                <w:tcW w:w="2381" w:type="dxa"/>
                <w:tcMar>
                  <w:top w:w="56" w:type="dxa"/>
                  <w:left w:w="56" w:type="dxa"/>
                  <w:bottom w:w="56" w:type="dxa"/>
                  <w:right w:w="56" w:type="dxa"/>
                </w:tcMar>
              </w:tcPr>
            </w:tcPrChange>
          </w:tcPr>
          <w:p w14:paraId="44CCC10F" w14:textId="77777777" w:rsidR="001E5488" w:rsidRDefault="00DD08CB">
            <w:pPr>
              <w:widowControl w:val="0"/>
              <w:spacing w:after="0" w:line="240" w:lineRule="auto"/>
            </w:pPr>
            <w:r>
              <w:t>Gældende fra</w:t>
            </w:r>
          </w:p>
        </w:tc>
        <w:tc>
          <w:tcPr>
            <w:tcW w:w="7572" w:type="dxa"/>
            <w:tcMar>
              <w:top w:w="56" w:type="dxa"/>
              <w:left w:w="56" w:type="dxa"/>
              <w:bottom w:w="56" w:type="dxa"/>
              <w:right w:w="56" w:type="dxa"/>
            </w:tcMar>
            <w:tcPrChange w:id="197" w:author="Birger Kidmose" w:date="2026-08-06T09:10:00Z" w16du:dateUtc="2026-08-06T07:10:00Z">
              <w:tcPr>
                <w:tcW w:w="7572" w:type="dxa"/>
                <w:tcMar>
                  <w:top w:w="56" w:type="dxa"/>
                  <w:left w:w="56" w:type="dxa"/>
                  <w:bottom w:w="56" w:type="dxa"/>
                  <w:right w:w="56" w:type="dxa"/>
                </w:tcMar>
              </w:tcPr>
            </w:tcPrChange>
          </w:tcPr>
          <w:p w14:paraId="7E172D71" w14:textId="77777777" w:rsidR="001E5488" w:rsidRPr="00876D32" w:rsidRDefault="00DD08CB">
            <w:pPr>
              <w:widowControl w:val="0"/>
              <w:spacing w:after="0" w:line="240" w:lineRule="auto"/>
            </w:pPr>
            <w:r w:rsidRPr="00876D32">
              <w:t>Dato og tid til versionering</w:t>
            </w:r>
          </w:p>
        </w:tc>
      </w:tr>
      <w:tr w:rsidR="001E5488" w14:paraId="383C2192" w14:textId="77777777" w:rsidTr="5998574F">
        <w:tc>
          <w:tcPr>
            <w:tcW w:w="2381" w:type="dxa"/>
            <w:tcMar>
              <w:top w:w="56" w:type="dxa"/>
              <w:left w:w="56" w:type="dxa"/>
              <w:bottom w:w="56" w:type="dxa"/>
              <w:right w:w="56" w:type="dxa"/>
            </w:tcMar>
            <w:tcPrChange w:id="198" w:author="Birger Kidmose" w:date="2026-08-06T09:10:00Z" w16du:dateUtc="2026-08-06T07:10:00Z">
              <w:tcPr>
                <w:tcW w:w="2381" w:type="dxa"/>
                <w:tcMar>
                  <w:top w:w="56" w:type="dxa"/>
                  <w:left w:w="56" w:type="dxa"/>
                  <w:bottom w:w="56" w:type="dxa"/>
                  <w:right w:w="56" w:type="dxa"/>
                </w:tcMar>
              </w:tcPr>
            </w:tcPrChange>
          </w:tcPr>
          <w:p w14:paraId="17E3FFE1" w14:textId="77777777" w:rsidR="001E5488" w:rsidRDefault="00DD08CB">
            <w:pPr>
              <w:widowControl w:val="0"/>
              <w:spacing w:after="0" w:line="240" w:lineRule="auto"/>
            </w:pPr>
            <w:r>
              <w:t>Gældende til</w:t>
            </w:r>
          </w:p>
        </w:tc>
        <w:tc>
          <w:tcPr>
            <w:tcW w:w="7572" w:type="dxa"/>
            <w:tcMar>
              <w:top w:w="56" w:type="dxa"/>
              <w:left w:w="56" w:type="dxa"/>
              <w:bottom w:w="56" w:type="dxa"/>
              <w:right w:w="56" w:type="dxa"/>
            </w:tcMar>
            <w:tcPrChange w:id="199" w:author="Birger Kidmose" w:date="2026-08-06T09:10:00Z" w16du:dateUtc="2026-08-06T07:10:00Z">
              <w:tcPr>
                <w:tcW w:w="7572" w:type="dxa"/>
                <w:tcMar>
                  <w:top w:w="56" w:type="dxa"/>
                  <w:left w:w="56" w:type="dxa"/>
                  <w:bottom w:w="56" w:type="dxa"/>
                  <w:right w:w="56" w:type="dxa"/>
                </w:tcMar>
              </w:tcPr>
            </w:tcPrChange>
          </w:tcPr>
          <w:p w14:paraId="20DC231F" w14:textId="77777777" w:rsidR="001E5488" w:rsidRPr="00876D32" w:rsidRDefault="00DD08CB">
            <w:pPr>
              <w:widowControl w:val="0"/>
              <w:spacing w:after="0" w:line="240" w:lineRule="auto"/>
            </w:pPr>
            <w:r w:rsidRPr="00876D32">
              <w:t>Dato og tid til versionering</w:t>
            </w:r>
          </w:p>
        </w:tc>
      </w:tr>
    </w:tbl>
    <w:p w14:paraId="4914E33F" w14:textId="306E1F24" w:rsidR="001E5488" w:rsidRPr="00876D32" w:rsidRDefault="0101EAED">
      <w:pPr>
        <w:pStyle w:val="Heading3"/>
      </w:pPr>
      <w:bookmarkStart w:id="200" w:name="_s9ldqpekk80d"/>
      <w:bookmarkStart w:id="201" w:name="_m2at7zbaa04c"/>
      <w:bookmarkStart w:id="202" w:name="_Toc231991095"/>
      <w:bookmarkStart w:id="203" w:name="_3.2.2_-_Apotekere"/>
      <w:bookmarkEnd w:id="200"/>
      <w:bookmarkEnd w:id="201"/>
      <w:r>
        <w:t>3</w:t>
      </w:r>
      <w:r w:rsidR="798679E8">
        <w:t>.2.2 - Apotekere (personer)</w:t>
      </w:r>
      <w:bookmarkEnd w:id="202"/>
      <w:bookmarkEnd w:id="203"/>
    </w:p>
    <w:p w14:paraId="415EC2A0" w14:textId="6EEA7DF4" w:rsidR="001E5488" w:rsidRPr="00876D32" w:rsidRDefault="00DD08CB">
      <w:r w:rsidRPr="00876D32">
        <w:t>Apotekere</w:t>
      </w:r>
      <w:r w:rsidR="004D2CB2">
        <w:t xml:space="preserve"> datasættet</w:t>
      </w:r>
      <w:r w:rsidRPr="00876D32">
        <w:t xml:space="preserve"> fås via Stamdatamodulet på Den nationale serviceplatform, via opslag på Apotekere. På tidspunktet </w:t>
      </w:r>
      <w:r w:rsidR="00AB3C3C">
        <w:t>Løsningen</w:t>
      </w:r>
      <w:r w:rsidRPr="00876D32">
        <w:t xml:space="preserve"> skal udvikles forventes det at registret er tilgængelig i version 3, hvilket i så fald skal benyttes. </w:t>
      </w:r>
    </w:p>
    <w:p w14:paraId="6B5D4CB0" w14:textId="77777777" w:rsidR="001E5488" w:rsidRPr="00876D32" w:rsidRDefault="00DD08CB">
      <w:r w:rsidRPr="00876D32">
        <w:t>Datasættet på NSP har ikke både forretningsmæssig og teknisk historik. Bevillinger fremgår ikke direkte af Apotekere-tabellen, men relationen i Apotekere-apotek-relation fortæller hvilket eller hvilke apoteker som apotekeren har bevilling til. Dvs. at bevillinger kan oprettes og nedlægges, uden at ændre datasættet for Apotekere eller Apoteker.</w:t>
      </w:r>
    </w:p>
    <w:p w14:paraId="7553F099" w14:textId="113AC2D9" w:rsidR="001E5488" w:rsidRPr="00876D32" w:rsidRDefault="00DD08CB">
      <w:hyperlink r:id="rId18">
        <w:r w:rsidRPr="00876D32">
          <w:rPr>
            <w:color w:val="1155CC"/>
            <w:u w:val="single"/>
          </w:rPr>
          <w:t>https://www.nspop.dk/pages/releaseview.action?pageId=65195886</w:t>
        </w:r>
      </w:hyperlink>
      <w:r w:rsidRPr="00876D32">
        <w:t xml:space="preserve"> </w:t>
      </w:r>
    </w:p>
    <w:tbl>
      <w:tblPr>
        <w:tblStyle w:val="a4"/>
        <w:tblW w:w="96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204" w:author="Birger Kidmose" w:date="2026-08-06T09:10:00Z" w16du:dateUtc="2026-08-06T07:10:00Z">
          <w:tblPr>
            <w:tblW w:w="96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2381"/>
        <w:gridCol w:w="7260"/>
        <w:tblGridChange w:id="205">
          <w:tblGrid>
            <w:gridCol w:w="2381"/>
            <w:gridCol w:w="7260"/>
          </w:tblGrid>
        </w:tblGridChange>
      </w:tblGrid>
      <w:tr w:rsidR="001E5488" w14:paraId="726F45EC" w14:textId="77777777" w:rsidTr="00D21AAC">
        <w:trPr>
          <w:trHeight w:val="420"/>
          <w:tblHeader/>
          <w:trPrChange w:id="206" w:author="Birger Kidmose" w:date="2026-08-06T09:10:00Z" w16du:dateUtc="2026-08-06T07:10:00Z">
            <w:trPr>
              <w:trHeight w:val="420"/>
              <w:tblHeader/>
            </w:trPr>
          </w:trPrChange>
        </w:trPr>
        <w:tc>
          <w:tcPr>
            <w:tcW w:w="9641" w:type="dxa"/>
            <w:gridSpan w:val="2"/>
            <w:shd w:val="clear" w:color="auto" w:fill="BFBFBF" w:themeFill="background1" w:themeFillShade="BF"/>
            <w:tcMar>
              <w:top w:w="56" w:type="dxa"/>
              <w:left w:w="56" w:type="dxa"/>
              <w:bottom w:w="56" w:type="dxa"/>
              <w:right w:w="56" w:type="dxa"/>
            </w:tcMar>
            <w:tcPrChange w:id="207" w:author="Birger Kidmose" w:date="2026-08-06T09:10:00Z" w16du:dateUtc="2026-08-06T07:10:00Z">
              <w:tcPr>
                <w:tcW w:w="9641" w:type="dxa"/>
                <w:gridSpan w:val="2"/>
                <w:shd w:val="clear" w:color="auto" w:fill="BFBFBF" w:themeFill="background1" w:themeFillShade="BF"/>
                <w:tcMar>
                  <w:top w:w="56" w:type="dxa"/>
                  <w:left w:w="56" w:type="dxa"/>
                  <w:bottom w:w="56" w:type="dxa"/>
                  <w:right w:w="56" w:type="dxa"/>
                </w:tcMar>
              </w:tcPr>
            </w:tcPrChange>
          </w:tcPr>
          <w:p w14:paraId="304216BE" w14:textId="77777777" w:rsidR="001E5488" w:rsidRDefault="00DD08CB">
            <w:pPr>
              <w:widowControl w:val="0"/>
              <w:spacing w:after="0" w:line="240" w:lineRule="auto"/>
            </w:pPr>
            <w:r>
              <w:rPr>
                <w:b/>
                <w:bCs/>
              </w:rPr>
              <w:t xml:space="preserve">Apotekere </w:t>
            </w:r>
            <w:r>
              <w:t>(personer)</w:t>
            </w:r>
          </w:p>
        </w:tc>
      </w:tr>
      <w:tr w:rsidR="001E5488" w14:paraId="2A27BA50" w14:textId="77777777" w:rsidTr="00876D32">
        <w:trPr>
          <w:tblHeader/>
          <w:trPrChange w:id="208" w:author="Birger Kidmose" w:date="2026-08-06T09:10:00Z" w16du:dateUtc="2026-08-06T07:10:00Z">
            <w:trPr>
              <w:tblHeader/>
            </w:trPr>
          </w:trPrChange>
        </w:trPr>
        <w:tc>
          <w:tcPr>
            <w:tcW w:w="2381" w:type="dxa"/>
            <w:tcMar>
              <w:top w:w="56" w:type="dxa"/>
              <w:left w:w="56" w:type="dxa"/>
              <w:bottom w:w="56" w:type="dxa"/>
              <w:right w:w="56" w:type="dxa"/>
            </w:tcMar>
            <w:tcPrChange w:id="209" w:author="Birger Kidmose" w:date="2026-08-06T09:10:00Z" w16du:dateUtc="2026-08-06T07:10:00Z">
              <w:tcPr>
                <w:tcW w:w="2381" w:type="dxa"/>
                <w:tcMar>
                  <w:top w:w="56" w:type="dxa"/>
                  <w:left w:w="56" w:type="dxa"/>
                  <w:bottom w:w="56" w:type="dxa"/>
                  <w:right w:w="56" w:type="dxa"/>
                </w:tcMar>
              </w:tcPr>
            </w:tcPrChange>
          </w:tcPr>
          <w:p w14:paraId="31DA52D7" w14:textId="77777777" w:rsidR="001E5488" w:rsidRDefault="00DD08CB">
            <w:pPr>
              <w:widowControl w:val="0"/>
              <w:spacing w:after="0" w:line="240" w:lineRule="auto"/>
              <w:rPr>
                <w:b/>
                <w:bCs/>
              </w:rPr>
            </w:pPr>
            <w:r>
              <w:rPr>
                <w:b/>
                <w:bCs/>
              </w:rPr>
              <w:t>Attribut</w:t>
            </w:r>
          </w:p>
        </w:tc>
        <w:tc>
          <w:tcPr>
            <w:tcW w:w="7260" w:type="dxa"/>
            <w:tcMar>
              <w:top w:w="56" w:type="dxa"/>
              <w:left w:w="56" w:type="dxa"/>
              <w:bottom w:w="56" w:type="dxa"/>
              <w:right w:w="56" w:type="dxa"/>
            </w:tcMar>
            <w:tcPrChange w:id="210" w:author="Birger Kidmose" w:date="2026-08-06T09:10:00Z" w16du:dateUtc="2026-08-06T07:10:00Z">
              <w:tcPr>
                <w:tcW w:w="7260" w:type="dxa"/>
                <w:tcMar>
                  <w:top w:w="56" w:type="dxa"/>
                  <w:left w:w="56" w:type="dxa"/>
                  <w:bottom w:w="56" w:type="dxa"/>
                  <w:right w:w="56" w:type="dxa"/>
                </w:tcMar>
              </w:tcPr>
            </w:tcPrChange>
          </w:tcPr>
          <w:p w14:paraId="1FA8CF5C" w14:textId="77777777" w:rsidR="001E5488" w:rsidRDefault="00DD08CB">
            <w:pPr>
              <w:widowControl w:val="0"/>
              <w:spacing w:after="0" w:line="240" w:lineRule="auto"/>
              <w:rPr>
                <w:b/>
                <w:bCs/>
              </w:rPr>
            </w:pPr>
            <w:r>
              <w:rPr>
                <w:b/>
                <w:bCs/>
              </w:rPr>
              <w:t>Beskrivelse</w:t>
            </w:r>
          </w:p>
        </w:tc>
      </w:tr>
      <w:tr w:rsidR="001E5488" w14:paraId="3760E747" w14:textId="77777777" w:rsidTr="00876D32">
        <w:tc>
          <w:tcPr>
            <w:tcW w:w="2381" w:type="dxa"/>
            <w:tcMar>
              <w:top w:w="56" w:type="dxa"/>
              <w:left w:w="56" w:type="dxa"/>
              <w:bottom w:w="56" w:type="dxa"/>
              <w:right w:w="56" w:type="dxa"/>
            </w:tcMar>
            <w:tcPrChange w:id="211" w:author="Birger Kidmose" w:date="2026-08-06T09:10:00Z" w16du:dateUtc="2026-08-06T07:10:00Z">
              <w:tcPr>
                <w:tcW w:w="2381" w:type="dxa"/>
                <w:tcMar>
                  <w:top w:w="56" w:type="dxa"/>
                  <w:left w:w="56" w:type="dxa"/>
                  <w:bottom w:w="56" w:type="dxa"/>
                  <w:right w:w="56" w:type="dxa"/>
                </w:tcMar>
              </w:tcPr>
            </w:tcPrChange>
          </w:tcPr>
          <w:p w14:paraId="51236A40" w14:textId="77777777" w:rsidR="001E5488" w:rsidRDefault="00DD08CB">
            <w:pPr>
              <w:widowControl w:val="0"/>
              <w:spacing w:after="0" w:line="240" w:lineRule="auto"/>
            </w:pPr>
            <w:r>
              <w:t>Id</w:t>
            </w:r>
          </w:p>
        </w:tc>
        <w:tc>
          <w:tcPr>
            <w:tcW w:w="7260" w:type="dxa"/>
            <w:tcMar>
              <w:top w:w="56" w:type="dxa"/>
              <w:left w:w="56" w:type="dxa"/>
              <w:bottom w:w="56" w:type="dxa"/>
              <w:right w:w="56" w:type="dxa"/>
            </w:tcMar>
            <w:tcPrChange w:id="212" w:author="Birger Kidmose" w:date="2026-08-06T09:10:00Z" w16du:dateUtc="2026-08-06T07:10:00Z">
              <w:tcPr>
                <w:tcW w:w="7260" w:type="dxa"/>
                <w:tcMar>
                  <w:top w:w="56" w:type="dxa"/>
                  <w:left w:w="56" w:type="dxa"/>
                  <w:bottom w:w="56" w:type="dxa"/>
                  <w:right w:w="56" w:type="dxa"/>
                </w:tcMar>
              </w:tcPr>
            </w:tcPrChange>
          </w:tcPr>
          <w:p w14:paraId="56AFF543" w14:textId="77777777" w:rsidR="001E5488" w:rsidRDefault="00DD08CB">
            <w:pPr>
              <w:widowControl w:val="0"/>
              <w:spacing w:after="0" w:line="240" w:lineRule="auto"/>
            </w:pPr>
            <w:r>
              <w:t>Teknisk nøgle</w:t>
            </w:r>
          </w:p>
        </w:tc>
      </w:tr>
      <w:tr w:rsidR="001E5488" w14:paraId="07606B2E" w14:textId="77777777" w:rsidTr="00876D32">
        <w:tc>
          <w:tcPr>
            <w:tcW w:w="2381" w:type="dxa"/>
            <w:tcMar>
              <w:top w:w="56" w:type="dxa"/>
              <w:left w:w="56" w:type="dxa"/>
              <w:bottom w:w="56" w:type="dxa"/>
              <w:right w:w="56" w:type="dxa"/>
            </w:tcMar>
            <w:tcPrChange w:id="213" w:author="Birger Kidmose" w:date="2026-08-06T09:10:00Z" w16du:dateUtc="2026-08-06T07:10:00Z">
              <w:tcPr>
                <w:tcW w:w="2381" w:type="dxa"/>
                <w:tcMar>
                  <w:top w:w="56" w:type="dxa"/>
                  <w:left w:w="56" w:type="dxa"/>
                  <w:bottom w:w="56" w:type="dxa"/>
                  <w:right w:w="56" w:type="dxa"/>
                </w:tcMar>
              </w:tcPr>
            </w:tcPrChange>
          </w:tcPr>
          <w:p w14:paraId="1B9563C4" w14:textId="77777777" w:rsidR="001E5488" w:rsidRDefault="00DD08CB">
            <w:pPr>
              <w:widowControl w:val="0"/>
              <w:spacing w:after="0" w:line="240" w:lineRule="auto"/>
            </w:pPr>
            <w:r>
              <w:t>CPR-nummer</w:t>
            </w:r>
          </w:p>
        </w:tc>
        <w:tc>
          <w:tcPr>
            <w:tcW w:w="7260" w:type="dxa"/>
            <w:tcMar>
              <w:top w:w="56" w:type="dxa"/>
              <w:left w:w="56" w:type="dxa"/>
              <w:bottom w:w="56" w:type="dxa"/>
              <w:right w:w="56" w:type="dxa"/>
            </w:tcMar>
            <w:tcPrChange w:id="214" w:author="Birger Kidmose" w:date="2026-08-06T09:10:00Z" w16du:dateUtc="2026-08-06T07:10:00Z">
              <w:tcPr>
                <w:tcW w:w="7260" w:type="dxa"/>
                <w:tcMar>
                  <w:top w:w="56" w:type="dxa"/>
                  <w:left w:w="56" w:type="dxa"/>
                  <w:bottom w:w="56" w:type="dxa"/>
                  <w:right w:w="56" w:type="dxa"/>
                </w:tcMar>
              </w:tcPr>
            </w:tcPrChange>
          </w:tcPr>
          <w:p w14:paraId="4D2108EE" w14:textId="402DC945" w:rsidR="001E5488" w:rsidRPr="00876D32" w:rsidRDefault="00DD08CB">
            <w:pPr>
              <w:spacing w:after="0" w:line="240" w:lineRule="auto"/>
            </w:pPr>
            <w:r w:rsidRPr="00876D32">
              <w:t>Skal bruges til at validere certifikat, udstilles ikke til eksterne anvendere ud over DVR</w:t>
            </w:r>
            <w:r w:rsidR="00AB3C3C">
              <w:t>-løsningen</w:t>
            </w:r>
          </w:p>
        </w:tc>
      </w:tr>
      <w:tr w:rsidR="001E5488" w14:paraId="7DA9CE0F" w14:textId="77777777" w:rsidTr="00876D32">
        <w:tc>
          <w:tcPr>
            <w:tcW w:w="2381" w:type="dxa"/>
            <w:tcMar>
              <w:top w:w="56" w:type="dxa"/>
              <w:left w:w="56" w:type="dxa"/>
              <w:bottom w:w="56" w:type="dxa"/>
              <w:right w:w="56" w:type="dxa"/>
            </w:tcMar>
            <w:tcPrChange w:id="215" w:author="Birger Kidmose" w:date="2026-08-06T09:10:00Z" w16du:dateUtc="2026-08-06T07:10:00Z">
              <w:tcPr>
                <w:tcW w:w="2381" w:type="dxa"/>
                <w:tcMar>
                  <w:top w:w="56" w:type="dxa"/>
                  <w:left w:w="56" w:type="dxa"/>
                  <w:bottom w:w="56" w:type="dxa"/>
                  <w:right w:w="56" w:type="dxa"/>
                </w:tcMar>
              </w:tcPr>
            </w:tcPrChange>
          </w:tcPr>
          <w:p w14:paraId="18FC7996" w14:textId="77777777" w:rsidR="001E5488" w:rsidRDefault="00DD08CB">
            <w:pPr>
              <w:widowControl w:val="0"/>
              <w:spacing w:after="0" w:line="240" w:lineRule="auto"/>
            </w:pPr>
            <w:r>
              <w:t>Navn</w:t>
            </w:r>
          </w:p>
        </w:tc>
        <w:tc>
          <w:tcPr>
            <w:tcW w:w="7260" w:type="dxa"/>
            <w:tcMar>
              <w:top w:w="56" w:type="dxa"/>
              <w:left w:w="56" w:type="dxa"/>
              <w:bottom w:w="56" w:type="dxa"/>
              <w:right w:w="56" w:type="dxa"/>
            </w:tcMar>
            <w:tcPrChange w:id="216" w:author="Birger Kidmose" w:date="2026-08-06T09:10:00Z" w16du:dateUtc="2026-08-06T07:10:00Z">
              <w:tcPr>
                <w:tcW w:w="7260" w:type="dxa"/>
                <w:tcMar>
                  <w:top w:w="56" w:type="dxa"/>
                  <w:left w:w="56" w:type="dxa"/>
                  <w:bottom w:w="56" w:type="dxa"/>
                  <w:right w:w="56" w:type="dxa"/>
                </w:tcMar>
              </w:tcPr>
            </w:tcPrChange>
          </w:tcPr>
          <w:p w14:paraId="28D139F9" w14:textId="77777777" w:rsidR="001E5488" w:rsidRDefault="00DD08CB">
            <w:pPr>
              <w:widowControl w:val="0"/>
              <w:spacing w:after="0" w:line="240" w:lineRule="auto"/>
            </w:pPr>
            <w:r>
              <w:t>Obligatorisk streng</w:t>
            </w:r>
          </w:p>
        </w:tc>
      </w:tr>
      <w:tr w:rsidR="001E5488" w14:paraId="2605E986" w14:textId="77777777" w:rsidTr="00876D32">
        <w:tc>
          <w:tcPr>
            <w:tcW w:w="2381" w:type="dxa"/>
            <w:tcMar>
              <w:top w:w="56" w:type="dxa"/>
              <w:left w:w="56" w:type="dxa"/>
              <w:bottom w:w="56" w:type="dxa"/>
              <w:right w:w="56" w:type="dxa"/>
            </w:tcMar>
            <w:tcPrChange w:id="217" w:author="Birger Kidmose" w:date="2026-08-06T09:10:00Z" w16du:dateUtc="2026-08-06T07:10:00Z">
              <w:tcPr>
                <w:tcW w:w="2381" w:type="dxa"/>
                <w:tcMar>
                  <w:top w:w="56" w:type="dxa"/>
                  <w:left w:w="56" w:type="dxa"/>
                  <w:bottom w:w="56" w:type="dxa"/>
                  <w:right w:w="56" w:type="dxa"/>
                </w:tcMar>
              </w:tcPr>
            </w:tcPrChange>
          </w:tcPr>
          <w:p w14:paraId="76531606" w14:textId="77777777" w:rsidR="001E5488" w:rsidRDefault="00DD08CB">
            <w:pPr>
              <w:widowControl w:val="0"/>
              <w:spacing w:after="0" w:line="240" w:lineRule="auto"/>
            </w:pPr>
            <w:r>
              <w:t>Email</w:t>
            </w:r>
          </w:p>
        </w:tc>
        <w:tc>
          <w:tcPr>
            <w:tcW w:w="7260" w:type="dxa"/>
            <w:tcMar>
              <w:top w:w="56" w:type="dxa"/>
              <w:left w:w="56" w:type="dxa"/>
              <w:bottom w:w="56" w:type="dxa"/>
              <w:right w:w="56" w:type="dxa"/>
            </w:tcMar>
            <w:tcPrChange w:id="218" w:author="Birger Kidmose" w:date="2026-08-06T09:10:00Z" w16du:dateUtc="2026-08-06T07:10:00Z">
              <w:tcPr>
                <w:tcW w:w="7260" w:type="dxa"/>
                <w:tcMar>
                  <w:top w:w="56" w:type="dxa"/>
                  <w:left w:w="56" w:type="dxa"/>
                  <w:bottom w:w="56" w:type="dxa"/>
                  <w:right w:w="56" w:type="dxa"/>
                </w:tcMar>
              </w:tcPr>
            </w:tcPrChange>
          </w:tcPr>
          <w:p w14:paraId="6C80D8B1" w14:textId="77777777" w:rsidR="001E5488" w:rsidRDefault="00DD08CB">
            <w:pPr>
              <w:widowControl w:val="0"/>
              <w:spacing w:after="0" w:line="240" w:lineRule="auto"/>
            </w:pPr>
            <w:r>
              <w:t>Optionel</w:t>
            </w:r>
          </w:p>
        </w:tc>
      </w:tr>
      <w:tr w:rsidR="001E5488" w14:paraId="6641AD3C" w14:textId="77777777" w:rsidTr="00876D32">
        <w:tc>
          <w:tcPr>
            <w:tcW w:w="2381" w:type="dxa"/>
            <w:tcMar>
              <w:top w:w="56" w:type="dxa"/>
              <w:left w:w="56" w:type="dxa"/>
              <w:bottom w:w="56" w:type="dxa"/>
              <w:right w:w="56" w:type="dxa"/>
            </w:tcMar>
            <w:tcPrChange w:id="219" w:author="Birger Kidmose" w:date="2026-08-06T09:10:00Z" w16du:dateUtc="2026-08-06T07:10:00Z">
              <w:tcPr>
                <w:tcW w:w="2381" w:type="dxa"/>
                <w:tcMar>
                  <w:top w:w="56" w:type="dxa"/>
                  <w:left w:w="56" w:type="dxa"/>
                  <w:bottom w:w="56" w:type="dxa"/>
                  <w:right w:w="56" w:type="dxa"/>
                </w:tcMar>
              </w:tcPr>
            </w:tcPrChange>
          </w:tcPr>
          <w:p w14:paraId="4BDC90D2" w14:textId="77777777" w:rsidR="001E5488" w:rsidRDefault="00DD08CB">
            <w:pPr>
              <w:widowControl w:val="0"/>
              <w:spacing w:after="0" w:line="240" w:lineRule="auto"/>
            </w:pPr>
            <w:r>
              <w:t>Gældende fra</w:t>
            </w:r>
          </w:p>
        </w:tc>
        <w:tc>
          <w:tcPr>
            <w:tcW w:w="7260" w:type="dxa"/>
            <w:tcMar>
              <w:top w:w="56" w:type="dxa"/>
              <w:left w:w="56" w:type="dxa"/>
              <w:bottom w:w="56" w:type="dxa"/>
              <w:right w:w="56" w:type="dxa"/>
            </w:tcMar>
            <w:tcPrChange w:id="220" w:author="Birger Kidmose" w:date="2026-08-06T09:10:00Z" w16du:dateUtc="2026-08-06T07:10:00Z">
              <w:tcPr>
                <w:tcW w:w="7260" w:type="dxa"/>
                <w:tcMar>
                  <w:top w:w="56" w:type="dxa"/>
                  <w:left w:w="56" w:type="dxa"/>
                  <w:bottom w:w="56" w:type="dxa"/>
                  <w:right w:w="56" w:type="dxa"/>
                </w:tcMar>
              </w:tcPr>
            </w:tcPrChange>
          </w:tcPr>
          <w:p w14:paraId="67ACABA4" w14:textId="77777777" w:rsidR="001E5488" w:rsidRPr="00876D32" w:rsidRDefault="00DD08CB">
            <w:pPr>
              <w:widowControl w:val="0"/>
              <w:spacing w:after="0" w:line="240" w:lineRule="auto"/>
            </w:pPr>
            <w:r w:rsidRPr="00876D32">
              <w:t>Dato og tid til versionering</w:t>
            </w:r>
          </w:p>
        </w:tc>
      </w:tr>
      <w:tr w:rsidR="001E5488" w14:paraId="6FEACA80" w14:textId="77777777" w:rsidTr="00876D32">
        <w:tc>
          <w:tcPr>
            <w:tcW w:w="2381" w:type="dxa"/>
            <w:tcMar>
              <w:top w:w="56" w:type="dxa"/>
              <w:left w:w="56" w:type="dxa"/>
              <w:bottom w:w="56" w:type="dxa"/>
              <w:right w:w="56" w:type="dxa"/>
            </w:tcMar>
            <w:tcPrChange w:id="221" w:author="Birger Kidmose" w:date="2026-08-06T09:10:00Z" w16du:dateUtc="2026-08-06T07:10:00Z">
              <w:tcPr>
                <w:tcW w:w="2381" w:type="dxa"/>
                <w:tcMar>
                  <w:top w:w="56" w:type="dxa"/>
                  <w:left w:w="56" w:type="dxa"/>
                  <w:bottom w:w="56" w:type="dxa"/>
                  <w:right w:w="56" w:type="dxa"/>
                </w:tcMar>
              </w:tcPr>
            </w:tcPrChange>
          </w:tcPr>
          <w:p w14:paraId="009FBDE7" w14:textId="77777777" w:rsidR="001E5488" w:rsidRDefault="00DD08CB">
            <w:pPr>
              <w:widowControl w:val="0"/>
              <w:spacing w:after="0" w:line="240" w:lineRule="auto"/>
            </w:pPr>
            <w:r>
              <w:t>Gældende til</w:t>
            </w:r>
          </w:p>
        </w:tc>
        <w:tc>
          <w:tcPr>
            <w:tcW w:w="7260" w:type="dxa"/>
            <w:tcMar>
              <w:top w:w="56" w:type="dxa"/>
              <w:left w:w="56" w:type="dxa"/>
              <w:bottom w:w="56" w:type="dxa"/>
              <w:right w:w="56" w:type="dxa"/>
            </w:tcMar>
            <w:tcPrChange w:id="222" w:author="Birger Kidmose" w:date="2026-08-06T09:10:00Z" w16du:dateUtc="2026-08-06T07:10:00Z">
              <w:tcPr>
                <w:tcW w:w="7260" w:type="dxa"/>
                <w:tcMar>
                  <w:top w:w="56" w:type="dxa"/>
                  <w:left w:w="56" w:type="dxa"/>
                  <w:bottom w:w="56" w:type="dxa"/>
                  <w:right w:w="56" w:type="dxa"/>
                </w:tcMar>
              </w:tcPr>
            </w:tcPrChange>
          </w:tcPr>
          <w:p w14:paraId="0B44F800" w14:textId="77777777" w:rsidR="001E5488" w:rsidRPr="00876D32" w:rsidRDefault="00DD08CB">
            <w:pPr>
              <w:widowControl w:val="0"/>
              <w:spacing w:after="0" w:line="240" w:lineRule="auto"/>
            </w:pPr>
            <w:r w:rsidRPr="00876D32">
              <w:t>Dato og tid til versionering</w:t>
            </w:r>
          </w:p>
        </w:tc>
      </w:tr>
    </w:tbl>
    <w:p w14:paraId="27933D59" w14:textId="72C18EA7" w:rsidR="001E5488" w:rsidRPr="00876D32" w:rsidRDefault="00112C42">
      <w:pPr>
        <w:pStyle w:val="Heading3"/>
      </w:pPr>
      <w:bookmarkStart w:id="223" w:name="_2mj4qrnjtgf9" w:colFirst="0" w:colLast="0"/>
      <w:bookmarkStart w:id="224" w:name="_gfweh7ajo9xf"/>
      <w:bookmarkStart w:id="225" w:name="_Toc231991096"/>
      <w:bookmarkEnd w:id="223"/>
      <w:bookmarkEnd w:id="224"/>
      <w:r>
        <w:t>3</w:t>
      </w:r>
      <w:r w:rsidR="00DD08CB" w:rsidRPr="00876D32">
        <w:t xml:space="preserve">.2.3 - </w:t>
      </w:r>
      <w:r w:rsidR="00E14B8C">
        <w:t>Apoteksbevilling</w:t>
      </w:r>
      <w:r w:rsidR="00DD08CB" w:rsidRPr="00876D32">
        <w:t>er</w:t>
      </w:r>
      <w:bookmarkEnd w:id="225"/>
    </w:p>
    <w:p w14:paraId="56A5405E" w14:textId="39ABD07F" w:rsidR="001E5488" w:rsidRPr="00876D32" w:rsidRDefault="00DD08CB">
      <w:r>
        <w:t xml:space="preserve">Bevillinger, dvs. apotekere-apotek-relationer, indlæses fra NSP. På NSP findes relationen i Apotekere- datasættet (kilde til ovenstående) som data i ét felt med </w:t>
      </w:r>
      <w:del w:id="226" w:author="Birger Kidmose" w:date="2026-08-06T09:10:00Z" w16du:dateUtc="2026-08-06T07:10:00Z">
        <w:r w:rsidRPr="00876D32">
          <w:delText>kommasepararerede</w:delText>
        </w:r>
      </w:del>
      <w:ins w:id="227" w:author="Birger Kidmose" w:date="2026-08-06T09:10:00Z" w16du:dateUtc="2026-08-06T07:10:00Z">
        <w:r>
          <w:t>kommaseparerede</w:t>
        </w:r>
      </w:ins>
      <w:r>
        <w:t xml:space="preserve"> CVR-numre. Denne modellering er uhensigtsmæssig at slå op i, og </w:t>
      </w:r>
      <w:r w:rsidR="004D2CB2">
        <w:t xml:space="preserve">skal </w:t>
      </w:r>
      <w:r>
        <w:t xml:space="preserve">ændres ved indlæsning til </w:t>
      </w:r>
      <w:r w:rsidR="004D2CB2">
        <w:t>S</w:t>
      </w:r>
      <w:r>
        <w:t>tamdata</w:t>
      </w:r>
      <w:r w:rsidR="004D2CB2">
        <w:t>løsningen</w:t>
      </w:r>
      <w:r>
        <w:t xml:space="preserve"> til en egentlig relation, med en bevilling fra- og til-dato. </w:t>
      </w:r>
    </w:p>
    <w:p w14:paraId="1CA34977" w14:textId="21723B89" w:rsidR="001E5488" w:rsidRPr="00876D32" w:rsidRDefault="00DD08CB">
      <w:r w:rsidRPr="00876D32">
        <w:t xml:space="preserve">Bevillingen oprettes, oftest fremdateret, når apotekeren tildeles en bevilling eller en tillægsbevilling (supplerende enhed). Bevillingens slutdato sættes når en bevilling eller tillægsbevilling ophører, igen ofte fremdateret. </w:t>
      </w:r>
    </w:p>
    <w:p w14:paraId="3F46229D" w14:textId="07202630" w:rsidR="001E5488" w:rsidRPr="00876D32" w:rsidRDefault="00DD08CB" w:rsidP="5998574F">
      <w:r>
        <w:t xml:space="preserve">Teknisk er relationen mellem bevillingen og apotek er en simpel én-til-én-relation. Data for apoteker, bevillinger og apotekere er skrevet i </w:t>
      </w:r>
      <w:del w:id="228" w:author="Birger Kidmose" w:date="2026-08-06T09:10:00Z" w16du:dateUtc="2026-08-06T07:10:00Z">
        <w:r w:rsidRPr="00876D32">
          <w:delText>seperate</w:delText>
        </w:r>
      </w:del>
      <w:ins w:id="229" w:author="Birger Kidmose" w:date="2026-08-06T09:10:00Z" w16du:dateUtc="2026-08-06T07:10:00Z">
        <w:r>
          <w:t>sep</w:t>
        </w:r>
        <w:r w:rsidR="1F0CD4B7">
          <w:t>a</w:t>
        </w:r>
        <w:r>
          <w:t>rate</w:t>
        </w:r>
      </w:ins>
      <w:r>
        <w:t xml:space="preserve"> tabeller, for at kunne oprette relationen fra bevillingen, uden at skulle opdatere tabellen med apoteker, når bevillinger indlæses. </w:t>
      </w:r>
    </w:p>
    <w:tbl>
      <w:tblPr>
        <w:tblStyle w:val="a5"/>
        <w:tblW w:w="96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230" w:author="Birger Kidmose" w:date="2026-08-06T09:10:00Z" w16du:dateUtc="2026-08-06T07:10:00Z">
          <w:tblPr>
            <w:tblW w:w="96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2381"/>
        <w:gridCol w:w="7260"/>
        <w:tblGridChange w:id="231">
          <w:tblGrid>
            <w:gridCol w:w="2381"/>
            <w:gridCol w:w="7260"/>
          </w:tblGrid>
        </w:tblGridChange>
      </w:tblGrid>
      <w:tr w:rsidR="001E5488" w14:paraId="2DBC587C" w14:textId="77777777" w:rsidTr="00D21AAC">
        <w:trPr>
          <w:trHeight w:val="420"/>
          <w:trPrChange w:id="232" w:author="Birger Kidmose" w:date="2026-08-06T09:10:00Z" w16du:dateUtc="2026-08-06T07:10:00Z">
            <w:trPr>
              <w:trHeight w:val="420"/>
            </w:trPr>
          </w:trPrChange>
        </w:trPr>
        <w:tc>
          <w:tcPr>
            <w:tcW w:w="9641" w:type="dxa"/>
            <w:gridSpan w:val="2"/>
            <w:shd w:val="clear" w:color="auto" w:fill="BFBFBF" w:themeFill="background1" w:themeFillShade="BF"/>
            <w:tcMar>
              <w:top w:w="56" w:type="dxa"/>
              <w:left w:w="56" w:type="dxa"/>
              <w:bottom w:w="56" w:type="dxa"/>
              <w:right w:w="56" w:type="dxa"/>
            </w:tcMar>
            <w:tcPrChange w:id="233" w:author="Birger Kidmose" w:date="2026-08-06T09:10:00Z" w16du:dateUtc="2026-08-06T07:10:00Z">
              <w:tcPr>
                <w:tcW w:w="9641" w:type="dxa"/>
                <w:gridSpan w:val="2"/>
                <w:shd w:val="clear" w:color="auto" w:fill="BFBFBF" w:themeFill="background1" w:themeFillShade="BF"/>
                <w:tcMar>
                  <w:top w:w="56" w:type="dxa"/>
                  <w:left w:w="56" w:type="dxa"/>
                  <w:bottom w:w="56" w:type="dxa"/>
                  <w:right w:w="56" w:type="dxa"/>
                </w:tcMar>
              </w:tcPr>
            </w:tcPrChange>
          </w:tcPr>
          <w:p w14:paraId="00AAA659" w14:textId="0BCE2A13" w:rsidR="001E5488" w:rsidRDefault="00E14B8C">
            <w:pPr>
              <w:widowControl w:val="0"/>
              <w:spacing w:after="0" w:line="240" w:lineRule="auto"/>
            </w:pPr>
            <w:r w:rsidRPr="00CE49FB">
              <w:rPr>
                <w:b/>
                <w:bCs/>
              </w:rPr>
              <w:t>Apoteksbevilling</w:t>
            </w:r>
            <w:r w:rsidR="00DD08CB" w:rsidRPr="00CE49FB">
              <w:rPr>
                <w:b/>
                <w:bCs/>
              </w:rPr>
              <w:t>er</w:t>
            </w:r>
          </w:p>
        </w:tc>
      </w:tr>
      <w:tr w:rsidR="001E5488" w14:paraId="1279B89F" w14:textId="77777777" w:rsidTr="00876D32">
        <w:tc>
          <w:tcPr>
            <w:tcW w:w="2381" w:type="dxa"/>
            <w:tcMar>
              <w:top w:w="56" w:type="dxa"/>
              <w:left w:w="56" w:type="dxa"/>
              <w:bottom w:w="56" w:type="dxa"/>
              <w:right w:w="56" w:type="dxa"/>
            </w:tcMar>
            <w:tcPrChange w:id="234" w:author="Birger Kidmose" w:date="2026-08-06T09:10:00Z" w16du:dateUtc="2026-08-06T07:10:00Z">
              <w:tcPr>
                <w:tcW w:w="2381" w:type="dxa"/>
                <w:tcMar>
                  <w:top w:w="56" w:type="dxa"/>
                  <w:left w:w="56" w:type="dxa"/>
                  <w:bottom w:w="56" w:type="dxa"/>
                  <w:right w:w="56" w:type="dxa"/>
                </w:tcMar>
              </w:tcPr>
            </w:tcPrChange>
          </w:tcPr>
          <w:p w14:paraId="2D9B50B6" w14:textId="77777777" w:rsidR="001E5488" w:rsidRDefault="00DD08CB">
            <w:pPr>
              <w:widowControl w:val="0"/>
              <w:spacing w:after="0" w:line="240" w:lineRule="auto"/>
              <w:rPr>
                <w:b/>
                <w:bCs/>
              </w:rPr>
            </w:pPr>
            <w:r>
              <w:rPr>
                <w:b/>
                <w:bCs/>
              </w:rPr>
              <w:t>Attribut</w:t>
            </w:r>
          </w:p>
        </w:tc>
        <w:tc>
          <w:tcPr>
            <w:tcW w:w="7260" w:type="dxa"/>
            <w:tcMar>
              <w:top w:w="56" w:type="dxa"/>
              <w:left w:w="56" w:type="dxa"/>
              <w:bottom w:w="56" w:type="dxa"/>
              <w:right w:w="56" w:type="dxa"/>
            </w:tcMar>
            <w:tcPrChange w:id="235" w:author="Birger Kidmose" w:date="2026-08-06T09:10:00Z" w16du:dateUtc="2026-08-06T07:10:00Z">
              <w:tcPr>
                <w:tcW w:w="7260" w:type="dxa"/>
                <w:tcMar>
                  <w:top w:w="56" w:type="dxa"/>
                  <w:left w:w="56" w:type="dxa"/>
                  <w:bottom w:w="56" w:type="dxa"/>
                  <w:right w:w="56" w:type="dxa"/>
                </w:tcMar>
              </w:tcPr>
            </w:tcPrChange>
          </w:tcPr>
          <w:p w14:paraId="3A7415EB" w14:textId="77777777" w:rsidR="001E5488" w:rsidRDefault="00DD08CB">
            <w:pPr>
              <w:widowControl w:val="0"/>
              <w:spacing w:after="0" w:line="240" w:lineRule="auto"/>
              <w:rPr>
                <w:b/>
                <w:bCs/>
              </w:rPr>
            </w:pPr>
            <w:r>
              <w:rPr>
                <w:b/>
                <w:bCs/>
              </w:rPr>
              <w:t>Beskrivelse</w:t>
            </w:r>
          </w:p>
        </w:tc>
      </w:tr>
      <w:tr w:rsidR="001E5488" w14:paraId="4169E4F0" w14:textId="77777777" w:rsidTr="00876D32">
        <w:tc>
          <w:tcPr>
            <w:tcW w:w="2381" w:type="dxa"/>
            <w:tcMar>
              <w:top w:w="56" w:type="dxa"/>
              <w:left w:w="56" w:type="dxa"/>
              <w:bottom w:w="56" w:type="dxa"/>
              <w:right w:w="56" w:type="dxa"/>
            </w:tcMar>
            <w:tcPrChange w:id="236" w:author="Birger Kidmose" w:date="2026-08-06T09:10:00Z" w16du:dateUtc="2026-08-06T07:10:00Z">
              <w:tcPr>
                <w:tcW w:w="2381" w:type="dxa"/>
                <w:tcMar>
                  <w:top w:w="56" w:type="dxa"/>
                  <w:left w:w="56" w:type="dxa"/>
                  <w:bottom w:w="56" w:type="dxa"/>
                  <w:right w:w="56" w:type="dxa"/>
                </w:tcMar>
              </w:tcPr>
            </w:tcPrChange>
          </w:tcPr>
          <w:p w14:paraId="62AC5844" w14:textId="77777777" w:rsidR="001E5488" w:rsidRDefault="00DD08CB">
            <w:pPr>
              <w:widowControl w:val="0"/>
              <w:spacing w:after="0" w:line="240" w:lineRule="auto"/>
            </w:pPr>
            <w:r>
              <w:t>Id</w:t>
            </w:r>
          </w:p>
        </w:tc>
        <w:tc>
          <w:tcPr>
            <w:tcW w:w="7260" w:type="dxa"/>
            <w:tcMar>
              <w:top w:w="56" w:type="dxa"/>
              <w:left w:w="56" w:type="dxa"/>
              <w:bottom w:w="56" w:type="dxa"/>
              <w:right w:w="56" w:type="dxa"/>
            </w:tcMar>
            <w:tcPrChange w:id="237" w:author="Birger Kidmose" w:date="2026-08-06T09:10:00Z" w16du:dateUtc="2026-08-06T07:10:00Z">
              <w:tcPr>
                <w:tcW w:w="7260" w:type="dxa"/>
                <w:tcMar>
                  <w:top w:w="56" w:type="dxa"/>
                  <w:left w:w="56" w:type="dxa"/>
                  <w:bottom w:w="56" w:type="dxa"/>
                  <w:right w:w="56" w:type="dxa"/>
                </w:tcMar>
              </w:tcPr>
            </w:tcPrChange>
          </w:tcPr>
          <w:p w14:paraId="08C324DD" w14:textId="77777777" w:rsidR="001E5488" w:rsidRDefault="00DD08CB">
            <w:pPr>
              <w:widowControl w:val="0"/>
              <w:spacing w:after="0" w:line="240" w:lineRule="auto"/>
            </w:pPr>
            <w:r>
              <w:t>Teknisk nøgle</w:t>
            </w:r>
          </w:p>
        </w:tc>
      </w:tr>
      <w:tr w:rsidR="001E5488" w14:paraId="38309E2E" w14:textId="77777777" w:rsidTr="00876D32">
        <w:tc>
          <w:tcPr>
            <w:tcW w:w="2381" w:type="dxa"/>
            <w:tcMar>
              <w:top w:w="56" w:type="dxa"/>
              <w:left w:w="56" w:type="dxa"/>
              <w:bottom w:w="56" w:type="dxa"/>
              <w:right w:w="56" w:type="dxa"/>
            </w:tcMar>
            <w:tcPrChange w:id="238" w:author="Birger Kidmose" w:date="2026-08-06T09:10:00Z" w16du:dateUtc="2026-08-06T07:10:00Z">
              <w:tcPr>
                <w:tcW w:w="2381" w:type="dxa"/>
                <w:tcMar>
                  <w:top w:w="56" w:type="dxa"/>
                  <w:left w:w="56" w:type="dxa"/>
                  <w:bottom w:w="56" w:type="dxa"/>
                  <w:right w:w="56" w:type="dxa"/>
                </w:tcMar>
              </w:tcPr>
            </w:tcPrChange>
          </w:tcPr>
          <w:p w14:paraId="16809CF0" w14:textId="77777777" w:rsidR="001E5488" w:rsidRDefault="00DD08CB">
            <w:pPr>
              <w:widowControl w:val="0"/>
              <w:spacing w:after="0" w:line="240" w:lineRule="auto"/>
            </w:pPr>
            <w:r>
              <w:t>ApotekerId</w:t>
            </w:r>
          </w:p>
        </w:tc>
        <w:tc>
          <w:tcPr>
            <w:tcW w:w="7260" w:type="dxa"/>
            <w:tcMar>
              <w:top w:w="56" w:type="dxa"/>
              <w:left w:w="56" w:type="dxa"/>
              <w:bottom w:w="56" w:type="dxa"/>
              <w:right w:w="56" w:type="dxa"/>
            </w:tcMar>
            <w:tcPrChange w:id="239" w:author="Birger Kidmose" w:date="2026-08-06T09:10:00Z" w16du:dateUtc="2026-08-06T07:10:00Z">
              <w:tcPr>
                <w:tcW w:w="7260" w:type="dxa"/>
                <w:tcMar>
                  <w:top w:w="56" w:type="dxa"/>
                  <w:left w:w="56" w:type="dxa"/>
                  <w:bottom w:w="56" w:type="dxa"/>
                  <w:right w:w="56" w:type="dxa"/>
                </w:tcMar>
              </w:tcPr>
            </w:tcPrChange>
          </w:tcPr>
          <w:p w14:paraId="5F115D2E" w14:textId="77777777" w:rsidR="001E5488" w:rsidRPr="00876D32" w:rsidRDefault="00DD08CB">
            <w:pPr>
              <w:spacing w:after="0" w:line="240" w:lineRule="auto"/>
            </w:pPr>
            <w:r w:rsidRPr="00876D32">
              <w:t>Reference til Apotekere, oprettet via CPR-nummer</w:t>
            </w:r>
          </w:p>
        </w:tc>
      </w:tr>
      <w:tr w:rsidR="001E5488" w14:paraId="1243A698" w14:textId="77777777" w:rsidTr="00876D32">
        <w:tc>
          <w:tcPr>
            <w:tcW w:w="2381" w:type="dxa"/>
            <w:tcMar>
              <w:top w:w="56" w:type="dxa"/>
              <w:left w:w="56" w:type="dxa"/>
              <w:bottom w:w="56" w:type="dxa"/>
              <w:right w:w="56" w:type="dxa"/>
            </w:tcMar>
            <w:tcPrChange w:id="240" w:author="Birger Kidmose" w:date="2026-08-06T09:10:00Z" w16du:dateUtc="2026-08-06T07:10:00Z">
              <w:tcPr>
                <w:tcW w:w="2381" w:type="dxa"/>
                <w:tcMar>
                  <w:top w:w="56" w:type="dxa"/>
                  <w:left w:w="56" w:type="dxa"/>
                  <w:bottom w:w="56" w:type="dxa"/>
                  <w:right w:w="56" w:type="dxa"/>
                </w:tcMar>
              </w:tcPr>
            </w:tcPrChange>
          </w:tcPr>
          <w:p w14:paraId="3C3116D7" w14:textId="77777777" w:rsidR="001E5488" w:rsidRDefault="00DD08CB">
            <w:pPr>
              <w:widowControl w:val="0"/>
              <w:spacing w:after="0" w:line="240" w:lineRule="auto"/>
            </w:pPr>
            <w:r>
              <w:t>ApotekId</w:t>
            </w:r>
          </w:p>
        </w:tc>
        <w:tc>
          <w:tcPr>
            <w:tcW w:w="7260" w:type="dxa"/>
            <w:tcMar>
              <w:top w:w="56" w:type="dxa"/>
              <w:left w:w="56" w:type="dxa"/>
              <w:bottom w:w="56" w:type="dxa"/>
              <w:right w:w="56" w:type="dxa"/>
            </w:tcMar>
            <w:tcPrChange w:id="241" w:author="Birger Kidmose" w:date="2026-08-06T09:10:00Z" w16du:dateUtc="2026-08-06T07:10:00Z">
              <w:tcPr>
                <w:tcW w:w="7260" w:type="dxa"/>
                <w:tcMar>
                  <w:top w:w="56" w:type="dxa"/>
                  <w:left w:w="56" w:type="dxa"/>
                  <w:bottom w:w="56" w:type="dxa"/>
                  <w:right w:w="56" w:type="dxa"/>
                </w:tcMar>
              </w:tcPr>
            </w:tcPrChange>
          </w:tcPr>
          <w:p w14:paraId="4245FE90" w14:textId="77777777" w:rsidR="001E5488" w:rsidRPr="00876D32" w:rsidRDefault="00DD08CB">
            <w:pPr>
              <w:spacing w:after="0" w:line="240" w:lineRule="auto"/>
            </w:pPr>
            <w:r w:rsidRPr="00876D32">
              <w:t>Reference til Apotek, oprettet via CVR-nummer</w:t>
            </w:r>
          </w:p>
        </w:tc>
      </w:tr>
      <w:tr w:rsidR="001E5488" w14:paraId="116E83AA" w14:textId="77777777" w:rsidTr="00876D32">
        <w:tc>
          <w:tcPr>
            <w:tcW w:w="2381" w:type="dxa"/>
            <w:tcMar>
              <w:top w:w="56" w:type="dxa"/>
              <w:left w:w="56" w:type="dxa"/>
              <w:bottom w:w="56" w:type="dxa"/>
              <w:right w:w="56" w:type="dxa"/>
            </w:tcMar>
            <w:tcPrChange w:id="242" w:author="Birger Kidmose" w:date="2026-08-06T09:10:00Z" w16du:dateUtc="2026-08-06T07:10:00Z">
              <w:tcPr>
                <w:tcW w:w="2381" w:type="dxa"/>
                <w:tcMar>
                  <w:top w:w="56" w:type="dxa"/>
                  <w:left w:w="56" w:type="dxa"/>
                  <w:bottom w:w="56" w:type="dxa"/>
                  <w:right w:w="56" w:type="dxa"/>
                </w:tcMar>
              </w:tcPr>
            </w:tcPrChange>
          </w:tcPr>
          <w:p w14:paraId="485AC53F" w14:textId="77777777" w:rsidR="001E5488" w:rsidRDefault="00DD08CB">
            <w:pPr>
              <w:spacing w:after="0" w:line="240" w:lineRule="auto"/>
            </w:pPr>
            <w:r>
              <w:t>Bevilling fra dato</w:t>
            </w:r>
          </w:p>
        </w:tc>
        <w:tc>
          <w:tcPr>
            <w:tcW w:w="7260" w:type="dxa"/>
            <w:tcMar>
              <w:top w:w="56" w:type="dxa"/>
              <w:left w:w="56" w:type="dxa"/>
              <w:bottom w:w="56" w:type="dxa"/>
              <w:right w:w="56" w:type="dxa"/>
            </w:tcMar>
            <w:tcPrChange w:id="243" w:author="Birger Kidmose" w:date="2026-08-06T09:10:00Z" w16du:dateUtc="2026-08-06T07:10:00Z">
              <w:tcPr>
                <w:tcW w:w="7260" w:type="dxa"/>
                <w:tcMar>
                  <w:top w:w="56" w:type="dxa"/>
                  <w:left w:w="56" w:type="dxa"/>
                  <w:bottom w:w="56" w:type="dxa"/>
                  <w:right w:w="56" w:type="dxa"/>
                </w:tcMar>
              </w:tcPr>
            </w:tcPrChange>
          </w:tcPr>
          <w:p w14:paraId="5D4DEC49" w14:textId="77777777" w:rsidR="001E5488" w:rsidRDefault="00DD08CB">
            <w:pPr>
              <w:spacing w:after="0" w:line="240" w:lineRule="auto"/>
            </w:pPr>
            <w:r>
              <w:t>Startdato for bevillingens gyldighed</w:t>
            </w:r>
          </w:p>
        </w:tc>
      </w:tr>
      <w:tr w:rsidR="001E5488" w14:paraId="1D66741A" w14:textId="77777777" w:rsidTr="00876D32">
        <w:tc>
          <w:tcPr>
            <w:tcW w:w="2381" w:type="dxa"/>
            <w:tcMar>
              <w:top w:w="56" w:type="dxa"/>
              <w:left w:w="56" w:type="dxa"/>
              <w:bottom w:w="56" w:type="dxa"/>
              <w:right w:w="56" w:type="dxa"/>
            </w:tcMar>
            <w:tcPrChange w:id="244" w:author="Birger Kidmose" w:date="2026-08-06T09:10:00Z" w16du:dateUtc="2026-08-06T07:10:00Z">
              <w:tcPr>
                <w:tcW w:w="2381" w:type="dxa"/>
                <w:tcMar>
                  <w:top w:w="56" w:type="dxa"/>
                  <w:left w:w="56" w:type="dxa"/>
                  <w:bottom w:w="56" w:type="dxa"/>
                  <w:right w:w="56" w:type="dxa"/>
                </w:tcMar>
              </w:tcPr>
            </w:tcPrChange>
          </w:tcPr>
          <w:p w14:paraId="57BDCDC0" w14:textId="77777777" w:rsidR="001E5488" w:rsidRDefault="00DD08CB">
            <w:pPr>
              <w:spacing w:after="0" w:line="240" w:lineRule="auto"/>
            </w:pPr>
            <w:r>
              <w:t>Bevilling til dato</w:t>
            </w:r>
          </w:p>
        </w:tc>
        <w:tc>
          <w:tcPr>
            <w:tcW w:w="7260" w:type="dxa"/>
            <w:tcMar>
              <w:top w:w="56" w:type="dxa"/>
              <w:left w:w="56" w:type="dxa"/>
              <w:bottom w:w="56" w:type="dxa"/>
              <w:right w:w="56" w:type="dxa"/>
            </w:tcMar>
            <w:tcPrChange w:id="245" w:author="Birger Kidmose" w:date="2026-08-06T09:10:00Z" w16du:dateUtc="2026-08-06T07:10:00Z">
              <w:tcPr>
                <w:tcW w:w="7260" w:type="dxa"/>
                <w:tcMar>
                  <w:top w:w="56" w:type="dxa"/>
                  <w:left w:w="56" w:type="dxa"/>
                  <w:bottom w:w="56" w:type="dxa"/>
                  <w:right w:w="56" w:type="dxa"/>
                </w:tcMar>
              </w:tcPr>
            </w:tcPrChange>
          </w:tcPr>
          <w:p w14:paraId="278B130C" w14:textId="77777777" w:rsidR="001E5488" w:rsidRDefault="00DD08CB">
            <w:pPr>
              <w:spacing w:after="0" w:line="240" w:lineRule="auto"/>
            </w:pPr>
            <w:r>
              <w:t>Slutdato for bevillingens gyldighed</w:t>
            </w:r>
          </w:p>
        </w:tc>
      </w:tr>
      <w:tr w:rsidR="001E5488" w14:paraId="7BA9E1D1" w14:textId="77777777" w:rsidTr="00876D32">
        <w:tc>
          <w:tcPr>
            <w:tcW w:w="2381" w:type="dxa"/>
            <w:tcMar>
              <w:top w:w="56" w:type="dxa"/>
              <w:left w:w="56" w:type="dxa"/>
              <w:bottom w:w="56" w:type="dxa"/>
              <w:right w:w="56" w:type="dxa"/>
            </w:tcMar>
            <w:tcPrChange w:id="246" w:author="Birger Kidmose" w:date="2026-08-06T09:10:00Z" w16du:dateUtc="2026-08-06T07:10:00Z">
              <w:tcPr>
                <w:tcW w:w="2381" w:type="dxa"/>
                <w:tcMar>
                  <w:top w:w="56" w:type="dxa"/>
                  <w:left w:w="56" w:type="dxa"/>
                  <w:bottom w:w="56" w:type="dxa"/>
                  <w:right w:w="56" w:type="dxa"/>
                </w:tcMar>
              </w:tcPr>
            </w:tcPrChange>
          </w:tcPr>
          <w:p w14:paraId="7E80BA85" w14:textId="77777777" w:rsidR="001E5488" w:rsidRDefault="00DD08CB">
            <w:pPr>
              <w:widowControl w:val="0"/>
              <w:spacing w:after="0" w:line="240" w:lineRule="auto"/>
            </w:pPr>
            <w:r>
              <w:t>Gældende fra</w:t>
            </w:r>
          </w:p>
        </w:tc>
        <w:tc>
          <w:tcPr>
            <w:tcW w:w="7260" w:type="dxa"/>
            <w:tcMar>
              <w:top w:w="56" w:type="dxa"/>
              <w:left w:w="56" w:type="dxa"/>
              <w:bottom w:w="56" w:type="dxa"/>
              <w:right w:w="56" w:type="dxa"/>
            </w:tcMar>
            <w:tcPrChange w:id="247" w:author="Birger Kidmose" w:date="2026-08-06T09:10:00Z" w16du:dateUtc="2026-08-06T07:10:00Z">
              <w:tcPr>
                <w:tcW w:w="7260" w:type="dxa"/>
                <w:tcMar>
                  <w:top w:w="56" w:type="dxa"/>
                  <w:left w:w="56" w:type="dxa"/>
                  <w:bottom w:w="56" w:type="dxa"/>
                  <w:right w:w="56" w:type="dxa"/>
                </w:tcMar>
              </w:tcPr>
            </w:tcPrChange>
          </w:tcPr>
          <w:p w14:paraId="2B807F8C" w14:textId="77777777" w:rsidR="001E5488" w:rsidRPr="00876D32" w:rsidRDefault="00DD08CB">
            <w:pPr>
              <w:widowControl w:val="0"/>
              <w:spacing w:after="0" w:line="240" w:lineRule="auto"/>
            </w:pPr>
            <w:r w:rsidRPr="00876D32">
              <w:t>Dato og tid til versionering</w:t>
            </w:r>
          </w:p>
        </w:tc>
      </w:tr>
      <w:tr w:rsidR="001E5488" w14:paraId="53862EA1" w14:textId="77777777" w:rsidTr="00876D32">
        <w:tc>
          <w:tcPr>
            <w:tcW w:w="2381" w:type="dxa"/>
            <w:tcMar>
              <w:top w:w="56" w:type="dxa"/>
              <w:left w:w="56" w:type="dxa"/>
              <w:bottom w:w="56" w:type="dxa"/>
              <w:right w:w="56" w:type="dxa"/>
            </w:tcMar>
            <w:tcPrChange w:id="248" w:author="Birger Kidmose" w:date="2026-08-06T09:10:00Z" w16du:dateUtc="2026-08-06T07:10:00Z">
              <w:tcPr>
                <w:tcW w:w="2381" w:type="dxa"/>
                <w:tcMar>
                  <w:top w:w="56" w:type="dxa"/>
                  <w:left w:w="56" w:type="dxa"/>
                  <w:bottom w:w="56" w:type="dxa"/>
                  <w:right w:w="56" w:type="dxa"/>
                </w:tcMar>
              </w:tcPr>
            </w:tcPrChange>
          </w:tcPr>
          <w:p w14:paraId="3F490576" w14:textId="77777777" w:rsidR="001E5488" w:rsidRDefault="00DD08CB">
            <w:pPr>
              <w:widowControl w:val="0"/>
              <w:spacing w:after="0" w:line="240" w:lineRule="auto"/>
            </w:pPr>
            <w:r>
              <w:t>Gældende til</w:t>
            </w:r>
          </w:p>
        </w:tc>
        <w:tc>
          <w:tcPr>
            <w:tcW w:w="7260" w:type="dxa"/>
            <w:tcMar>
              <w:top w:w="56" w:type="dxa"/>
              <w:left w:w="56" w:type="dxa"/>
              <w:bottom w:w="56" w:type="dxa"/>
              <w:right w:w="56" w:type="dxa"/>
            </w:tcMar>
            <w:tcPrChange w:id="249" w:author="Birger Kidmose" w:date="2026-08-06T09:10:00Z" w16du:dateUtc="2026-08-06T07:10:00Z">
              <w:tcPr>
                <w:tcW w:w="7260" w:type="dxa"/>
                <w:tcMar>
                  <w:top w:w="56" w:type="dxa"/>
                  <w:left w:w="56" w:type="dxa"/>
                  <w:bottom w:w="56" w:type="dxa"/>
                  <w:right w:w="56" w:type="dxa"/>
                </w:tcMar>
              </w:tcPr>
            </w:tcPrChange>
          </w:tcPr>
          <w:p w14:paraId="6F63677E" w14:textId="77777777" w:rsidR="001E5488" w:rsidRPr="00876D32" w:rsidRDefault="00DD08CB">
            <w:pPr>
              <w:widowControl w:val="0"/>
              <w:spacing w:after="0" w:line="240" w:lineRule="auto"/>
            </w:pPr>
            <w:r w:rsidRPr="00876D32">
              <w:t>Dato og tid til versionering</w:t>
            </w:r>
          </w:p>
        </w:tc>
      </w:tr>
    </w:tbl>
    <w:p w14:paraId="0BFBECB2" w14:textId="3535FAC1" w:rsidR="001E5488" w:rsidRPr="00876D32" w:rsidRDefault="001D72CE">
      <w:pPr>
        <w:pStyle w:val="Heading2"/>
      </w:pPr>
      <w:bookmarkStart w:id="250" w:name="_k7pgt39extme" w:colFirst="0" w:colLast="0"/>
      <w:bookmarkStart w:id="251" w:name="_kpfute57d9uq"/>
      <w:bookmarkStart w:id="252" w:name="_n4z4t6i2bqq5" w:colFirst="0" w:colLast="0"/>
      <w:bookmarkStart w:id="253" w:name="_6w4kzzd8p2mc"/>
      <w:bookmarkStart w:id="254" w:name="_pqqs9wsmq4yp" w:colFirst="0" w:colLast="0"/>
      <w:bookmarkStart w:id="255" w:name="_7nra6zr1atiy"/>
      <w:bookmarkStart w:id="256" w:name="_3.3_-_Vet-forhandlere"/>
      <w:bookmarkStart w:id="257" w:name="_Toc231991097"/>
      <w:bookmarkEnd w:id="250"/>
      <w:bookmarkEnd w:id="251"/>
      <w:bookmarkEnd w:id="252"/>
      <w:bookmarkEnd w:id="253"/>
      <w:bookmarkEnd w:id="254"/>
      <w:bookmarkEnd w:id="255"/>
      <w:bookmarkEnd w:id="256"/>
      <w:r>
        <w:t>3</w:t>
      </w:r>
      <w:r w:rsidR="00DD08CB" w:rsidRPr="00876D32">
        <w:t xml:space="preserve">.3 - </w:t>
      </w:r>
      <w:r w:rsidR="00DD08CB">
        <w:t>Vet</w:t>
      </w:r>
      <w:r w:rsidR="00DD08CB" w:rsidRPr="00876D32">
        <w:t>-forhandlere</w:t>
      </w:r>
      <w:bookmarkEnd w:id="257"/>
    </w:p>
    <w:p w14:paraId="5AB4176B" w14:textId="77777777" w:rsidR="001E5488" w:rsidRPr="00876D32" w:rsidRDefault="00DD08CB">
      <w:pPr>
        <w:pStyle w:val="Heading4"/>
      </w:pPr>
      <w:bookmarkStart w:id="258" w:name="_mz7owfhk5jl" w:colFirst="0" w:colLast="0"/>
      <w:bookmarkStart w:id="259" w:name="_z4yxxka4zri2"/>
      <w:bookmarkEnd w:id="258"/>
      <w:bookmarkEnd w:id="259"/>
      <w:r w:rsidRPr="00876D32">
        <w:t>Indhold</w:t>
      </w:r>
    </w:p>
    <w:p w14:paraId="49F34AE6" w14:textId="42E54D9A" w:rsidR="001E5488" w:rsidRPr="00876D32" w:rsidRDefault="00DD08CB">
      <w:r>
        <w:t xml:space="preserve">Datasættet indeholder stamdata for </w:t>
      </w:r>
      <w:r w:rsidR="621847F7">
        <w:t>§39 vet-forhandler</w:t>
      </w:r>
      <w:r>
        <w:t xml:space="preserve">e, dvs. virksomheder, der har en tilladelse til at forhandle lægemidler til produktionsdyr udenom apotek, jf. lægemiddellovens § 39, stk. 1. </w:t>
      </w:r>
      <w:commentRangeStart w:id="260"/>
      <w:commentRangeStart w:id="261"/>
      <w:commentRangeEnd w:id="260"/>
      <w:r w:rsidRPr="00876D32">
        <w:rPr>
          <w:rStyle w:val="CommentReference"/>
          <w:sz w:val="22"/>
          <w:szCs w:val="22"/>
        </w:rPr>
        <w:commentReference w:id="260"/>
      </w:r>
      <w:commentRangeEnd w:id="261"/>
      <w:r w:rsidRPr="00876D32">
        <w:rPr>
          <w:rStyle w:val="CommentReference"/>
          <w:sz w:val="22"/>
          <w:szCs w:val="22"/>
        </w:rPr>
        <w:commentReference w:id="261"/>
      </w:r>
    </w:p>
    <w:p w14:paraId="158D2A08" w14:textId="77777777" w:rsidR="001E5488" w:rsidRPr="00876D32" w:rsidRDefault="00DD08CB">
      <w:pPr>
        <w:pStyle w:val="Heading4"/>
      </w:pPr>
      <w:bookmarkStart w:id="262" w:name="_rl5kvvf7iogl" w:colFirst="0" w:colLast="0"/>
      <w:bookmarkStart w:id="263" w:name="_2rr8ui99unh3"/>
      <w:bookmarkEnd w:id="262"/>
      <w:bookmarkEnd w:id="263"/>
      <w:r w:rsidRPr="00876D32">
        <w:t>Anvendelse</w:t>
      </w:r>
    </w:p>
    <w:p w14:paraId="63922B87" w14:textId="16797104" w:rsidR="001E5488" w:rsidRPr="00876D32" w:rsidRDefault="00AE6B11">
      <w:r>
        <w:t>D</w:t>
      </w:r>
      <w:r w:rsidR="00DD08CB" w:rsidRPr="00876D32">
        <w:t xml:space="preserve">ata </w:t>
      </w:r>
      <w:r>
        <w:t xml:space="preserve">anvendes til </w:t>
      </w:r>
      <w:r w:rsidR="00DD08CB" w:rsidRPr="00876D32">
        <w:t>adgangskontrol</w:t>
      </w:r>
      <w:r w:rsidR="009C344E">
        <w:t xml:space="preserve"> samt </w:t>
      </w:r>
      <w:r w:rsidR="00DD08CB" w:rsidRPr="00876D32">
        <w:t xml:space="preserve">når dyrlægen angiver, hvor lægemidlet skal udleveres (dyrlægen bestiller lægemidlet). </w:t>
      </w:r>
    </w:p>
    <w:p w14:paraId="799CC3D7" w14:textId="37921295" w:rsidR="001E5488" w:rsidRPr="00876D32" w:rsidRDefault="798679E8">
      <w:r>
        <w:t xml:space="preserve">Se også </w:t>
      </w:r>
      <w:del w:id="264" w:author="Birger Kidmose" w:date="2026-08-06T09:10:00Z" w16du:dateUtc="2026-08-06T07:10:00Z">
        <w:r w:rsidR="00DD08CB">
          <w:fldChar w:fldCharType="begin"/>
        </w:r>
        <w:r w:rsidR="00DD08CB">
          <w:delInstrText>HYPERLINK \l "_mzgs7riazb33" \h</w:delInstrText>
        </w:r>
        <w:r w:rsidR="00DD08CB">
          <w:fldChar w:fldCharType="separate"/>
        </w:r>
        <w:r w:rsidR="00DD08CB">
          <w:rPr>
            <w:color w:val="1155CC"/>
            <w:u w:val="single"/>
          </w:rPr>
          <w:delText>2.2 - Apoteker</w:delText>
        </w:r>
        <w:r w:rsidR="00DD08CB">
          <w:fldChar w:fldCharType="end"/>
        </w:r>
      </w:del>
      <w:ins w:id="265" w:author="Birger Kidmose" w:date="2026-08-06T09:10:00Z" w16du:dateUtc="2026-08-06T07:10:00Z">
        <w:r w:rsidR="5C75508D">
          <w:fldChar w:fldCharType="begin"/>
        </w:r>
        <w:r w:rsidR="5C75508D">
          <w:instrText>HYPERLINK \l "_3.2_-_Apoteker"</w:instrText>
        </w:r>
        <w:r w:rsidR="5C75508D">
          <w:fldChar w:fldCharType="separate"/>
        </w:r>
        <w:r w:rsidR="5C75508D" w:rsidRPr="667F5B50">
          <w:rPr>
            <w:color w:val="1155CC"/>
            <w:u w:val="single"/>
          </w:rPr>
          <w:t>3</w:t>
        </w:r>
        <w:r w:rsidRPr="667F5B50">
          <w:rPr>
            <w:color w:val="1155CC"/>
            <w:u w:val="single"/>
          </w:rPr>
          <w:t>.2 - Apoteker</w:t>
        </w:r>
        <w:r w:rsidR="5C75508D">
          <w:fldChar w:fldCharType="end"/>
        </w:r>
      </w:ins>
      <w:r>
        <w:t xml:space="preserve">. </w:t>
      </w:r>
    </w:p>
    <w:p w14:paraId="0E11FB3B" w14:textId="77777777" w:rsidR="001E5488" w:rsidRPr="00876D32" w:rsidRDefault="00DD08CB">
      <w:pPr>
        <w:pStyle w:val="Heading4"/>
      </w:pPr>
      <w:bookmarkStart w:id="266" w:name="_i24k29jb3sqc" w:colFirst="0" w:colLast="0"/>
      <w:bookmarkStart w:id="267" w:name="_lt12mqvs43zh"/>
      <w:bookmarkEnd w:id="266"/>
      <w:bookmarkEnd w:id="267"/>
      <w:r w:rsidRPr="00876D32">
        <w:t>Kilde</w:t>
      </w:r>
    </w:p>
    <w:p w14:paraId="62DFBE1B" w14:textId="58531442" w:rsidR="001E5488" w:rsidRDefault="00DD08CB">
      <w:r>
        <w:t xml:space="preserve">Kilde til </w:t>
      </w:r>
      <w:r w:rsidR="000458EA">
        <w:t>§39 vet-forhandler</w:t>
      </w:r>
      <w:r>
        <w:t xml:space="preserve">e er registreringer hos Lægemiddelstyrelsen. </w:t>
      </w:r>
    </w:p>
    <w:p w14:paraId="0EBED08D" w14:textId="77777777" w:rsidR="001E5488" w:rsidRDefault="00DD08CB">
      <w:pPr>
        <w:pStyle w:val="Heading4"/>
        <w:rPr>
          <w:shd w:val="clear" w:color="auto" w:fill="F4CCCC"/>
        </w:rPr>
      </w:pPr>
      <w:bookmarkStart w:id="268" w:name="_6vqm2x9gcn3s" w:colFirst="0" w:colLast="0"/>
      <w:bookmarkStart w:id="269" w:name="_lgy3lfno2yn"/>
      <w:bookmarkEnd w:id="268"/>
      <w:bookmarkEnd w:id="269"/>
      <w:r>
        <w:t>Model</w:t>
      </w:r>
    </w:p>
    <w:p w14:paraId="49536885" w14:textId="7597C117" w:rsidR="001E5488" w:rsidRDefault="007F4FDA">
      <w:r>
        <w:rPr>
          <w:noProof/>
        </w:rPr>
        <w:drawing>
          <wp:inline distT="0" distB="0" distL="0" distR="0" wp14:anchorId="59D795B3" wp14:editId="065442B3">
            <wp:extent cx="2401829" cy="896114"/>
            <wp:effectExtent l="0" t="0" r="0" b="0"/>
            <wp:docPr id="1825869001" name="Billede 3" descr="Et billede, der indeholder tekst, skærmbillede, Font/skrifttype,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69001" name="Billede 3" descr="Et billede, der indeholder tekst, skærmbillede, Font/skrifttype, linje/række&#10;&#10;AI-genereret indhold kan være ukorrek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01829" cy="896114"/>
                    </a:xfrm>
                    <a:prstGeom prst="rect">
                      <a:avLst/>
                    </a:prstGeom>
                  </pic:spPr>
                </pic:pic>
              </a:graphicData>
            </a:graphic>
          </wp:inline>
        </w:drawing>
      </w:r>
    </w:p>
    <w:p w14:paraId="1FDD921B" w14:textId="77777777" w:rsidR="001E5488" w:rsidRDefault="00DD08CB">
      <w:pPr>
        <w:pStyle w:val="Heading4"/>
      </w:pPr>
      <w:bookmarkStart w:id="270" w:name="_w9ox48achjzy" w:colFirst="0" w:colLast="0"/>
      <w:bookmarkStart w:id="271" w:name="_a4fxtem78pfe"/>
      <w:bookmarkEnd w:id="270"/>
      <w:bookmarkEnd w:id="271"/>
      <w:r>
        <w:t>Bemærkninger til modellen</w:t>
      </w:r>
    </w:p>
    <w:p w14:paraId="123ADCD8" w14:textId="6AB8A683" w:rsidR="001E5488" w:rsidRDefault="00DD08CB">
      <w:r>
        <w:t>Modellen er simplere end den tilsvarende model for apoteker</w:t>
      </w:r>
      <w:r w:rsidR="00DE52DE">
        <w:t xml:space="preserve">. </w:t>
      </w:r>
      <w:r>
        <w:t xml:space="preserve"> </w:t>
      </w:r>
    </w:p>
    <w:p w14:paraId="7737056F" w14:textId="53A91C26" w:rsidR="001E5488" w:rsidRPr="00876D32" w:rsidRDefault="0E70A99F">
      <w:pPr>
        <w:pStyle w:val="Heading3"/>
      </w:pPr>
      <w:bookmarkStart w:id="272" w:name="_v38x514675db"/>
      <w:bookmarkStart w:id="273" w:name="_5ckn55z91wch"/>
      <w:bookmarkStart w:id="274" w:name="_Toc231991098"/>
      <w:bookmarkStart w:id="275" w:name="_3.3.1_–_Vet-forhandlere"/>
      <w:bookmarkEnd w:id="272"/>
      <w:bookmarkEnd w:id="273"/>
      <w:r>
        <w:t>3</w:t>
      </w:r>
      <w:r w:rsidR="798679E8">
        <w:t>.3.1 – Vet-forhandlere</w:t>
      </w:r>
      <w:bookmarkEnd w:id="274"/>
      <w:bookmarkEnd w:id="275"/>
    </w:p>
    <w:p w14:paraId="14D871A8" w14:textId="48D8EC45" w:rsidR="001E5488" w:rsidRPr="00876D32" w:rsidRDefault="00DD08CB">
      <w:r w:rsidRPr="00876D32">
        <w:t xml:space="preserve">Data for Vet-forhandlere leveres af LMST via udtræk fra LEOPARD. </w:t>
      </w:r>
    </w:p>
    <w:tbl>
      <w:tblPr>
        <w:tblStyle w:val="a9"/>
        <w:tblW w:w="995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276" w:author="Birger Kidmose" w:date="2026-08-06T09:10:00Z" w16du:dateUtc="2026-08-06T07:10:00Z">
          <w:tblPr>
            <w:tblW w:w="99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2381"/>
        <w:gridCol w:w="7572"/>
        <w:tblGridChange w:id="277">
          <w:tblGrid>
            <w:gridCol w:w="2381"/>
            <w:gridCol w:w="7572"/>
          </w:tblGrid>
        </w:tblGridChange>
      </w:tblGrid>
      <w:tr w:rsidR="001E5488" w14:paraId="10F05559" w14:textId="77777777" w:rsidTr="5998574F">
        <w:tc>
          <w:tcPr>
            <w:tcW w:w="9953" w:type="dxa"/>
            <w:gridSpan w:val="2"/>
            <w:shd w:val="clear" w:color="auto" w:fill="BFBFBF" w:themeFill="background1" w:themeFillShade="BF"/>
            <w:tcMar>
              <w:top w:w="56" w:type="dxa"/>
              <w:left w:w="56" w:type="dxa"/>
              <w:bottom w:w="56" w:type="dxa"/>
              <w:right w:w="56" w:type="dxa"/>
            </w:tcMar>
            <w:tcPrChange w:id="278" w:author="Birger Kidmose" w:date="2026-08-06T09:10:00Z" w16du:dateUtc="2026-08-06T07:10:00Z">
              <w:tcPr>
                <w:tcW w:w="9953" w:type="dxa"/>
                <w:gridSpan w:val="2"/>
                <w:shd w:val="clear" w:color="auto" w:fill="BFBFBF" w:themeFill="background1" w:themeFillShade="BF"/>
                <w:tcMar>
                  <w:top w:w="56" w:type="dxa"/>
                  <w:left w:w="56" w:type="dxa"/>
                  <w:bottom w:w="56" w:type="dxa"/>
                  <w:right w:w="56" w:type="dxa"/>
                </w:tcMar>
              </w:tcPr>
            </w:tcPrChange>
          </w:tcPr>
          <w:p w14:paraId="4E8CF719" w14:textId="77777777" w:rsidR="001E5488" w:rsidRDefault="00DD08CB">
            <w:pPr>
              <w:widowControl w:val="0"/>
              <w:spacing w:after="0" w:line="240" w:lineRule="auto"/>
            </w:pPr>
            <w:r>
              <w:rPr>
                <w:b/>
                <w:bCs/>
              </w:rPr>
              <w:t>Vet-forhandlere</w:t>
            </w:r>
          </w:p>
        </w:tc>
      </w:tr>
      <w:tr w:rsidR="001E5488" w14:paraId="669D330F" w14:textId="77777777" w:rsidTr="5998574F">
        <w:tc>
          <w:tcPr>
            <w:tcW w:w="2381" w:type="dxa"/>
            <w:tcMar>
              <w:top w:w="56" w:type="dxa"/>
              <w:left w:w="56" w:type="dxa"/>
              <w:bottom w:w="56" w:type="dxa"/>
              <w:right w:w="56" w:type="dxa"/>
            </w:tcMar>
            <w:tcPrChange w:id="279" w:author="Birger Kidmose" w:date="2026-08-06T09:10:00Z" w16du:dateUtc="2026-08-06T07:10:00Z">
              <w:tcPr>
                <w:tcW w:w="2381" w:type="dxa"/>
                <w:tcMar>
                  <w:top w:w="56" w:type="dxa"/>
                  <w:left w:w="56" w:type="dxa"/>
                  <w:bottom w:w="56" w:type="dxa"/>
                  <w:right w:w="56" w:type="dxa"/>
                </w:tcMar>
              </w:tcPr>
            </w:tcPrChange>
          </w:tcPr>
          <w:p w14:paraId="6F06F3F2" w14:textId="77777777" w:rsidR="001E5488" w:rsidRDefault="00DD08CB">
            <w:pPr>
              <w:widowControl w:val="0"/>
              <w:spacing w:after="0" w:line="240" w:lineRule="auto"/>
              <w:rPr>
                <w:b/>
                <w:bCs/>
              </w:rPr>
            </w:pPr>
            <w:r>
              <w:rPr>
                <w:b/>
                <w:bCs/>
              </w:rPr>
              <w:t>Attribut</w:t>
            </w:r>
          </w:p>
        </w:tc>
        <w:tc>
          <w:tcPr>
            <w:tcW w:w="7572" w:type="dxa"/>
            <w:tcMar>
              <w:top w:w="56" w:type="dxa"/>
              <w:left w:w="56" w:type="dxa"/>
              <w:bottom w:w="56" w:type="dxa"/>
              <w:right w:w="56" w:type="dxa"/>
            </w:tcMar>
            <w:tcPrChange w:id="280" w:author="Birger Kidmose" w:date="2026-08-06T09:10:00Z" w16du:dateUtc="2026-08-06T07:10:00Z">
              <w:tcPr>
                <w:tcW w:w="7572" w:type="dxa"/>
                <w:tcMar>
                  <w:top w:w="56" w:type="dxa"/>
                  <w:left w:w="56" w:type="dxa"/>
                  <w:bottom w:w="56" w:type="dxa"/>
                  <w:right w:w="56" w:type="dxa"/>
                </w:tcMar>
              </w:tcPr>
            </w:tcPrChange>
          </w:tcPr>
          <w:p w14:paraId="78C98917" w14:textId="77777777" w:rsidR="001E5488" w:rsidRDefault="00DD08CB">
            <w:pPr>
              <w:widowControl w:val="0"/>
              <w:spacing w:after="0" w:line="240" w:lineRule="auto"/>
              <w:rPr>
                <w:b/>
                <w:bCs/>
              </w:rPr>
            </w:pPr>
            <w:r>
              <w:rPr>
                <w:b/>
                <w:bCs/>
              </w:rPr>
              <w:t>Beskrivelse</w:t>
            </w:r>
          </w:p>
        </w:tc>
      </w:tr>
      <w:tr w:rsidR="001E5488" w14:paraId="51E7A71E" w14:textId="77777777" w:rsidTr="5998574F">
        <w:tc>
          <w:tcPr>
            <w:tcW w:w="2381" w:type="dxa"/>
            <w:tcMar>
              <w:top w:w="56" w:type="dxa"/>
              <w:left w:w="56" w:type="dxa"/>
              <w:bottom w:w="56" w:type="dxa"/>
              <w:right w:w="56" w:type="dxa"/>
            </w:tcMar>
            <w:tcPrChange w:id="281" w:author="Birger Kidmose" w:date="2026-08-06T09:10:00Z" w16du:dateUtc="2026-08-06T07:10:00Z">
              <w:tcPr>
                <w:tcW w:w="2381" w:type="dxa"/>
                <w:tcMar>
                  <w:top w:w="56" w:type="dxa"/>
                  <w:left w:w="56" w:type="dxa"/>
                  <w:bottom w:w="56" w:type="dxa"/>
                  <w:right w:w="56" w:type="dxa"/>
                </w:tcMar>
              </w:tcPr>
            </w:tcPrChange>
          </w:tcPr>
          <w:p w14:paraId="37BCC275" w14:textId="77777777" w:rsidR="001E5488" w:rsidRDefault="00DD08CB">
            <w:pPr>
              <w:widowControl w:val="0"/>
              <w:spacing w:after="0" w:line="240" w:lineRule="auto"/>
            </w:pPr>
            <w:r>
              <w:t>Id</w:t>
            </w:r>
          </w:p>
        </w:tc>
        <w:tc>
          <w:tcPr>
            <w:tcW w:w="7572" w:type="dxa"/>
            <w:tcMar>
              <w:top w:w="56" w:type="dxa"/>
              <w:left w:w="56" w:type="dxa"/>
              <w:bottom w:w="56" w:type="dxa"/>
              <w:right w:w="56" w:type="dxa"/>
            </w:tcMar>
            <w:tcPrChange w:id="282" w:author="Birger Kidmose" w:date="2026-08-06T09:10:00Z" w16du:dateUtc="2026-08-06T07:10:00Z">
              <w:tcPr>
                <w:tcW w:w="7572" w:type="dxa"/>
                <w:tcMar>
                  <w:top w:w="56" w:type="dxa"/>
                  <w:left w:w="56" w:type="dxa"/>
                  <w:bottom w:w="56" w:type="dxa"/>
                  <w:right w:w="56" w:type="dxa"/>
                </w:tcMar>
              </w:tcPr>
            </w:tcPrChange>
          </w:tcPr>
          <w:p w14:paraId="5F7CCD95" w14:textId="77777777" w:rsidR="001E5488" w:rsidRDefault="00DD08CB">
            <w:pPr>
              <w:widowControl w:val="0"/>
              <w:spacing w:after="0" w:line="240" w:lineRule="auto"/>
            </w:pPr>
            <w:r>
              <w:t>Teknisk nøgle</w:t>
            </w:r>
          </w:p>
        </w:tc>
      </w:tr>
      <w:tr w:rsidR="001E5488" w14:paraId="2F25DEDA" w14:textId="77777777" w:rsidTr="5998574F">
        <w:tc>
          <w:tcPr>
            <w:tcW w:w="2381" w:type="dxa"/>
            <w:tcMar>
              <w:top w:w="56" w:type="dxa"/>
              <w:left w:w="56" w:type="dxa"/>
              <w:bottom w:w="56" w:type="dxa"/>
              <w:right w:w="56" w:type="dxa"/>
            </w:tcMar>
            <w:tcPrChange w:id="283" w:author="Birger Kidmose" w:date="2026-08-06T09:10:00Z" w16du:dateUtc="2026-08-06T07:10:00Z">
              <w:tcPr>
                <w:tcW w:w="2381" w:type="dxa"/>
                <w:tcMar>
                  <w:top w:w="56" w:type="dxa"/>
                  <w:left w:w="56" w:type="dxa"/>
                  <w:bottom w:w="56" w:type="dxa"/>
                  <w:right w:w="56" w:type="dxa"/>
                </w:tcMar>
              </w:tcPr>
            </w:tcPrChange>
          </w:tcPr>
          <w:p w14:paraId="3F030982" w14:textId="77777777" w:rsidR="001E5488" w:rsidRDefault="00DD08CB">
            <w:pPr>
              <w:widowControl w:val="0"/>
              <w:spacing w:after="0" w:line="240" w:lineRule="auto"/>
            </w:pPr>
            <w:r>
              <w:t>Autorisationsnummer</w:t>
            </w:r>
          </w:p>
        </w:tc>
        <w:tc>
          <w:tcPr>
            <w:tcW w:w="7572" w:type="dxa"/>
            <w:tcMar>
              <w:top w:w="56" w:type="dxa"/>
              <w:left w:w="56" w:type="dxa"/>
              <w:bottom w:w="56" w:type="dxa"/>
              <w:right w:w="56" w:type="dxa"/>
            </w:tcMar>
            <w:tcPrChange w:id="284" w:author="Birger Kidmose" w:date="2026-08-06T09:10:00Z" w16du:dateUtc="2026-08-06T07:10:00Z">
              <w:tcPr>
                <w:tcW w:w="7572" w:type="dxa"/>
                <w:tcMar>
                  <w:top w:w="56" w:type="dxa"/>
                  <w:left w:w="56" w:type="dxa"/>
                  <w:bottom w:w="56" w:type="dxa"/>
                  <w:right w:w="56" w:type="dxa"/>
                </w:tcMar>
              </w:tcPr>
            </w:tcPrChange>
          </w:tcPr>
          <w:p w14:paraId="7290915F" w14:textId="746682C5" w:rsidR="00B17132" w:rsidRPr="00876D32" w:rsidRDefault="00B17132" w:rsidP="00B17132">
            <w:pPr>
              <w:spacing w:after="0" w:line="240" w:lineRule="auto"/>
            </w:pPr>
            <w:r w:rsidRPr="00876D32">
              <w:t>Obligatorisk</w:t>
            </w:r>
            <w:r>
              <w:t xml:space="preserve">. </w:t>
            </w:r>
            <w:r w:rsidRPr="00515956">
              <w:rPr>
                <w:lang w:val="da-DK"/>
              </w:rPr>
              <w:t>Der tildeles et nyt autori</w:t>
            </w:r>
            <w:r>
              <w:rPr>
                <w:lang w:val="da-DK"/>
              </w:rPr>
              <w:t xml:space="preserve">stionsnummer hver gang der er en ændring til en §39 vet-forhandlertilladelse så autorisationsnummeret er et </w:t>
            </w:r>
            <w:r w:rsidRPr="00876D32">
              <w:t>Id på en version af tilladelsen.</w:t>
            </w:r>
          </w:p>
        </w:tc>
      </w:tr>
      <w:tr w:rsidR="001E5488" w14:paraId="14AA2A8F" w14:textId="77777777" w:rsidTr="5998574F">
        <w:trPr>
          <w:trHeight w:val="376"/>
          <w:trPrChange w:id="285" w:author="Birger Kidmose" w:date="2026-08-06T09:10:00Z" w16du:dateUtc="2026-08-06T07:10:00Z">
            <w:trPr>
              <w:trHeight w:val="376"/>
            </w:trPr>
          </w:trPrChange>
        </w:trPr>
        <w:tc>
          <w:tcPr>
            <w:tcW w:w="2381" w:type="dxa"/>
            <w:tcMar>
              <w:top w:w="56" w:type="dxa"/>
              <w:left w:w="56" w:type="dxa"/>
              <w:bottom w:w="56" w:type="dxa"/>
              <w:right w:w="56" w:type="dxa"/>
            </w:tcMar>
            <w:tcPrChange w:id="286" w:author="Birger Kidmose" w:date="2026-08-06T09:10:00Z" w16du:dateUtc="2026-08-06T07:10:00Z">
              <w:tcPr>
                <w:tcW w:w="2381" w:type="dxa"/>
                <w:tcMar>
                  <w:top w:w="56" w:type="dxa"/>
                  <w:left w:w="56" w:type="dxa"/>
                  <w:bottom w:w="56" w:type="dxa"/>
                  <w:right w:w="56" w:type="dxa"/>
                </w:tcMar>
              </w:tcPr>
            </w:tcPrChange>
          </w:tcPr>
          <w:p w14:paraId="5AE3160E" w14:textId="77777777" w:rsidR="001E5488" w:rsidRDefault="00DD08CB">
            <w:pPr>
              <w:spacing w:after="0" w:line="240" w:lineRule="auto"/>
            </w:pPr>
            <w:r>
              <w:t>CVR-P-nummer</w:t>
            </w:r>
          </w:p>
        </w:tc>
        <w:tc>
          <w:tcPr>
            <w:tcW w:w="7572" w:type="dxa"/>
            <w:tcMar>
              <w:top w:w="56" w:type="dxa"/>
              <w:left w:w="56" w:type="dxa"/>
              <w:bottom w:w="56" w:type="dxa"/>
              <w:right w:w="56" w:type="dxa"/>
            </w:tcMar>
            <w:tcPrChange w:id="287" w:author="Birger Kidmose" w:date="2026-08-06T09:10:00Z" w16du:dateUtc="2026-08-06T07:10:00Z">
              <w:tcPr>
                <w:tcW w:w="7572" w:type="dxa"/>
                <w:tcMar>
                  <w:top w:w="56" w:type="dxa"/>
                  <w:left w:w="56" w:type="dxa"/>
                  <w:bottom w:w="56" w:type="dxa"/>
                  <w:right w:w="56" w:type="dxa"/>
                </w:tcMar>
              </w:tcPr>
            </w:tcPrChange>
          </w:tcPr>
          <w:p w14:paraId="54D1EE27" w14:textId="1BB3BC79" w:rsidR="001E5488" w:rsidRDefault="00DD08CB">
            <w:pPr>
              <w:spacing w:after="0" w:line="240" w:lineRule="auto"/>
            </w:pPr>
            <w:r>
              <w:t xml:space="preserve">Obligatorisk </w:t>
            </w:r>
          </w:p>
        </w:tc>
      </w:tr>
      <w:tr w:rsidR="001E5488" w14:paraId="2E8A3A89" w14:textId="77777777" w:rsidTr="5998574F">
        <w:tc>
          <w:tcPr>
            <w:tcW w:w="2381" w:type="dxa"/>
            <w:tcMar>
              <w:top w:w="56" w:type="dxa"/>
              <w:left w:w="56" w:type="dxa"/>
              <w:bottom w:w="56" w:type="dxa"/>
              <w:right w:w="56" w:type="dxa"/>
            </w:tcMar>
            <w:tcPrChange w:id="288" w:author="Birger Kidmose" w:date="2026-08-06T09:10:00Z" w16du:dateUtc="2026-08-06T07:10:00Z">
              <w:tcPr>
                <w:tcW w:w="2381" w:type="dxa"/>
                <w:tcMar>
                  <w:top w:w="56" w:type="dxa"/>
                  <w:left w:w="56" w:type="dxa"/>
                  <w:bottom w:w="56" w:type="dxa"/>
                  <w:right w:w="56" w:type="dxa"/>
                </w:tcMar>
              </w:tcPr>
            </w:tcPrChange>
          </w:tcPr>
          <w:p w14:paraId="5F2F6200" w14:textId="77777777" w:rsidR="001E5488" w:rsidRDefault="00DD08CB">
            <w:pPr>
              <w:spacing w:after="0" w:line="240" w:lineRule="auto"/>
            </w:pPr>
            <w:r>
              <w:t>CVR-nummer</w:t>
            </w:r>
          </w:p>
        </w:tc>
        <w:tc>
          <w:tcPr>
            <w:tcW w:w="7572" w:type="dxa"/>
            <w:tcMar>
              <w:top w:w="56" w:type="dxa"/>
              <w:left w:w="56" w:type="dxa"/>
              <w:bottom w:w="56" w:type="dxa"/>
              <w:right w:w="56" w:type="dxa"/>
            </w:tcMar>
            <w:tcPrChange w:id="289" w:author="Birger Kidmose" w:date="2026-08-06T09:10:00Z" w16du:dateUtc="2026-08-06T07:10:00Z">
              <w:tcPr>
                <w:tcW w:w="7572" w:type="dxa"/>
                <w:tcMar>
                  <w:top w:w="56" w:type="dxa"/>
                  <w:left w:w="56" w:type="dxa"/>
                  <w:bottom w:w="56" w:type="dxa"/>
                  <w:right w:w="56" w:type="dxa"/>
                </w:tcMar>
              </w:tcPr>
            </w:tcPrChange>
          </w:tcPr>
          <w:p w14:paraId="37CF80BA" w14:textId="59524001" w:rsidR="001E5488" w:rsidRDefault="00DD08CB">
            <w:pPr>
              <w:spacing w:after="0" w:line="240" w:lineRule="auto"/>
            </w:pPr>
            <w:r>
              <w:t xml:space="preserve">Obligatorisk </w:t>
            </w:r>
          </w:p>
        </w:tc>
      </w:tr>
      <w:tr w:rsidR="001E5488" w14:paraId="2ABE15B2" w14:textId="77777777" w:rsidTr="5998574F">
        <w:tc>
          <w:tcPr>
            <w:tcW w:w="2381" w:type="dxa"/>
            <w:tcMar>
              <w:top w:w="56" w:type="dxa"/>
              <w:left w:w="56" w:type="dxa"/>
              <w:bottom w:w="56" w:type="dxa"/>
              <w:right w:w="56" w:type="dxa"/>
            </w:tcMar>
            <w:tcPrChange w:id="290" w:author="Birger Kidmose" w:date="2026-08-06T09:10:00Z" w16du:dateUtc="2026-08-06T07:10:00Z">
              <w:tcPr>
                <w:tcW w:w="2381" w:type="dxa"/>
                <w:tcMar>
                  <w:top w:w="56" w:type="dxa"/>
                  <w:left w:w="56" w:type="dxa"/>
                  <w:bottom w:w="56" w:type="dxa"/>
                  <w:right w:w="56" w:type="dxa"/>
                </w:tcMar>
              </w:tcPr>
            </w:tcPrChange>
          </w:tcPr>
          <w:p w14:paraId="07F460E1" w14:textId="77777777" w:rsidR="001E5488" w:rsidRDefault="00DD08CB">
            <w:pPr>
              <w:widowControl w:val="0"/>
              <w:spacing w:after="0" w:line="240" w:lineRule="auto"/>
            </w:pPr>
            <w:r>
              <w:t>Navn</w:t>
            </w:r>
          </w:p>
        </w:tc>
        <w:tc>
          <w:tcPr>
            <w:tcW w:w="7572" w:type="dxa"/>
            <w:tcMar>
              <w:top w:w="56" w:type="dxa"/>
              <w:left w:w="56" w:type="dxa"/>
              <w:bottom w:w="56" w:type="dxa"/>
              <w:right w:w="56" w:type="dxa"/>
            </w:tcMar>
            <w:tcPrChange w:id="291" w:author="Birger Kidmose" w:date="2026-08-06T09:10:00Z" w16du:dateUtc="2026-08-06T07:10:00Z">
              <w:tcPr>
                <w:tcW w:w="7572" w:type="dxa"/>
                <w:tcMar>
                  <w:top w:w="56" w:type="dxa"/>
                  <w:left w:w="56" w:type="dxa"/>
                  <w:bottom w:w="56" w:type="dxa"/>
                  <w:right w:w="56" w:type="dxa"/>
                </w:tcMar>
              </w:tcPr>
            </w:tcPrChange>
          </w:tcPr>
          <w:p w14:paraId="453559AD" w14:textId="35B31C91" w:rsidR="001E5488" w:rsidRPr="00876D32" w:rsidRDefault="00DD08CB">
            <w:pPr>
              <w:widowControl w:val="0"/>
              <w:spacing w:after="0" w:line="240" w:lineRule="auto"/>
            </w:pPr>
            <w:r w:rsidRPr="00876D32">
              <w:t>Obligatorisk</w:t>
            </w:r>
            <w:r w:rsidR="00B17132">
              <w:t xml:space="preserve">, navn på lokationen, dvs. på </w:t>
            </w:r>
            <w:r w:rsidRPr="00876D32">
              <w:t>P-nr. niveau</w:t>
            </w:r>
          </w:p>
        </w:tc>
      </w:tr>
      <w:tr w:rsidR="001E5488" w14:paraId="3BBC35D1" w14:textId="77777777" w:rsidTr="5998574F">
        <w:tc>
          <w:tcPr>
            <w:tcW w:w="2381" w:type="dxa"/>
            <w:tcMar>
              <w:top w:w="56" w:type="dxa"/>
              <w:left w:w="56" w:type="dxa"/>
              <w:bottom w:w="56" w:type="dxa"/>
              <w:right w:w="56" w:type="dxa"/>
            </w:tcMar>
            <w:tcPrChange w:id="292" w:author="Birger Kidmose" w:date="2026-08-06T09:10:00Z" w16du:dateUtc="2026-08-06T07:10:00Z">
              <w:tcPr>
                <w:tcW w:w="2381" w:type="dxa"/>
                <w:tcMar>
                  <w:top w:w="56" w:type="dxa"/>
                  <w:left w:w="56" w:type="dxa"/>
                  <w:bottom w:w="56" w:type="dxa"/>
                  <w:right w:w="56" w:type="dxa"/>
                </w:tcMar>
              </w:tcPr>
            </w:tcPrChange>
          </w:tcPr>
          <w:p w14:paraId="59530AF4" w14:textId="276CC583" w:rsidR="001E5488" w:rsidRDefault="00BF616F">
            <w:pPr>
              <w:widowControl w:val="0"/>
              <w:spacing w:after="0" w:line="240" w:lineRule="auto"/>
            </w:pPr>
            <w:r>
              <w:t>Adresse</w:t>
            </w:r>
          </w:p>
        </w:tc>
        <w:tc>
          <w:tcPr>
            <w:tcW w:w="7572" w:type="dxa"/>
            <w:tcMar>
              <w:top w:w="56" w:type="dxa"/>
              <w:left w:w="56" w:type="dxa"/>
              <w:bottom w:w="56" w:type="dxa"/>
              <w:right w:w="56" w:type="dxa"/>
            </w:tcMar>
            <w:tcPrChange w:id="293" w:author="Birger Kidmose" w:date="2026-08-06T09:10:00Z" w16du:dateUtc="2026-08-06T07:10:00Z">
              <w:tcPr>
                <w:tcW w:w="7572" w:type="dxa"/>
                <w:tcMar>
                  <w:top w:w="56" w:type="dxa"/>
                  <w:left w:w="56" w:type="dxa"/>
                  <w:bottom w:w="56" w:type="dxa"/>
                  <w:right w:w="56" w:type="dxa"/>
                </w:tcMar>
              </w:tcPr>
            </w:tcPrChange>
          </w:tcPr>
          <w:p w14:paraId="61D822CE" w14:textId="77777777" w:rsidR="001E5488" w:rsidRDefault="00DD08CB">
            <w:pPr>
              <w:widowControl w:val="0"/>
              <w:spacing w:after="0" w:line="240" w:lineRule="auto"/>
            </w:pPr>
            <w:r>
              <w:t>1-5 strenge til ustruktureret adresse</w:t>
            </w:r>
          </w:p>
        </w:tc>
      </w:tr>
      <w:tr w:rsidR="001E5488" w14:paraId="7AD6B013" w14:textId="77777777" w:rsidTr="5998574F">
        <w:tc>
          <w:tcPr>
            <w:tcW w:w="2381" w:type="dxa"/>
            <w:tcMar>
              <w:top w:w="56" w:type="dxa"/>
              <w:left w:w="56" w:type="dxa"/>
              <w:bottom w:w="56" w:type="dxa"/>
              <w:right w:w="56" w:type="dxa"/>
            </w:tcMar>
            <w:tcPrChange w:id="294" w:author="Birger Kidmose" w:date="2026-08-06T09:10:00Z" w16du:dateUtc="2026-08-06T07:10:00Z">
              <w:tcPr>
                <w:tcW w:w="2381" w:type="dxa"/>
                <w:tcMar>
                  <w:top w:w="56" w:type="dxa"/>
                  <w:left w:w="56" w:type="dxa"/>
                  <w:bottom w:w="56" w:type="dxa"/>
                  <w:right w:w="56" w:type="dxa"/>
                </w:tcMar>
              </w:tcPr>
            </w:tcPrChange>
          </w:tcPr>
          <w:p w14:paraId="3E696BDE" w14:textId="77777777" w:rsidR="001E5488" w:rsidRDefault="00DD08CB">
            <w:pPr>
              <w:widowControl w:val="0"/>
              <w:spacing w:after="0" w:line="240" w:lineRule="auto"/>
            </w:pPr>
            <w:r>
              <w:t>Telefonnummer</w:t>
            </w:r>
          </w:p>
        </w:tc>
        <w:tc>
          <w:tcPr>
            <w:tcW w:w="7572" w:type="dxa"/>
            <w:tcMar>
              <w:top w:w="56" w:type="dxa"/>
              <w:left w:w="56" w:type="dxa"/>
              <w:bottom w:w="56" w:type="dxa"/>
              <w:right w:w="56" w:type="dxa"/>
            </w:tcMar>
            <w:tcPrChange w:id="295" w:author="Birger Kidmose" w:date="2026-08-06T09:10:00Z" w16du:dateUtc="2026-08-06T07:10:00Z">
              <w:tcPr>
                <w:tcW w:w="7572" w:type="dxa"/>
                <w:tcMar>
                  <w:top w:w="56" w:type="dxa"/>
                  <w:left w:w="56" w:type="dxa"/>
                  <w:bottom w:w="56" w:type="dxa"/>
                  <w:right w:w="56" w:type="dxa"/>
                </w:tcMar>
              </w:tcPr>
            </w:tcPrChange>
          </w:tcPr>
          <w:p w14:paraId="6D5BEE6D" w14:textId="77777777" w:rsidR="001E5488" w:rsidRDefault="00DD08CB">
            <w:pPr>
              <w:widowControl w:val="0"/>
              <w:spacing w:after="0" w:line="240" w:lineRule="auto"/>
            </w:pPr>
            <w:r>
              <w:t xml:space="preserve">Optionel </w:t>
            </w:r>
          </w:p>
        </w:tc>
      </w:tr>
      <w:tr w:rsidR="001E5488" w14:paraId="4B8BBD57" w14:textId="77777777" w:rsidTr="5998574F">
        <w:tc>
          <w:tcPr>
            <w:tcW w:w="2381" w:type="dxa"/>
            <w:tcMar>
              <w:top w:w="56" w:type="dxa"/>
              <w:left w:w="56" w:type="dxa"/>
              <w:bottom w:w="56" w:type="dxa"/>
              <w:right w:w="56" w:type="dxa"/>
            </w:tcMar>
            <w:tcPrChange w:id="296" w:author="Birger Kidmose" w:date="2026-08-06T09:10:00Z" w16du:dateUtc="2026-08-06T07:10:00Z">
              <w:tcPr>
                <w:tcW w:w="2381" w:type="dxa"/>
                <w:tcMar>
                  <w:top w:w="56" w:type="dxa"/>
                  <w:left w:w="56" w:type="dxa"/>
                  <w:bottom w:w="56" w:type="dxa"/>
                  <w:right w:w="56" w:type="dxa"/>
                </w:tcMar>
              </w:tcPr>
            </w:tcPrChange>
          </w:tcPr>
          <w:p w14:paraId="192DB913" w14:textId="77777777" w:rsidR="001E5488" w:rsidRDefault="00DD08CB">
            <w:pPr>
              <w:widowControl w:val="0"/>
              <w:spacing w:after="0" w:line="240" w:lineRule="auto"/>
            </w:pPr>
            <w:r>
              <w:t>Email</w:t>
            </w:r>
          </w:p>
        </w:tc>
        <w:tc>
          <w:tcPr>
            <w:tcW w:w="7572" w:type="dxa"/>
            <w:tcMar>
              <w:top w:w="56" w:type="dxa"/>
              <w:left w:w="56" w:type="dxa"/>
              <w:bottom w:w="56" w:type="dxa"/>
              <w:right w:w="56" w:type="dxa"/>
            </w:tcMar>
            <w:tcPrChange w:id="297" w:author="Birger Kidmose" w:date="2026-08-06T09:10:00Z" w16du:dateUtc="2026-08-06T07:10:00Z">
              <w:tcPr>
                <w:tcW w:w="7572" w:type="dxa"/>
                <w:tcMar>
                  <w:top w:w="56" w:type="dxa"/>
                  <w:left w:w="56" w:type="dxa"/>
                  <w:bottom w:w="56" w:type="dxa"/>
                  <w:right w:w="56" w:type="dxa"/>
                </w:tcMar>
              </w:tcPr>
            </w:tcPrChange>
          </w:tcPr>
          <w:p w14:paraId="0A21BE3C" w14:textId="77777777" w:rsidR="001E5488" w:rsidRDefault="00DD08CB">
            <w:pPr>
              <w:widowControl w:val="0"/>
              <w:spacing w:after="0" w:line="240" w:lineRule="auto"/>
            </w:pPr>
            <w:r>
              <w:t>Optionel</w:t>
            </w:r>
          </w:p>
        </w:tc>
      </w:tr>
      <w:tr w:rsidR="001E5488" w14:paraId="58EDE064" w14:textId="77777777" w:rsidTr="5998574F">
        <w:tc>
          <w:tcPr>
            <w:tcW w:w="2381" w:type="dxa"/>
            <w:tcMar>
              <w:top w:w="56" w:type="dxa"/>
              <w:left w:w="56" w:type="dxa"/>
              <w:bottom w:w="56" w:type="dxa"/>
              <w:right w:w="56" w:type="dxa"/>
            </w:tcMar>
            <w:tcPrChange w:id="298" w:author="Birger Kidmose" w:date="2026-08-06T09:10:00Z" w16du:dateUtc="2026-08-06T07:10:00Z">
              <w:tcPr>
                <w:tcW w:w="2381" w:type="dxa"/>
                <w:tcMar>
                  <w:top w:w="56" w:type="dxa"/>
                  <w:left w:w="56" w:type="dxa"/>
                  <w:bottom w:w="56" w:type="dxa"/>
                  <w:right w:w="56" w:type="dxa"/>
                </w:tcMar>
              </w:tcPr>
            </w:tcPrChange>
          </w:tcPr>
          <w:p w14:paraId="4AEB9FA0" w14:textId="4E23646B" w:rsidR="001E5488" w:rsidRDefault="00DD08CB">
            <w:pPr>
              <w:widowControl w:val="0"/>
              <w:spacing w:after="0" w:line="240" w:lineRule="auto"/>
            </w:pPr>
            <w:r>
              <w:t>Tilladelse fra dato</w:t>
            </w:r>
          </w:p>
        </w:tc>
        <w:tc>
          <w:tcPr>
            <w:tcW w:w="7572" w:type="dxa"/>
            <w:tcMar>
              <w:top w:w="56" w:type="dxa"/>
              <w:left w:w="56" w:type="dxa"/>
              <w:bottom w:w="56" w:type="dxa"/>
              <w:right w:w="56" w:type="dxa"/>
            </w:tcMar>
            <w:tcPrChange w:id="299" w:author="Birger Kidmose" w:date="2026-08-06T09:10:00Z" w16du:dateUtc="2026-08-06T07:10:00Z">
              <w:tcPr>
                <w:tcW w:w="7572" w:type="dxa"/>
                <w:tcMar>
                  <w:top w:w="56" w:type="dxa"/>
                  <w:left w:w="56" w:type="dxa"/>
                  <w:bottom w:w="56" w:type="dxa"/>
                  <w:right w:w="56" w:type="dxa"/>
                </w:tcMar>
              </w:tcPr>
            </w:tcPrChange>
          </w:tcPr>
          <w:p w14:paraId="4C57A1FA" w14:textId="51B94166" w:rsidR="001E5488" w:rsidRDefault="00DD08CB">
            <w:pPr>
              <w:widowControl w:val="0"/>
              <w:spacing w:after="0" w:line="240" w:lineRule="auto"/>
            </w:pPr>
            <w:r>
              <w:t xml:space="preserve">Dato tilladelsen er </w:t>
            </w:r>
            <w:r w:rsidR="003A340E">
              <w:t>gældende fra</w:t>
            </w:r>
          </w:p>
        </w:tc>
      </w:tr>
      <w:tr w:rsidR="001E5488" w14:paraId="024F9A99" w14:textId="77777777" w:rsidTr="5998574F">
        <w:tc>
          <w:tcPr>
            <w:tcW w:w="2381" w:type="dxa"/>
            <w:tcMar>
              <w:top w:w="56" w:type="dxa"/>
              <w:left w:w="56" w:type="dxa"/>
              <w:bottom w:w="56" w:type="dxa"/>
              <w:right w:w="56" w:type="dxa"/>
            </w:tcMar>
            <w:tcPrChange w:id="300" w:author="Birger Kidmose" w:date="2026-08-06T09:10:00Z" w16du:dateUtc="2026-08-06T07:10:00Z">
              <w:tcPr>
                <w:tcW w:w="2381" w:type="dxa"/>
                <w:tcMar>
                  <w:top w:w="56" w:type="dxa"/>
                  <w:left w:w="56" w:type="dxa"/>
                  <w:bottom w:w="56" w:type="dxa"/>
                  <w:right w:w="56" w:type="dxa"/>
                </w:tcMar>
              </w:tcPr>
            </w:tcPrChange>
          </w:tcPr>
          <w:p w14:paraId="38C63DBC" w14:textId="3ED03D87" w:rsidR="001E5488" w:rsidRDefault="00DD08CB">
            <w:pPr>
              <w:widowControl w:val="0"/>
              <w:spacing w:after="0" w:line="240" w:lineRule="auto"/>
            </w:pPr>
            <w:r>
              <w:t>Tilladelse til dato</w:t>
            </w:r>
          </w:p>
        </w:tc>
        <w:tc>
          <w:tcPr>
            <w:tcW w:w="7572" w:type="dxa"/>
            <w:tcMar>
              <w:top w:w="56" w:type="dxa"/>
              <w:left w:w="56" w:type="dxa"/>
              <w:bottom w:w="56" w:type="dxa"/>
              <w:right w:w="56" w:type="dxa"/>
            </w:tcMar>
            <w:tcPrChange w:id="301" w:author="Birger Kidmose" w:date="2026-08-06T09:10:00Z" w16du:dateUtc="2026-08-06T07:10:00Z">
              <w:tcPr>
                <w:tcW w:w="7572" w:type="dxa"/>
                <w:tcMar>
                  <w:top w:w="56" w:type="dxa"/>
                  <w:left w:w="56" w:type="dxa"/>
                  <w:bottom w:w="56" w:type="dxa"/>
                  <w:right w:w="56" w:type="dxa"/>
                </w:tcMar>
              </w:tcPr>
            </w:tcPrChange>
          </w:tcPr>
          <w:p w14:paraId="283B343C" w14:textId="77777777" w:rsidR="001E5488" w:rsidRPr="00876D32" w:rsidRDefault="00DD08CB">
            <w:pPr>
              <w:widowControl w:val="0"/>
              <w:spacing w:after="0" w:line="240" w:lineRule="auto"/>
            </w:pPr>
            <w:r w:rsidRPr="00876D32">
              <w:t>Eventuel dato tilladelsen er ophørt</w:t>
            </w:r>
          </w:p>
        </w:tc>
      </w:tr>
      <w:tr w:rsidR="001E5488" w14:paraId="49362B5E" w14:textId="77777777" w:rsidTr="5998574F">
        <w:tc>
          <w:tcPr>
            <w:tcW w:w="2381" w:type="dxa"/>
            <w:tcMar>
              <w:top w:w="56" w:type="dxa"/>
              <w:left w:w="56" w:type="dxa"/>
              <w:bottom w:w="56" w:type="dxa"/>
              <w:right w:w="56" w:type="dxa"/>
            </w:tcMar>
            <w:tcPrChange w:id="302" w:author="Birger Kidmose" w:date="2026-08-06T09:10:00Z" w16du:dateUtc="2026-08-06T07:10:00Z">
              <w:tcPr>
                <w:tcW w:w="2381" w:type="dxa"/>
                <w:tcMar>
                  <w:top w:w="56" w:type="dxa"/>
                  <w:left w:w="56" w:type="dxa"/>
                  <w:bottom w:w="56" w:type="dxa"/>
                  <w:right w:w="56" w:type="dxa"/>
                </w:tcMar>
              </w:tcPr>
            </w:tcPrChange>
          </w:tcPr>
          <w:p w14:paraId="42EA86EB" w14:textId="77777777" w:rsidR="001E5488" w:rsidRDefault="00DD08CB">
            <w:pPr>
              <w:widowControl w:val="0"/>
              <w:spacing w:after="0" w:line="240" w:lineRule="auto"/>
            </w:pPr>
            <w:r>
              <w:t>Gældende fra</w:t>
            </w:r>
          </w:p>
        </w:tc>
        <w:tc>
          <w:tcPr>
            <w:tcW w:w="7572" w:type="dxa"/>
            <w:tcMar>
              <w:top w:w="56" w:type="dxa"/>
              <w:left w:w="56" w:type="dxa"/>
              <w:bottom w:w="56" w:type="dxa"/>
              <w:right w:w="56" w:type="dxa"/>
            </w:tcMar>
            <w:tcPrChange w:id="303" w:author="Birger Kidmose" w:date="2026-08-06T09:10:00Z" w16du:dateUtc="2026-08-06T07:10:00Z">
              <w:tcPr>
                <w:tcW w:w="7572" w:type="dxa"/>
                <w:tcMar>
                  <w:top w:w="56" w:type="dxa"/>
                  <w:left w:w="56" w:type="dxa"/>
                  <w:bottom w:w="56" w:type="dxa"/>
                  <w:right w:w="56" w:type="dxa"/>
                </w:tcMar>
              </w:tcPr>
            </w:tcPrChange>
          </w:tcPr>
          <w:p w14:paraId="3A46CD13" w14:textId="77777777" w:rsidR="001E5488" w:rsidRPr="00876D32" w:rsidRDefault="00DD08CB">
            <w:pPr>
              <w:widowControl w:val="0"/>
              <w:spacing w:after="0" w:line="240" w:lineRule="auto"/>
            </w:pPr>
            <w:r w:rsidRPr="00876D32">
              <w:t>Dato og tid til versionering</w:t>
            </w:r>
          </w:p>
        </w:tc>
      </w:tr>
      <w:tr w:rsidR="001E5488" w14:paraId="7B84F54B" w14:textId="77777777" w:rsidTr="5998574F">
        <w:tc>
          <w:tcPr>
            <w:tcW w:w="2381" w:type="dxa"/>
            <w:tcMar>
              <w:top w:w="56" w:type="dxa"/>
              <w:left w:w="56" w:type="dxa"/>
              <w:bottom w:w="56" w:type="dxa"/>
              <w:right w:w="56" w:type="dxa"/>
            </w:tcMar>
            <w:tcPrChange w:id="304" w:author="Birger Kidmose" w:date="2026-08-06T09:10:00Z" w16du:dateUtc="2026-08-06T07:10:00Z">
              <w:tcPr>
                <w:tcW w:w="2381" w:type="dxa"/>
                <w:tcMar>
                  <w:top w:w="56" w:type="dxa"/>
                  <w:left w:w="56" w:type="dxa"/>
                  <w:bottom w:w="56" w:type="dxa"/>
                  <w:right w:w="56" w:type="dxa"/>
                </w:tcMar>
              </w:tcPr>
            </w:tcPrChange>
          </w:tcPr>
          <w:p w14:paraId="3E2A8A58" w14:textId="77777777" w:rsidR="001E5488" w:rsidRDefault="00DD08CB">
            <w:pPr>
              <w:widowControl w:val="0"/>
              <w:spacing w:after="0" w:line="240" w:lineRule="auto"/>
            </w:pPr>
            <w:r>
              <w:t>Gældende til</w:t>
            </w:r>
          </w:p>
        </w:tc>
        <w:tc>
          <w:tcPr>
            <w:tcW w:w="7572" w:type="dxa"/>
            <w:tcMar>
              <w:top w:w="56" w:type="dxa"/>
              <w:left w:w="56" w:type="dxa"/>
              <w:bottom w:w="56" w:type="dxa"/>
              <w:right w:w="56" w:type="dxa"/>
            </w:tcMar>
            <w:tcPrChange w:id="305" w:author="Birger Kidmose" w:date="2026-08-06T09:10:00Z" w16du:dateUtc="2026-08-06T07:10:00Z">
              <w:tcPr>
                <w:tcW w:w="7572" w:type="dxa"/>
                <w:tcMar>
                  <w:top w:w="56" w:type="dxa"/>
                  <w:left w:w="56" w:type="dxa"/>
                  <w:bottom w:w="56" w:type="dxa"/>
                  <w:right w:w="56" w:type="dxa"/>
                </w:tcMar>
              </w:tcPr>
            </w:tcPrChange>
          </w:tcPr>
          <w:p w14:paraId="010A199B" w14:textId="77777777" w:rsidR="001E5488" w:rsidRPr="00876D32" w:rsidRDefault="00DD08CB">
            <w:pPr>
              <w:widowControl w:val="0"/>
              <w:spacing w:after="0" w:line="240" w:lineRule="auto"/>
            </w:pPr>
            <w:r w:rsidRPr="00876D32">
              <w:t>Dato og tid til versionering</w:t>
            </w:r>
          </w:p>
        </w:tc>
      </w:tr>
    </w:tbl>
    <w:p w14:paraId="36C341F9" w14:textId="77777777" w:rsidR="001E5488" w:rsidRPr="00876D32" w:rsidRDefault="001E5488"/>
    <w:p w14:paraId="6FB50B8E" w14:textId="1F198510" w:rsidR="001E5488" w:rsidRPr="00876D32" w:rsidRDefault="001D72CE">
      <w:pPr>
        <w:pStyle w:val="Heading2"/>
      </w:pPr>
      <w:bookmarkStart w:id="306" w:name="_rfo3j7pgupl1" w:colFirst="0" w:colLast="0"/>
      <w:bookmarkStart w:id="307" w:name="_q50qc4abrek7"/>
      <w:bookmarkStart w:id="308" w:name="_zaj31k9ftdpa" w:colFirst="0" w:colLast="0"/>
      <w:bookmarkStart w:id="309" w:name="_d9rit5165dh3"/>
      <w:bookmarkStart w:id="310" w:name="_3.4_-_Besætninger"/>
      <w:bookmarkStart w:id="311" w:name="_Toc231991099"/>
      <w:bookmarkEnd w:id="306"/>
      <w:bookmarkEnd w:id="307"/>
      <w:bookmarkEnd w:id="308"/>
      <w:bookmarkEnd w:id="309"/>
      <w:bookmarkEnd w:id="310"/>
      <w:r>
        <w:t>3</w:t>
      </w:r>
      <w:r w:rsidR="00DD08CB" w:rsidRPr="00876D32">
        <w:t xml:space="preserve">.4 - </w:t>
      </w:r>
      <w:r w:rsidR="0001434B">
        <w:t>Besætninger</w:t>
      </w:r>
      <w:bookmarkEnd w:id="311"/>
    </w:p>
    <w:p w14:paraId="0F892D77" w14:textId="77777777" w:rsidR="001E5488" w:rsidRPr="00876D32" w:rsidRDefault="00DD08CB">
      <w:pPr>
        <w:pStyle w:val="Heading4"/>
      </w:pPr>
      <w:bookmarkStart w:id="312" w:name="_6bwnj0qzjxjm" w:colFirst="0" w:colLast="0"/>
      <w:bookmarkStart w:id="313" w:name="_k2fi17vl05sq"/>
      <w:bookmarkEnd w:id="312"/>
      <w:bookmarkEnd w:id="313"/>
      <w:r w:rsidRPr="00876D32">
        <w:t>Indhold</w:t>
      </w:r>
    </w:p>
    <w:p w14:paraId="1CA1F0D8" w14:textId="4BB380DB" w:rsidR="001E5488" w:rsidRPr="00876D32" w:rsidRDefault="00DD08CB">
      <w:r w:rsidRPr="00876D32">
        <w:t xml:space="preserve">Datasættet indeholder stamdata for </w:t>
      </w:r>
      <w:r w:rsidR="003C5560">
        <w:t>besætnings</w:t>
      </w:r>
      <w:r w:rsidRPr="00876D32">
        <w:t xml:space="preserve">ejere og besætninger. </w:t>
      </w:r>
    </w:p>
    <w:p w14:paraId="0BA1544E" w14:textId="1C0859E5" w:rsidR="001E5488" w:rsidRPr="00876D32" w:rsidRDefault="00DD08CB">
      <w:r w:rsidRPr="00876D32">
        <w:t>Datasættet skal understøtte, at der kan foretages de nødvendige opslag i stamdata, primært fra DVR</w:t>
      </w:r>
      <w:r w:rsidR="00AB3C3C">
        <w:t>-løsningen</w:t>
      </w:r>
      <w:r w:rsidRPr="00876D32">
        <w:t xml:space="preserve"> for at understøtte validering og berigelse med stamdata jf. receptbekendtgørelsen. Modellen skal desuden gøre det muligt at data kan udstilles til dyrlægernes systemer, sådan at der kan ske en validering. </w:t>
      </w:r>
    </w:p>
    <w:p w14:paraId="472BF2E7" w14:textId="2D413473" w:rsidR="001E5488" w:rsidRPr="00876D32" w:rsidRDefault="00DD08CB">
      <w:r w:rsidRPr="00876D32">
        <w:t xml:space="preserve">I forhold til </w:t>
      </w:r>
      <w:r w:rsidR="003C5560">
        <w:t xml:space="preserve">receptudstedelse </w:t>
      </w:r>
      <w:r w:rsidRPr="00876D32">
        <w:t>og indberetning er følgende data krævet:</w:t>
      </w:r>
    </w:p>
    <w:p w14:paraId="7C125517" w14:textId="77777777" w:rsidR="001E5488" w:rsidRPr="00876D32" w:rsidRDefault="00DD08CB" w:rsidP="00876D32">
      <w:pPr>
        <w:numPr>
          <w:ilvl w:val="0"/>
          <w:numId w:val="2"/>
        </w:numPr>
        <w:spacing w:after="0"/>
      </w:pPr>
      <w:r w:rsidRPr="00876D32">
        <w:t>Dyrejerens fulde navn og adresse</w:t>
      </w:r>
    </w:p>
    <w:p w14:paraId="66575701" w14:textId="31AB42E5" w:rsidR="001E5488" w:rsidRDefault="00DD08CB" w:rsidP="00876D32">
      <w:pPr>
        <w:numPr>
          <w:ilvl w:val="0"/>
          <w:numId w:val="2"/>
        </w:numPr>
        <w:spacing w:after="0"/>
      </w:pPr>
      <w:r>
        <w:t xml:space="preserve">Dyreart (kvæg, svin, akvakulturer, </w:t>
      </w:r>
      <w:del w:id="314" w:author="Birger Kidmose" w:date="2026-08-06T09:10:00Z" w16du:dateUtc="2026-08-06T07:10:00Z">
        <w:r>
          <w:delText>..)</w:delText>
        </w:r>
      </w:del>
      <w:ins w:id="315" w:author="Birger Kidmose" w:date="2026-08-06T09:10:00Z" w16du:dateUtc="2026-08-06T07:10:00Z">
        <w:r w:rsidR="026B9CD0">
          <w:t>…</w:t>
        </w:r>
        <w:r>
          <w:t>)</w:t>
        </w:r>
      </w:ins>
    </w:p>
    <w:p w14:paraId="3FB1A0BF" w14:textId="77777777" w:rsidR="001E5488" w:rsidRPr="00876D32" w:rsidRDefault="00DD08CB" w:rsidP="00876D32">
      <w:pPr>
        <w:numPr>
          <w:ilvl w:val="0"/>
          <w:numId w:val="2"/>
        </w:numPr>
        <w:spacing w:after="0"/>
      </w:pPr>
      <w:r w:rsidRPr="00876D32">
        <w:t>Aldersgruppe (køer, tyre, smågrise mellem 7 og 30 kg, …)</w:t>
      </w:r>
    </w:p>
    <w:p w14:paraId="1C70A1FF" w14:textId="03DDCEFA" w:rsidR="001E5488" w:rsidRPr="00876D32" w:rsidRDefault="00DD08CB" w:rsidP="00876D32">
      <w:pPr>
        <w:numPr>
          <w:ilvl w:val="0"/>
          <w:numId w:val="2"/>
        </w:numPr>
      </w:pPr>
      <w:r w:rsidRPr="00876D32">
        <w:t>Ordinationsgruppe (respirationsvejslidelser, yngelsyndrom, …)</w:t>
      </w:r>
    </w:p>
    <w:p w14:paraId="055BD322" w14:textId="022BC395" w:rsidR="003C5560" w:rsidRDefault="00A60DB6" w:rsidP="003C5560">
      <w:r w:rsidRPr="00A60DB6">
        <w:t xml:space="preserve">I CHR er akvakulturer/dambrug et specialtilfælde for besætninger, derfor er akvakulturer/dambrug ikke </w:t>
      </w:r>
      <w:r w:rsidR="003C5560">
        <w:t>m</w:t>
      </w:r>
      <w:r w:rsidRPr="00A60DB6">
        <w:t>odelleret separat</w:t>
      </w:r>
      <w:r w:rsidR="00DD08CB" w:rsidRPr="00876D32">
        <w:t xml:space="preserve">. </w:t>
      </w:r>
      <w:bookmarkStart w:id="316" w:name="_kggzly3lzu93" w:colFirst="0" w:colLast="0"/>
      <w:bookmarkStart w:id="317" w:name="_d6k49l2djkjw"/>
      <w:bookmarkEnd w:id="316"/>
      <w:bookmarkEnd w:id="317"/>
    </w:p>
    <w:p w14:paraId="1A78FB36" w14:textId="6E96B515" w:rsidR="003C5560" w:rsidRPr="003C5560" w:rsidRDefault="00DD08CB">
      <w:pPr>
        <w:rPr>
          <w:b/>
          <w:bCs/>
        </w:rPr>
      </w:pPr>
      <w:r w:rsidRPr="003C5560">
        <w:rPr>
          <w:b/>
          <w:bCs/>
        </w:rPr>
        <w:t>Anvendel</w:t>
      </w:r>
      <w:r w:rsidR="003C5560" w:rsidRPr="003C5560">
        <w:rPr>
          <w:b/>
          <w:bCs/>
        </w:rPr>
        <w:t>se</w:t>
      </w:r>
    </w:p>
    <w:p w14:paraId="5848FBC1" w14:textId="515A01CE" w:rsidR="001E5488" w:rsidRPr="00876D32" w:rsidRDefault="00AB3C3C">
      <w:r>
        <w:t>Løsningen</w:t>
      </w:r>
      <w:r w:rsidR="00DD08CB" w:rsidRPr="00876D32">
        <w:t xml:space="preserve"> skal indeholde tilstrækkeligt data til at kunne identificere besætninger, på det nødvendige niveau til recepthåndteringen og myndighedernes kontrolopgaver, men skal ikke nødvendigvis rumme en fuld kopi af data hos FVST. </w:t>
      </w:r>
    </w:p>
    <w:p w14:paraId="02EEF0FC" w14:textId="77777777" w:rsidR="001E5488" w:rsidRPr="00876D32" w:rsidRDefault="00DD08CB">
      <w:r w:rsidRPr="00876D32">
        <w:t xml:space="preserve">Historik er væsentlig, i forhold til recepters gyldighed på to år, og i forhold til kontrol, evt. statistik og fejlsøgning. </w:t>
      </w:r>
    </w:p>
    <w:p w14:paraId="239FAD2B" w14:textId="77777777" w:rsidR="001E5488" w:rsidRPr="00876D32" w:rsidRDefault="00DD08CB">
      <w:pPr>
        <w:pStyle w:val="Heading4"/>
        <w:rPr>
          <w:shd w:val="clear" w:color="auto" w:fill="F4CCCC"/>
        </w:rPr>
      </w:pPr>
      <w:bookmarkStart w:id="318" w:name="_wpyevf6mg39l" w:colFirst="0" w:colLast="0"/>
      <w:bookmarkStart w:id="319" w:name="_57mz6ah5cjn"/>
      <w:bookmarkEnd w:id="318"/>
      <w:bookmarkEnd w:id="319"/>
      <w:r w:rsidRPr="00876D32">
        <w:t>Kilde</w:t>
      </w:r>
    </w:p>
    <w:p w14:paraId="3FC31840" w14:textId="7DAD6B11" w:rsidR="001E5488" w:rsidRPr="00876D32" w:rsidRDefault="00DD08CB">
      <w:r w:rsidRPr="00876D32">
        <w:t xml:space="preserve">Kilde til data er det Centrale Husdyrbrugsregister (CHR) hos Fødevarestyrelsen, </w:t>
      </w:r>
      <w:hyperlink r:id="rId24">
        <w:r w:rsidRPr="00876D32">
          <w:rPr>
            <w:color w:val="1155CC"/>
            <w:u w:val="single"/>
          </w:rPr>
          <w:t>https://chr.fvst.dk/chri/faces/chri</w:t>
        </w:r>
      </w:hyperlink>
      <w:r w:rsidRPr="00876D32">
        <w:t xml:space="preserve">.  </w:t>
      </w:r>
    </w:p>
    <w:p w14:paraId="3A86209F" w14:textId="77777777" w:rsidR="001E5488" w:rsidRPr="00876D32" w:rsidRDefault="00DD08CB">
      <w:pPr>
        <w:pStyle w:val="Heading4"/>
      </w:pPr>
      <w:bookmarkStart w:id="320" w:name="_c0byh26dic0u" w:colFirst="0" w:colLast="0"/>
      <w:bookmarkStart w:id="321" w:name="_ahkedshq4u8l"/>
      <w:bookmarkEnd w:id="320"/>
      <w:bookmarkEnd w:id="321"/>
      <w:r w:rsidRPr="00876D32">
        <w:t>Model</w:t>
      </w:r>
    </w:p>
    <w:p w14:paraId="469E57A4" w14:textId="75F8B15B" w:rsidR="001E5488" w:rsidRDefault="007F4FDA">
      <w:r>
        <w:rPr>
          <w:noProof/>
        </w:rPr>
        <w:drawing>
          <wp:inline distT="0" distB="0" distL="0" distR="0" wp14:anchorId="60B8DA01" wp14:editId="4A56FDD2">
            <wp:extent cx="3087630" cy="1487427"/>
            <wp:effectExtent l="0" t="0" r="0" b="0"/>
            <wp:docPr id="1336050693" name="Billede 4" descr="Et billede, der indeholder tekst, skærmbillede, linje/række, Font/skrift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50693" name="Billede 4" descr="Et billede, der indeholder tekst, skærmbillede, linje/række, Font/skrifttyp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87630" cy="1487427"/>
                    </a:xfrm>
                    <a:prstGeom prst="rect">
                      <a:avLst/>
                    </a:prstGeom>
                  </pic:spPr>
                </pic:pic>
              </a:graphicData>
            </a:graphic>
          </wp:inline>
        </w:drawing>
      </w:r>
    </w:p>
    <w:p w14:paraId="43950D4A" w14:textId="77777777" w:rsidR="001E5488" w:rsidRPr="00876D32" w:rsidRDefault="00DD08CB">
      <w:pPr>
        <w:pStyle w:val="Heading4"/>
      </w:pPr>
      <w:bookmarkStart w:id="322" w:name="_634lj0x4zpzb" w:colFirst="0" w:colLast="0"/>
      <w:bookmarkStart w:id="323" w:name="_hcz0vuxuo67b"/>
      <w:bookmarkEnd w:id="322"/>
      <w:bookmarkEnd w:id="323"/>
      <w:r w:rsidRPr="00876D32">
        <w:t>Bemærkninger til model</w:t>
      </w:r>
    </w:p>
    <w:p w14:paraId="315FDFD7" w14:textId="77777777" w:rsidR="00A104D1" w:rsidRDefault="003C5560" w:rsidP="00A104D1">
      <w:pPr>
        <w:spacing w:after="0"/>
      </w:pPr>
      <w:r w:rsidRPr="003C5560">
        <w:rPr>
          <w:bCs/>
        </w:rPr>
        <w:t>B</w:t>
      </w:r>
      <w:r w:rsidR="00607DA4" w:rsidRPr="003C5560">
        <w:rPr>
          <w:bCs/>
        </w:rPr>
        <w:t>esætning</w:t>
      </w:r>
      <w:r w:rsidRPr="003C5560">
        <w:rPr>
          <w:bCs/>
        </w:rPr>
        <w:t>en</w:t>
      </w:r>
      <w:r w:rsidR="00DD08CB" w:rsidRPr="00876D32">
        <w:t xml:space="preserve"> er den primære entitet i datasættet. En </w:t>
      </w:r>
      <w:r w:rsidR="00607DA4">
        <w:t>besætning</w:t>
      </w:r>
      <w:r w:rsidR="00DD08CB" w:rsidRPr="00876D32">
        <w:t xml:space="preserve"> består af en enkelt </w:t>
      </w:r>
      <w:r w:rsidR="00DD08CB" w:rsidRPr="003C5560">
        <w:rPr>
          <w:bCs/>
        </w:rPr>
        <w:t>dyreart</w:t>
      </w:r>
      <w:r w:rsidR="00DD08CB" w:rsidRPr="00876D32">
        <w:t xml:space="preserve"> (f.eks. kvæg, laksefisk). </w:t>
      </w:r>
      <w:r w:rsidR="00DD08CB" w:rsidRPr="003C5560">
        <w:rPr>
          <w:bCs/>
        </w:rPr>
        <w:t>Besætningsejere kan have flere besætninger</w:t>
      </w:r>
      <w:r w:rsidR="004C40E2" w:rsidRPr="003C5560">
        <w:rPr>
          <w:bCs/>
        </w:rPr>
        <w:t xml:space="preserve">. </w:t>
      </w:r>
      <w:r w:rsidR="004C40E2" w:rsidRPr="003C5560">
        <w:t>E</w:t>
      </w:r>
      <w:r w:rsidR="00DD08CB" w:rsidRPr="003C5560">
        <w:t xml:space="preserve">n besætning </w:t>
      </w:r>
      <w:r w:rsidR="004C40E2" w:rsidRPr="003C5560">
        <w:t xml:space="preserve">kan kun have én besætningsejer på </w:t>
      </w:r>
      <w:r w:rsidR="004C40E2" w:rsidRPr="00C712D3">
        <w:t xml:space="preserve">et givet tidspunkt, men kan have flere besætningsejere over tid. En besætning kan </w:t>
      </w:r>
      <w:r w:rsidR="004A275D" w:rsidRPr="00C712D3">
        <w:t xml:space="preserve">i perioder eksistere uden en </w:t>
      </w:r>
      <w:r w:rsidR="004C40E2" w:rsidRPr="00C712D3">
        <w:t>besætnings</w:t>
      </w:r>
      <w:r w:rsidR="004A275D" w:rsidRPr="00C712D3">
        <w:t>ejer</w:t>
      </w:r>
      <w:r w:rsidR="00DD08CB" w:rsidRPr="00C712D3">
        <w:t>.</w:t>
      </w:r>
      <w:r w:rsidR="00DD08CB" w:rsidRPr="00876D32">
        <w:t xml:space="preserve"> </w:t>
      </w:r>
      <w:r w:rsidR="004A275D" w:rsidRPr="003C5560">
        <w:rPr>
          <w:bCs/>
        </w:rPr>
        <w:t xml:space="preserve">Dyrearter, Aldersgrupper og </w:t>
      </w:r>
      <w:r w:rsidR="00DD08CB" w:rsidRPr="003C5560">
        <w:rPr>
          <w:bCs/>
        </w:rPr>
        <w:t xml:space="preserve">Ordinationsgruppe </w:t>
      </w:r>
      <w:r w:rsidR="004A275D" w:rsidRPr="003C5560">
        <w:rPr>
          <w:bCs/>
        </w:rPr>
        <w:t>kobles</w:t>
      </w:r>
      <w:r w:rsidR="004A275D">
        <w:t xml:space="preserve"> ikke </w:t>
      </w:r>
      <w:r>
        <w:t xml:space="preserve">i første omgang </w:t>
      </w:r>
      <w:r w:rsidR="004A275D">
        <w:t>til besætningerne. De er</w:t>
      </w:r>
      <w:r w:rsidR="00DD08CB" w:rsidRPr="00876D32">
        <w:t xml:space="preserve"> relevant</w:t>
      </w:r>
      <w:r w:rsidR="004A275D">
        <w:t>e</w:t>
      </w:r>
      <w:r w:rsidR="00DD08CB" w:rsidRPr="00876D32">
        <w:t xml:space="preserve"> ved </w:t>
      </w:r>
      <w:r w:rsidR="004A275D">
        <w:t xml:space="preserve">receptudstedelse og </w:t>
      </w:r>
      <w:r w:rsidR="00DD08CB" w:rsidRPr="00876D32">
        <w:t xml:space="preserve">fremgår </w:t>
      </w:r>
      <w:r w:rsidR="004A275D">
        <w:t xml:space="preserve">derfor som separate stamdatasæt og af </w:t>
      </w:r>
      <w:r w:rsidR="00DD08CB" w:rsidRPr="00876D32">
        <w:t>recept</w:t>
      </w:r>
      <w:r w:rsidR="004A275D">
        <w:t>modellen</w:t>
      </w:r>
      <w:r w:rsidR="00DD08CB" w:rsidRPr="00876D32">
        <w:t>.</w:t>
      </w:r>
    </w:p>
    <w:p w14:paraId="055A86EC" w14:textId="2A84243D" w:rsidR="004A275D" w:rsidRPr="00876D32" w:rsidRDefault="46041D35" w:rsidP="004A275D">
      <w:pPr>
        <w:pStyle w:val="Heading3"/>
      </w:pPr>
      <w:bookmarkStart w:id="324" w:name="_Toc231991100"/>
      <w:r>
        <w:t>3</w:t>
      </w:r>
      <w:r w:rsidR="50FD54C8">
        <w:t>.4.</w:t>
      </w:r>
      <w:del w:id="325" w:author="Birger Kidmose" w:date="2026-08-06T09:10:00Z" w16du:dateUtc="2026-08-06T07:10:00Z">
        <w:r w:rsidR="004A275D" w:rsidRPr="00876D32">
          <w:delText>3</w:delText>
        </w:r>
      </w:del>
      <w:ins w:id="326" w:author="Birger Kidmose" w:date="2026-08-06T09:10:00Z" w16du:dateUtc="2026-08-06T07:10:00Z">
        <w:r w:rsidR="53C90A1F">
          <w:t>1</w:t>
        </w:r>
      </w:ins>
      <w:r w:rsidR="50FD54C8">
        <w:t xml:space="preserve"> - Besætninger</w:t>
      </w:r>
      <w:bookmarkEnd w:id="324"/>
      <w:r w:rsidR="50FD54C8">
        <w:t xml:space="preserve"> </w:t>
      </w:r>
    </w:p>
    <w:p w14:paraId="7CF6CCB2" w14:textId="77777777" w:rsidR="004A275D" w:rsidRPr="00876D32" w:rsidRDefault="004A275D" w:rsidP="004A275D">
      <w:r>
        <w:t>Besætning</w:t>
      </w:r>
      <w:r w:rsidRPr="00876D32">
        <w:t xml:space="preserve">er er uddrag af data i CHR. </w:t>
      </w:r>
    </w:p>
    <w:tbl>
      <w:tblPr>
        <w:tblStyle w:val="ae"/>
        <w:tblW w:w="995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327" w:author="Birger Kidmose" w:date="2026-08-06T09:10:00Z" w16du:dateUtc="2026-08-06T07:10:00Z">
          <w:tblPr>
            <w:tblW w:w="99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2381"/>
        <w:gridCol w:w="7572"/>
        <w:tblGridChange w:id="328">
          <w:tblGrid>
            <w:gridCol w:w="2381"/>
            <w:gridCol w:w="7572"/>
          </w:tblGrid>
        </w:tblGridChange>
      </w:tblGrid>
      <w:tr w:rsidR="004A275D" w14:paraId="041965FD" w14:textId="77777777" w:rsidTr="5998574F">
        <w:trPr>
          <w:trHeight w:val="420"/>
          <w:trPrChange w:id="329" w:author="Birger Kidmose" w:date="2026-08-06T09:10:00Z" w16du:dateUtc="2026-08-06T07:10:00Z">
            <w:trPr>
              <w:trHeight w:val="420"/>
            </w:trPr>
          </w:trPrChange>
        </w:trPr>
        <w:tc>
          <w:tcPr>
            <w:tcW w:w="9953" w:type="dxa"/>
            <w:gridSpan w:val="2"/>
            <w:shd w:val="clear" w:color="auto" w:fill="BFBFBF" w:themeFill="background1" w:themeFillShade="BF"/>
            <w:tcMar>
              <w:top w:w="56" w:type="dxa"/>
              <w:left w:w="56" w:type="dxa"/>
              <w:bottom w:w="56" w:type="dxa"/>
              <w:right w:w="56" w:type="dxa"/>
            </w:tcMar>
            <w:tcPrChange w:id="330" w:author="Birger Kidmose" w:date="2026-08-06T09:10:00Z" w16du:dateUtc="2026-08-06T07:10:00Z">
              <w:tcPr>
                <w:tcW w:w="9953" w:type="dxa"/>
                <w:gridSpan w:val="2"/>
                <w:shd w:val="clear" w:color="auto" w:fill="BFBFBF" w:themeFill="background1" w:themeFillShade="BF"/>
                <w:tcMar>
                  <w:top w:w="56" w:type="dxa"/>
                  <w:left w:w="56" w:type="dxa"/>
                  <w:bottom w:w="56" w:type="dxa"/>
                  <w:right w:w="56" w:type="dxa"/>
                </w:tcMar>
              </w:tcPr>
            </w:tcPrChange>
          </w:tcPr>
          <w:p w14:paraId="7F914BE4" w14:textId="77777777" w:rsidR="004A275D" w:rsidRDefault="004A275D" w:rsidP="00112C42">
            <w:pPr>
              <w:widowControl w:val="0"/>
              <w:spacing w:after="0" w:line="240" w:lineRule="auto"/>
            </w:pPr>
            <w:r>
              <w:rPr>
                <w:b/>
                <w:bCs/>
              </w:rPr>
              <w:t xml:space="preserve">Besætninger </w:t>
            </w:r>
          </w:p>
        </w:tc>
      </w:tr>
      <w:tr w:rsidR="004A275D" w14:paraId="46480CB3" w14:textId="77777777" w:rsidTr="5998574F">
        <w:tc>
          <w:tcPr>
            <w:tcW w:w="2381" w:type="dxa"/>
            <w:tcMar>
              <w:top w:w="56" w:type="dxa"/>
              <w:left w:w="56" w:type="dxa"/>
              <w:bottom w:w="56" w:type="dxa"/>
              <w:right w:w="56" w:type="dxa"/>
            </w:tcMar>
            <w:tcPrChange w:id="331" w:author="Birger Kidmose" w:date="2026-08-06T09:10:00Z" w16du:dateUtc="2026-08-06T07:10:00Z">
              <w:tcPr>
                <w:tcW w:w="2381" w:type="dxa"/>
                <w:tcMar>
                  <w:top w:w="56" w:type="dxa"/>
                  <w:left w:w="56" w:type="dxa"/>
                  <w:bottom w:w="56" w:type="dxa"/>
                  <w:right w:w="56" w:type="dxa"/>
                </w:tcMar>
              </w:tcPr>
            </w:tcPrChange>
          </w:tcPr>
          <w:p w14:paraId="5D6A4DA3" w14:textId="77777777" w:rsidR="004A275D" w:rsidRDefault="004A275D" w:rsidP="00112C42">
            <w:pPr>
              <w:widowControl w:val="0"/>
              <w:spacing w:after="0" w:line="240" w:lineRule="auto"/>
              <w:rPr>
                <w:b/>
                <w:bCs/>
              </w:rPr>
            </w:pPr>
            <w:r>
              <w:rPr>
                <w:b/>
                <w:bCs/>
              </w:rPr>
              <w:t>Attribut</w:t>
            </w:r>
          </w:p>
        </w:tc>
        <w:tc>
          <w:tcPr>
            <w:tcW w:w="7572" w:type="dxa"/>
            <w:tcMar>
              <w:top w:w="56" w:type="dxa"/>
              <w:left w:w="56" w:type="dxa"/>
              <w:bottom w:w="56" w:type="dxa"/>
              <w:right w:w="56" w:type="dxa"/>
            </w:tcMar>
            <w:tcPrChange w:id="332" w:author="Birger Kidmose" w:date="2026-08-06T09:10:00Z" w16du:dateUtc="2026-08-06T07:10:00Z">
              <w:tcPr>
                <w:tcW w:w="7572" w:type="dxa"/>
                <w:tcMar>
                  <w:top w:w="56" w:type="dxa"/>
                  <w:left w:w="56" w:type="dxa"/>
                  <w:bottom w:w="56" w:type="dxa"/>
                  <w:right w:w="56" w:type="dxa"/>
                </w:tcMar>
              </w:tcPr>
            </w:tcPrChange>
          </w:tcPr>
          <w:p w14:paraId="52313EEE" w14:textId="77777777" w:rsidR="004A275D" w:rsidRDefault="004A275D" w:rsidP="00112C42">
            <w:pPr>
              <w:widowControl w:val="0"/>
              <w:spacing w:after="0" w:line="240" w:lineRule="auto"/>
              <w:rPr>
                <w:b/>
                <w:bCs/>
              </w:rPr>
            </w:pPr>
            <w:r>
              <w:rPr>
                <w:b/>
                <w:bCs/>
              </w:rPr>
              <w:t>Beskrivelse</w:t>
            </w:r>
          </w:p>
        </w:tc>
      </w:tr>
      <w:tr w:rsidR="004A275D" w14:paraId="00A29D99" w14:textId="77777777" w:rsidTr="5998574F">
        <w:tc>
          <w:tcPr>
            <w:tcW w:w="2381" w:type="dxa"/>
            <w:tcMar>
              <w:top w:w="56" w:type="dxa"/>
              <w:left w:w="56" w:type="dxa"/>
              <w:bottom w:w="56" w:type="dxa"/>
              <w:right w:w="56" w:type="dxa"/>
            </w:tcMar>
            <w:tcPrChange w:id="333" w:author="Birger Kidmose" w:date="2026-08-06T09:10:00Z" w16du:dateUtc="2026-08-06T07:10:00Z">
              <w:tcPr>
                <w:tcW w:w="2381" w:type="dxa"/>
                <w:tcMar>
                  <w:top w:w="56" w:type="dxa"/>
                  <w:left w:w="56" w:type="dxa"/>
                  <w:bottom w:w="56" w:type="dxa"/>
                  <w:right w:w="56" w:type="dxa"/>
                </w:tcMar>
              </w:tcPr>
            </w:tcPrChange>
          </w:tcPr>
          <w:p w14:paraId="551BF981" w14:textId="77777777" w:rsidR="004A275D" w:rsidRDefault="004A275D" w:rsidP="00112C42">
            <w:pPr>
              <w:widowControl w:val="0"/>
              <w:spacing w:after="0" w:line="240" w:lineRule="auto"/>
            </w:pPr>
            <w:r>
              <w:t>Id</w:t>
            </w:r>
          </w:p>
        </w:tc>
        <w:tc>
          <w:tcPr>
            <w:tcW w:w="7572" w:type="dxa"/>
            <w:tcMar>
              <w:top w:w="56" w:type="dxa"/>
              <w:left w:w="56" w:type="dxa"/>
              <w:bottom w:w="56" w:type="dxa"/>
              <w:right w:w="56" w:type="dxa"/>
            </w:tcMar>
            <w:tcPrChange w:id="334" w:author="Birger Kidmose" w:date="2026-08-06T09:10:00Z" w16du:dateUtc="2026-08-06T07:10:00Z">
              <w:tcPr>
                <w:tcW w:w="7572" w:type="dxa"/>
                <w:tcMar>
                  <w:top w:w="56" w:type="dxa"/>
                  <w:left w:w="56" w:type="dxa"/>
                  <w:bottom w:w="56" w:type="dxa"/>
                  <w:right w:w="56" w:type="dxa"/>
                </w:tcMar>
              </w:tcPr>
            </w:tcPrChange>
          </w:tcPr>
          <w:p w14:paraId="2D3FB8D5" w14:textId="77777777" w:rsidR="004A275D" w:rsidRDefault="004A275D" w:rsidP="00112C42">
            <w:pPr>
              <w:widowControl w:val="0"/>
              <w:spacing w:after="0" w:line="240" w:lineRule="auto"/>
            </w:pPr>
            <w:r>
              <w:t>Teknisk nøgle</w:t>
            </w:r>
          </w:p>
        </w:tc>
      </w:tr>
      <w:tr w:rsidR="004A275D" w14:paraId="29D3AA40" w14:textId="77777777" w:rsidTr="00112C42">
        <w:trPr>
          <w:del w:id="335" w:author="Birger Kidmose" w:date="2026-08-06T09:10:00Z" w16du:dateUtc="2026-08-06T07:10:00Z"/>
        </w:trPr>
        <w:tc>
          <w:tcPr>
            <w:tcW w:w="2381" w:type="dxa"/>
            <w:tcMar>
              <w:top w:w="56" w:type="dxa"/>
              <w:left w:w="56" w:type="dxa"/>
              <w:bottom w:w="56" w:type="dxa"/>
              <w:right w:w="56" w:type="dxa"/>
            </w:tcMar>
          </w:tcPr>
          <w:p w14:paraId="79849E5E" w14:textId="77777777" w:rsidR="004A275D" w:rsidRPr="00934A7E" w:rsidRDefault="004A275D" w:rsidP="00112C42">
            <w:pPr>
              <w:widowControl w:val="0"/>
              <w:spacing w:after="0" w:line="240" w:lineRule="auto"/>
              <w:rPr>
                <w:del w:id="336" w:author="Birger Kidmose" w:date="2026-08-06T09:10:00Z" w16du:dateUtc="2026-08-06T07:10:00Z"/>
              </w:rPr>
            </w:pPr>
            <w:del w:id="337" w:author="Birger Kidmose" w:date="2026-08-06T09:10:00Z" w16du:dateUtc="2026-08-06T07:10:00Z">
              <w:r w:rsidRPr="00934A7E">
                <w:delText>Besætningsejerid</w:delText>
              </w:r>
            </w:del>
          </w:p>
        </w:tc>
        <w:tc>
          <w:tcPr>
            <w:tcW w:w="7572" w:type="dxa"/>
            <w:tcMar>
              <w:top w:w="56" w:type="dxa"/>
              <w:left w:w="56" w:type="dxa"/>
              <w:bottom w:w="56" w:type="dxa"/>
              <w:right w:w="56" w:type="dxa"/>
            </w:tcMar>
          </w:tcPr>
          <w:p w14:paraId="6FBC674B" w14:textId="77777777" w:rsidR="004A275D" w:rsidRPr="00876D32" w:rsidRDefault="004A275D" w:rsidP="00112C42">
            <w:pPr>
              <w:widowControl w:val="0"/>
              <w:spacing w:after="0" w:line="240" w:lineRule="auto"/>
              <w:rPr>
                <w:del w:id="338" w:author="Birger Kidmose" w:date="2026-08-06T09:10:00Z" w16du:dateUtc="2026-08-06T07:10:00Z"/>
              </w:rPr>
            </w:pPr>
            <w:del w:id="339" w:author="Birger Kidmose" w:date="2026-08-06T09:10:00Z" w16du:dateUtc="2026-08-06T07:10:00Z">
              <w:r w:rsidRPr="00934A7E">
                <w:delText>Reference til Besætningsejer via id</w:delText>
              </w:r>
              <w:r w:rsidRPr="00876D32">
                <w:delText xml:space="preserve"> </w:delText>
              </w:r>
            </w:del>
          </w:p>
        </w:tc>
      </w:tr>
      <w:tr w:rsidR="004A275D" w14:paraId="7B204C9A" w14:textId="77777777" w:rsidTr="5998574F">
        <w:tc>
          <w:tcPr>
            <w:tcW w:w="2381" w:type="dxa"/>
            <w:tcMar>
              <w:top w:w="56" w:type="dxa"/>
              <w:left w:w="56" w:type="dxa"/>
              <w:bottom w:w="56" w:type="dxa"/>
              <w:right w:w="56" w:type="dxa"/>
            </w:tcMar>
            <w:tcPrChange w:id="340" w:author="Birger Kidmose" w:date="2026-08-06T09:10:00Z" w16du:dateUtc="2026-08-06T07:10:00Z">
              <w:tcPr>
                <w:tcW w:w="2381" w:type="dxa"/>
                <w:tcMar>
                  <w:top w:w="56" w:type="dxa"/>
                  <w:left w:w="56" w:type="dxa"/>
                  <w:bottom w:w="56" w:type="dxa"/>
                  <w:right w:w="56" w:type="dxa"/>
                </w:tcMar>
              </w:tcPr>
            </w:tcPrChange>
          </w:tcPr>
          <w:p w14:paraId="3837126C" w14:textId="77777777" w:rsidR="004A275D" w:rsidRDefault="004A275D" w:rsidP="00112C42">
            <w:pPr>
              <w:widowControl w:val="0"/>
              <w:spacing w:after="0" w:line="240" w:lineRule="auto"/>
            </w:pPr>
            <w:r>
              <w:t>Besætningsnummer</w:t>
            </w:r>
          </w:p>
        </w:tc>
        <w:tc>
          <w:tcPr>
            <w:tcW w:w="7572" w:type="dxa"/>
            <w:tcMar>
              <w:top w:w="56" w:type="dxa"/>
              <w:left w:w="56" w:type="dxa"/>
              <w:bottom w:w="56" w:type="dxa"/>
              <w:right w:w="56" w:type="dxa"/>
            </w:tcMar>
            <w:tcPrChange w:id="341" w:author="Birger Kidmose" w:date="2026-08-06T09:10:00Z" w16du:dateUtc="2026-08-06T07:10:00Z">
              <w:tcPr>
                <w:tcW w:w="7572" w:type="dxa"/>
                <w:tcMar>
                  <w:top w:w="56" w:type="dxa"/>
                  <w:left w:w="56" w:type="dxa"/>
                  <w:bottom w:w="56" w:type="dxa"/>
                  <w:right w:w="56" w:type="dxa"/>
                </w:tcMar>
              </w:tcPr>
            </w:tcPrChange>
          </w:tcPr>
          <w:p w14:paraId="33CA836A" w14:textId="77777777" w:rsidR="004A275D" w:rsidRPr="00876D32" w:rsidRDefault="004A275D" w:rsidP="00112C42">
            <w:pPr>
              <w:spacing w:after="0" w:line="240" w:lineRule="auto"/>
              <w:rPr>
                <w:shd w:val="clear" w:color="auto" w:fill="F4CCCC"/>
              </w:rPr>
            </w:pPr>
            <w:r w:rsidRPr="00876D32">
              <w:t xml:space="preserve">Unikt nummer fra det Centrale Husdyrbrugsregister, </w:t>
            </w:r>
            <w:r w:rsidRPr="006A400B">
              <w:t>obligatorisk</w:t>
            </w:r>
          </w:p>
        </w:tc>
      </w:tr>
      <w:tr w:rsidR="0091005A" w14:paraId="0341D654" w14:textId="77777777" w:rsidTr="5998574F">
        <w:trPr>
          <w:trHeight w:val="376"/>
          <w:trPrChange w:id="342" w:author="Birger Kidmose" w:date="2026-08-06T09:10:00Z" w16du:dateUtc="2026-08-06T07:10:00Z">
            <w:trPr>
              <w:trHeight w:val="376"/>
            </w:trPr>
          </w:trPrChange>
        </w:trPr>
        <w:tc>
          <w:tcPr>
            <w:tcW w:w="2381" w:type="dxa"/>
            <w:tcMar>
              <w:top w:w="56" w:type="dxa"/>
              <w:left w:w="56" w:type="dxa"/>
              <w:bottom w:w="56" w:type="dxa"/>
              <w:right w:w="56" w:type="dxa"/>
            </w:tcMar>
            <w:tcPrChange w:id="343" w:author="Birger Kidmose" w:date="2026-08-06T09:10:00Z" w16du:dateUtc="2026-08-06T07:10:00Z">
              <w:tcPr>
                <w:tcW w:w="2381" w:type="dxa"/>
                <w:tcMar>
                  <w:top w:w="56" w:type="dxa"/>
                  <w:left w:w="56" w:type="dxa"/>
                  <w:bottom w:w="56" w:type="dxa"/>
                  <w:right w:w="56" w:type="dxa"/>
                </w:tcMar>
              </w:tcPr>
            </w:tcPrChange>
          </w:tcPr>
          <w:p w14:paraId="1A4432F1" w14:textId="77777777" w:rsidR="0091005A" w:rsidRDefault="0091005A">
            <w:pPr>
              <w:spacing w:after="0" w:line="240" w:lineRule="auto"/>
            </w:pPr>
            <w:r>
              <w:t>Dyreart-id</w:t>
            </w:r>
          </w:p>
        </w:tc>
        <w:tc>
          <w:tcPr>
            <w:tcW w:w="7572" w:type="dxa"/>
            <w:tcMar>
              <w:top w:w="56" w:type="dxa"/>
              <w:left w:w="56" w:type="dxa"/>
              <w:bottom w:w="56" w:type="dxa"/>
              <w:right w:w="56" w:type="dxa"/>
            </w:tcMar>
            <w:tcPrChange w:id="344" w:author="Birger Kidmose" w:date="2026-08-06T09:10:00Z" w16du:dateUtc="2026-08-06T07:10:00Z">
              <w:tcPr>
                <w:tcW w:w="7572" w:type="dxa"/>
                <w:tcMar>
                  <w:top w:w="56" w:type="dxa"/>
                  <w:left w:w="56" w:type="dxa"/>
                  <w:bottom w:w="56" w:type="dxa"/>
                  <w:right w:w="56" w:type="dxa"/>
                </w:tcMar>
              </w:tcPr>
            </w:tcPrChange>
          </w:tcPr>
          <w:p w14:paraId="4563084A" w14:textId="77777777" w:rsidR="0091005A" w:rsidRPr="00876D32" w:rsidRDefault="0091005A">
            <w:pPr>
              <w:spacing w:after="0" w:line="240" w:lineRule="auto"/>
              <w:rPr>
                <w:shd w:val="clear" w:color="auto" w:fill="F4CCCC"/>
              </w:rPr>
            </w:pPr>
            <w:r w:rsidRPr="00876D32">
              <w:t>Reference til en dyreart, obligatorisk</w:t>
            </w:r>
          </w:p>
        </w:tc>
      </w:tr>
      <w:tr w:rsidR="004A275D" w14:paraId="4BB0FC6C" w14:textId="77777777" w:rsidTr="5998574F">
        <w:tc>
          <w:tcPr>
            <w:tcW w:w="2381" w:type="dxa"/>
            <w:tcMar>
              <w:top w:w="56" w:type="dxa"/>
              <w:left w:w="56" w:type="dxa"/>
              <w:bottom w:w="56" w:type="dxa"/>
              <w:right w:w="56" w:type="dxa"/>
            </w:tcMar>
            <w:tcPrChange w:id="345" w:author="Birger Kidmose" w:date="2026-08-06T09:10:00Z" w16du:dateUtc="2026-08-06T07:10:00Z">
              <w:tcPr>
                <w:tcW w:w="2381" w:type="dxa"/>
                <w:tcMar>
                  <w:top w:w="56" w:type="dxa"/>
                  <w:left w:w="56" w:type="dxa"/>
                  <w:bottom w:w="56" w:type="dxa"/>
                  <w:right w:w="56" w:type="dxa"/>
                </w:tcMar>
              </w:tcPr>
            </w:tcPrChange>
          </w:tcPr>
          <w:p w14:paraId="774CAFA0" w14:textId="3A029793" w:rsidR="004A275D" w:rsidRDefault="004A275D" w:rsidP="00112C42">
            <w:pPr>
              <w:widowControl w:val="0"/>
              <w:spacing w:after="0" w:line="240" w:lineRule="auto"/>
            </w:pPr>
            <w:r>
              <w:t>Ophørsdato</w:t>
            </w:r>
          </w:p>
        </w:tc>
        <w:tc>
          <w:tcPr>
            <w:tcW w:w="7572" w:type="dxa"/>
            <w:tcMar>
              <w:top w:w="56" w:type="dxa"/>
              <w:left w:w="56" w:type="dxa"/>
              <w:bottom w:w="56" w:type="dxa"/>
              <w:right w:w="56" w:type="dxa"/>
            </w:tcMar>
            <w:tcPrChange w:id="346" w:author="Birger Kidmose" w:date="2026-08-06T09:10:00Z" w16du:dateUtc="2026-08-06T07:10:00Z">
              <w:tcPr>
                <w:tcW w:w="7572" w:type="dxa"/>
                <w:tcMar>
                  <w:top w:w="56" w:type="dxa"/>
                  <w:left w:w="56" w:type="dxa"/>
                  <w:bottom w:w="56" w:type="dxa"/>
                  <w:right w:w="56" w:type="dxa"/>
                </w:tcMar>
              </w:tcPr>
            </w:tcPrChange>
          </w:tcPr>
          <w:p w14:paraId="53FA7D97" w14:textId="760952D2" w:rsidR="004A275D" w:rsidRPr="00876D32" w:rsidRDefault="004A275D" w:rsidP="00112C42">
            <w:pPr>
              <w:widowControl w:val="0"/>
              <w:spacing w:after="0" w:line="240" w:lineRule="auto"/>
            </w:pPr>
            <w:r w:rsidRPr="00876D32">
              <w:t>Optionel ophørsdato</w:t>
            </w:r>
          </w:p>
        </w:tc>
      </w:tr>
      <w:tr w:rsidR="00956619" w14:paraId="080ADBD7" w14:textId="77777777" w:rsidTr="5998574F">
        <w:trPr>
          <w:ins w:id="347" w:author="Birger Kidmose" w:date="2026-08-06T09:10:00Z" w16du:dateUtc="2026-08-06T07:10:00Z"/>
        </w:trPr>
        <w:tc>
          <w:tcPr>
            <w:tcW w:w="2381" w:type="dxa"/>
            <w:tcMar>
              <w:top w:w="56" w:type="dxa"/>
              <w:left w:w="56" w:type="dxa"/>
              <w:bottom w:w="56" w:type="dxa"/>
              <w:right w:w="56" w:type="dxa"/>
            </w:tcMar>
          </w:tcPr>
          <w:p w14:paraId="245577D5" w14:textId="4B467CCD" w:rsidR="00956619" w:rsidRDefault="00B94301" w:rsidP="00112C42">
            <w:pPr>
              <w:widowControl w:val="0"/>
              <w:spacing w:after="0" w:line="240" w:lineRule="auto"/>
              <w:rPr>
                <w:ins w:id="348" w:author="Birger Kidmose" w:date="2026-08-06T09:10:00Z" w16du:dateUtc="2026-08-06T07:10:00Z"/>
              </w:rPr>
            </w:pPr>
            <w:ins w:id="349" w:author="Birger Kidmose" w:date="2026-08-06T09:10:00Z" w16du:dateUtc="2026-08-06T07:10:00Z">
              <w:r w:rsidRPr="00934A7E">
                <w:t>Besætningsejerid</w:t>
              </w:r>
            </w:ins>
          </w:p>
        </w:tc>
        <w:tc>
          <w:tcPr>
            <w:tcW w:w="7572" w:type="dxa"/>
            <w:tcMar>
              <w:top w:w="56" w:type="dxa"/>
              <w:left w:w="56" w:type="dxa"/>
              <w:bottom w:w="56" w:type="dxa"/>
              <w:right w:w="56" w:type="dxa"/>
            </w:tcMar>
          </w:tcPr>
          <w:p w14:paraId="7DE2FCD8" w14:textId="4B900E4B" w:rsidR="00956619" w:rsidRPr="00876D32" w:rsidRDefault="00B94301" w:rsidP="00112C42">
            <w:pPr>
              <w:widowControl w:val="0"/>
              <w:spacing w:after="0" w:line="240" w:lineRule="auto"/>
              <w:rPr>
                <w:ins w:id="350" w:author="Birger Kidmose" w:date="2026-08-06T09:10:00Z" w16du:dateUtc="2026-08-06T07:10:00Z"/>
              </w:rPr>
            </w:pPr>
            <w:ins w:id="351" w:author="Birger Kidmose" w:date="2026-08-06T09:10:00Z" w16du:dateUtc="2026-08-06T07:10:00Z">
              <w:r w:rsidRPr="00934A7E">
                <w:t>Reference til Besætningsejer via id</w:t>
              </w:r>
            </w:ins>
          </w:p>
        </w:tc>
      </w:tr>
      <w:tr w:rsidR="00956619" w14:paraId="75F07702" w14:textId="77777777" w:rsidTr="5998574F">
        <w:trPr>
          <w:ins w:id="352" w:author="Birger Kidmose" w:date="2026-08-06T09:10:00Z" w16du:dateUtc="2026-08-06T07:10:00Z"/>
        </w:trPr>
        <w:tc>
          <w:tcPr>
            <w:tcW w:w="2381" w:type="dxa"/>
            <w:tcMar>
              <w:top w:w="56" w:type="dxa"/>
              <w:left w:w="56" w:type="dxa"/>
              <w:bottom w:w="56" w:type="dxa"/>
              <w:right w:w="56" w:type="dxa"/>
            </w:tcMar>
          </w:tcPr>
          <w:p w14:paraId="41ECED32" w14:textId="0ECB9DFE" w:rsidR="00956619" w:rsidRDefault="00B94301" w:rsidP="00112C42">
            <w:pPr>
              <w:widowControl w:val="0"/>
              <w:spacing w:after="0" w:line="240" w:lineRule="auto"/>
              <w:rPr>
                <w:ins w:id="353" w:author="Birger Kidmose" w:date="2026-08-06T09:10:00Z" w16du:dateUtc="2026-08-06T07:10:00Z"/>
              </w:rPr>
            </w:pPr>
            <w:ins w:id="354" w:author="Birger Kidmose" w:date="2026-08-06T09:10:00Z" w16du:dateUtc="2026-08-06T07:10:00Z">
              <w:r>
                <w:t>Startdato</w:t>
              </w:r>
            </w:ins>
          </w:p>
        </w:tc>
        <w:tc>
          <w:tcPr>
            <w:tcW w:w="7572" w:type="dxa"/>
            <w:tcMar>
              <w:top w:w="56" w:type="dxa"/>
              <w:left w:w="56" w:type="dxa"/>
              <w:bottom w:w="56" w:type="dxa"/>
              <w:right w:w="56" w:type="dxa"/>
            </w:tcMar>
          </w:tcPr>
          <w:p w14:paraId="39546697" w14:textId="037A109A" w:rsidR="00956619" w:rsidRPr="00876D32" w:rsidRDefault="00B94301" w:rsidP="00112C42">
            <w:pPr>
              <w:widowControl w:val="0"/>
              <w:spacing w:after="0" w:line="240" w:lineRule="auto"/>
              <w:rPr>
                <w:ins w:id="355" w:author="Birger Kidmose" w:date="2026-08-06T09:10:00Z" w16du:dateUtc="2026-08-06T07:10:00Z"/>
              </w:rPr>
            </w:pPr>
            <w:ins w:id="356" w:author="Birger Kidmose" w:date="2026-08-06T09:10:00Z" w16du:dateUtc="2026-08-06T07:10:00Z">
              <w:r>
                <w:t>Obligatorisk. Startdatoen for ejerforholdet</w:t>
              </w:r>
            </w:ins>
          </w:p>
        </w:tc>
      </w:tr>
      <w:tr w:rsidR="00956619" w14:paraId="1E5C2955" w14:textId="77777777" w:rsidTr="5998574F">
        <w:trPr>
          <w:ins w:id="357" w:author="Birger Kidmose" w:date="2026-08-06T09:10:00Z" w16du:dateUtc="2026-08-06T07:10:00Z"/>
        </w:trPr>
        <w:tc>
          <w:tcPr>
            <w:tcW w:w="2381" w:type="dxa"/>
            <w:tcMar>
              <w:top w:w="56" w:type="dxa"/>
              <w:left w:w="56" w:type="dxa"/>
              <w:bottom w:w="56" w:type="dxa"/>
              <w:right w:w="56" w:type="dxa"/>
            </w:tcMar>
          </w:tcPr>
          <w:p w14:paraId="7345FA30" w14:textId="0089C265" w:rsidR="00956619" w:rsidRDefault="00B94301" w:rsidP="00112C42">
            <w:pPr>
              <w:widowControl w:val="0"/>
              <w:spacing w:after="0" w:line="240" w:lineRule="auto"/>
              <w:rPr>
                <w:ins w:id="358" w:author="Birger Kidmose" w:date="2026-08-06T09:10:00Z" w16du:dateUtc="2026-08-06T07:10:00Z"/>
              </w:rPr>
            </w:pPr>
            <w:ins w:id="359" w:author="Birger Kidmose" w:date="2026-08-06T09:10:00Z" w16du:dateUtc="2026-08-06T07:10:00Z">
              <w:r>
                <w:t>Slutdato</w:t>
              </w:r>
            </w:ins>
          </w:p>
        </w:tc>
        <w:tc>
          <w:tcPr>
            <w:tcW w:w="7572" w:type="dxa"/>
            <w:tcMar>
              <w:top w:w="56" w:type="dxa"/>
              <w:left w:w="56" w:type="dxa"/>
              <w:bottom w:w="56" w:type="dxa"/>
              <w:right w:w="56" w:type="dxa"/>
            </w:tcMar>
          </w:tcPr>
          <w:p w14:paraId="5E9BE990" w14:textId="0D4B1EF4" w:rsidR="00956619" w:rsidRPr="00876D32" w:rsidRDefault="00B94301" w:rsidP="00112C42">
            <w:pPr>
              <w:widowControl w:val="0"/>
              <w:spacing w:after="0" w:line="240" w:lineRule="auto"/>
              <w:rPr>
                <w:ins w:id="360" w:author="Birger Kidmose" w:date="2026-08-06T09:10:00Z" w16du:dateUtc="2026-08-06T07:10:00Z"/>
              </w:rPr>
            </w:pPr>
            <w:ins w:id="361" w:author="Birger Kidmose" w:date="2026-08-06T09:10:00Z" w16du:dateUtc="2026-08-06T07:10:00Z">
              <w:r>
                <w:t>Ikke obligatorisk. Slutdatoen for ejerforholdet</w:t>
              </w:r>
            </w:ins>
          </w:p>
        </w:tc>
      </w:tr>
      <w:tr w:rsidR="004A275D" w14:paraId="469A20FD" w14:textId="77777777" w:rsidTr="5998574F">
        <w:tc>
          <w:tcPr>
            <w:tcW w:w="2381" w:type="dxa"/>
            <w:tcMar>
              <w:top w:w="56" w:type="dxa"/>
              <w:left w:w="56" w:type="dxa"/>
              <w:bottom w:w="56" w:type="dxa"/>
              <w:right w:w="56" w:type="dxa"/>
            </w:tcMar>
            <w:tcPrChange w:id="362" w:author="Birger Kidmose" w:date="2026-08-06T09:10:00Z" w16du:dateUtc="2026-08-06T07:10:00Z">
              <w:tcPr>
                <w:tcW w:w="2381" w:type="dxa"/>
                <w:tcMar>
                  <w:top w:w="56" w:type="dxa"/>
                  <w:left w:w="56" w:type="dxa"/>
                  <w:bottom w:w="56" w:type="dxa"/>
                  <w:right w:w="56" w:type="dxa"/>
                </w:tcMar>
              </w:tcPr>
            </w:tcPrChange>
          </w:tcPr>
          <w:p w14:paraId="5FD08AA8" w14:textId="77777777" w:rsidR="004A275D" w:rsidRDefault="004A275D" w:rsidP="00112C42">
            <w:pPr>
              <w:widowControl w:val="0"/>
              <w:spacing w:after="0" w:line="240" w:lineRule="auto"/>
            </w:pPr>
            <w:r>
              <w:t>Gældende fra</w:t>
            </w:r>
          </w:p>
        </w:tc>
        <w:tc>
          <w:tcPr>
            <w:tcW w:w="7572" w:type="dxa"/>
            <w:tcMar>
              <w:top w:w="56" w:type="dxa"/>
              <w:left w:w="56" w:type="dxa"/>
              <w:bottom w:w="56" w:type="dxa"/>
              <w:right w:w="56" w:type="dxa"/>
            </w:tcMar>
            <w:tcPrChange w:id="363" w:author="Birger Kidmose" w:date="2026-08-06T09:10:00Z" w16du:dateUtc="2026-08-06T07:10:00Z">
              <w:tcPr>
                <w:tcW w:w="7572" w:type="dxa"/>
                <w:tcMar>
                  <w:top w:w="56" w:type="dxa"/>
                  <w:left w:w="56" w:type="dxa"/>
                  <w:bottom w:w="56" w:type="dxa"/>
                  <w:right w:w="56" w:type="dxa"/>
                </w:tcMar>
              </w:tcPr>
            </w:tcPrChange>
          </w:tcPr>
          <w:p w14:paraId="5E643D8D" w14:textId="77777777" w:rsidR="004A275D" w:rsidRPr="00876D32" w:rsidRDefault="004A275D" w:rsidP="00112C42">
            <w:pPr>
              <w:widowControl w:val="0"/>
              <w:spacing w:after="0" w:line="240" w:lineRule="auto"/>
            </w:pPr>
            <w:r w:rsidRPr="00876D32">
              <w:t>Dato og tid til versionering</w:t>
            </w:r>
          </w:p>
        </w:tc>
      </w:tr>
      <w:tr w:rsidR="004A275D" w14:paraId="1553979A" w14:textId="77777777" w:rsidTr="5998574F">
        <w:tc>
          <w:tcPr>
            <w:tcW w:w="2381" w:type="dxa"/>
            <w:tcMar>
              <w:top w:w="56" w:type="dxa"/>
              <w:left w:w="56" w:type="dxa"/>
              <w:bottom w:w="56" w:type="dxa"/>
              <w:right w:w="56" w:type="dxa"/>
            </w:tcMar>
            <w:tcPrChange w:id="364" w:author="Birger Kidmose" w:date="2026-08-06T09:10:00Z" w16du:dateUtc="2026-08-06T07:10:00Z">
              <w:tcPr>
                <w:tcW w:w="2381" w:type="dxa"/>
                <w:tcMar>
                  <w:top w:w="56" w:type="dxa"/>
                  <w:left w:w="56" w:type="dxa"/>
                  <w:bottom w:w="56" w:type="dxa"/>
                  <w:right w:w="56" w:type="dxa"/>
                </w:tcMar>
              </w:tcPr>
            </w:tcPrChange>
          </w:tcPr>
          <w:p w14:paraId="21F070CA" w14:textId="77777777" w:rsidR="004A275D" w:rsidRDefault="004A275D" w:rsidP="00112C42">
            <w:pPr>
              <w:widowControl w:val="0"/>
              <w:spacing w:after="0" w:line="240" w:lineRule="auto"/>
            </w:pPr>
            <w:r>
              <w:t>Gældende til</w:t>
            </w:r>
          </w:p>
        </w:tc>
        <w:tc>
          <w:tcPr>
            <w:tcW w:w="7572" w:type="dxa"/>
            <w:tcMar>
              <w:top w:w="56" w:type="dxa"/>
              <w:left w:w="56" w:type="dxa"/>
              <w:bottom w:w="56" w:type="dxa"/>
              <w:right w:w="56" w:type="dxa"/>
            </w:tcMar>
            <w:tcPrChange w:id="365" w:author="Birger Kidmose" w:date="2026-08-06T09:10:00Z" w16du:dateUtc="2026-08-06T07:10:00Z">
              <w:tcPr>
                <w:tcW w:w="7572" w:type="dxa"/>
                <w:tcMar>
                  <w:top w:w="56" w:type="dxa"/>
                  <w:left w:w="56" w:type="dxa"/>
                  <w:bottom w:w="56" w:type="dxa"/>
                  <w:right w:w="56" w:type="dxa"/>
                </w:tcMar>
              </w:tcPr>
            </w:tcPrChange>
          </w:tcPr>
          <w:p w14:paraId="2023B7EC" w14:textId="77777777" w:rsidR="004A275D" w:rsidRPr="00876D32" w:rsidRDefault="004A275D" w:rsidP="00112C42">
            <w:pPr>
              <w:widowControl w:val="0"/>
              <w:spacing w:after="0" w:line="240" w:lineRule="auto"/>
            </w:pPr>
            <w:r w:rsidRPr="00876D32">
              <w:t>Dato og tid til versionering</w:t>
            </w:r>
          </w:p>
        </w:tc>
      </w:tr>
    </w:tbl>
    <w:p w14:paraId="3563742C" w14:textId="7A4F309C" w:rsidR="001E5488" w:rsidRPr="00876D32" w:rsidRDefault="46041D35">
      <w:pPr>
        <w:pStyle w:val="Heading3"/>
      </w:pPr>
      <w:bookmarkStart w:id="366" w:name="_fq0atg9np2yj"/>
      <w:bookmarkStart w:id="367" w:name="_ls43lv7bfym4"/>
      <w:bookmarkStart w:id="368" w:name="_Toc231991101"/>
      <w:bookmarkEnd w:id="366"/>
      <w:bookmarkEnd w:id="367"/>
      <w:r>
        <w:t>3</w:t>
      </w:r>
      <w:r w:rsidR="48547936">
        <w:t>.4.</w:t>
      </w:r>
      <w:del w:id="369" w:author="Birger Kidmose" w:date="2026-08-06T09:10:00Z" w16du:dateUtc="2026-08-06T07:10:00Z">
        <w:r w:rsidR="00DD08CB" w:rsidRPr="00876D32">
          <w:delText>1</w:delText>
        </w:r>
      </w:del>
      <w:ins w:id="370" w:author="Birger Kidmose" w:date="2026-08-06T09:10:00Z" w16du:dateUtc="2026-08-06T07:10:00Z">
        <w:r w:rsidR="545A702A">
          <w:t>2</w:t>
        </w:r>
      </w:ins>
      <w:r w:rsidR="48547936">
        <w:t xml:space="preserve"> - Besætningsejere</w:t>
      </w:r>
      <w:bookmarkEnd w:id="368"/>
    </w:p>
    <w:p w14:paraId="228012BE" w14:textId="5475EEFA" w:rsidR="004A275D" w:rsidRPr="00876D32" w:rsidRDefault="004A275D" w:rsidP="004A275D">
      <w:r>
        <w:t>Besætning</w:t>
      </w:r>
      <w:r w:rsidR="00A104D1">
        <w:t>sej</w:t>
      </w:r>
      <w:r w:rsidRPr="00876D32">
        <w:t>er</w:t>
      </w:r>
      <w:r w:rsidR="00A104D1">
        <w:t>e</w:t>
      </w:r>
      <w:r w:rsidRPr="00876D32">
        <w:t xml:space="preserve"> er uddrag af data i CHR. </w:t>
      </w:r>
    </w:p>
    <w:p w14:paraId="436C97B2" w14:textId="5EBB3F6B" w:rsidR="001E5488" w:rsidRPr="00876D32" w:rsidRDefault="00DD08CB">
      <w:r w:rsidRPr="00876D32">
        <w:t>Besætningsejer kan være enten en virksomhed i CVR eller en person.</w:t>
      </w:r>
      <w:r w:rsidR="00C44F44">
        <w:t xml:space="preserve"> </w:t>
      </w:r>
      <w:r w:rsidR="00443A99">
        <w:t>Fx v</w:t>
      </w:r>
      <w:r w:rsidR="00C44F44">
        <w:t xml:space="preserve">ed konkurs kan det forekomme at </w:t>
      </w:r>
      <w:r w:rsidR="002422A1">
        <w:t xml:space="preserve">en besætning står uden ejer </w:t>
      </w:r>
      <w:r w:rsidR="002422A1">
        <w:rPr>
          <w:lang w:val="da-DK"/>
        </w:rPr>
        <w:t>i en periode</w:t>
      </w:r>
      <w:r w:rsidR="00A104D1">
        <w:rPr>
          <w:lang w:val="da-DK"/>
        </w:rPr>
        <w:t>.</w:t>
      </w:r>
    </w:p>
    <w:tbl>
      <w:tblPr>
        <w:tblStyle w:val="ac"/>
        <w:tblW w:w="995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371" w:author="Birger Kidmose" w:date="2026-08-06T09:10:00Z" w16du:dateUtc="2026-08-06T07:10:00Z">
          <w:tblPr>
            <w:tblW w:w="99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2381"/>
        <w:gridCol w:w="7572"/>
        <w:tblGridChange w:id="372">
          <w:tblGrid>
            <w:gridCol w:w="2381"/>
            <w:gridCol w:w="7572"/>
          </w:tblGrid>
        </w:tblGridChange>
      </w:tblGrid>
      <w:tr w:rsidR="001E5488" w14:paraId="1D004DD0" w14:textId="77777777" w:rsidTr="5998574F">
        <w:trPr>
          <w:trHeight w:val="420"/>
          <w:trPrChange w:id="373" w:author="Birger Kidmose" w:date="2026-08-06T09:10:00Z" w16du:dateUtc="2026-08-06T07:10:00Z">
            <w:trPr>
              <w:trHeight w:val="420"/>
            </w:trPr>
          </w:trPrChange>
        </w:trPr>
        <w:tc>
          <w:tcPr>
            <w:tcW w:w="9953" w:type="dxa"/>
            <w:gridSpan w:val="2"/>
            <w:shd w:val="clear" w:color="auto" w:fill="BFBFBF" w:themeFill="background1" w:themeFillShade="BF"/>
            <w:tcMar>
              <w:top w:w="56" w:type="dxa"/>
              <w:left w:w="56" w:type="dxa"/>
              <w:bottom w:w="56" w:type="dxa"/>
              <w:right w:w="56" w:type="dxa"/>
            </w:tcMar>
            <w:tcPrChange w:id="374" w:author="Birger Kidmose" w:date="2026-08-06T09:10:00Z" w16du:dateUtc="2026-08-06T07:10:00Z">
              <w:tcPr>
                <w:tcW w:w="9953" w:type="dxa"/>
                <w:gridSpan w:val="2"/>
                <w:shd w:val="clear" w:color="auto" w:fill="BFBFBF" w:themeFill="background1" w:themeFillShade="BF"/>
                <w:tcMar>
                  <w:top w:w="56" w:type="dxa"/>
                  <w:left w:w="56" w:type="dxa"/>
                  <w:bottom w:w="56" w:type="dxa"/>
                  <w:right w:w="56" w:type="dxa"/>
                </w:tcMar>
              </w:tcPr>
            </w:tcPrChange>
          </w:tcPr>
          <w:p w14:paraId="38046E18" w14:textId="77777777" w:rsidR="001E5488" w:rsidRDefault="00DD08CB">
            <w:pPr>
              <w:widowControl w:val="0"/>
              <w:spacing w:after="0" w:line="240" w:lineRule="auto"/>
            </w:pPr>
            <w:r>
              <w:rPr>
                <w:b/>
                <w:bCs/>
              </w:rPr>
              <w:t>Besætningsejere</w:t>
            </w:r>
          </w:p>
        </w:tc>
      </w:tr>
      <w:tr w:rsidR="001E5488" w14:paraId="01502602" w14:textId="77777777" w:rsidTr="5998574F">
        <w:tc>
          <w:tcPr>
            <w:tcW w:w="2381" w:type="dxa"/>
            <w:tcMar>
              <w:top w:w="56" w:type="dxa"/>
              <w:left w:w="56" w:type="dxa"/>
              <w:bottom w:w="56" w:type="dxa"/>
              <w:right w:w="56" w:type="dxa"/>
            </w:tcMar>
            <w:tcPrChange w:id="375" w:author="Birger Kidmose" w:date="2026-08-06T09:10:00Z" w16du:dateUtc="2026-08-06T07:10:00Z">
              <w:tcPr>
                <w:tcW w:w="2381" w:type="dxa"/>
                <w:tcMar>
                  <w:top w:w="56" w:type="dxa"/>
                  <w:left w:w="56" w:type="dxa"/>
                  <w:bottom w:w="56" w:type="dxa"/>
                  <w:right w:w="56" w:type="dxa"/>
                </w:tcMar>
              </w:tcPr>
            </w:tcPrChange>
          </w:tcPr>
          <w:p w14:paraId="2FB5D5CB" w14:textId="77777777" w:rsidR="001E5488" w:rsidRDefault="00DD08CB">
            <w:pPr>
              <w:widowControl w:val="0"/>
              <w:spacing w:after="0" w:line="240" w:lineRule="auto"/>
              <w:rPr>
                <w:b/>
                <w:bCs/>
              </w:rPr>
            </w:pPr>
            <w:r>
              <w:rPr>
                <w:b/>
                <w:bCs/>
              </w:rPr>
              <w:t>Attribut</w:t>
            </w:r>
          </w:p>
        </w:tc>
        <w:tc>
          <w:tcPr>
            <w:tcW w:w="7572" w:type="dxa"/>
            <w:tcMar>
              <w:top w:w="56" w:type="dxa"/>
              <w:left w:w="56" w:type="dxa"/>
              <w:bottom w:w="56" w:type="dxa"/>
              <w:right w:w="56" w:type="dxa"/>
            </w:tcMar>
            <w:tcPrChange w:id="376" w:author="Birger Kidmose" w:date="2026-08-06T09:10:00Z" w16du:dateUtc="2026-08-06T07:10:00Z">
              <w:tcPr>
                <w:tcW w:w="7572" w:type="dxa"/>
                <w:tcMar>
                  <w:top w:w="56" w:type="dxa"/>
                  <w:left w:w="56" w:type="dxa"/>
                  <w:bottom w:w="56" w:type="dxa"/>
                  <w:right w:w="56" w:type="dxa"/>
                </w:tcMar>
              </w:tcPr>
            </w:tcPrChange>
          </w:tcPr>
          <w:p w14:paraId="6DD78D2F" w14:textId="77777777" w:rsidR="001E5488" w:rsidRDefault="00DD08CB">
            <w:pPr>
              <w:widowControl w:val="0"/>
              <w:spacing w:after="0" w:line="240" w:lineRule="auto"/>
              <w:rPr>
                <w:b/>
                <w:bCs/>
              </w:rPr>
            </w:pPr>
            <w:r>
              <w:rPr>
                <w:b/>
                <w:bCs/>
              </w:rPr>
              <w:t>Beskrivelse</w:t>
            </w:r>
          </w:p>
        </w:tc>
      </w:tr>
      <w:tr w:rsidR="001E5488" w14:paraId="6672EC7F" w14:textId="77777777" w:rsidTr="5998574F">
        <w:tc>
          <w:tcPr>
            <w:tcW w:w="2381" w:type="dxa"/>
            <w:tcMar>
              <w:top w:w="56" w:type="dxa"/>
              <w:left w:w="56" w:type="dxa"/>
              <w:bottom w:w="56" w:type="dxa"/>
              <w:right w:w="56" w:type="dxa"/>
            </w:tcMar>
            <w:tcPrChange w:id="377" w:author="Birger Kidmose" w:date="2026-08-06T09:10:00Z" w16du:dateUtc="2026-08-06T07:10:00Z">
              <w:tcPr>
                <w:tcW w:w="2381" w:type="dxa"/>
                <w:tcMar>
                  <w:top w:w="56" w:type="dxa"/>
                  <w:left w:w="56" w:type="dxa"/>
                  <w:bottom w:w="56" w:type="dxa"/>
                  <w:right w:w="56" w:type="dxa"/>
                </w:tcMar>
              </w:tcPr>
            </w:tcPrChange>
          </w:tcPr>
          <w:p w14:paraId="7ACEDDC9" w14:textId="77777777" w:rsidR="001E5488" w:rsidRDefault="00DD08CB">
            <w:pPr>
              <w:widowControl w:val="0"/>
              <w:spacing w:after="0" w:line="240" w:lineRule="auto"/>
            </w:pPr>
            <w:r>
              <w:t>Id</w:t>
            </w:r>
          </w:p>
        </w:tc>
        <w:tc>
          <w:tcPr>
            <w:tcW w:w="7572" w:type="dxa"/>
            <w:tcMar>
              <w:top w:w="56" w:type="dxa"/>
              <w:left w:w="56" w:type="dxa"/>
              <w:bottom w:w="56" w:type="dxa"/>
              <w:right w:w="56" w:type="dxa"/>
            </w:tcMar>
            <w:tcPrChange w:id="378" w:author="Birger Kidmose" w:date="2026-08-06T09:10:00Z" w16du:dateUtc="2026-08-06T07:10:00Z">
              <w:tcPr>
                <w:tcW w:w="7572" w:type="dxa"/>
                <w:tcMar>
                  <w:top w:w="56" w:type="dxa"/>
                  <w:left w:w="56" w:type="dxa"/>
                  <w:bottom w:w="56" w:type="dxa"/>
                  <w:right w:w="56" w:type="dxa"/>
                </w:tcMar>
              </w:tcPr>
            </w:tcPrChange>
          </w:tcPr>
          <w:p w14:paraId="6D1F57A9" w14:textId="77777777" w:rsidR="001E5488" w:rsidRDefault="00DD08CB">
            <w:pPr>
              <w:widowControl w:val="0"/>
              <w:spacing w:after="0" w:line="240" w:lineRule="auto"/>
            </w:pPr>
            <w:r>
              <w:t>Teknisk nøgle</w:t>
            </w:r>
          </w:p>
        </w:tc>
      </w:tr>
      <w:tr w:rsidR="00A104D1" w14:paraId="5B3843F7" w14:textId="77777777" w:rsidTr="00876D32">
        <w:trPr>
          <w:del w:id="379" w:author="Birger Kidmose" w:date="2026-08-06T09:10:00Z" w16du:dateUtc="2026-08-06T07:10:00Z"/>
        </w:trPr>
        <w:tc>
          <w:tcPr>
            <w:tcW w:w="2381" w:type="dxa"/>
            <w:tcMar>
              <w:top w:w="56" w:type="dxa"/>
              <w:left w:w="56" w:type="dxa"/>
              <w:bottom w:w="56" w:type="dxa"/>
              <w:right w:w="56" w:type="dxa"/>
            </w:tcMar>
          </w:tcPr>
          <w:p w14:paraId="1A6A1019" w14:textId="59370827" w:rsidR="00A104D1" w:rsidRDefault="00A104D1" w:rsidP="00A104D1">
            <w:pPr>
              <w:widowControl w:val="0"/>
              <w:spacing w:after="0" w:line="240" w:lineRule="auto"/>
              <w:rPr>
                <w:del w:id="380" w:author="Birger Kidmose" w:date="2026-08-06T09:10:00Z" w16du:dateUtc="2026-08-06T07:10:00Z"/>
              </w:rPr>
            </w:pPr>
            <w:del w:id="381" w:author="Birger Kidmose" w:date="2026-08-06T09:10:00Z" w16du:dateUtc="2026-08-06T07:10:00Z">
              <w:r>
                <w:delText>Besætningsnummer</w:delText>
              </w:r>
            </w:del>
          </w:p>
        </w:tc>
        <w:tc>
          <w:tcPr>
            <w:tcW w:w="7572" w:type="dxa"/>
            <w:tcMar>
              <w:top w:w="56" w:type="dxa"/>
              <w:left w:w="56" w:type="dxa"/>
              <w:bottom w:w="56" w:type="dxa"/>
              <w:right w:w="56" w:type="dxa"/>
            </w:tcMar>
          </w:tcPr>
          <w:p w14:paraId="71F83C90" w14:textId="2F409763" w:rsidR="00A104D1" w:rsidRDefault="00A104D1" w:rsidP="00A104D1">
            <w:pPr>
              <w:widowControl w:val="0"/>
              <w:spacing w:after="0" w:line="240" w:lineRule="auto"/>
              <w:rPr>
                <w:del w:id="382" w:author="Birger Kidmose" w:date="2026-08-06T09:10:00Z" w16du:dateUtc="2026-08-06T07:10:00Z"/>
              </w:rPr>
            </w:pPr>
            <w:del w:id="383" w:author="Birger Kidmose" w:date="2026-08-06T09:10:00Z" w16du:dateUtc="2026-08-06T07:10:00Z">
              <w:r w:rsidRPr="00876D32">
                <w:delText xml:space="preserve">Unikt nummer fra det Centrale Husdyrbrugsregister, </w:delText>
              </w:r>
              <w:r w:rsidRPr="006A400B">
                <w:delText>obligatorisk</w:delText>
              </w:r>
            </w:del>
          </w:p>
        </w:tc>
      </w:tr>
      <w:tr w:rsidR="00A104D1" w14:paraId="33E036A8" w14:textId="77777777" w:rsidTr="00876D32">
        <w:trPr>
          <w:del w:id="384" w:author="Birger Kidmose" w:date="2026-08-06T09:10:00Z" w16du:dateUtc="2026-08-06T07:10:00Z"/>
        </w:trPr>
        <w:tc>
          <w:tcPr>
            <w:tcW w:w="2381" w:type="dxa"/>
            <w:tcMar>
              <w:top w:w="56" w:type="dxa"/>
              <w:left w:w="56" w:type="dxa"/>
              <w:bottom w:w="56" w:type="dxa"/>
              <w:right w:w="56" w:type="dxa"/>
            </w:tcMar>
          </w:tcPr>
          <w:p w14:paraId="5901EEF4" w14:textId="64C06BD9" w:rsidR="00A104D1" w:rsidRDefault="00A104D1" w:rsidP="00A104D1">
            <w:pPr>
              <w:widowControl w:val="0"/>
              <w:spacing w:after="0" w:line="240" w:lineRule="auto"/>
              <w:rPr>
                <w:del w:id="385" w:author="Birger Kidmose" w:date="2026-08-06T09:10:00Z" w16du:dateUtc="2026-08-06T07:10:00Z"/>
              </w:rPr>
            </w:pPr>
            <w:del w:id="386" w:author="Birger Kidmose" w:date="2026-08-06T09:10:00Z" w16du:dateUtc="2026-08-06T07:10:00Z">
              <w:r>
                <w:delText>Dyreart-id</w:delText>
              </w:r>
            </w:del>
          </w:p>
        </w:tc>
        <w:tc>
          <w:tcPr>
            <w:tcW w:w="7572" w:type="dxa"/>
            <w:tcMar>
              <w:top w:w="56" w:type="dxa"/>
              <w:left w:w="56" w:type="dxa"/>
              <w:bottom w:w="56" w:type="dxa"/>
              <w:right w:w="56" w:type="dxa"/>
            </w:tcMar>
          </w:tcPr>
          <w:p w14:paraId="3A38E61A" w14:textId="44F654F9" w:rsidR="00A104D1" w:rsidRPr="00876D32" w:rsidRDefault="00A104D1" w:rsidP="00A104D1">
            <w:pPr>
              <w:widowControl w:val="0"/>
              <w:spacing w:after="0" w:line="240" w:lineRule="auto"/>
              <w:rPr>
                <w:del w:id="387" w:author="Birger Kidmose" w:date="2026-08-06T09:10:00Z" w16du:dateUtc="2026-08-06T07:10:00Z"/>
              </w:rPr>
            </w:pPr>
            <w:del w:id="388" w:author="Birger Kidmose" w:date="2026-08-06T09:10:00Z" w16du:dateUtc="2026-08-06T07:10:00Z">
              <w:r w:rsidRPr="00876D32">
                <w:delText>Reference til en dyreart, obligatorisk</w:delText>
              </w:r>
            </w:del>
          </w:p>
        </w:tc>
      </w:tr>
      <w:tr w:rsidR="00A104D1" w14:paraId="06DC10CE" w14:textId="77777777" w:rsidTr="5998574F">
        <w:tc>
          <w:tcPr>
            <w:tcW w:w="2381" w:type="dxa"/>
            <w:tcMar>
              <w:top w:w="56" w:type="dxa"/>
              <w:left w:w="56" w:type="dxa"/>
              <w:bottom w:w="56" w:type="dxa"/>
              <w:right w:w="56" w:type="dxa"/>
            </w:tcMar>
            <w:tcPrChange w:id="389" w:author="Birger Kidmose" w:date="2026-08-06T09:10:00Z" w16du:dateUtc="2026-08-06T07:10:00Z">
              <w:tcPr>
                <w:tcW w:w="2381" w:type="dxa"/>
                <w:tcMar>
                  <w:top w:w="56" w:type="dxa"/>
                  <w:left w:w="56" w:type="dxa"/>
                  <w:bottom w:w="56" w:type="dxa"/>
                  <w:right w:w="56" w:type="dxa"/>
                </w:tcMar>
              </w:tcPr>
            </w:tcPrChange>
          </w:tcPr>
          <w:p w14:paraId="61E7B8F3" w14:textId="77777777" w:rsidR="00A104D1" w:rsidRDefault="00A104D1" w:rsidP="00A104D1">
            <w:pPr>
              <w:widowControl w:val="0"/>
              <w:spacing w:after="0" w:line="240" w:lineRule="auto"/>
            </w:pPr>
            <w:r>
              <w:t>CVR-nummer</w:t>
            </w:r>
          </w:p>
        </w:tc>
        <w:tc>
          <w:tcPr>
            <w:tcW w:w="7572" w:type="dxa"/>
            <w:tcMar>
              <w:top w:w="56" w:type="dxa"/>
              <w:left w:w="56" w:type="dxa"/>
              <w:bottom w:w="56" w:type="dxa"/>
              <w:right w:w="56" w:type="dxa"/>
            </w:tcMar>
            <w:tcPrChange w:id="390" w:author="Birger Kidmose" w:date="2026-08-06T09:10:00Z" w16du:dateUtc="2026-08-06T07:10:00Z">
              <w:tcPr>
                <w:tcW w:w="7572" w:type="dxa"/>
                <w:tcMar>
                  <w:top w:w="56" w:type="dxa"/>
                  <w:left w:w="56" w:type="dxa"/>
                  <w:bottom w:w="56" w:type="dxa"/>
                  <w:right w:w="56" w:type="dxa"/>
                </w:tcMar>
              </w:tcPr>
            </w:tcPrChange>
          </w:tcPr>
          <w:p w14:paraId="11AF22F0" w14:textId="1815EA1F" w:rsidR="00A104D1" w:rsidRPr="00876D32" w:rsidRDefault="00A104D1" w:rsidP="00A104D1">
            <w:pPr>
              <w:widowControl w:val="0"/>
              <w:spacing w:after="0" w:line="240" w:lineRule="auto"/>
            </w:pPr>
            <w:r>
              <w:t>O</w:t>
            </w:r>
            <w:r w:rsidRPr="00876D32">
              <w:t>ptionel, men udfyldes for</w:t>
            </w:r>
            <w:r>
              <w:t xml:space="preserve"> virksomheder</w:t>
            </w:r>
          </w:p>
        </w:tc>
      </w:tr>
      <w:tr w:rsidR="00A104D1" w14:paraId="4286E3C5" w14:textId="77777777" w:rsidTr="5998574F">
        <w:tc>
          <w:tcPr>
            <w:tcW w:w="2381" w:type="dxa"/>
            <w:tcMar>
              <w:top w:w="56" w:type="dxa"/>
              <w:left w:w="56" w:type="dxa"/>
              <w:bottom w:w="56" w:type="dxa"/>
              <w:right w:w="56" w:type="dxa"/>
            </w:tcMar>
            <w:tcPrChange w:id="391" w:author="Birger Kidmose" w:date="2026-08-06T09:10:00Z" w16du:dateUtc="2026-08-06T07:10:00Z">
              <w:tcPr>
                <w:tcW w:w="2381" w:type="dxa"/>
                <w:tcMar>
                  <w:top w:w="56" w:type="dxa"/>
                  <w:left w:w="56" w:type="dxa"/>
                  <w:bottom w:w="56" w:type="dxa"/>
                  <w:right w:w="56" w:type="dxa"/>
                </w:tcMar>
              </w:tcPr>
            </w:tcPrChange>
          </w:tcPr>
          <w:p w14:paraId="437D6A7B" w14:textId="69415CAC" w:rsidR="00A104D1" w:rsidRDefault="00A104D1" w:rsidP="00A104D1">
            <w:pPr>
              <w:widowControl w:val="0"/>
              <w:spacing w:after="0" w:line="240" w:lineRule="auto"/>
            </w:pPr>
            <w:r>
              <w:t>CPR-nummer</w:t>
            </w:r>
          </w:p>
        </w:tc>
        <w:tc>
          <w:tcPr>
            <w:tcW w:w="7572" w:type="dxa"/>
            <w:tcMar>
              <w:top w:w="56" w:type="dxa"/>
              <w:left w:w="56" w:type="dxa"/>
              <w:bottom w:w="56" w:type="dxa"/>
              <w:right w:w="56" w:type="dxa"/>
            </w:tcMar>
            <w:tcPrChange w:id="392" w:author="Birger Kidmose" w:date="2026-08-06T09:10:00Z" w16du:dateUtc="2026-08-06T07:10:00Z">
              <w:tcPr>
                <w:tcW w:w="7572" w:type="dxa"/>
                <w:tcMar>
                  <w:top w:w="56" w:type="dxa"/>
                  <w:left w:w="56" w:type="dxa"/>
                  <w:bottom w:w="56" w:type="dxa"/>
                  <w:right w:w="56" w:type="dxa"/>
                </w:tcMar>
              </w:tcPr>
            </w:tcPrChange>
          </w:tcPr>
          <w:p w14:paraId="3D6ABAA3" w14:textId="1BC35BA4" w:rsidR="00A104D1" w:rsidRPr="00876D32" w:rsidRDefault="00A104D1" w:rsidP="00A104D1">
            <w:pPr>
              <w:widowControl w:val="0"/>
              <w:spacing w:after="0" w:line="240" w:lineRule="auto"/>
            </w:pPr>
            <w:r>
              <w:t>O</w:t>
            </w:r>
            <w:r w:rsidRPr="00876D32">
              <w:t>ptionel, men udfyldes for</w:t>
            </w:r>
            <w:r>
              <w:t xml:space="preserve"> personer</w:t>
            </w:r>
          </w:p>
        </w:tc>
      </w:tr>
      <w:tr w:rsidR="00A104D1" w:rsidRPr="00F625A3" w14:paraId="628D35DE" w14:textId="77777777" w:rsidTr="5998574F">
        <w:tc>
          <w:tcPr>
            <w:tcW w:w="2381" w:type="dxa"/>
            <w:tcMar>
              <w:top w:w="56" w:type="dxa"/>
              <w:left w:w="56" w:type="dxa"/>
              <w:bottom w:w="56" w:type="dxa"/>
              <w:right w:w="56" w:type="dxa"/>
            </w:tcMar>
            <w:tcPrChange w:id="393" w:author="Birger Kidmose" w:date="2026-08-06T09:10:00Z" w16du:dateUtc="2026-08-06T07:10:00Z">
              <w:tcPr>
                <w:tcW w:w="2381" w:type="dxa"/>
                <w:tcMar>
                  <w:top w:w="56" w:type="dxa"/>
                  <w:left w:w="56" w:type="dxa"/>
                  <w:bottom w:w="56" w:type="dxa"/>
                  <w:right w:w="56" w:type="dxa"/>
                </w:tcMar>
              </w:tcPr>
            </w:tcPrChange>
          </w:tcPr>
          <w:p w14:paraId="4BDCCD44" w14:textId="77777777" w:rsidR="00A104D1" w:rsidRDefault="00A104D1" w:rsidP="00A104D1">
            <w:pPr>
              <w:widowControl w:val="0"/>
              <w:spacing w:after="0" w:line="240" w:lineRule="auto"/>
            </w:pPr>
            <w:r>
              <w:t>Navn</w:t>
            </w:r>
          </w:p>
        </w:tc>
        <w:tc>
          <w:tcPr>
            <w:tcW w:w="7572" w:type="dxa"/>
            <w:tcMar>
              <w:top w:w="56" w:type="dxa"/>
              <w:left w:w="56" w:type="dxa"/>
              <w:bottom w:w="56" w:type="dxa"/>
              <w:right w:w="56" w:type="dxa"/>
            </w:tcMar>
            <w:tcPrChange w:id="394" w:author="Birger Kidmose" w:date="2026-08-06T09:10:00Z" w16du:dateUtc="2026-08-06T07:10:00Z">
              <w:tcPr>
                <w:tcW w:w="7572" w:type="dxa"/>
                <w:tcMar>
                  <w:top w:w="56" w:type="dxa"/>
                  <w:left w:w="56" w:type="dxa"/>
                  <w:bottom w:w="56" w:type="dxa"/>
                  <w:right w:w="56" w:type="dxa"/>
                </w:tcMar>
              </w:tcPr>
            </w:tcPrChange>
          </w:tcPr>
          <w:p w14:paraId="70BB753A" w14:textId="7D3FEEAC" w:rsidR="00A104D1" w:rsidRPr="00F625A3" w:rsidRDefault="00A104D1" w:rsidP="00A104D1">
            <w:pPr>
              <w:widowControl w:val="0"/>
              <w:spacing w:after="0" w:line="240" w:lineRule="auto"/>
              <w:rPr>
                <w:lang w:val="sv-SE"/>
              </w:rPr>
            </w:pPr>
            <w:r w:rsidRPr="00F625A3">
              <w:rPr>
                <w:lang w:val="sv-SE"/>
              </w:rPr>
              <w:t>Obligatorisk (§ 43)</w:t>
            </w:r>
            <w:r w:rsidR="00F625A3" w:rsidRPr="00F625A3">
              <w:rPr>
                <w:lang w:val="sv-SE"/>
              </w:rPr>
              <w:t>, navn på person e</w:t>
            </w:r>
            <w:r w:rsidR="00F625A3">
              <w:rPr>
                <w:lang w:val="sv-SE"/>
              </w:rPr>
              <w:t>ller virksomhed</w:t>
            </w:r>
          </w:p>
        </w:tc>
      </w:tr>
      <w:tr w:rsidR="00A104D1" w14:paraId="567D5A97" w14:textId="77777777" w:rsidTr="5998574F">
        <w:tc>
          <w:tcPr>
            <w:tcW w:w="2381" w:type="dxa"/>
            <w:tcMar>
              <w:top w:w="56" w:type="dxa"/>
              <w:left w:w="56" w:type="dxa"/>
              <w:bottom w:w="56" w:type="dxa"/>
              <w:right w:w="56" w:type="dxa"/>
            </w:tcMar>
            <w:tcPrChange w:id="395" w:author="Birger Kidmose" w:date="2026-08-06T09:10:00Z" w16du:dateUtc="2026-08-06T07:10:00Z">
              <w:tcPr>
                <w:tcW w:w="2381" w:type="dxa"/>
                <w:tcMar>
                  <w:top w:w="56" w:type="dxa"/>
                  <w:left w:w="56" w:type="dxa"/>
                  <w:bottom w:w="56" w:type="dxa"/>
                  <w:right w:w="56" w:type="dxa"/>
                </w:tcMar>
              </w:tcPr>
            </w:tcPrChange>
          </w:tcPr>
          <w:p w14:paraId="5E5872F8" w14:textId="014394D5" w:rsidR="00A104D1" w:rsidRDefault="00BF616F" w:rsidP="00A104D1">
            <w:pPr>
              <w:widowControl w:val="0"/>
              <w:spacing w:after="0" w:line="240" w:lineRule="auto"/>
            </w:pPr>
            <w:r>
              <w:t>Adresse</w:t>
            </w:r>
          </w:p>
        </w:tc>
        <w:tc>
          <w:tcPr>
            <w:tcW w:w="7572" w:type="dxa"/>
            <w:tcMar>
              <w:top w:w="56" w:type="dxa"/>
              <w:left w:w="56" w:type="dxa"/>
              <w:bottom w:w="56" w:type="dxa"/>
              <w:right w:w="56" w:type="dxa"/>
            </w:tcMar>
            <w:tcPrChange w:id="396" w:author="Birger Kidmose" w:date="2026-08-06T09:10:00Z" w16du:dateUtc="2026-08-06T07:10:00Z">
              <w:tcPr>
                <w:tcW w:w="7572" w:type="dxa"/>
                <w:tcMar>
                  <w:top w:w="56" w:type="dxa"/>
                  <w:left w:w="56" w:type="dxa"/>
                  <w:bottom w:w="56" w:type="dxa"/>
                  <w:right w:w="56" w:type="dxa"/>
                </w:tcMar>
              </w:tcPr>
            </w:tcPrChange>
          </w:tcPr>
          <w:p w14:paraId="023F6E76" w14:textId="77777777" w:rsidR="00A104D1" w:rsidRPr="00876D32" w:rsidRDefault="00A104D1" w:rsidP="00A104D1">
            <w:pPr>
              <w:widowControl w:val="0"/>
              <w:spacing w:after="0" w:line="240" w:lineRule="auto"/>
            </w:pPr>
            <w:r w:rsidRPr="00876D32">
              <w:t>Obligatorisk, 1-5 strenge til ustruktureret adresse</w:t>
            </w:r>
          </w:p>
        </w:tc>
      </w:tr>
      <w:tr w:rsidR="00C45C12" w14:paraId="06144403" w14:textId="77777777" w:rsidTr="5998574F">
        <w:tc>
          <w:tcPr>
            <w:tcW w:w="2381" w:type="dxa"/>
            <w:tcMar>
              <w:top w:w="56" w:type="dxa"/>
              <w:left w:w="56" w:type="dxa"/>
              <w:bottom w:w="56" w:type="dxa"/>
              <w:right w:w="56" w:type="dxa"/>
            </w:tcMar>
            <w:tcPrChange w:id="397" w:author="Birger Kidmose" w:date="2026-08-06T09:10:00Z" w16du:dateUtc="2026-08-06T07:10:00Z">
              <w:tcPr>
                <w:tcW w:w="2381" w:type="dxa"/>
                <w:tcMar>
                  <w:top w:w="56" w:type="dxa"/>
                  <w:left w:w="56" w:type="dxa"/>
                  <w:bottom w:w="56" w:type="dxa"/>
                  <w:right w:w="56" w:type="dxa"/>
                </w:tcMar>
              </w:tcPr>
            </w:tcPrChange>
          </w:tcPr>
          <w:p w14:paraId="30AC1686" w14:textId="281BC01C" w:rsidR="00C45C12" w:rsidRDefault="00C45C12" w:rsidP="00C45C12">
            <w:pPr>
              <w:widowControl w:val="0"/>
              <w:spacing w:after="0" w:line="240" w:lineRule="auto"/>
            </w:pPr>
            <w:r>
              <w:t>Navne- og adressebeskyttelsestart</w:t>
            </w:r>
          </w:p>
        </w:tc>
        <w:tc>
          <w:tcPr>
            <w:tcW w:w="7572" w:type="dxa"/>
            <w:tcMar>
              <w:top w:w="56" w:type="dxa"/>
              <w:left w:w="56" w:type="dxa"/>
              <w:bottom w:w="56" w:type="dxa"/>
              <w:right w:w="56" w:type="dxa"/>
            </w:tcMar>
            <w:tcPrChange w:id="398" w:author="Birger Kidmose" w:date="2026-08-06T09:10:00Z" w16du:dateUtc="2026-08-06T07:10:00Z">
              <w:tcPr>
                <w:tcW w:w="7572" w:type="dxa"/>
                <w:tcMar>
                  <w:top w:w="56" w:type="dxa"/>
                  <w:left w:w="56" w:type="dxa"/>
                  <w:bottom w:w="56" w:type="dxa"/>
                  <w:right w:w="56" w:type="dxa"/>
                </w:tcMar>
              </w:tcPr>
            </w:tcPrChange>
          </w:tcPr>
          <w:p w14:paraId="4BA5C5DE" w14:textId="7CC81499" w:rsidR="00C45C12" w:rsidRDefault="00C45C12" w:rsidP="00C45C12">
            <w:pPr>
              <w:widowControl w:val="0"/>
              <w:spacing w:after="0" w:line="240" w:lineRule="auto"/>
            </w:pPr>
            <w:r>
              <w:t xml:space="preserve">Startdato for besætningsejerens navne- og adressebeskyttelse. </w:t>
            </w:r>
          </w:p>
          <w:p w14:paraId="54E8E7DF" w14:textId="629E249A" w:rsidR="00C45C12" w:rsidRPr="00876D32" w:rsidRDefault="00C45C12" w:rsidP="00C45C12">
            <w:pPr>
              <w:widowControl w:val="0"/>
              <w:spacing w:after="0" w:line="240" w:lineRule="auto"/>
            </w:pPr>
            <w:r>
              <w:rPr>
                <w:lang w:val="da-DK"/>
              </w:rPr>
              <w:t xml:space="preserve">Tom felt er udtryk for at </w:t>
            </w:r>
            <w:r>
              <w:t xml:space="preserve">besætningsejeren </w:t>
            </w:r>
            <w:r>
              <w:rPr>
                <w:lang w:val="da-DK"/>
              </w:rPr>
              <w:t xml:space="preserve">ikke har </w:t>
            </w:r>
            <w:r>
              <w:t xml:space="preserve">navne- og adressebeskyttelse. </w:t>
            </w:r>
          </w:p>
        </w:tc>
      </w:tr>
      <w:tr w:rsidR="00C45C12" w14:paraId="4A9093B3" w14:textId="77777777" w:rsidTr="00876D32">
        <w:trPr>
          <w:del w:id="399" w:author="Birger Kidmose" w:date="2026-08-06T09:10:00Z" w16du:dateUtc="2026-08-06T07:10:00Z"/>
        </w:trPr>
        <w:tc>
          <w:tcPr>
            <w:tcW w:w="2381" w:type="dxa"/>
            <w:tcMar>
              <w:top w:w="56" w:type="dxa"/>
              <w:left w:w="56" w:type="dxa"/>
              <w:bottom w:w="56" w:type="dxa"/>
              <w:right w:w="56" w:type="dxa"/>
            </w:tcMar>
          </w:tcPr>
          <w:p w14:paraId="220935C4" w14:textId="507CD2E6" w:rsidR="00C45C12" w:rsidRDefault="00C45C12" w:rsidP="00C45C12">
            <w:pPr>
              <w:widowControl w:val="0"/>
              <w:spacing w:after="0" w:line="240" w:lineRule="auto"/>
              <w:rPr>
                <w:del w:id="400" w:author="Birger Kidmose" w:date="2026-08-06T09:10:00Z" w16du:dateUtc="2026-08-06T07:10:00Z"/>
              </w:rPr>
            </w:pPr>
            <w:del w:id="401" w:author="Birger Kidmose" w:date="2026-08-06T09:10:00Z" w16du:dateUtc="2026-08-06T07:10:00Z">
              <w:r>
                <w:delText>Startdato</w:delText>
              </w:r>
            </w:del>
          </w:p>
        </w:tc>
        <w:tc>
          <w:tcPr>
            <w:tcW w:w="7572" w:type="dxa"/>
            <w:tcMar>
              <w:top w:w="56" w:type="dxa"/>
              <w:left w:w="56" w:type="dxa"/>
              <w:bottom w:w="56" w:type="dxa"/>
              <w:right w:w="56" w:type="dxa"/>
            </w:tcMar>
          </w:tcPr>
          <w:p w14:paraId="566061B0" w14:textId="035C6213" w:rsidR="00C45C12" w:rsidRDefault="00C45C12" w:rsidP="00C45C12">
            <w:pPr>
              <w:widowControl w:val="0"/>
              <w:spacing w:after="0" w:line="240" w:lineRule="auto"/>
              <w:rPr>
                <w:del w:id="402" w:author="Birger Kidmose" w:date="2026-08-06T09:10:00Z" w16du:dateUtc="2026-08-06T07:10:00Z"/>
              </w:rPr>
            </w:pPr>
            <w:del w:id="403" w:author="Birger Kidmose" w:date="2026-08-06T09:10:00Z" w16du:dateUtc="2026-08-06T07:10:00Z">
              <w:r>
                <w:delText>Obligatorisk. Startdatoen for ejerforholdet</w:delText>
              </w:r>
            </w:del>
          </w:p>
        </w:tc>
      </w:tr>
      <w:tr w:rsidR="00C45C12" w14:paraId="5AE0F3C1" w14:textId="77777777" w:rsidTr="00876D32">
        <w:trPr>
          <w:del w:id="404" w:author="Birger Kidmose" w:date="2026-08-06T09:10:00Z" w16du:dateUtc="2026-08-06T07:10:00Z"/>
        </w:trPr>
        <w:tc>
          <w:tcPr>
            <w:tcW w:w="2381" w:type="dxa"/>
            <w:tcMar>
              <w:top w:w="56" w:type="dxa"/>
              <w:left w:w="56" w:type="dxa"/>
              <w:bottom w:w="56" w:type="dxa"/>
              <w:right w:w="56" w:type="dxa"/>
            </w:tcMar>
          </w:tcPr>
          <w:p w14:paraId="277F100C" w14:textId="5FB39207" w:rsidR="00C45C12" w:rsidRDefault="00C45C12" w:rsidP="00C45C12">
            <w:pPr>
              <w:widowControl w:val="0"/>
              <w:spacing w:after="0" w:line="240" w:lineRule="auto"/>
              <w:rPr>
                <w:del w:id="405" w:author="Birger Kidmose" w:date="2026-08-06T09:10:00Z" w16du:dateUtc="2026-08-06T07:10:00Z"/>
              </w:rPr>
            </w:pPr>
            <w:del w:id="406" w:author="Birger Kidmose" w:date="2026-08-06T09:10:00Z" w16du:dateUtc="2026-08-06T07:10:00Z">
              <w:r>
                <w:delText>Slutdato</w:delText>
              </w:r>
            </w:del>
          </w:p>
        </w:tc>
        <w:tc>
          <w:tcPr>
            <w:tcW w:w="7572" w:type="dxa"/>
            <w:tcMar>
              <w:top w:w="56" w:type="dxa"/>
              <w:left w:w="56" w:type="dxa"/>
              <w:bottom w:w="56" w:type="dxa"/>
              <w:right w:w="56" w:type="dxa"/>
            </w:tcMar>
          </w:tcPr>
          <w:p w14:paraId="509763EA" w14:textId="04ABF349" w:rsidR="00C45C12" w:rsidRDefault="00C45C12" w:rsidP="00C45C12">
            <w:pPr>
              <w:widowControl w:val="0"/>
              <w:spacing w:after="0" w:line="240" w:lineRule="auto"/>
              <w:rPr>
                <w:del w:id="407" w:author="Birger Kidmose" w:date="2026-08-06T09:10:00Z" w16du:dateUtc="2026-08-06T07:10:00Z"/>
              </w:rPr>
            </w:pPr>
            <w:del w:id="408" w:author="Birger Kidmose" w:date="2026-08-06T09:10:00Z" w16du:dateUtc="2026-08-06T07:10:00Z">
              <w:r>
                <w:delText>Ikke obligatorisk. Slutdatoen for ejerforholdet</w:delText>
              </w:r>
            </w:del>
          </w:p>
        </w:tc>
      </w:tr>
      <w:tr w:rsidR="00C45C12" w14:paraId="331D0D4E" w14:textId="77777777" w:rsidTr="5998574F">
        <w:tc>
          <w:tcPr>
            <w:tcW w:w="2381" w:type="dxa"/>
            <w:tcMar>
              <w:top w:w="56" w:type="dxa"/>
              <w:left w:w="56" w:type="dxa"/>
              <w:bottom w:w="56" w:type="dxa"/>
              <w:right w:w="56" w:type="dxa"/>
            </w:tcMar>
            <w:tcPrChange w:id="409" w:author="Birger Kidmose" w:date="2026-08-06T09:10:00Z" w16du:dateUtc="2026-08-06T07:10:00Z">
              <w:tcPr>
                <w:tcW w:w="2381" w:type="dxa"/>
                <w:tcMar>
                  <w:top w:w="56" w:type="dxa"/>
                  <w:left w:w="56" w:type="dxa"/>
                  <w:bottom w:w="56" w:type="dxa"/>
                  <w:right w:w="56" w:type="dxa"/>
                </w:tcMar>
              </w:tcPr>
            </w:tcPrChange>
          </w:tcPr>
          <w:p w14:paraId="02F41499" w14:textId="77777777" w:rsidR="00C45C12" w:rsidRDefault="00C45C12" w:rsidP="00C45C12">
            <w:pPr>
              <w:widowControl w:val="0"/>
              <w:spacing w:after="0" w:line="240" w:lineRule="auto"/>
            </w:pPr>
            <w:r>
              <w:t>Gældende fra</w:t>
            </w:r>
          </w:p>
        </w:tc>
        <w:tc>
          <w:tcPr>
            <w:tcW w:w="7572" w:type="dxa"/>
            <w:tcMar>
              <w:top w:w="56" w:type="dxa"/>
              <w:left w:w="56" w:type="dxa"/>
              <w:bottom w:w="56" w:type="dxa"/>
              <w:right w:w="56" w:type="dxa"/>
            </w:tcMar>
            <w:tcPrChange w:id="410" w:author="Birger Kidmose" w:date="2026-08-06T09:10:00Z" w16du:dateUtc="2026-08-06T07:10:00Z">
              <w:tcPr>
                <w:tcW w:w="7572" w:type="dxa"/>
                <w:tcMar>
                  <w:top w:w="56" w:type="dxa"/>
                  <w:left w:w="56" w:type="dxa"/>
                  <w:bottom w:w="56" w:type="dxa"/>
                  <w:right w:w="56" w:type="dxa"/>
                </w:tcMar>
              </w:tcPr>
            </w:tcPrChange>
          </w:tcPr>
          <w:p w14:paraId="68C6F11E" w14:textId="77777777" w:rsidR="00C45C12" w:rsidRPr="00876D32" w:rsidRDefault="00C45C12" w:rsidP="00C45C12">
            <w:pPr>
              <w:widowControl w:val="0"/>
              <w:spacing w:after="0" w:line="240" w:lineRule="auto"/>
            </w:pPr>
            <w:r w:rsidRPr="00876D32">
              <w:t>Dato og tid til versionering</w:t>
            </w:r>
          </w:p>
        </w:tc>
      </w:tr>
      <w:tr w:rsidR="00C45C12" w14:paraId="2BD6C7CA" w14:textId="77777777" w:rsidTr="5998574F">
        <w:tc>
          <w:tcPr>
            <w:tcW w:w="2381" w:type="dxa"/>
            <w:tcMar>
              <w:top w:w="56" w:type="dxa"/>
              <w:left w:w="56" w:type="dxa"/>
              <w:bottom w:w="56" w:type="dxa"/>
              <w:right w:w="56" w:type="dxa"/>
            </w:tcMar>
            <w:tcPrChange w:id="411" w:author="Birger Kidmose" w:date="2026-08-06T09:10:00Z" w16du:dateUtc="2026-08-06T07:10:00Z">
              <w:tcPr>
                <w:tcW w:w="2381" w:type="dxa"/>
                <w:tcMar>
                  <w:top w:w="56" w:type="dxa"/>
                  <w:left w:w="56" w:type="dxa"/>
                  <w:bottom w:w="56" w:type="dxa"/>
                  <w:right w:w="56" w:type="dxa"/>
                </w:tcMar>
              </w:tcPr>
            </w:tcPrChange>
          </w:tcPr>
          <w:p w14:paraId="7C94280C" w14:textId="77777777" w:rsidR="00C45C12" w:rsidRDefault="00C45C12" w:rsidP="00C45C12">
            <w:pPr>
              <w:widowControl w:val="0"/>
              <w:spacing w:after="0" w:line="240" w:lineRule="auto"/>
            </w:pPr>
            <w:r>
              <w:t>Gældende til</w:t>
            </w:r>
          </w:p>
        </w:tc>
        <w:tc>
          <w:tcPr>
            <w:tcW w:w="7572" w:type="dxa"/>
            <w:tcMar>
              <w:top w:w="56" w:type="dxa"/>
              <w:left w:w="56" w:type="dxa"/>
              <w:bottom w:w="56" w:type="dxa"/>
              <w:right w:w="56" w:type="dxa"/>
            </w:tcMar>
            <w:tcPrChange w:id="412" w:author="Birger Kidmose" w:date="2026-08-06T09:10:00Z" w16du:dateUtc="2026-08-06T07:10:00Z">
              <w:tcPr>
                <w:tcW w:w="7572" w:type="dxa"/>
                <w:tcMar>
                  <w:top w:w="56" w:type="dxa"/>
                  <w:left w:w="56" w:type="dxa"/>
                  <w:bottom w:w="56" w:type="dxa"/>
                  <w:right w:w="56" w:type="dxa"/>
                </w:tcMar>
              </w:tcPr>
            </w:tcPrChange>
          </w:tcPr>
          <w:p w14:paraId="5AD155D6" w14:textId="77777777" w:rsidR="00C45C12" w:rsidRPr="00876D32" w:rsidRDefault="00C45C12" w:rsidP="00C45C12">
            <w:pPr>
              <w:widowControl w:val="0"/>
              <w:spacing w:after="0" w:line="240" w:lineRule="auto"/>
            </w:pPr>
            <w:r w:rsidRPr="00876D32">
              <w:t>Dato og tid til versionering</w:t>
            </w:r>
          </w:p>
        </w:tc>
      </w:tr>
    </w:tbl>
    <w:p w14:paraId="69BB4A13" w14:textId="77777777" w:rsidR="001E5488" w:rsidRDefault="001E5488"/>
    <w:p w14:paraId="11954813" w14:textId="77777777" w:rsidR="00A56B7E" w:rsidRPr="00876D32" w:rsidRDefault="3CE3CC57" w:rsidP="00A56B7E">
      <w:pPr>
        <w:pStyle w:val="Heading2"/>
      </w:pPr>
      <w:bookmarkStart w:id="413" w:name="_Toc231991102"/>
      <w:bookmarkStart w:id="414" w:name="_3.5_-_Hobbydyr"/>
      <w:r>
        <w:t>3.5 - Hobbydyr og hobbydyrejere</w:t>
      </w:r>
      <w:bookmarkEnd w:id="413"/>
      <w:bookmarkEnd w:id="414"/>
    </w:p>
    <w:p w14:paraId="26FAB86D" w14:textId="77777777" w:rsidR="00A56B7E" w:rsidRPr="00876D32" w:rsidRDefault="00A56B7E" w:rsidP="00A56B7E">
      <w:r w:rsidRPr="00876D32">
        <w:t>Foreløbig oprettes der ikke stamdata for enkelte hobbydyr</w:t>
      </w:r>
      <w:r>
        <w:t xml:space="preserve"> og hobbydyrejere da dette ikke i første omgang skal understøttes i Løsningen</w:t>
      </w:r>
      <w:r w:rsidRPr="00876D32">
        <w:t xml:space="preserve">. </w:t>
      </w:r>
    </w:p>
    <w:p w14:paraId="1E49D5A1" w14:textId="77777777" w:rsidR="00A56B7E" w:rsidRDefault="00A56B7E"/>
    <w:p w14:paraId="6A17182D" w14:textId="18CA03C3" w:rsidR="001E5488" w:rsidRPr="00876D32" w:rsidRDefault="001D72CE">
      <w:pPr>
        <w:pStyle w:val="Heading2"/>
      </w:pPr>
      <w:bookmarkStart w:id="415" w:name="_66idrw4mwlgl" w:colFirst="0" w:colLast="0"/>
      <w:bookmarkStart w:id="416" w:name="_peldh7oms5c3"/>
      <w:bookmarkStart w:id="417" w:name="_1vdxnivd03qr" w:colFirst="0" w:colLast="0"/>
      <w:bookmarkStart w:id="418" w:name="_gv41ejkrlcjn"/>
      <w:bookmarkStart w:id="419" w:name="_nm3opyl3f218" w:colFirst="0" w:colLast="0"/>
      <w:bookmarkStart w:id="420" w:name="_7majmveucxkg"/>
      <w:bookmarkStart w:id="421" w:name="_rnyy20imegrl" w:colFirst="0" w:colLast="0"/>
      <w:bookmarkStart w:id="422" w:name="_brqlxd5f5dzi"/>
      <w:bookmarkStart w:id="423" w:name="_3.6_-_Dyrearter,"/>
      <w:bookmarkStart w:id="424" w:name="_Toc231991103"/>
      <w:bookmarkEnd w:id="415"/>
      <w:bookmarkEnd w:id="416"/>
      <w:bookmarkEnd w:id="417"/>
      <w:bookmarkEnd w:id="418"/>
      <w:bookmarkEnd w:id="419"/>
      <w:bookmarkEnd w:id="420"/>
      <w:bookmarkEnd w:id="421"/>
      <w:bookmarkEnd w:id="422"/>
      <w:bookmarkEnd w:id="423"/>
      <w:r>
        <w:t>3</w:t>
      </w:r>
      <w:r w:rsidR="00DD08CB" w:rsidRPr="00876D32">
        <w:t>.6 - Dyrearter, aldersgrupper og ordinationsgrupper</w:t>
      </w:r>
      <w:bookmarkEnd w:id="424"/>
    </w:p>
    <w:p w14:paraId="13076013" w14:textId="77777777" w:rsidR="001E5488" w:rsidRPr="00876D32" w:rsidRDefault="00DD08CB">
      <w:pPr>
        <w:pStyle w:val="Heading4"/>
      </w:pPr>
      <w:bookmarkStart w:id="425" w:name="_a1eej8o86qec" w:colFirst="0" w:colLast="0"/>
      <w:bookmarkStart w:id="426" w:name="_3vafww8te7dr"/>
      <w:bookmarkEnd w:id="425"/>
      <w:bookmarkEnd w:id="426"/>
      <w:r w:rsidRPr="00876D32">
        <w:t>Indhold</w:t>
      </w:r>
    </w:p>
    <w:p w14:paraId="1CFD77B2" w14:textId="47162C67" w:rsidR="001E5488" w:rsidRPr="00876D32" w:rsidRDefault="00DD08CB">
      <w:r w:rsidRPr="00876D32">
        <w:t xml:space="preserve">Datasættet indeholder kodesæt krævet for indberetning af oplysninger til lægemiddelstatistik (veterinærstatistik). Dyrearter, aldersgruppe og ordinationsgruppe fremgår af </w:t>
      </w:r>
      <w:hyperlink r:id="rId26" w:history="1">
        <w:r w:rsidR="00C712D3" w:rsidRPr="00C712D3">
          <w:rPr>
            <w:rStyle w:val="Hyperlink"/>
          </w:rPr>
          <w:t>Bekendtgørelse om ændring af bekendtgørelse om indberetning af oplysninger til lægemiddelstatistik</w:t>
        </w:r>
      </w:hyperlink>
      <w:r w:rsidRPr="00876D32">
        <w:t xml:space="preserve">, hvor data også er angivet. </w:t>
      </w:r>
    </w:p>
    <w:p w14:paraId="42E5A362" w14:textId="5E520545" w:rsidR="001E5488" w:rsidRPr="00876D32" w:rsidRDefault="00DD08CB">
      <w:r w:rsidRPr="00876D32">
        <w:t>Det forventes at datasættet sjældent opdateres, og datamængden er forholdsvist begrænset. Data leveres i fil</w:t>
      </w:r>
      <w:r w:rsidR="00FA7D8B">
        <w:t>er</w:t>
      </w:r>
      <w:r w:rsidRPr="00876D32">
        <w:t xml:space="preserve"> som skal importers til </w:t>
      </w:r>
      <w:r w:rsidR="005F453A">
        <w:t>S</w:t>
      </w:r>
      <w:r w:rsidRPr="00876D32">
        <w:t xml:space="preserve">tamdataløsningen. </w:t>
      </w:r>
    </w:p>
    <w:p w14:paraId="7EB9B785" w14:textId="77777777" w:rsidR="001E5488" w:rsidRPr="00876D32" w:rsidRDefault="00DD08CB">
      <w:pPr>
        <w:pStyle w:val="Heading4"/>
      </w:pPr>
      <w:bookmarkStart w:id="427" w:name="_dfe38x15efvp" w:colFirst="0" w:colLast="0"/>
      <w:bookmarkStart w:id="428" w:name="_ce8v57zam3mj"/>
      <w:bookmarkEnd w:id="427"/>
      <w:bookmarkEnd w:id="428"/>
      <w:r w:rsidRPr="00876D32">
        <w:t>Anvendelse</w:t>
      </w:r>
    </w:p>
    <w:p w14:paraId="35C2701D" w14:textId="6CD887A4" w:rsidR="001E5488" w:rsidRPr="00633374" w:rsidRDefault="005F453A">
      <w:pPr>
        <w:rPr>
          <w:lang w:val="da-DK"/>
        </w:rPr>
      </w:pPr>
      <w:r w:rsidRPr="00633374">
        <w:rPr>
          <w:lang w:val="da-DK"/>
        </w:rPr>
        <w:t xml:space="preserve">Data på dyreart og aldersgruppe </w:t>
      </w:r>
      <w:r>
        <w:rPr>
          <w:lang w:val="da-DK"/>
        </w:rPr>
        <w:t xml:space="preserve">skal angives på recepten ved </w:t>
      </w:r>
      <w:r w:rsidRPr="00633374">
        <w:rPr>
          <w:lang w:val="da-DK"/>
        </w:rPr>
        <w:t>dyrlægers ordination til erhverv</w:t>
      </w:r>
      <w:r>
        <w:rPr>
          <w:lang w:val="da-DK"/>
        </w:rPr>
        <w:t>. O</w:t>
      </w:r>
      <w:r w:rsidRPr="00633374">
        <w:rPr>
          <w:lang w:val="da-DK"/>
        </w:rPr>
        <w:t xml:space="preserve">rdinationsgruppe skal </w:t>
      </w:r>
      <w:r>
        <w:rPr>
          <w:lang w:val="da-DK"/>
        </w:rPr>
        <w:t xml:space="preserve">altid </w:t>
      </w:r>
      <w:r w:rsidRPr="00633374">
        <w:rPr>
          <w:lang w:val="da-DK"/>
        </w:rPr>
        <w:t xml:space="preserve">angives </w:t>
      </w:r>
      <w:r>
        <w:rPr>
          <w:lang w:val="da-DK"/>
        </w:rPr>
        <w:t>på recepten.</w:t>
      </w:r>
    </w:p>
    <w:p w14:paraId="7F53D9AE" w14:textId="77777777" w:rsidR="001E5488" w:rsidRPr="00876D32" w:rsidRDefault="00DD08CB">
      <w:pPr>
        <w:pStyle w:val="Heading4"/>
      </w:pPr>
      <w:bookmarkStart w:id="429" w:name="_esgo76n9ugs3" w:colFirst="0" w:colLast="0"/>
      <w:bookmarkStart w:id="430" w:name="_f0ri1pwesc3f"/>
      <w:bookmarkEnd w:id="429"/>
      <w:bookmarkEnd w:id="430"/>
      <w:r w:rsidRPr="00876D32">
        <w:t>Kilde</w:t>
      </w:r>
    </w:p>
    <w:p w14:paraId="4ED2DD8C" w14:textId="0BA106C7" w:rsidR="001E5488" w:rsidRPr="00876D32" w:rsidRDefault="00DD08CB">
      <w:r w:rsidRPr="00876D32">
        <w:t>Datasættet oprettes ud fra data beskrevet i bekendtgørelsen. Der sker kun sjældent ændringer til disse data.  Data vedligeholdes via fil</w:t>
      </w:r>
      <w:r w:rsidR="00FA7D8B">
        <w:t>er</w:t>
      </w:r>
      <w:r w:rsidRPr="00876D32">
        <w:t xml:space="preserve"> som skal importers til </w:t>
      </w:r>
      <w:r w:rsidR="005F453A">
        <w:t>S</w:t>
      </w:r>
      <w:r w:rsidRPr="00876D32">
        <w:t xml:space="preserve">tamdataløsningen. </w:t>
      </w:r>
    </w:p>
    <w:p w14:paraId="0A8A2F16" w14:textId="77777777" w:rsidR="001E5488" w:rsidRDefault="00DD08CB">
      <w:pPr>
        <w:pStyle w:val="Heading4"/>
      </w:pPr>
      <w:bookmarkStart w:id="431" w:name="_ccu42jekhq0" w:colFirst="0" w:colLast="0"/>
      <w:bookmarkStart w:id="432" w:name="_fp55cvl8bwp"/>
      <w:bookmarkEnd w:id="431"/>
      <w:bookmarkEnd w:id="432"/>
      <w:r>
        <w:t>Model</w:t>
      </w:r>
    </w:p>
    <w:p w14:paraId="723D0FB1" w14:textId="77777777" w:rsidR="001E5488" w:rsidRDefault="00DD08CB">
      <w:r>
        <w:rPr>
          <w:noProof/>
        </w:rPr>
        <w:drawing>
          <wp:inline distT="114300" distB="114300" distL="114300" distR="114300" wp14:anchorId="5A694146" wp14:editId="12FA0F52">
            <wp:extent cx="3530055" cy="971726"/>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a:stretch>
                      <a:fillRect/>
                    </a:stretch>
                  </pic:blipFill>
                  <pic:spPr>
                    <a:xfrm>
                      <a:off x="0" y="0"/>
                      <a:ext cx="3530055" cy="971726"/>
                    </a:xfrm>
                    <a:prstGeom prst="rect">
                      <a:avLst/>
                    </a:prstGeom>
                    <a:ln/>
                  </pic:spPr>
                </pic:pic>
              </a:graphicData>
            </a:graphic>
          </wp:inline>
        </w:drawing>
      </w:r>
    </w:p>
    <w:p w14:paraId="2B8FFC0D" w14:textId="77777777" w:rsidR="001E5488" w:rsidRPr="00876D32" w:rsidRDefault="00DD08CB">
      <w:r w:rsidRPr="00876D32">
        <w:rPr>
          <w:b/>
        </w:rPr>
        <w:t>Bemærkninger til model</w:t>
      </w:r>
    </w:p>
    <w:p w14:paraId="4DC55736" w14:textId="6A26E090" w:rsidR="001E5488" w:rsidRPr="00876D32" w:rsidRDefault="00DD08CB">
      <w:r w:rsidRPr="00876D32">
        <w:t xml:space="preserve">Dyrearter indeholder data for udvalgte dyrearter, og hertil knyttede aldersgrupper og ordinationsgrupper. </w:t>
      </w:r>
    </w:p>
    <w:p w14:paraId="26AFA050" w14:textId="0CC42E5B" w:rsidR="001E5488" w:rsidRDefault="001D72CE">
      <w:pPr>
        <w:pStyle w:val="Heading3"/>
        <w:rPr>
          <w:shd w:val="clear" w:color="auto" w:fill="F4CCCC"/>
        </w:rPr>
      </w:pPr>
      <w:bookmarkStart w:id="433" w:name="_lfy8iqyk8r22" w:colFirst="0" w:colLast="0"/>
      <w:bookmarkStart w:id="434" w:name="_tmtc0sox7465"/>
      <w:bookmarkStart w:id="435" w:name="_Toc231991104"/>
      <w:bookmarkEnd w:id="433"/>
      <w:bookmarkEnd w:id="434"/>
      <w:r>
        <w:t>3</w:t>
      </w:r>
      <w:r w:rsidR="00DD08CB">
        <w:t>.6.1 - Dyrearter</w:t>
      </w:r>
      <w:bookmarkEnd w:id="435"/>
    </w:p>
    <w:tbl>
      <w:tblPr>
        <w:tblStyle w:val="af"/>
        <w:tblW w:w="995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436" w:author="Birger Kidmose" w:date="2026-08-06T09:10:00Z" w16du:dateUtc="2026-08-06T07:10:00Z">
          <w:tblPr>
            <w:tblW w:w="99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2381"/>
        <w:gridCol w:w="7572"/>
        <w:tblGridChange w:id="437">
          <w:tblGrid>
            <w:gridCol w:w="2381"/>
            <w:gridCol w:w="7572"/>
          </w:tblGrid>
        </w:tblGridChange>
      </w:tblGrid>
      <w:tr w:rsidR="001E5488" w14:paraId="0B8AD2C4" w14:textId="77777777" w:rsidTr="00D21AAC">
        <w:trPr>
          <w:trHeight w:val="420"/>
          <w:trPrChange w:id="438" w:author="Birger Kidmose" w:date="2026-08-06T09:10:00Z" w16du:dateUtc="2026-08-06T07:10:00Z">
            <w:trPr>
              <w:trHeight w:val="420"/>
            </w:trPr>
          </w:trPrChange>
        </w:trPr>
        <w:tc>
          <w:tcPr>
            <w:tcW w:w="9953" w:type="dxa"/>
            <w:gridSpan w:val="2"/>
            <w:shd w:val="clear" w:color="auto" w:fill="BFBFBF" w:themeFill="background1" w:themeFillShade="BF"/>
            <w:tcMar>
              <w:top w:w="56" w:type="dxa"/>
              <w:left w:w="56" w:type="dxa"/>
              <w:bottom w:w="56" w:type="dxa"/>
              <w:right w:w="56" w:type="dxa"/>
            </w:tcMar>
            <w:tcPrChange w:id="439" w:author="Birger Kidmose" w:date="2026-08-06T09:10:00Z" w16du:dateUtc="2026-08-06T07:10:00Z">
              <w:tcPr>
                <w:tcW w:w="9953" w:type="dxa"/>
                <w:gridSpan w:val="2"/>
                <w:shd w:val="clear" w:color="auto" w:fill="BFBFBF" w:themeFill="background1" w:themeFillShade="BF"/>
                <w:tcMar>
                  <w:top w:w="56" w:type="dxa"/>
                  <w:left w:w="56" w:type="dxa"/>
                  <w:bottom w:w="56" w:type="dxa"/>
                  <w:right w:w="56" w:type="dxa"/>
                </w:tcMar>
              </w:tcPr>
            </w:tcPrChange>
          </w:tcPr>
          <w:p w14:paraId="3AA5F3E8" w14:textId="77777777" w:rsidR="001E5488" w:rsidRDefault="00DD08CB">
            <w:pPr>
              <w:widowControl w:val="0"/>
              <w:spacing w:after="0" w:line="240" w:lineRule="auto"/>
            </w:pPr>
            <w:r>
              <w:rPr>
                <w:b/>
                <w:bCs/>
              </w:rPr>
              <w:t>Dyrearter</w:t>
            </w:r>
          </w:p>
        </w:tc>
      </w:tr>
      <w:tr w:rsidR="001E5488" w14:paraId="37682B87" w14:textId="77777777" w:rsidTr="00876D32">
        <w:tc>
          <w:tcPr>
            <w:tcW w:w="2381" w:type="dxa"/>
            <w:tcMar>
              <w:top w:w="56" w:type="dxa"/>
              <w:left w:w="56" w:type="dxa"/>
              <w:bottom w:w="56" w:type="dxa"/>
              <w:right w:w="56" w:type="dxa"/>
            </w:tcMar>
            <w:tcPrChange w:id="440" w:author="Birger Kidmose" w:date="2026-08-06T09:10:00Z" w16du:dateUtc="2026-08-06T07:10:00Z">
              <w:tcPr>
                <w:tcW w:w="2381" w:type="dxa"/>
                <w:tcMar>
                  <w:top w:w="56" w:type="dxa"/>
                  <w:left w:w="56" w:type="dxa"/>
                  <w:bottom w:w="56" w:type="dxa"/>
                  <w:right w:w="56" w:type="dxa"/>
                </w:tcMar>
              </w:tcPr>
            </w:tcPrChange>
          </w:tcPr>
          <w:p w14:paraId="67C4679E" w14:textId="77777777" w:rsidR="001E5488" w:rsidRDefault="00DD08CB">
            <w:pPr>
              <w:widowControl w:val="0"/>
              <w:spacing w:after="0" w:line="240" w:lineRule="auto"/>
              <w:rPr>
                <w:b/>
                <w:bCs/>
              </w:rPr>
            </w:pPr>
            <w:r>
              <w:rPr>
                <w:b/>
                <w:bCs/>
              </w:rPr>
              <w:t>Attribut</w:t>
            </w:r>
          </w:p>
        </w:tc>
        <w:tc>
          <w:tcPr>
            <w:tcW w:w="7572" w:type="dxa"/>
            <w:tcMar>
              <w:top w:w="56" w:type="dxa"/>
              <w:left w:w="56" w:type="dxa"/>
              <w:bottom w:w="56" w:type="dxa"/>
              <w:right w:w="56" w:type="dxa"/>
            </w:tcMar>
            <w:tcPrChange w:id="441" w:author="Birger Kidmose" w:date="2026-08-06T09:10:00Z" w16du:dateUtc="2026-08-06T07:10:00Z">
              <w:tcPr>
                <w:tcW w:w="7572" w:type="dxa"/>
                <w:tcMar>
                  <w:top w:w="56" w:type="dxa"/>
                  <w:left w:w="56" w:type="dxa"/>
                  <w:bottom w:w="56" w:type="dxa"/>
                  <w:right w:w="56" w:type="dxa"/>
                </w:tcMar>
              </w:tcPr>
            </w:tcPrChange>
          </w:tcPr>
          <w:p w14:paraId="74C7FE00" w14:textId="77777777" w:rsidR="001E5488" w:rsidRDefault="00DD08CB">
            <w:pPr>
              <w:widowControl w:val="0"/>
              <w:spacing w:after="0" w:line="240" w:lineRule="auto"/>
              <w:rPr>
                <w:b/>
                <w:bCs/>
              </w:rPr>
            </w:pPr>
            <w:r>
              <w:rPr>
                <w:b/>
                <w:bCs/>
              </w:rPr>
              <w:t>Beskrivelse</w:t>
            </w:r>
          </w:p>
        </w:tc>
      </w:tr>
      <w:tr w:rsidR="001E5488" w14:paraId="07121C53" w14:textId="77777777" w:rsidTr="00876D32">
        <w:tc>
          <w:tcPr>
            <w:tcW w:w="2381" w:type="dxa"/>
            <w:tcMar>
              <w:top w:w="56" w:type="dxa"/>
              <w:left w:w="56" w:type="dxa"/>
              <w:bottom w:w="56" w:type="dxa"/>
              <w:right w:w="56" w:type="dxa"/>
            </w:tcMar>
            <w:tcPrChange w:id="442" w:author="Birger Kidmose" w:date="2026-08-06T09:10:00Z" w16du:dateUtc="2026-08-06T07:10:00Z">
              <w:tcPr>
                <w:tcW w:w="2381" w:type="dxa"/>
                <w:tcMar>
                  <w:top w:w="56" w:type="dxa"/>
                  <w:left w:w="56" w:type="dxa"/>
                  <w:bottom w:w="56" w:type="dxa"/>
                  <w:right w:w="56" w:type="dxa"/>
                </w:tcMar>
              </w:tcPr>
            </w:tcPrChange>
          </w:tcPr>
          <w:p w14:paraId="325AB8AE" w14:textId="77777777" w:rsidR="001E5488" w:rsidRDefault="00DD08CB">
            <w:pPr>
              <w:widowControl w:val="0"/>
              <w:spacing w:after="0" w:line="240" w:lineRule="auto"/>
            </w:pPr>
            <w:r>
              <w:t>Id</w:t>
            </w:r>
          </w:p>
        </w:tc>
        <w:tc>
          <w:tcPr>
            <w:tcW w:w="7572" w:type="dxa"/>
            <w:tcMar>
              <w:top w:w="56" w:type="dxa"/>
              <w:left w:w="56" w:type="dxa"/>
              <w:bottom w:w="56" w:type="dxa"/>
              <w:right w:w="56" w:type="dxa"/>
            </w:tcMar>
            <w:tcPrChange w:id="443" w:author="Birger Kidmose" w:date="2026-08-06T09:10:00Z" w16du:dateUtc="2026-08-06T07:10:00Z">
              <w:tcPr>
                <w:tcW w:w="7572" w:type="dxa"/>
                <w:tcMar>
                  <w:top w:w="56" w:type="dxa"/>
                  <w:left w:w="56" w:type="dxa"/>
                  <w:bottom w:w="56" w:type="dxa"/>
                  <w:right w:w="56" w:type="dxa"/>
                </w:tcMar>
              </w:tcPr>
            </w:tcPrChange>
          </w:tcPr>
          <w:p w14:paraId="5D6BAE7F" w14:textId="77777777" w:rsidR="001E5488" w:rsidRDefault="00DD08CB">
            <w:pPr>
              <w:widowControl w:val="0"/>
              <w:spacing w:after="0" w:line="240" w:lineRule="auto"/>
            </w:pPr>
            <w:r>
              <w:t>Teknisk nøgle</w:t>
            </w:r>
          </w:p>
        </w:tc>
      </w:tr>
      <w:tr w:rsidR="001E5488" w14:paraId="569B2F3E" w14:textId="77777777" w:rsidTr="00876D32">
        <w:tc>
          <w:tcPr>
            <w:tcW w:w="2381" w:type="dxa"/>
            <w:tcMar>
              <w:top w:w="56" w:type="dxa"/>
              <w:left w:w="56" w:type="dxa"/>
              <w:bottom w:w="56" w:type="dxa"/>
              <w:right w:w="56" w:type="dxa"/>
            </w:tcMar>
            <w:tcPrChange w:id="444" w:author="Birger Kidmose" w:date="2026-08-06T09:10:00Z" w16du:dateUtc="2026-08-06T07:10:00Z">
              <w:tcPr>
                <w:tcW w:w="2381" w:type="dxa"/>
                <w:tcMar>
                  <w:top w:w="56" w:type="dxa"/>
                  <w:left w:w="56" w:type="dxa"/>
                  <w:bottom w:w="56" w:type="dxa"/>
                  <w:right w:w="56" w:type="dxa"/>
                </w:tcMar>
              </w:tcPr>
            </w:tcPrChange>
          </w:tcPr>
          <w:p w14:paraId="5CD55BFD" w14:textId="77777777" w:rsidR="001E5488" w:rsidRDefault="00DD08CB">
            <w:pPr>
              <w:widowControl w:val="0"/>
              <w:spacing w:after="0" w:line="240" w:lineRule="auto"/>
            </w:pPr>
            <w:r>
              <w:t>Kode</w:t>
            </w:r>
          </w:p>
        </w:tc>
        <w:tc>
          <w:tcPr>
            <w:tcW w:w="7572" w:type="dxa"/>
            <w:tcMar>
              <w:top w:w="56" w:type="dxa"/>
              <w:left w:w="56" w:type="dxa"/>
              <w:bottom w:w="56" w:type="dxa"/>
              <w:right w:w="56" w:type="dxa"/>
            </w:tcMar>
            <w:tcPrChange w:id="445" w:author="Birger Kidmose" w:date="2026-08-06T09:10:00Z" w16du:dateUtc="2026-08-06T07:10:00Z">
              <w:tcPr>
                <w:tcW w:w="7572" w:type="dxa"/>
                <w:tcMar>
                  <w:top w:w="56" w:type="dxa"/>
                  <w:left w:w="56" w:type="dxa"/>
                  <w:bottom w:w="56" w:type="dxa"/>
                  <w:right w:w="56" w:type="dxa"/>
                </w:tcMar>
              </w:tcPr>
            </w:tcPrChange>
          </w:tcPr>
          <w:p w14:paraId="0036EFD3" w14:textId="77777777" w:rsidR="001E5488" w:rsidRPr="00876D32" w:rsidRDefault="00DD08CB">
            <w:pPr>
              <w:widowControl w:val="0"/>
              <w:spacing w:after="0" w:line="240" w:lineRule="auto"/>
            </w:pPr>
            <w:r w:rsidRPr="00876D32">
              <w:t>Kode til indberetning, f.eks. 12</w:t>
            </w:r>
          </w:p>
        </w:tc>
      </w:tr>
      <w:tr w:rsidR="001E5488" w14:paraId="25DC542B" w14:textId="77777777" w:rsidTr="00876D32">
        <w:trPr>
          <w:trHeight w:val="376"/>
          <w:trPrChange w:id="446" w:author="Birger Kidmose" w:date="2026-08-06T09:10:00Z" w16du:dateUtc="2026-08-06T07:10:00Z">
            <w:trPr>
              <w:trHeight w:val="376"/>
            </w:trPr>
          </w:trPrChange>
        </w:trPr>
        <w:tc>
          <w:tcPr>
            <w:tcW w:w="2381" w:type="dxa"/>
            <w:tcMar>
              <w:top w:w="56" w:type="dxa"/>
              <w:left w:w="56" w:type="dxa"/>
              <w:bottom w:w="56" w:type="dxa"/>
              <w:right w:w="56" w:type="dxa"/>
            </w:tcMar>
            <w:tcPrChange w:id="447" w:author="Birger Kidmose" w:date="2026-08-06T09:10:00Z" w16du:dateUtc="2026-08-06T07:10:00Z">
              <w:tcPr>
                <w:tcW w:w="2381" w:type="dxa"/>
                <w:tcMar>
                  <w:top w:w="56" w:type="dxa"/>
                  <w:left w:w="56" w:type="dxa"/>
                  <w:bottom w:w="56" w:type="dxa"/>
                  <w:right w:w="56" w:type="dxa"/>
                </w:tcMar>
              </w:tcPr>
            </w:tcPrChange>
          </w:tcPr>
          <w:p w14:paraId="412EE376" w14:textId="77777777" w:rsidR="001E5488" w:rsidRDefault="00DD08CB">
            <w:pPr>
              <w:spacing w:after="0" w:line="240" w:lineRule="auto"/>
            </w:pPr>
            <w:r>
              <w:t>Tekst</w:t>
            </w:r>
          </w:p>
        </w:tc>
        <w:tc>
          <w:tcPr>
            <w:tcW w:w="7572" w:type="dxa"/>
            <w:tcMar>
              <w:top w:w="56" w:type="dxa"/>
              <w:left w:w="56" w:type="dxa"/>
              <w:bottom w:w="56" w:type="dxa"/>
              <w:right w:w="56" w:type="dxa"/>
            </w:tcMar>
            <w:tcPrChange w:id="448" w:author="Birger Kidmose" w:date="2026-08-06T09:10:00Z" w16du:dateUtc="2026-08-06T07:10:00Z">
              <w:tcPr>
                <w:tcW w:w="7572" w:type="dxa"/>
                <w:tcMar>
                  <w:top w:w="56" w:type="dxa"/>
                  <w:left w:w="56" w:type="dxa"/>
                  <w:bottom w:w="56" w:type="dxa"/>
                  <w:right w:w="56" w:type="dxa"/>
                </w:tcMar>
              </w:tcPr>
            </w:tcPrChange>
          </w:tcPr>
          <w:p w14:paraId="3ED8FFDB" w14:textId="77777777" w:rsidR="001E5488" w:rsidRPr="00876D32" w:rsidRDefault="00DD08CB">
            <w:pPr>
              <w:spacing w:after="0" w:line="240" w:lineRule="auto"/>
            </w:pPr>
            <w:r w:rsidRPr="00876D32">
              <w:t>Tekst matchende til kode, f.eks. “Kvæg”</w:t>
            </w:r>
          </w:p>
        </w:tc>
      </w:tr>
      <w:tr w:rsidR="000041A1" w14:paraId="65471572" w14:textId="77777777" w:rsidTr="00876D32">
        <w:tc>
          <w:tcPr>
            <w:tcW w:w="2381" w:type="dxa"/>
            <w:tcMar>
              <w:top w:w="56" w:type="dxa"/>
              <w:left w:w="56" w:type="dxa"/>
              <w:bottom w:w="56" w:type="dxa"/>
              <w:right w:w="56" w:type="dxa"/>
            </w:tcMar>
            <w:tcPrChange w:id="449" w:author="Birger Kidmose" w:date="2026-08-06T09:10:00Z" w16du:dateUtc="2026-08-06T07:10:00Z">
              <w:tcPr>
                <w:tcW w:w="2381" w:type="dxa"/>
                <w:tcMar>
                  <w:top w:w="56" w:type="dxa"/>
                  <w:left w:w="56" w:type="dxa"/>
                  <w:bottom w:w="56" w:type="dxa"/>
                  <w:right w:w="56" w:type="dxa"/>
                </w:tcMar>
              </w:tcPr>
            </w:tcPrChange>
          </w:tcPr>
          <w:p w14:paraId="716B4A89" w14:textId="26615996" w:rsidR="000041A1" w:rsidRDefault="000041A1" w:rsidP="000041A1">
            <w:pPr>
              <w:widowControl w:val="0"/>
              <w:spacing w:after="0" w:line="240" w:lineRule="auto"/>
            </w:pPr>
            <w:r>
              <w:t>Startdato</w:t>
            </w:r>
          </w:p>
        </w:tc>
        <w:tc>
          <w:tcPr>
            <w:tcW w:w="7572" w:type="dxa"/>
            <w:tcMar>
              <w:top w:w="56" w:type="dxa"/>
              <w:left w:w="56" w:type="dxa"/>
              <w:bottom w:w="56" w:type="dxa"/>
              <w:right w:w="56" w:type="dxa"/>
            </w:tcMar>
            <w:tcPrChange w:id="450" w:author="Birger Kidmose" w:date="2026-08-06T09:10:00Z" w16du:dateUtc="2026-08-06T07:10:00Z">
              <w:tcPr>
                <w:tcW w:w="7572" w:type="dxa"/>
                <w:tcMar>
                  <w:top w:w="56" w:type="dxa"/>
                  <w:left w:w="56" w:type="dxa"/>
                  <w:bottom w:w="56" w:type="dxa"/>
                  <w:right w:w="56" w:type="dxa"/>
                </w:tcMar>
              </w:tcPr>
            </w:tcPrChange>
          </w:tcPr>
          <w:p w14:paraId="3C174F39" w14:textId="42BC06AE" w:rsidR="000041A1" w:rsidRPr="00876D32" w:rsidRDefault="000041A1" w:rsidP="000041A1">
            <w:pPr>
              <w:widowControl w:val="0"/>
              <w:spacing w:after="0" w:line="240" w:lineRule="auto"/>
            </w:pPr>
            <w:r>
              <w:t>Dato</w:t>
            </w:r>
            <w:r w:rsidR="00D26680">
              <w:t>en</w:t>
            </w:r>
            <w:r>
              <w:t xml:space="preserve"> dyrearten er gældende fra</w:t>
            </w:r>
          </w:p>
        </w:tc>
      </w:tr>
      <w:tr w:rsidR="000041A1" w14:paraId="77014BBB" w14:textId="77777777" w:rsidTr="00876D32">
        <w:tc>
          <w:tcPr>
            <w:tcW w:w="2381" w:type="dxa"/>
            <w:tcMar>
              <w:top w:w="56" w:type="dxa"/>
              <w:left w:w="56" w:type="dxa"/>
              <w:bottom w:w="56" w:type="dxa"/>
              <w:right w:w="56" w:type="dxa"/>
            </w:tcMar>
            <w:tcPrChange w:id="451" w:author="Birger Kidmose" w:date="2026-08-06T09:10:00Z" w16du:dateUtc="2026-08-06T07:10:00Z">
              <w:tcPr>
                <w:tcW w:w="2381" w:type="dxa"/>
                <w:tcMar>
                  <w:top w:w="56" w:type="dxa"/>
                  <w:left w:w="56" w:type="dxa"/>
                  <w:bottom w:w="56" w:type="dxa"/>
                  <w:right w:w="56" w:type="dxa"/>
                </w:tcMar>
              </w:tcPr>
            </w:tcPrChange>
          </w:tcPr>
          <w:p w14:paraId="730EAB26" w14:textId="1BB388C3" w:rsidR="000041A1" w:rsidRDefault="000041A1" w:rsidP="000041A1">
            <w:pPr>
              <w:widowControl w:val="0"/>
              <w:spacing w:after="0" w:line="240" w:lineRule="auto"/>
            </w:pPr>
            <w:r>
              <w:t>Slutdato</w:t>
            </w:r>
          </w:p>
        </w:tc>
        <w:tc>
          <w:tcPr>
            <w:tcW w:w="7572" w:type="dxa"/>
            <w:tcMar>
              <w:top w:w="56" w:type="dxa"/>
              <w:left w:w="56" w:type="dxa"/>
              <w:bottom w:w="56" w:type="dxa"/>
              <w:right w:w="56" w:type="dxa"/>
            </w:tcMar>
            <w:tcPrChange w:id="452" w:author="Birger Kidmose" w:date="2026-08-06T09:10:00Z" w16du:dateUtc="2026-08-06T07:10:00Z">
              <w:tcPr>
                <w:tcW w:w="7572" w:type="dxa"/>
                <w:tcMar>
                  <w:top w:w="56" w:type="dxa"/>
                  <w:left w:w="56" w:type="dxa"/>
                  <w:bottom w:w="56" w:type="dxa"/>
                  <w:right w:w="56" w:type="dxa"/>
                </w:tcMar>
              </w:tcPr>
            </w:tcPrChange>
          </w:tcPr>
          <w:p w14:paraId="14C8D0DC" w14:textId="172DFB9A" w:rsidR="000041A1" w:rsidRPr="00876D32" w:rsidRDefault="000041A1" w:rsidP="000041A1">
            <w:pPr>
              <w:widowControl w:val="0"/>
              <w:spacing w:after="0" w:line="240" w:lineRule="auto"/>
            </w:pPr>
            <w:r>
              <w:t>Dato</w:t>
            </w:r>
            <w:r w:rsidR="002D3781">
              <w:t>en</w:t>
            </w:r>
            <w:r>
              <w:t xml:space="preserve"> dyrearten er gældende til</w:t>
            </w:r>
          </w:p>
        </w:tc>
      </w:tr>
      <w:tr w:rsidR="000041A1" w14:paraId="14C09335" w14:textId="77777777" w:rsidTr="00876D32">
        <w:tc>
          <w:tcPr>
            <w:tcW w:w="2381" w:type="dxa"/>
            <w:tcMar>
              <w:top w:w="56" w:type="dxa"/>
              <w:left w:w="56" w:type="dxa"/>
              <w:bottom w:w="56" w:type="dxa"/>
              <w:right w:w="56" w:type="dxa"/>
            </w:tcMar>
            <w:tcPrChange w:id="453" w:author="Birger Kidmose" w:date="2026-08-06T09:10:00Z" w16du:dateUtc="2026-08-06T07:10:00Z">
              <w:tcPr>
                <w:tcW w:w="2381" w:type="dxa"/>
                <w:tcMar>
                  <w:top w:w="56" w:type="dxa"/>
                  <w:left w:w="56" w:type="dxa"/>
                  <w:bottom w:w="56" w:type="dxa"/>
                  <w:right w:w="56" w:type="dxa"/>
                </w:tcMar>
              </w:tcPr>
            </w:tcPrChange>
          </w:tcPr>
          <w:p w14:paraId="1095C6C6" w14:textId="77777777" w:rsidR="000041A1" w:rsidRDefault="000041A1" w:rsidP="000041A1">
            <w:pPr>
              <w:widowControl w:val="0"/>
              <w:spacing w:after="0" w:line="240" w:lineRule="auto"/>
            </w:pPr>
            <w:r>
              <w:t>Gældende fra</w:t>
            </w:r>
          </w:p>
        </w:tc>
        <w:tc>
          <w:tcPr>
            <w:tcW w:w="7572" w:type="dxa"/>
            <w:tcMar>
              <w:top w:w="56" w:type="dxa"/>
              <w:left w:w="56" w:type="dxa"/>
              <w:bottom w:w="56" w:type="dxa"/>
              <w:right w:w="56" w:type="dxa"/>
            </w:tcMar>
            <w:tcPrChange w:id="454" w:author="Birger Kidmose" w:date="2026-08-06T09:10:00Z" w16du:dateUtc="2026-08-06T07:10:00Z">
              <w:tcPr>
                <w:tcW w:w="7572" w:type="dxa"/>
                <w:tcMar>
                  <w:top w:w="56" w:type="dxa"/>
                  <w:left w:w="56" w:type="dxa"/>
                  <w:bottom w:w="56" w:type="dxa"/>
                  <w:right w:w="56" w:type="dxa"/>
                </w:tcMar>
              </w:tcPr>
            </w:tcPrChange>
          </w:tcPr>
          <w:p w14:paraId="5CF7428A" w14:textId="77777777" w:rsidR="000041A1" w:rsidRPr="00876D32" w:rsidRDefault="000041A1" w:rsidP="000041A1">
            <w:pPr>
              <w:widowControl w:val="0"/>
              <w:spacing w:after="0" w:line="240" w:lineRule="auto"/>
            </w:pPr>
            <w:r w:rsidRPr="00876D32">
              <w:t>Dato og tid til versionering</w:t>
            </w:r>
          </w:p>
        </w:tc>
      </w:tr>
      <w:tr w:rsidR="000041A1" w14:paraId="66455C19" w14:textId="77777777" w:rsidTr="00876D32">
        <w:tc>
          <w:tcPr>
            <w:tcW w:w="2381" w:type="dxa"/>
            <w:tcMar>
              <w:top w:w="56" w:type="dxa"/>
              <w:left w:w="56" w:type="dxa"/>
              <w:bottom w:w="56" w:type="dxa"/>
              <w:right w:w="56" w:type="dxa"/>
            </w:tcMar>
            <w:tcPrChange w:id="455" w:author="Birger Kidmose" w:date="2026-08-06T09:10:00Z" w16du:dateUtc="2026-08-06T07:10:00Z">
              <w:tcPr>
                <w:tcW w:w="2381" w:type="dxa"/>
                <w:tcMar>
                  <w:top w:w="56" w:type="dxa"/>
                  <w:left w:w="56" w:type="dxa"/>
                  <w:bottom w:w="56" w:type="dxa"/>
                  <w:right w:w="56" w:type="dxa"/>
                </w:tcMar>
              </w:tcPr>
            </w:tcPrChange>
          </w:tcPr>
          <w:p w14:paraId="3ADC2162" w14:textId="77777777" w:rsidR="000041A1" w:rsidRDefault="000041A1" w:rsidP="000041A1">
            <w:pPr>
              <w:widowControl w:val="0"/>
              <w:spacing w:after="0" w:line="240" w:lineRule="auto"/>
            </w:pPr>
            <w:r>
              <w:t>Gældende til</w:t>
            </w:r>
          </w:p>
        </w:tc>
        <w:tc>
          <w:tcPr>
            <w:tcW w:w="7572" w:type="dxa"/>
            <w:tcMar>
              <w:top w:w="56" w:type="dxa"/>
              <w:left w:w="56" w:type="dxa"/>
              <w:bottom w:w="56" w:type="dxa"/>
              <w:right w:w="56" w:type="dxa"/>
            </w:tcMar>
            <w:tcPrChange w:id="456" w:author="Birger Kidmose" w:date="2026-08-06T09:10:00Z" w16du:dateUtc="2026-08-06T07:10:00Z">
              <w:tcPr>
                <w:tcW w:w="7572" w:type="dxa"/>
                <w:tcMar>
                  <w:top w:w="56" w:type="dxa"/>
                  <w:left w:w="56" w:type="dxa"/>
                  <w:bottom w:w="56" w:type="dxa"/>
                  <w:right w:w="56" w:type="dxa"/>
                </w:tcMar>
              </w:tcPr>
            </w:tcPrChange>
          </w:tcPr>
          <w:p w14:paraId="29F9913B" w14:textId="77777777" w:rsidR="000041A1" w:rsidRPr="00876D32" w:rsidRDefault="000041A1" w:rsidP="000041A1">
            <w:pPr>
              <w:widowControl w:val="0"/>
              <w:spacing w:after="0" w:line="240" w:lineRule="auto"/>
            </w:pPr>
            <w:r w:rsidRPr="00876D32">
              <w:t>Dato og tid til versionering</w:t>
            </w:r>
          </w:p>
        </w:tc>
      </w:tr>
    </w:tbl>
    <w:p w14:paraId="0DEB18DB" w14:textId="0C12A2D2" w:rsidR="001E5488" w:rsidRDefault="001D72CE">
      <w:pPr>
        <w:pStyle w:val="Heading3"/>
        <w:rPr>
          <w:shd w:val="clear" w:color="auto" w:fill="F4CCCC"/>
        </w:rPr>
      </w:pPr>
      <w:bookmarkStart w:id="457" w:name="_dttq5r4u7aga" w:colFirst="0" w:colLast="0"/>
      <w:bookmarkStart w:id="458" w:name="_be7e29i02yn3"/>
      <w:bookmarkStart w:id="459" w:name="_Toc231991105"/>
      <w:bookmarkEnd w:id="457"/>
      <w:bookmarkEnd w:id="458"/>
      <w:r>
        <w:t>3</w:t>
      </w:r>
      <w:r w:rsidR="00DD08CB">
        <w:t>.6.2 - Aldersgrupper</w:t>
      </w:r>
      <w:bookmarkEnd w:id="459"/>
    </w:p>
    <w:tbl>
      <w:tblPr>
        <w:tblStyle w:val="af0"/>
        <w:tblW w:w="995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460" w:author="Birger Kidmose" w:date="2026-08-06T09:10:00Z" w16du:dateUtc="2026-08-06T07:10:00Z">
          <w:tblPr>
            <w:tblW w:w="99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2381"/>
        <w:gridCol w:w="7572"/>
        <w:tblGridChange w:id="461">
          <w:tblGrid>
            <w:gridCol w:w="2381"/>
            <w:gridCol w:w="7572"/>
          </w:tblGrid>
        </w:tblGridChange>
      </w:tblGrid>
      <w:tr w:rsidR="001E5488" w14:paraId="233BAD17" w14:textId="77777777" w:rsidTr="5998574F">
        <w:trPr>
          <w:trHeight w:val="420"/>
          <w:trPrChange w:id="462" w:author="Birger Kidmose" w:date="2026-08-06T09:10:00Z" w16du:dateUtc="2026-08-06T07:10:00Z">
            <w:trPr>
              <w:trHeight w:val="420"/>
            </w:trPr>
          </w:trPrChange>
        </w:trPr>
        <w:tc>
          <w:tcPr>
            <w:tcW w:w="9953" w:type="dxa"/>
            <w:gridSpan w:val="2"/>
            <w:shd w:val="clear" w:color="auto" w:fill="BFBFBF" w:themeFill="background1" w:themeFillShade="BF"/>
            <w:tcMar>
              <w:top w:w="56" w:type="dxa"/>
              <w:left w:w="56" w:type="dxa"/>
              <w:bottom w:w="56" w:type="dxa"/>
              <w:right w:w="56" w:type="dxa"/>
            </w:tcMar>
            <w:tcPrChange w:id="463" w:author="Birger Kidmose" w:date="2026-08-06T09:10:00Z" w16du:dateUtc="2026-08-06T07:10:00Z">
              <w:tcPr>
                <w:tcW w:w="9953" w:type="dxa"/>
                <w:gridSpan w:val="2"/>
                <w:shd w:val="clear" w:color="auto" w:fill="BFBFBF" w:themeFill="background1" w:themeFillShade="BF"/>
                <w:tcMar>
                  <w:top w:w="56" w:type="dxa"/>
                  <w:left w:w="56" w:type="dxa"/>
                  <w:bottom w:w="56" w:type="dxa"/>
                  <w:right w:w="56" w:type="dxa"/>
                </w:tcMar>
              </w:tcPr>
            </w:tcPrChange>
          </w:tcPr>
          <w:p w14:paraId="0F254102" w14:textId="77777777" w:rsidR="001E5488" w:rsidRDefault="00DD08CB">
            <w:pPr>
              <w:widowControl w:val="0"/>
              <w:spacing w:after="0" w:line="240" w:lineRule="auto"/>
            </w:pPr>
            <w:r>
              <w:rPr>
                <w:b/>
                <w:bCs/>
              </w:rPr>
              <w:t>Aldersgrupper</w:t>
            </w:r>
          </w:p>
        </w:tc>
      </w:tr>
      <w:tr w:rsidR="001E5488" w14:paraId="5636589A" w14:textId="77777777" w:rsidTr="5998574F">
        <w:tc>
          <w:tcPr>
            <w:tcW w:w="2381" w:type="dxa"/>
            <w:tcMar>
              <w:top w:w="56" w:type="dxa"/>
              <w:left w:w="56" w:type="dxa"/>
              <w:bottom w:w="56" w:type="dxa"/>
              <w:right w:w="56" w:type="dxa"/>
            </w:tcMar>
            <w:tcPrChange w:id="464" w:author="Birger Kidmose" w:date="2026-08-06T09:10:00Z" w16du:dateUtc="2026-08-06T07:10:00Z">
              <w:tcPr>
                <w:tcW w:w="2381" w:type="dxa"/>
                <w:tcMar>
                  <w:top w:w="56" w:type="dxa"/>
                  <w:left w:w="56" w:type="dxa"/>
                  <w:bottom w:w="56" w:type="dxa"/>
                  <w:right w:w="56" w:type="dxa"/>
                </w:tcMar>
              </w:tcPr>
            </w:tcPrChange>
          </w:tcPr>
          <w:p w14:paraId="436C0A25" w14:textId="77777777" w:rsidR="001E5488" w:rsidRDefault="00DD08CB">
            <w:pPr>
              <w:widowControl w:val="0"/>
              <w:spacing w:after="0" w:line="240" w:lineRule="auto"/>
              <w:rPr>
                <w:b/>
                <w:bCs/>
              </w:rPr>
            </w:pPr>
            <w:r>
              <w:rPr>
                <w:b/>
                <w:bCs/>
              </w:rPr>
              <w:t>Attribut</w:t>
            </w:r>
          </w:p>
        </w:tc>
        <w:tc>
          <w:tcPr>
            <w:tcW w:w="7572" w:type="dxa"/>
            <w:tcMar>
              <w:top w:w="56" w:type="dxa"/>
              <w:left w:w="56" w:type="dxa"/>
              <w:bottom w:w="56" w:type="dxa"/>
              <w:right w:w="56" w:type="dxa"/>
            </w:tcMar>
            <w:tcPrChange w:id="465" w:author="Birger Kidmose" w:date="2026-08-06T09:10:00Z" w16du:dateUtc="2026-08-06T07:10:00Z">
              <w:tcPr>
                <w:tcW w:w="7572" w:type="dxa"/>
                <w:tcMar>
                  <w:top w:w="56" w:type="dxa"/>
                  <w:left w:w="56" w:type="dxa"/>
                  <w:bottom w:w="56" w:type="dxa"/>
                  <w:right w:w="56" w:type="dxa"/>
                </w:tcMar>
              </w:tcPr>
            </w:tcPrChange>
          </w:tcPr>
          <w:p w14:paraId="22CE0F86" w14:textId="77777777" w:rsidR="001E5488" w:rsidRDefault="00DD08CB">
            <w:pPr>
              <w:widowControl w:val="0"/>
              <w:spacing w:after="0" w:line="240" w:lineRule="auto"/>
              <w:rPr>
                <w:b/>
                <w:bCs/>
              </w:rPr>
            </w:pPr>
            <w:r>
              <w:rPr>
                <w:b/>
                <w:bCs/>
              </w:rPr>
              <w:t>Beskrivelse</w:t>
            </w:r>
          </w:p>
        </w:tc>
      </w:tr>
      <w:tr w:rsidR="001E5488" w14:paraId="1592C339" w14:textId="77777777" w:rsidTr="5998574F">
        <w:tc>
          <w:tcPr>
            <w:tcW w:w="2381" w:type="dxa"/>
            <w:tcMar>
              <w:top w:w="56" w:type="dxa"/>
              <w:left w:w="56" w:type="dxa"/>
              <w:bottom w:w="56" w:type="dxa"/>
              <w:right w:w="56" w:type="dxa"/>
            </w:tcMar>
            <w:tcPrChange w:id="466" w:author="Birger Kidmose" w:date="2026-08-06T09:10:00Z" w16du:dateUtc="2026-08-06T07:10:00Z">
              <w:tcPr>
                <w:tcW w:w="2381" w:type="dxa"/>
                <w:tcMar>
                  <w:top w:w="56" w:type="dxa"/>
                  <w:left w:w="56" w:type="dxa"/>
                  <w:bottom w:w="56" w:type="dxa"/>
                  <w:right w:w="56" w:type="dxa"/>
                </w:tcMar>
              </w:tcPr>
            </w:tcPrChange>
          </w:tcPr>
          <w:p w14:paraId="7DF1EC60" w14:textId="77777777" w:rsidR="001E5488" w:rsidRDefault="00DD08CB">
            <w:pPr>
              <w:widowControl w:val="0"/>
              <w:spacing w:after="0" w:line="240" w:lineRule="auto"/>
            </w:pPr>
            <w:r>
              <w:t>Id</w:t>
            </w:r>
          </w:p>
        </w:tc>
        <w:tc>
          <w:tcPr>
            <w:tcW w:w="7572" w:type="dxa"/>
            <w:tcMar>
              <w:top w:w="56" w:type="dxa"/>
              <w:left w:w="56" w:type="dxa"/>
              <w:bottom w:w="56" w:type="dxa"/>
              <w:right w:w="56" w:type="dxa"/>
            </w:tcMar>
            <w:tcPrChange w:id="467" w:author="Birger Kidmose" w:date="2026-08-06T09:10:00Z" w16du:dateUtc="2026-08-06T07:10:00Z">
              <w:tcPr>
                <w:tcW w:w="7572" w:type="dxa"/>
                <w:tcMar>
                  <w:top w:w="56" w:type="dxa"/>
                  <w:left w:w="56" w:type="dxa"/>
                  <w:bottom w:w="56" w:type="dxa"/>
                  <w:right w:w="56" w:type="dxa"/>
                </w:tcMar>
              </w:tcPr>
            </w:tcPrChange>
          </w:tcPr>
          <w:p w14:paraId="45061650" w14:textId="77777777" w:rsidR="001E5488" w:rsidRDefault="00DD08CB">
            <w:pPr>
              <w:widowControl w:val="0"/>
              <w:spacing w:after="0" w:line="240" w:lineRule="auto"/>
            </w:pPr>
            <w:r>
              <w:t>Teknisk nøgle</w:t>
            </w:r>
          </w:p>
        </w:tc>
      </w:tr>
      <w:tr w:rsidR="001E5488" w14:paraId="3C6AEC42" w14:textId="77777777" w:rsidTr="5998574F">
        <w:tc>
          <w:tcPr>
            <w:tcW w:w="2381" w:type="dxa"/>
            <w:tcMar>
              <w:top w:w="56" w:type="dxa"/>
              <w:left w:w="56" w:type="dxa"/>
              <w:bottom w:w="56" w:type="dxa"/>
              <w:right w:w="56" w:type="dxa"/>
            </w:tcMar>
            <w:tcPrChange w:id="468" w:author="Birger Kidmose" w:date="2026-08-06T09:10:00Z" w16du:dateUtc="2026-08-06T07:10:00Z">
              <w:tcPr>
                <w:tcW w:w="2381" w:type="dxa"/>
                <w:tcMar>
                  <w:top w:w="56" w:type="dxa"/>
                  <w:left w:w="56" w:type="dxa"/>
                  <w:bottom w:w="56" w:type="dxa"/>
                  <w:right w:w="56" w:type="dxa"/>
                </w:tcMar>
              </w:tcPr>
            </w:tcPrChange>
          </w:tcPr>
          <w:p w14:paraId="3A58121D" w14:textId="77777777" w:rsidR="001E5488" w:rsidRDefault="00DD08CB">
            <w:pPr>
              <w:widowControl w:val="0"/>
              <w:spacing w:after="0" w:line="240" w:lineRule="auto"/>
            </w:pPr>
            <w:r>
              <w:t>Kode</w:t>
            </w:r>
          </w:p>
        </w:tc>
        <w:tc>
          <w:tcPr>
            <w:tcW w:w="7572" w:type="dxa"/>
            <w:tcMar>
              <w:top w:w="56" w:type="dxa"/>
              <w:left w:w="56" w:type="dxa"/>
              <w:bottom w:w="56" w:type="dxa"/>
              <w:right w:w="56" w:type="dxa"/>
            </w:tcMar>
            <w:tcPrChange w:id="469" w:author="Birger Kidmose" w:date="2026-08-06T09:10:00Z" w16du:dateUtc="2026-08-06T07:10:00Z">
              <w:tcPr>
                <w:tcW w:w="7572" w:type="dxa"/>
                <w:tcMar>
                  <w:top w:w="56" w:type="dxa"/>
                  <w:left w:w="56" w:type="dxa"/>
                  <w:bottom w:w="56" w:type="dxa"/>
                  <w:right w:w="56" w:type="dxa"/>
                </w:tcMar>
              </w:tcPr>
            </w:tcPrChange>
          </w:tcPr>
          <w:p w14:paraId="5FBBA30C" w14:textId="77777777" w:rsidR="001E5488" w:rsidRPr="00876D32" w:rsidRDefault="00DD08CB">
            <w:pPr>
              <w:widowControl w:val="0"/>
              <w:spacing w:after="0" w:line="240" w:lineRule="auto"/>
            </w:pPr>
            <w:r w:rsidRPr="00876D32">
              <w:t>Kode til indberetning, f.eks. 61</w:t>
            </w:r>
          </w:p>
        </w:tc>
      </w:tr>
      <w:tr w:rsidR="001E5488" w14:paraId="4D075E80" w14:textId="77777777" w:rsidTr="5998574F">
        <w:tc>
          <w:tcPr>
            <w:tcW w:w="2381" w:type="dxa"/>
            <w:tcMar>
              <w:top w:w="56" w:type="dxa"/>
              <w:left w:w="56" w:type="dxa"/>
              <w:bottom w:w="56" w:type="dxa"/>
              <w:right w:w="56" w:type="dxa"/>
            </w:tcMar>
            <w:tcPrChange w:id="470" w:author="Birger Kidmose" w:date="2026-08-06T09:10:00Z" w16du:dateUtc="2026-08-06T07:10:00Z">
              <w:tcPr>
                <w:tcW w:w="2381" w:type="dxa"/>
                <w:tcMar>
                  <w:top w:w="56" w:type="dxa"/>
                  <w:left w:w="56" w:type="dxa"/>
                  <w:bottom w:w="56" w:type="dxa"/>
                  <w:right w:w="56" w:type="dxa"/>
                </w:tcMar>
              </w:tcPr>
            </w:tcPrChange>
          </w:tcPr>
          <w:p w14:paraId="6CF68534" w14:textId="77777777" w:rsidR="001E5488" w:rsidRDefault="00DD08CB">
            <w:pPr>
              <w:widowControl w:val="0"/>
              <w:spacing w:after="0" w:line="240" w:lineRule="auto"/>
            </w:pPr>
            <w:r>
              <w:t>DyreartId</w:t>
            </w:r>
          </w:p>
        </w:tc>
        <w:tc>
          <w:tcPr>
            <w:tcW w:w="7572" w:type="dxa"/>
            <w:tcMar>
              <w:top w:w="56" w:type="dxa"/>
              <w:left w:w="56" w:type="dxa"/>
              <w:bottom w:w="56" w:type="dxa"/>
              <w:right w:w="56" w:type="dxa"/>
            </w:tcMar>
            <w:tcPrChange w:id="471" w:author="Birger Kidmose" w:date="2026-08-06T09:10:00Z" w16du:dateUtc="2026-08-06T07:10:00Z">
              <w:tcPr>
                <w:tcW w:w="7572" w:type="dxa"/>
                <w:tcMar>
                  <w:top w:w="56" w:type="dxa"/>
                  <w:left w:w="56" w:type="dxa"/>
                  <w:bottom w:w="56" w:type="dxa"/>
                  <w:right w:w="56" w:type="dxa"/>
                </w:tcMar>
              </w:tcPr>
            </w:tcPrChange>
          </w:tcPr>
          <w:p w14:paraId="486104F1" w14:textId="77777777" w:rsidR="001E5488" w:rsidRDefault="00DD08CB">
            <w:pPr>
              <w:spacing w:after="0" w:line="240" w:lineRule="auto"/>
            </w:pPr>
            <w:r>
              <w:t>Reference til Dyreart</w:t>
            </w:r>
          </w:p>
        </w:tc>
      </w:tr>
      <w:tr w:rsidR="001A3651" w14:paraId="146130F9" w14:textId="77777777" w:rsidTr="5998574F">
        <w:tc>
          <w:tcPr>
            <w:tcW w:w="2381" w:type="dxa"/>
            <w:tcMar>
              <w:top w:w="56" w:type="dxa"/>
              <w:left w:w="56" w:type="dxa"/>
              <w:bottom w:w="56" w:type="dxa"/>
              <w:right w:w="56" w:type="dxa"/>
            </w:tcMar>
            <w:tcPrChange w:id="472" w:author="Birger Kidmose" w:date="2026-08-06T09:10:00Z" w16du:dateUtc="2026-08-06T07:10:00Z">
              <w:tcPr>
                <w:tcW w:w="2381" w:type="dxa"/>
                <w:tcMar>
                  <w:top w:w="56" w:type="dxa"/>
                  <w:left w:w="56" w:type="dxa"/>
                  <w:bottom w:w="56" w:type="dxa"/>
                  <w:right w:w="56" w:type="dxa"/>
                </w:tcMar>
              </w:tcPr>
            </w:tcPrChange>
          </w:tcPr>
          <w:p w14:paraId="7F93E691" w14:textId="088627DD" w:rsidR="001A3651" w:rsidRDefault="001A3651">
            <w:pPr>
              <w:widowControl w:val="0"/>
              <w:spacing w:after="0" w:line="240" w:lineRule="auto"/>
            </w:pPr>
            <w:r>
              <w:t>Samlebetegnelse</w:t>
            </w:r>
          </w:p>
        </w:tc>
        <w:tc>
          <w:tcPr>
            <w:tcW w:w="7572" w:type="dxa"/>
            <w:tcMar>
              <w:top w:w="56" w:type="dxa"/>
              <w:left w:w="56" w:type="dxa"/>
              <w:bottom w:w="56" w:type="dxa"/>
              <w:right w:w="56" w:type="dxa"/>
            </w:tcMar>
            <w:tcPrChange w:id="473" w:author="Birger Kidmose" w:date="2026-08-06T09:10:00Z" w16du:dateUtc="2026-08-06T07:10:00Z">
              <w:tcPr>
                <w:tcW w:w="7572" w:type="dxa"/>
                <w:tcMar>
                  <w:top w:w="56" w:type="dxa"/>
                  <w:left w:w="56" w:type="dxa"/>
                  <w:bottom w:w="56" w:type="dxa"/>
                  <w:right w:w="56" w:type="dxa"/>
                </w:tcMar>
              </w:tcPr>
            </w:tcPrChange>
          </w:tcPr>
          <w:p w14:paraId="6801492D" w14:textId="1DA86230" w:rsidR="001A3651" w:rsidRDefault="001A3651">
            <w:pPr>
              <w:spacing w:after="0" w:line="240" w:lineRule="auto"/>
            </w:pPr>
            <w:r>
              <w:t>Den samlebetegnelse der er anvendt i bekendtgørelsen til at gruppere dyrearter</w:t>
            </w:r>
          </w:p>
        </w:tc>
      </w:tr>
      <w:tr w:rsidR="001E5488" w14:paraId="1F5E91AE" w14:textId="77777777" w:rsidTr="5998574F">
        <w:trPr>
          <w:trHeight w:val="376"/>
          <w:trPrChange w:id="474" w:author="Birger Kidmose" w:date="2026-08-06T09:10:00Z" w16du:dateUtc="2026-08-06T07:10:00Z">
            <w:trPr>
              <w:trHeight w:val="376"/>
            </w:trPr>
          </w:trPrChange>
        </w:trPr>
        <w:tc>
          <w:tcPr>
            <w:tcW w:w="2381" w:type="dxa"/>
            <w:tcMar>
              <w:top w:w="56" w:type="dxa"/>
              <w:left w:w="56" w:type="dxa"/>
              <w:bottom w:w="56" w:type="dxa"/>
              <w:right w:w="56" w:type="dxa"/>
            </w:tcMar>
            <w:tcPrChange w:id="475" w:author="Birger Kidmose" w:date="2026-08-06T09:10:00Z" w16du:dateUtc="2026-08-06T07:10:00Z">
              <w:tcPr>
                <w:tcW w:w="2381" w:type="dxa"/>
                <w:tcMar>
                  <w:top w:w="56" w:type="dxa"/>
                  <w:left w:w="56" w:type="dxa"/>
                  <w:bottom w:w="56" w:type="dxa"/>
                  <w:right w:w="56" w:type="dxa"/>
                </w:tcMar>
              </w:tcPr>
            </w:tcPrChange>
          </w:tcPr>
          <w:p w14:paraId="2EC1433F" w14:textId="77777777" w:rsidR="001E5488" w:rsidRDefault="00DD08CB">
            <w:pPr>
              <w:spacing w:after="0" w:line="240" w:lineRule="auto"/>
            </w:pPr>
            <w:r>
              <w:t>Tekst</w:t>
            </w:r>
          </w:p>
        </w:tc>
        <w:tc>
          <w:tcPr>
            <w:tcW w:w="7572" w:type="dxa"/>
            <w:tcMar>
              <w:top w:w="56" w:type="dxa"/>
              <w:left w:w="56" w:type="dxa"/>
              <w:bottom w:w="56" w:type="dxa"/>
              <w:right w:w="56" w:type="dxa"/>
            </w:tcMar>
            <w:tcPrChange w:id="476" w:author="Birger Kidmose" w:date="2026-08-06T09:10:00Z" w16du:dateUtc="2026-08-06T07:10:00Z">
              <w:tcPr>
                <w:tcW w:w="7572" w:type="dxa"/>
                <w:tcMar>
                  <w:top w:w="56" w:type="dxa"/>
                  <w:left w:w="56" w:type="dxa"/>
                  <w:bottom w:w="56" w:type="dxa"/>
                  <w:right w:w="56" w:type="dxa"/>
                </w:tcMar>
              </w:tcPr>
            </w:tcPrChange>
          </w:tcPr>
          <w:p w14:paraId="473D8D32" w14:textId="77777777" w:rsidR="001E5488" w:rsidRPr="00876D32" w:rsidRDefault="00DD08CB">
            <w:pPr>
              <w:spacing w:after="0" w:line="240" w:lineRule="auto"/>
            </w:pPr>
            <w:r w:rsidRPr="00876D32">
              <w:t>Tekst matchende kode, f.eks. “Kalve under 12 mdr.”</w:t>
            </w:r>
          </w:p>
        </w:tc>
      </w:tr>
      <w:tr w:rsidR="000041A1" w14:paraId="5D87D409" w14:textId="77777777" w:rsidTr="5998574F">
        <w:tc>
          <w:tcPr>
            <w:tcW w:w="2381" w:type="dxa"/>
            <w:tcMar>
              <w:top w:w="56" w:type="dxa"/>
              <w:left w:w="56" w:type="dxa"/>
              <w:bottom w:w="56" w:type="dxa"/>
              <w:right w:w="56" w:type="dxa"/>
            </w:tcMar>
            <w:tcPrChange w:id="477" w:author="Birger Kidmose" w:date="2026-08-06T09:10:00Z" w16du:dateUtc="2026-08-06T07:10:00Z">
              <w:tcPr>
                <w:tcW w:w="2381" w:type="dxa"/>
                <w:tcMar>
                  <w:top w:w="56" w:type="dxa"/>
                  <w:left w:w="56" w:type="dxa"/>
                  <w:bottom w:w="56" w:type="dxa"/>
                  <w:right w:w="56" w:type="dxa"/>
                </w:tcMar>
              </w:tcPr>
            </w:tcPrChange>
          </w:tcPr>
          <w:p w14:paraId="2BA960CC" w14:textId="332937AE" w:rsidR="000041A1" w:rsidRDefault="000041A1">
            <w:pPr>
              <w:widowControl w:val="0"/>
              <w:spacing w:after="0" w:line="240" w:lineRule="auto"/>
            </w:pPr>
            <w:r>
              <w:t>Startdato</w:t>
            </w:r>
          </w:p>
        </w:tc>
        <w:tc>
          <w:tcPr>
            <w:tcW w:w="7572" w:type="dxa"/>
            <w:tcMar>
              <w:top w:w="56" w:type="dxa"/>
              <w:left w:w="56" w:type="dxa"/>
              <w:bottom w:w="56" w:type="dxa"/>
              <w:right w:w="56" w:type="dxa"/>
            </w:tcMar>
            <w:tcPrChange w:id="478" w:author="Birger Kidmose" w:date="2026-08-06T09:10:00Z" w16du:dateUtc="2026-08-06T07:10:00Z">
              <w:tcPr>
                <w:tcW w:w="7572" w:type="dxa"/>
                <w:tcMar>
                  <w:top w:w="56" w:type="dxa"/>
                  <w:left w:w="56" w:type="dxa"/>
                  <w:bottom w:w="56" w:type="dxa"/>
                  <w:right w:w="56" w:type="dxa"/>
                </w:tcMar>
              </w:tcPr>
            </w:tcPrChange>
          </w:tcPr>
          <w:p w14:paraId="1BF33D6A" w14:textId="33BB8021" w:rsidR="000041A1" w:rsidRPr="00876D32" w:rsidRDefault="000041A1">
            <w:pPr>
              <w:widowControl w:val="0"/>
              <w:spacing w:after="0" w:line="240" w:lineRule="auto"/>
            </w:pPr>
            <w:r>
              <w:t>Dato</w:t>
            </w:r>
            <w:r w:rsidR="002D3781">
              <w:t>en</w:t>
            </w:r>
            <w:r>
              <w:t xml:space="preserve"> aldersgruppen er gældende fra</w:t>
            </w:r>
          </w:p>
        </w:tc>
      </w:tr>
      <w:tr w:rsidR="000041A1" w14:paraId="0F80DF81" w14:textId="77777777" w:rsidTr="5998574F">
        <w:tc>
          <w:tcPr>
            <w:tcW w:w="2381" w:type="dxa"/>
            <w:tcMar>
              <w:top w:w="56" w:type="dxa"/>
              <w:left w:w="56" w:type="dxa"/>
              <w:bottom w:w="56" w:type="dxa"/>
              <w:right w:w="56" w:type="dxa"/>
            </w:tcMar>
            <w:tcPrChange w:id="479" w:author="Birger Kidmose" w:date="2026-08-06T09:10:00Z" w16du:dateUtc="2026-08-06T07:10:00Z">
              <w:tcPr>
                <w:tcW w:w="2381" w:type="dxa"/>
                <w:tcMar>
                  <w:top w:w="56" w:type="dxa"/>
                  <w:left w:w="56" w:type="dxa"/>
                  <w:bottom w:w="56" w:type="dxa"/>
                  <w:right w:w="56" w:type="dxa"/>
                </w:tcMar>
              </w:tcPr>
            </w:tcPrChange>
          </w:tcPr>
          <w:p w14:paraId="3EDE56E1" w14:textId="11CDA68C" w:rsidR="000041A1" w:rsidRDefault="000041A1">
            <w:pPr>
              <w:widowControl w:val="0"/>
              <w:spacing w:after="0" w:line="240" w:lineRule="auto"/>
            </w:pPr>
            <w:r>
              <w:t>Slutdato</w:t>
            </w:r>
          </w:p>
        </w:tc>
        <w:tc>
          <w:tcPr>
            <w:tcW w:w="7572" w:type="dxa"/>
            <w:tcMar>
              <w:top w:w="56" w:type="dxa"/>
              <w:left w:w="56" w:type="dxa"/>
              <w:bottom w:w="56" w:type="dxa"/>
              <w:right w:w="56" w:type="dxa"/>
            </w:tcMar>
            <w:tcPrChange w:id="480" w:author="Birger Kidmose" w:date="2026-08-06T09:10:00Z" w16du:dateUtc="2026-08-06T07:10:00Z">
              <w:tcPr>
                <w:tcW w:w="7572" w:type="dxa"/>
                <w:tcMar>
                  <w:top w:w="56" w:type="dxa"/>
                  <w:left w:w="56" w:type="dxa"/>
                  <w:bottom w:w="56" w:type="dxa"/>
                  <w:right w:w="56" w:type="dxa"/>
                </w:tcMar>
              </w:tcPr>
            </w:tcPrChange>
          </w:tcPr>
          <w:p w14:paraId="72B7C802" w14:textId="1D29FBF8" w:rsidR="000041A1" w:rsidRPr="00876D32" w:rsidRDefault="000041A1">
            <w:pPr>
              <w:widowControl w:val="0"/>
              <w:spacing w:after="0" w:line="240" w:lineRule="auto"/>
            </w:pPr>
            <w:r>
              <w:t>Dato</w:t>
            </w:r>
            <w:r w:rsidR="002D3781">
              <w:t>en</w:t>
            </w:r>
            <w:r>
              <w:t xml:space="preserve"> aldersgruppen er gældende til</w:t>
            </w:r>
          </w:p>
        </w:tc>
      </w:tr>
      <w:tr w:rsidR="001E5488" w14:paraId="01D0AA73" w14:textId="77777777" w:rsidTr="5998574F">
        <w:tc>
          <w:tcPr>
            <w:tcW w:w="2381" w:type="dxa"/>
            <w:tcMar>
              <w:top w:w="56" w:type="dxa"/>
              <w:left w:w="56" w:type="dxa"/>
              <w:bottom w:w="56" w:type="dxa"/>
              <w:right w:w="56" w:type="dxa"/>
            </w:tcMar>
            <w:tcPrChange w:id="481" w:author="Birger Kidmose" w:date="2026-08-06T09:10:00Z" w16du:dateUtc="2026-08-06T07:10:00Z">
              <w:tcPr>
                <w:tcW w:w="2381" w:type="dxa"/>
                <w:tcMar>
                  <w:top w:w="56" w:type="dxa"/>
                  <w:left w:w="56" w:type="dxa"/>
                  <w:bottom w:w="56" w:type="dxa"/>
                  <w:right w:w="56" w:type="dxa"/>
                </w:tcMar>
              </w:tcPr>
            </w:tcPrChange>
          </w:tcPr>
          <w:p w14:paraId="0A0783E0" w14:textId="77777777" w:rsidR="001E5488" w:rsidRDefault="00DD08CB">
            <w:pPr>
              <w:widowControl w:val="0"/>
              <w:spacing w:after="0" w:line="240" w:lineRule="auto"/>
            </w:pPr>
            <w:r>
              <w:t>Gældende fra</w:t>
            </w:r>
          </w:p>
        </w:tc>
        <w:tc>
          <w:tcPr>
            <w:tcW w:w="7572" w:type="dxa"/>
            <w:tcMar>
              <w:top w:w="56" w:type="dxa"/>
              <w:left w:w="56" w:type="dxa"/>
              <w:bottom w:w="56" w:type="dxa"/>
              <w:right w:w="56" w:type="dxa"/>
            </w:tcMar>
            <w:tcPrChange w:id="482" w:author="Birger Kidmose" w:date="2026-08-06T09:10:00Z" w16du:dateUtc="2026-08-06T07:10:00Z">
              <w:tcPr>
                <w:tcW w:w="7572" w:type="dxa"/>
                <w:tcMar>
                  <w:top w:w="56" w:type="dxa"/>
                  <w:left w:w="56" w:type="dxa"/>
                  <w:bottom w:w="56" w:type="dxa"/>
                  <w:right w:w="56" w:type="dxa"/>
                </w:tcMar>
              </w:tcPr>
            </w:tcPrChange>
          </w:tcPr>
          <w:p w14:paraId="5D5ADCAC" w14:textId="77777777" w:rsidR="001E5488" w:rsidRPr="00876D32" w:rsidRDefault="00DD08CB">
            <w:pPr>
              <w:widowControl w:val="0"/>
              <w:spacing w:after="0" w:line="240" w:lineRule="auto"/>
            </w:pPr>
            <w:r w:rsidRPr="00876D32">
              <w:t>Dato og tid til versionering</w:t>
            </w:r>
          </w:p>
        </w:tc>
      </w:tr>
      <w:tr w:rsidR="001E5488" w14:paraId="071FD9BD" w14:textId="77777777" w:rsidTr="5998574F">
        <w:tc>
          <w:tcPr>
            <w:tcW w:w="2381" w:type="dxa"/>
            <w:tcMar>
              <w:top w:w="56" w:type="dxa"/>
              <w:left w:w="56" w:type="dxa"/>
              <w:bottom w:w="56" w:type="dxa"/>
              <w:right w:w="56" w:type="dxa"/>
            </w:tcMar>
            <w:tcPrChange w:id="483" w:author="Birger Kidmose" w:date="2026-08-06T09:10:00Z" w16du:dateUtc="2026-08-06T07:10:00Z">
              <w:tcPr>
                <w:tcW w:w="2381" w:type="dxa"/>
                <w:tcMar>
                  <w:top w:w="56" w:type="dxa"/>
                  <w:left w:w="56" w:type="dxa"/>
                  <w:bottom w:w="56" w:type="dxa"/>
                  <w:right w:w="56" w:type="dxa"/>
                </w:tcMar>
              </w:tcPr>
            </w:tcPrChange>
          </w:tcPr>
          <w:p w14:paraId="3D27A9D6" w14:textId="77777777" w:rsidR="001E5488" w:rsidRDefault="00DD08CB">
            <w:pPr>
              <w:widowControl w:val="0"/>
              <w:spacing w:after="0" w:line="240" w:lineRule="auto"/>
            </w:pPr>
            <w:r>
              <w:t>Gældende til</w:t>
            </w:r>
          </w:p>
        </w:tc>
        <w:tc>
          <w:tcPr>
            <w:tcW w:w="7572" w:type="dxa"/>
            <w:tcMar>
              <w:top w:w="56" w:type="dxa"/>
              <w:left w:w="56" w:type="dxa"/>
              <w:bottom w:w="56" w:type="dxa"/>
              <w:right w:w="56" w:type="dxa"/>
            </w:tcMar>
            <w:tcPrChange w:id="484" w:author="Birger Kidmose" w:date="2026-08-06T09:10:00Z" w16du:dateUtc="2026-08-06T07:10:00Z">
              <w:tcPr>
                <w:tcW w:w="7572" w:type="dxa"/>
                <w:tcMar>
                  <w:top w:w="56" w:type="dxa"/>
                  <w:left w:w="56" w:type="dxa"/>
                  <w:bottom w:w="56" w:type="dxa"/>
                  <w:right w:w="56" w:type="dxa"/>
                </w:tcMar>
              </w:tcPr>
            </w:tcPrChange>
          </w:tcPr>
          <w:p w14:paraId="35AB4917" w14:textId="77777777" w:rsidR="001E5488" w:rsidRPr="00876D32" w:rsidRDefault="00DD08CB">
            <w:pPr>
              <w:widowControl w:val="0"/>
              <w:spacing w:after="0" w:line="240" w:lineRule="auto"/>
            </w:pPr>
            <w:r w:rsidRPr="00876D32">
              <w:t>Dato og tid til versionering</w:t>
            </w:r>
          </w:p>
        </w:tc>
      </w:tr>
    </w:tbl>
    <w:p w14:paraId="6BF0EE17" w14:textId="25CF9F7A" w:rsidR="001E5488" w:rsidRDefault="001D72CE">
      <w:pPr>
        <w:pStyle w:val="Heading3"/>
        <w:rPr>
          <w:shd w:val="clear" w:color="auto" w:fill="F4CCCC"/>
        </w:rPr>
      </w:pPr>
      <w:bookmarkStart w:id="485" w:name="_so1nzi6f6b1j" w:colFirst="0" w:colLast="0"/>
      <w:bookmarkStart w:id="486" w:name="_mwma3r7z8cot"/>
      <w:bookmarkStart w:id="487" w:name="_Toc231991106"/>
      <w:bookmarkEnd w:id="485"/>
      <w:bookmarkEnd w:id="486"/>
      <w:r>
        <w:t>3</w:t>
      </w:r>
      <w:r w:rsidR="00DD08CB">
        <w:t>.6.3 - Ordinationsgruppe</w:t>
      </w:r>
      <w:bookmarkEnd w:id="487"/>
    </w:p>
    <w:tbl>
      <w:tblPr>
        <w:tblStyle w:val="af1"/>
        <w:tblW w:w="995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488" w:author="Birger Kidmose" w:date="2026-08-06T09:10:00Z" w16du:dateUtc="2026-08-06T07:10:00Z">
          <w:tblPr>
            <w:tblW w:w="99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2381"/>
        <w:gridCol w:w="7572"/>
        <w:tblGridChange w:id="489">
          <w:tblGrid>
            <w:gridCol w:w="2381"/>
            <w:gridCol w:w="7572"/>
          </w:tblGrid>
        </w:tblGridChange>
      </w:tblGrid>
      <w:tr w:rsidR="001E5488" w14:paraId="116D18C5" w14:textId="77777777" w:rsidTr="5998574F">
        <w:trPr>
          <w:trHeight w:val="420"/>
          <w:trPrChange w:id="490" w:author="Birger Kidmose" w:date="2026-08-06T09:10:00Z" w16du:dateUtc="2026-08-06T07:10:00Z">
            <w:trPr>
              <w:trHeight w:val="420"/>
            </w:trPr>
          </w:trPrChange>
        </w:trPr>
        <w:tc>
          <w:tcPr>
            <w:tcW w:w="9953" w:type="dxa"/>
            <w:gridSpan w:val="2"/>
            <w:shd w:val="clear" w:color="auto" w:fill="BFBFBF" w:themeFill="background1" w:themeFillShade="BF"/>
            <w:tcMar>
              <w:top w:w="56" w:type="dxa"/>
              <w:left w:w="56" w:type="dxa"/>
              <w:bottom w:w="56" w:type="dxa"/>
              <w:right w:w="56" w:type="dxa"/>
            </w:tcMar>
            <w:tcPrChange w:id="491" w:author="Birger Kidmose" w:date="2026-08-06T09:10:00Z" w16du:dateUtc="2026-08-06T07:10:00Z">
              <w:tcPr>
                <w:tcW w:w="9953" w:type="dxa"/>
                <w:gridSpan w:val="2"/>
                <w:shd w:val="clear" w:color="auto" w:fill="BFBFBF" w:themeFill="background1" w:themeFillShade="BF"/>
                <w:tcMar>
                  <w:top w:w="56" w:type="dxa"/>
                  <w:left w:w="56" w:type="dxa"/>
                  <w:bottom w:w="56" w:type="dxa"/>
                  <w:right w:w="56" w:type="dxa"/>
                </w:tcMar>
              </w:tcPr>
            </w:tcPrChange>
          </w:tcPr>
          <w:p w14:paraId="14EADEAC" w14:textId="77777777" w:rsidR="001E5488" w:rsidRDefault="00DD08CB">
            <w:pPr>
              <w:widowControl w:val="0"/>
              <w:spacing w:after="0" w:line="240" w:lineRule="auto"/>
            </w:pPr>
            <w:r>
              <w:rPr>
                <w:b/>
                <w:bCs/>
              </w:rPr>
              <w:t>Ordinationsgrupper</w:t>
            </w:r>
          </w:p>
        </w:tc>
      </w:tr>
      <w:tr w:rsidR="001E5488" w14:paraId="116AF7F1" w14:textId="77777777" w:rsidTr="5998574F">
        <w:tc>
          <w:tcPr>
            <w:tcW w:w="2381" w:type="dxa"/>
            <w:tcMar>
              <w:top w:w="56" w:type="dxa"/>
              <w:left w:w="56" w:type="dxa"/>
              <w:bottom w:w="56" w:type="dxa"/>
              <w:right w:w="56" w:type="dxa"/>
            </w:tcMar>
            <w:tcPrChange w:id="492" w:author="Birger Kidmose" w:date="2026-08-06T09:10:00Z" w16du:dateUtc="2026-08-06T07:10:00Z">
              <w:tcPr>
                <w:tcW w:w="2381" w:type="dxa"/>
                <w:tcMar>
                  <w:top w:w="56" w:type="dxa"/>
                  <w:left w:w="56" w:type="dxa"/>
                  <w:bottom w:w="56" w:type="dxa"/>
                  <w:right w:w="56" w:type="dxa"/>
                </w:tcMar>
              </w:tcPr>
            </w:tcPrChange>
          </w:tcPr>
          <w:p w14:paraId="215BFE75" w14:textId="77777777" w:rsidR="001E5488" w:rsidRDefault="00DD08CB">
            <w:pPr>
              <w:widowControl w:val="0"/>
              <w:spacing w:after="0" w:line="240" w:lineRule="auto"/>
              <w:rPr>
                <w:b/>
                <w:bCs/>
              </w:rPr>
            </w:pPr>
            <w:r>
              <w:rPr>
                <w:b/>
                <w:bCs/>
              </w:rPr>
              <w:t>Attribut</w:t>
            </w:r>
          </w:p>
        </w:tc>
        <w:tc>
          <w:tcPr>
            <w:tcW w:w="7572" w:type="dxa"/>
            <w:tcMar>
              <w:top w:w="56" w:type="dxa"/>
              <w:left w:w="56" w:type="dxa"/>
              <w:bottom w:w="56" w:type="dxa"/>
              <w:right w:w="56" w:type="dxa"/>
            </w:tcMar>
            <w:tcPrChange w:id="493" w:author="Birger Kidmose" w:date="2026-08-06T09:10:00Z" w16du:dateUtc="2026-08-06T07:10:00Z">
              <w:tcPr>
                <w:tcW w:w="7572" w:type="dxa"/>
                <w:tcMar>
                  <w:top w:w="56" w:type="dxa"/>
                  <w:left w:w="56" w:type="dxa"/>
                  <w:bottom w:w="56" w:type="dxa"/>
                  <w:right w:w="56" w:type="dxa"/>
                </w:tcMar>
              </w:tcPr>
            </w:tcPrChange>
          </w:tcPr>
          <w:p w14:paraId="613D8D84" w14:textId="77777777" w:rsidR="001E5488" w:rsidRDefault="00DD08CB">
            <w:pPr>
              <w:widowControl w:val="0"/>
              <w:spacing w:after="0" w:line="240" w:lineRule="auto"/>
              <w:rPr>
                <w:b/>
                <w:bCs/>
              </w:rPr>
            </w:pPr>
            <w:r>
              <w:rPr>
                <w:b/>
                <w:bCs/>
              </w:rPr>
              <w:t>Beskrivelse</w:t>
            </w:r>
          </w:p>
        </w:tc>
      </w:tr>
      <w:tr w:rsidR="001E5488" w14:paraId="0478F872" w14:textId="77777777" w:rsidTr="5998574F">
        <w:tc>
          <w:tcPr>
            <w:tcW w:w="2381" w:type="dxa"/>
            <w:tcMar>
              <w:top w:w="56" w:type="dxa"/>
              <w:left w:w="56" w:type="dxa"/>
              <w:bottom w:w="56" w:type="dxa"/>
              <w:right w:w="56" w:type="dxa"/>
            </w:tcMar>
            <w:tcPrChange w:id="494" w:author="Birger Kidmose" w:date="2026-08-06T09:10:00Z" w16du:dateUtc="2026-08-06T07:10:00Z">
              <w:tcPr>
                <w:tcW w:w="2381" w:type="dxa"/>
                <w:tcMar>
                  <w:top w:w="56" w:type="dxa"/>
                  <w:left w:w="56" w:type="dxa"/>
                  <w:bottom w:w="56" w:type="dxa"/>
                  <w:right w:w="56" w:type="dxa"/>
                </w:tcMar>
              </w:tcPr>
            </w:tcPrChange>
          </w:tcPr>
          <w:p w14:paraId="4FB69D1C" w14:textId="77777777" w:rsidR="001E5488" w:rsidRDefault="00DD08CB">
            <w:pPr>
              <w:widowControl w:val="0"/>
              <w:spacing w:after="0" w:line="240" w:lineRule="auto"/>
            </w:pPr>
            <w:r>
              <w:t>Id</w:t>
            </w:r>
          </w:p>
        </w:tc>
        <w:tc>
          <w:tcPr>
            <w:tcW w:w="7572" w:type="dxa"/>
            <w:tcMar>
              <w:top w:w="56" w:type="dxa"/>
              <w:left w:w="56" w:type="dxa"/>
              <w:bottom w:w="56" w:type="dxa"/>
              <w:right w:w="56" w:type="dxa"/>
            </w:tcMar>
            <w:tcPrChange w:id="495" w:author="Birger Kidmose" w:date="2026-08-06T09:10:00Z" w16du:dateUtc="2026-08-06T07:10:00Z">
              <w:tcPr>
                <w:tcW w:w="7572" w:type="dxa"/>
                <w:tcMar>
                  <w:top w:w="56" w:type="dxa"/>
                  <w:left w:w="56" w:type="dxa"/>
                  <w:bottom w:w="56" w:type="dxa"/>
                  <w:right w:w="56" w:type="dxa"/>
                </w:tcMar>
              </w:tcPr>
            </w:tcPrChange>
          </w:tcPr>
          <w:p w14:paraId="2BB61CBB" w14:textId="77777777" w:rsidR="001E5488" w:rsidRDefault="00DD08CB">
            <w:pPr>
              <w:widowControl w:val="0"/>
              <w:spacing w:after="0" w:line="240" w:lineRule="auto"/>
            </w:pPr>
            <w:r>
              <w:t>Teknisk nøgle</w:t>
            </w:r>
          </w:p>
        </w:tc>
      </w:tr>
      <w:tr w:rsidR="001E5488" w14:paraId="27065228" w14:textId="77777777" w:rsidTr="5998574F">
        <w:tc>
          <w:tcPr>
            <w:tcW w:w="2381" w:type="dxa"/>
            <w:tcMar>
              <w:top w:w="56" w:type="dxa"/>
              <w:left w:w="56" w:type="dxa"/>
              <w:bottom w:w="56" w:type="dxa"/>
              <w:right w:w="56" w:type="dxa"/>
            </w:tcMar>
            <w:tcPrChange w:id="496" w:author="Birger Kidmose" w:date="2026-08-06T09:10:00Z" w16du:dateUtc="2026-08-06T07:10:00Z">
              <w:tcPr>
                <w:tcW w:w="2381" w:type="dxa"/>
                <w:tcMar>
                  <w:top w:w="56" w:type="dxa"/>
                  <w:left w:w="56" w:type="dxa"/>
                  <w:bottom w:w="56" w:type="dxa"/>
                  <w:right w:w="56" w:type="dxa"/>
                </w:tcMar>
              </w:tcPr>
            </w:tcPrChange>
          </w:tcPr>
          <w:p w14:paraId="2FDFDDF8" w14:textId="77777777" w:rsidR="001E5488" w:rsidRDefault="00DD08CB">
            <w:pPr>
              <w:widowControl w:val="0"/>
              <w:spacing w:after="0" w:line="240" w:lineRule="auto"/>
            </w:pPr>
            <w:r>
              <w:t>Kode</w:t>
            </w:r>
          </w:p>
        </w:tc>
        <w:tc>
          <w:tcPr>
            <w:tcW w:w="7572" w:type="dxa"/>
            <w:tcMar>
              <w:top w:w="56" w:type="dxa"/>
              <w:left w:w="56" w:type="dxa"/>
              <w:bottom w:w="56" w:type="dxa"/>
              <w:right w:w="56" w:type="dxa"/>
            </w:tcMar>
            <w:tcPrChange w:id="497" w:author="Birger Kidmose" w:date="2026-08-06T09:10:00Z" w16du:dateUtc="2026-08-06T07:10:00Z">
              <w:tcPr>
                <w:tcW w:w="7572" w:type="dxa"/>
                <w:tcMar>
                  <w:top w:w="56" w:type="dxa"/>
                  <w:left w:w="56" w:type="dxa"/>
                  <w:bottom w:w="56" w:type="dxa"/>
                  <w:right w:w="56" w:type="dxa"/>
                </w:tcMar>
              </w:tcPr>
            </w:tcPrChange>
          </w:tcPr>
          <w:p w14:paraId="3A53418B" w14:textId="77777777" w:rsidR="001E5488" w:rsidRPr="00876D32" w:rsidRDefault="00DD08CB">
            <w:pPr>
              <w:widowControl w:val="0"/>
              <w:spacing w:after="0" w:line="240" w:lineRule="auto"/>
            </w:pPr>
            <w:r w:rsidRPr="00876D32">
              <w:t>Kode til indberetning, f.eks. 13</w:t>
            </w:r>
          </w:p>
        </w:tc>
      </w:tr>
      <w:tr w:rsidR="001E5488" w14:paraId="502A66BB" w14:textId="77777777" w:rsidTr="5998574F">
        <w:tc>
          <w:tcPr>
            <w:tcW w:w="2381" w:type="dxa"/>
            <w:tcMar>
              <w:top w:w="56" w:type="dxa"/>
              <w:left w:w="56" w:type="dxa"/>
              <w:bottom w:w="56" w:type="dxa"/>
              <w:right w:w="56" w:type="dxa"/>
            </w:tcMar>
            <w:tcPrChange w:id="498" w:author="Birger Kidmose" w:date="2026-08-06T09:10:00Z" w16du:dateUtc="2026-08-06T07:10:00Z">
              <w:tcPr>
                <w:tcW w:w="2381" w:type="dxa"/>
                <w:tcMar>
                  <w:top w:w="56" w:type="dxa"/>
                  <w:left w:w="56" w:type="dxa"/>
                  <w:bottom w:w="56" w:type="dxa"/>
                  <w:right w:w="56" w:type="dxa"/>
                </w:tcMar>
              </w:tcPr>
            </w:tcPrChange>
          </w:tcPr>
          <w:p w14:paraId="388A8825" w14:textId="77777777" w:rsidR="001E5488" w:rsidRDefault="00DD08CB">
            <w:pPr>
              <w:widowControl w:val="0"/>
              <w:spacing w:after="0" w:line="240" w:lineRule="auto"/>
            </w:pPr>
            <w:r>
              <w:t>DyreartId</w:t>
            </w:r>
          </w:p>
        </w:tc>
        <w:tc>
          <w:tcPr>
            <w:tcW w:w="7572" w:type="dxa"/>
            <w:tcMar>
              <w:top w:w="56" w:type="dxa"/>
              <w:left w:w="56" w:type="dxa"/>
              <w:bottom w:w="56" w:type="dxa"/>
              <w:right w:w="56" w:type="dxa"/>
            </w:tcMar>
            <w:tcPrChange w:id="499" w:author="Birger Kidmose" w:date="2026-08-06T09:10:00Z" w16du:dateUtc="2026-08-06T07:10:00Z">
              <w:tcPr>
                <w:tcW w:w="7572" w:type="dxa"/>
                <w:tcMar>
                  <w:top w:w="56" w:type="dxa"/>
                  <w:left w:w="56" w:type="dxa"/>
                  <w:bottom w:w="56" w:type="dxa"/>
                  <w:right w:w="56" w:type="dxa"/>
                </w:tcMar>
              </w:tcPr>
            </w:tcPrChange>
          </w:tcPr>
          <w:p w14:paraId="3595D573" w14:textId="77777777" w:rsidR="001E5488" w:rsidRDefault="00DD08CB">
            <w:pPr>
              <w:spacing w:after="0" w:line="240" w:lineRule="auto"/>
            </w:pPr>
            <w:r>
              <w:t>Reference til Dyreart</w:t>
            </w:r>
          </w:p>
        </w:tc>
      </w:tr>
      <w:tr w:rsidR="001E5488" w14:paraId="04B491B4" w14:textId="77777777" w:rsidTr="5998574F">
        <w:trPr>
          <w:trHeight w:val="376"/>
          <w:trPrChange w:id="500" w:author="Birger Kidmose" w:date="2026-08-06T09:10:00Z" w16du:dateUtc="2026-08-06T07:10:00Z">
            <w:trPr>
              <w:trHeight w:val="376"/>
            </w:trPr>
          </w:trPrChange>
        </w:trPr>
        <w:tc>
          <w:tcPr>
            <w:tcW w:w="2381" w:type="dxa"/>
            <w:tcMar>
              <w:top w:w="56" w:type="dxa"/>
              <w:left w:w="56" w:type="dxa"/>
              <w:bottom w:w="56" w:type="dxa"/>
              <w:right w:w="56" w:type="dxa"/>
            </w:tcMar>
            <w:tcPrChange w:id="501" w:author="Birger Kidmose" w:date="2026-08-06T09:10:00Z" w16du:dateUtc="2026-08-06T07:10:00Z">
              <w:tcPr>
                <w:tcW w:w="2381" w:type="dxa"/>
                <w:tcMar>
                  <w:top w:w="56" w:type="dxa"/>
                  <w:left w:w="56" w:type="dxa"/>
                  <w:bottom w:w="56" w:type="dxa"/>
                  <w:right w:w="56" w:type="dxa"/>
                </w:tcMar>
              </w:tcPr>
            </w:tcPrChange>
          </w:tcPr>
          <w:p w14:paraId="05B3F87E" w14:textId="77777777" w:rsidR="001E5488" w:rsidRDefault="00DD08CB">
            <w:pPr>
              <w:spacing w:after="0" w:line="240" w:lineRule="auto"/>
            </w:pPr>
            <w:r>
              <w:t>Tekst</w:t>
            </w:r>
          </w:p>
        </w:tc>
        <w:tc>
          <w:tcPr>
            <w:tcW w:w="7572" w:type="dxa"/>
            <w:tcMar>
              <w:top w:w="56" w:type="dxa"/>
              <w:left w:w="56" w:type="dxa"/>
              <w:bottom w:w="56" w:type="dxa"/>
              <w:right w:w="56" w:type="dxa"/>
            </w:tcMar>
            <w:tcPrChange w:id="502" w:author="Birger Kidmose" w:date="2026-08-06T09:10:00Z" w16du:dateUtc="2026-08-06T07:10:00Z">
              <w:tcPr>
                <w:tcW w:w="7572" w:type="dxa"/>
                <w:tcMar>
                  <w:top w:w="56" w:type="dxa"/>
                  <w:left w:w="56" w:type="dxa"/>
                  <w:bottom w:w="56" w:type="dxa"/>
                  <w:right w:w="56" w:type="dxa"/>
                </w:tcMar>
              </w:tcPr>
            </w:tcPrChange>
          </w:tcPr>
          <w:p w14:paraId="6450A41B" w14:textId="77777777" w:rsidR="001E5488" w:rsidRPr="00876D32" w:rsidRDefault="00DD08CB">
            <w:pPr>
              <w:spacing w:after="0" w:line="240" w:lineRule="auto"/>
            </w:pPr>
            <w:r w:rsidRPr="00876D32">
              <w:t>Tekst matchende kode, f.eks. “Respirationsvejslidelser”</w:t>
            </w:r>
          </w:p>
        </w:tc>
      </w:tr>
      <w:tr w:rsidR="000041A1" w14:paraId="77C39577" w14:textId="77777777" w:rsidTr="5998574F">
        <w:tc>
          <w:tcPr>
            <w:tcW w:w="2381" w:type="dxa"/>
            <w:tcMar>
              <w:top w:w="56" w:type="dxa"/>
              <w:left w:w="56" w:type="dxa"/>
              <w:bottom w:w="56" w:type="dxa"/>
              <w:right w:w="56" w:type="dxa"/>
            </w:tcMar>
            <w:tcPrChange w:id="503" w:author="Birger Kidmose" w:date="2026-08-06T09:10:00Z" w16du:dateUtc="2026-08-06T07:10:00Z">
              <w:tcPr>
                <w:tcW w:w="2381" w:type="dxa"/>
                <w:tcMar>
                  <w:top w:w="56" w:type="dxa"/>
                  <w:left w:w="56" w:type="dxa"/>
                  <w:bottom w:w="56" w:type="dxa"/>
                  <w:right w:w="56" w:type="dxa"/>
                </w:tcMar>
              </w:tcPr>
            </w:tcPrChange>
          </w:tcPr>
          <w:p w14:paraId="2A3AC426" w14:textId="0C894296" w:rsidR="000041A1" w:rsidRDefault="000041A1" w:rsidP="000041A1">
            <w:pPr>
              <w:widowControl w:val="0"/>
              <w:spacing w:after="0" w:line="240" w:lineRule="auto"/>
            </w:pPr>
            <w:r>
              <w:t>Startdato</w:t>
            </w:r>
          </w:p>
        </w:tc>
        <w:tc>
          <w:tcPr>
            <w:tcW w:w="7572" w:type="dxa"/>
            <w:tcMar>
              <w:top w:w="56" w:type="dxa"/>
              <w:left w:w="56" w:type="dxa"/>
              <w:bottom w:w="56" w:type="dxa"/>
              <w:right w:w="56" w:type="dxa"/>
            </w:tcMar>
            <w:tcPrChange w:id="504" w:author="Birger Kidmose" w:date="2026-08-06T09:10:00Z" w16du:dateUtc="2026-08-06T07:10:00Z">
              <w:tcPr>
                <w:tcW w:w="7572" w:type="dxa"/>
                <w:tcMar>
                  <w:top w:w="56" w:type="dxa"/>
                  <w:left w:w="56" w:type="dxa"/>
                  <w:bottom w:w="56" w:type="dxa"/>
                  <w:right w:w="56" w:type="dxa"/>
                </w:tcMar>
              </w:tcPr>
            </w:tcPrChange>
          </w:tcPr>
          <w:p w14:paraId="2B83BBAD" w14:textId="10D69ABA" w:rsidR="000041A1" w:rsidRPr="00876D32" w:rsidRDefault="000041A1" w:rsidP="000041A1">
            <w:pPr>
              <w:widowControl w:val="0"/>
              <w:spacing w:after="0" w:line="240" w:lineRule="auto"/>
            </w:pPr>
            <w:r>
              <w:t>Dato</w:t>
            </w:r>
            <w:r w:rsidR="002D3781">
              <w:t>en</w:t>
            </w:r>
            <w:r>
              <w:t xml:space="preserve"> ordinationsgruppen er gældende fra</w:t>
            </w:r>
          </w:p>
        </w:tc>
      </w:tr>
      <w:tr w:rsidR="000041A1" w14:paraId="08D290DA" w14:textId="77777777" w:rsidTr="5998574F">
        <w:tc>
          <w:tcPr>
            <w:tcW w:w="2381" w:type="dxa"/>
            <w:tcMar>
              <w:top w:w="56" w:type="dxa"/>
              <w:left w:w="56" w:type="dxa"/>
              <w:bottom w:w="56" w:type="dxa"/>
              <w:right w:w="56" w:type="dxa"/>
            </w:tcMar>
            <w:tcPrChange w:id="505" w:author="Birger Kidmose" w:date="2026-08-06T09:10:00Z" w16du:dateUtc="2026-08-06T07:10:00Z">
              <w:tcPr>
                <w:tcW w:w="2381" w:type="dxa"/>
                <w:tcMar>
                  <w:top w:w="56" w:type="dxa"/>
                  <w:left w:w="56" w:type="dxa"/>
                  <w:bottom w:w="56" w:type="dxa"/>
                  <w:right w:w="56" w:type="dxa"/>
                </w:tcMar>
              </w:tcPr>
            </w:tcPrChange>
          </w:tcPr>
          <w:p w14:paraId="2549EA39" w14:textId="1E81A019" w:rsidR="000041A1" w:rsidRDefault="000041A1" w:rsidP="000041A1">
            <w:pPr>
              <w:widowControl w:val="0"/>
              <w:spacing w:after="0" w:line="240" w:lineRule="auto"/>
            </w:pPr>
            <w:r>
              <w:t>Slutdato</w:t>
            </w:r>
          </w:p>
        </w:tc>
        <w:tc>
          <w:tcPr>
            <w:tcW w:w="7572" w:type="dxa"/>
            <w:tcMar>
              <w:top w:w="56" w:type="dxa"/>
              <w:left w:w="56" w:type="dxa"/>
              <w:bottom w:w="56" w:type="dxa"/>
              <w:right w:w="56" w:type="dxa"/>
            </w:tcMar>
            <w:tcPrChange w:id="506" w:author="Birger Kidmose" w:date="2026-08-06T09:10:00Z" w16du:dateUtc="2026-08-06T07:10:00Z">
              <w:tcPr>
                <w:tcW w:w="7572" w:type="dxa"/>
                <w:tcMar>
                  <w:top w:w="56" w:type="dxa"/>
                  <w:left w:w="56" w:type="dxa"/>
                  <w:bottom w:w="56" w:type="dxa"/>
                  <w:right w:w="56" w:type="dxa"/>
                </w:tcMar>
              </w:tcPr>
            </w:tcPrChange>
          </w:tcPr>
          <w:p w14:paraId="1FAB4714" w14:textId="0BAF7BF8" w:rsidR="000041A1" w:rsidRPr="00876D32" w:rsidRDefault="000041A1" w:rsidP="000041A1">
            <w:pPr>
              <w:widowControl w:val="0"/>
              <w:spacing w:after="0" w:line="240" w:lineRule="auto"/>
            </w:pPr>
            <w:r>
              <w:t>Dato</w:t>
            </w:r>
            <w:r w:rsidR="002D3781">
              <w:t>en</w:t>
            </w:r>
            <w:r>
              <w:t xml:space="preserve"> ordinationsgruppen er gældende til</w:t>
            </w:r>
          </w:p>
        </w:tc>
      </w:tr>
      <w:tr w:rsidR="000041A1" w14:paraId="1B3FDCEF" w14:textId="77777777" w:rsidTr="5998574F">
        <w:tc>
          <w:tcPr>
            <w:tcW w:w="2381" w:type="dxa"/>
            <w:tcMar>
              <w:top w:w="56" w:type="dxa"/>
              <w:left w:w="56" w:type="dxa"/>
              <w:bottom w:w="56" w:type="dxa"/>
              <w:right w:w="56" w:type="dxa"/>
            </w:tcMar>
            <w:tcPrChange w:id="507" w:author="Birger Kidmose" w:date="2026-08-06T09:10:00Z" w16du:dateUtc="2026-08-06T07:10:00Z">
              <w:tcPr>
                <w:tcW w:w="2381" w:type="dxa"/>
                <w:tcMar>
                  <w:top w:w="56" w:type="dxa"/>
                  <w:left w:w="56" w:type="dxa"/>
                  <w:bottom w:w="56" w:type="dxa"/>
                  <w:right w:w="56" w:type="dxa"/>
                </w:tcMar>
              </w:tcPr>
            </w:tcPrChange>
          </w:tcPr>
          <w:p w14:paraId="1E465D77" w14:textId="77777777" w:rsidR="000041A1" w:rsidRDefault="000041A1" w:rsidP="000041A1">
            <w:pPr>
              <w:widowControl w:val="0"/>
              <w:spacing w:after="0" w:line="240" w:lineRule="auto"/>
            </w:pPr>
            <w:r>
              <w:t>Gældende fra</w:t>
            </w:r>
          </w:p>
        </w:tc>
        <w:tc>
          <w:tcPr>
            <w:tcW w:w="7572" w:type="dxa"/>
            <w:tcMar>
              <w:top w:w="56" w:type="dxa"/>
              <w:left w:w="56" w:type="dxa"/>
              <w:bottom w:w="56" w:type="dxa"/>
              <w:right w:w="56" w:type="dxa"/>
            </w:tcMar>
            <w:tcPrChange w:id="508" w:author="Birger Kidmose" w:date="2026-08-06T09:10:00Z" w16du:dateUtc="2026-08-06T07:10:00Z">
              <w:tcPr>
                <w:tcW w:w="7572" w:type="dxa"/>
                <w:tcMar>
                  <w:top w:w="56" w:type="dxa"/>
                  <w:left w:w="56" w:type="dxa"/>
                  <w:bottom w:w="56" w:type="dxa"/>
                  <w:right w:w="56" w:type="dxa"/>
                </w:tcMar>
              </w:tcPr>
            </w:tcPrChange>
          </w:tcPr>
          <w:p w14:paraId="0C7C651E" w14:textId="77777777" w:rsidR="000041A1" w:rsidRPr="00876D32" w:rsidRDefault="000041A1" w:rsidP="000041A1">
            <w:pPr>
              <w:widowControl w:val="0"/>
              <w:spacing w:after="0" w:line="240" w:lineRule="auto"/>
            </w:pPr>
            <w:r w:rsidRPr="00876D32">
              <w:t>Dato og tid til versionering</w:t>
            </w:r>
          </w:p>
        </w:tc>
      </w:tr>
      <w:tr w:rsidR="000041A1" w14:paraId="148CBB1D" w14:textId="77777777" w:rsidTr="5998574F">
        <w:tc>
          <w:tcPr>
            <w:tcW w:w="2381" w:type="dxa"/>
            <w:tcMar>
              <w:top w:w="56" w:type="dxa"/>
              <w:left w:w="56" w:type="dxa"/>
              <w:bottom w:w="56" w:type="dxa"/>
              <w:right w:w="56" w:type="dxa"/>
            </w:tcMar>
            <w:tcPrChange w:id="509" w:author="Birger Kidmose" w:date="2026-08-06T09:10:00Z" w16du:dateUtc="2026-08-06T07:10:00Z">
              <w:tcPr>
                <w:tcW w:w="2381" w:type="dxa"/>
                <w:tcMar>
                  <w:top w:w="56" w:type="dxa"/>
                  <w:left w:w="56" w:type="dxa"/>
                  <w:bottom w:w="56" w:type="dxa"/>
                  <w:right w:w="56" w:type="dxa"/>
                </w:tcMar>
              </w:tcPr>
            </w:tcPrChange>
          </w:tcPr>
          <w:p w14:paraId="7C0B76AA" w14:textId="77777777" w:rsidR="000041A1" w:rsidRDefault="000041A1" w:rsidP="000041A1">
            <w:pPr>
              <w:widowControl w:val="0"/>
              <w:spacing w:after="0" w:line="240" w:lineRule="auto"/>
            </w:pPr>
            <w:r>
              <w:t>Gældende til</w:t>
            </w:r>
          </w:p>
        </w:tc>
        <w:tc>
          <w:tcPr>
            <w:tcW w:w="7572" w:type="dxa"/>
            <w:tcMar>
              <w:top w:w="56" w:type="dxa"/>
              <w:left w:w="56" w:type="dxa"/>
              <w:bottom w:w="56" w:type="dxa"/>
              <w:right w:w="56" w:type="dxa"/>
            </w:tcMar>
            <w:tcPrChange w:id="510" w:author="Birger Kidmose" w:date="2026-08-06T09:10:00Z" w16du:dateUtc="2026-08-06T07:10:00Z">
              <w:tcPr>
                <w:tcW w:w="7572" w:type="dxa"/>
                <w:tcMar>
                  <w:top w:w="56" w:type="dxa"/>
                  <w:left w:w="56" w:type="dxa"/>
                  <w:bottom w:w="56" w:type="dxa"/>
                  <w:right w:w="56" w:type="dxa"/>
                </w:tcMar>
              </w:tcPr>
            </w:tcPrChange>
          </w:tcPr>
          <w:p w14:paraId="5ED460A6" w14:textId="77777777" w:rsidR="000041A1" w:rsidRPr="00876D32" w:rsidRDefault="000041A1" w:rsidP="000041A1">
            <w:pPr>
              <w:widowControl w:val="0"/>
              <w:spacing w:after="0" w:line="240" w:lineRule="auto"/>
            </w:pPr>
            <w:r w:rsidRPr="00876D32">
              <w:t>Dato og tid til versionering</w:t>
            </w:r>
          </w:p>
        </w:tc>
      </w:tr>
    </w:tbl>
    <w:p w14:paraId="75F31635" w14:textId="77777777" w:rsidR="001E5488" w:rsidRPr="00876D32" w:rsidRDefault="001E5488"/>
    <w:p w14:paraId="09A7E4D2" w14:textId="2A76CE5E" w:rsidR="001E5488" w:rsidRPr="00876D32" w:rsidRDefault="001D72CE">
      <w:pPr>
        <w:pStyle w:val="Heading2"/>
      </w:pPr>
      <w:bookmarkStart w:id="511" w:name="_1xo0f91u56g3" w:colFirst="0" w:colLast="0"/>
      <w:bookmarkStart w:id="512" w:name="_5em6jvip6ygz"/>
      <w:bookmarkStart w:id="513" w:name="_3.7_-_Lægemiddeldata"/>
      <w:bookmarkStart w:id="514" w:name="_Toc231991107"/>
      <w:bookmarkEnd w:id="511"/>
      <w:bookmarkEnd w:id="512"/>
      <w:bookmarkEnd w:id="513"/>
      <w:r>
        <w:t>3</w:t>
      </w:r>
      <w:r w:rsidR="00DD08CB" w:rsidRPr="00876D32">
        <w:t>.7 - Lægemiddeldata (Medicinpriser)</w:t>
      </w:r>
      <w:bookmarkEnd w:id="514"/>
    </w:p>
    <w:p w14:paraId="0901FF9E" w14:textId="36A6B28D" w:rsidR="001E5488" w:rsidRPr="00876D32" w:rsidRDefault="00DD08CB">
      <w:r w:rsidRPr="00876D32">
        <w:t xml:space="preserve">Lægemiddeldata (Medicinpriser) udgives af Lægemiddelstyrelsen, ordinære versioner med pris- og sortimentsændringer hver 14. dag, og med løbende daglige opdateringer. Historik i Medicinpriser håndteres anderledes end </w:t>
      </w:r>
      <w:r w:rsidR="00A23440">
        <w:t xml:space="preserve">flere af de </w:t>
      </w:r>
      <w:r w:rsidRPr="00876D32">
        <w:t xml:space="preserve">øvrige stamdata, idet hele datasættet udgives og versioneres samlet, uanset om enkelte data er opdateret eller uændrede siden sidste version. </w:t>
      </w:r>
    </w:p>
    <w:p w14:paraId="0AFBBA07" w14:textId="2C1A5AF7" w:rsidR="001E5488" w:rsidRPr="00876D32" w:rsidRDefault="00A23440" w:rsidP="00A23440">
      <w:r>
        <w:t xml:space="preserve">Det Lægemiddeldatasæt der skal importeres til Stamdataløsningen og anvendes i </w:t>
      </w:r>
      <w:r w:rsidR="00BE3A82">
        <w:t>L</w:t>
      </w:r>
      <w:r w:rsidR="002D3781">
        <w:t>øsningen</w:t>
      </w:r>
      <w:r>
        <w:t xml:space="preserve"> og de eksterne anvendersystemer er Medicinpriser </w:t>
      </w:r>
      <w:r w:rsidR="00DD08CB" w:rsidRPr="00876D32">
        <w:t>stamdatasæt</w:t>
      </w:r>
      <w:r>
        <w:t xml:space="preserve">tet </w:t>
      </w:r>
      <w:r w:rsidR="00DD08CB" w:rsidRPr="00876D32">
        <w:t xml:space="preserve">på NSP. </w:t>
      </w:r>
      <w:r>
        <w:t xml:space="preserve">Dette </w:t>
      </w:r>
      <w:r w:rsidR="00DD08CB" w:rsidRPr="00876D32">
        <w:t xml:space="preserve">er beskrevet på: </w:t>
      </w:r>
      <w:hyperlink r:id="rId28">
        <w:r w:rsidR="00DD08CB" w:rsidRPr="00876D32">
          <w:rPr>
            <w:color w:val="1155CC"/>
            <w:u w:val="single"/>
          </w:rPr>
          <w:t>https://www.nspop.dk/pages/releaseview.action?pageId=65195905</w:t>
        </w:r>
      </w:hyperlink>
      <w:r w:rsidR="00DD08CB" w:rsidRPr="00876D32">
        <w:t xml:space="preserve"> . </w:t>
      </w:r>
    </w:p>
    <w:p w14:paraId="761C4AF9" w14:textId="4C30397F" w:rsidR="001E5488" w:rsidRPr="00876D32" w:rsidRDefault="00DD08CB">
      <w:pPr>
        <w:rPr>
          <w:color w:val="FF00FF"/>
        </w:rPr>
      </w:pPr>
      <w:r w:rsidRPr="00876D32">
        <w:t xml:space="preserve">Modellen for Medicinpriser </w:t>
      </w:r>
      <w:r w:rsidR="00A23440">
        <w:t xml:space="preserve">datasættet på NSP </w:t>
      </w:r>
      <w:r w:rsidRPr="00876D32">
        <w:t xml:space="preserve">beskrives ikke nærmere her. Kun </w:t>
      </w:r>
      <w:r w:rsidR="00A23440">
        <w:t xml:space="preserve">de </w:t>
      </w:r>
      <w:r w:rsidRPr="00876D32">
        <w:t xml:space="preserve">relevante dele (tabeller/filer) fra Medicinpriser replikeres. </w:t>
      </w:r>
      <w:r w:rsidR="00A23440">
        <w:t>M</w:t>
      </w:r>
      <w:r w:rsidR="00A23440" w:rsidRPr="00876D32">
        <w:t xml:space="preserve">agistrelle lægemidler og lægemidler på udleveringstilladelse </w:t>
      </w:r>
      <w:r w:rsidR="00A23440">
        <w:t xml:space="preserve">er ikke indeholdt i </w:t>
      </w:r>
      <w:r w:rsidRPr="00876D32">
        <w:t>Medicinpriser datasætte</w:t>
      </w:r>
      <w:r w:rsidR="00A23440">
        <w:t>t. Dog i skal Medicinpriser datasættet</w:t>
      </w:r>
      <w:r w:rsidRPr="00876D32">
        <w:t xml:space="preserve"> anvendes til at udstille lister over hhv. ATC-koder og Lægemiddelformer til brug ved udstedelse af recept på magistrelle lægemidler og lægemidler på udleveringstilladelse. </w:t>
      </w:r>
    </w:p>
    <w:p w14:paraId="367527A5" w14:textId="2E4FC093" w:rsidR="001E5488" w:rsidRPr="00876D32" w:rsidRDefault="001D72CE">
      <w:pPr>
        <w:pStyle w:val="Heading2"/>
      </w:pPr>
      <w:bookmarkStart w:id="515" w:name="_mrvuv82l50sa" w:colFirst="0" w:colLast="0"/>
      <w:bookmarkStart w:id="516" w:name="_egq5kjlr1ol6"/>
      <w:bookmarkStart w:id="517" w:name="_Toc231991108"/>
      <w:bookmarkEnd w:id="515"/>
      <w:bookmarkEnd w:id="516"/>
      <w:r>
        <w:t>3</w:t>
      </w:r>
      <w:r w:rsidR="00DD08CB" w:rsidRPr="00876D32">
        <w:t>.8 - Magistrelle lægemidler</w:t>
      </w:r>
      <w:bookmarkEnd w:id="517"/>
    </w:p>
    <w:p w14:paraId="477EC214" w14:textId="77777777" w:rsidR="001E5488" w:rsidRPr="00876D32" w:rsidRDefault="00DD08CB">
      <w:r>
        <w:t xml:space="preserve">Der forudsættes, at der </w:t>
      </w:r>
      <w:r w:rsidRPr="6E8063A6">
        <w:rPr>
          <w:u w:val="single"/>
        </w:rPr>
        <w:t>ikke</w:t>
      </w:r>
      <w:r>
        <w:t xml:space="preserve"> oprettes datamodel eller stamdata for magistrelle register. Disse kan tilføjes senere. </w:t>
      </w:r>
    </w:p>
    <w:p w14:paraId="70A8FE6D" w14:textId="080E2A03" w:rsidR="001E5488" w:rsidRPr="00876D32" w:rsidRDefault="798679E8">
      <w:pPr>
        <w:rPr>
          <w:highlight w:val="yellow"/>
        </w:rPr>
      </w:pPr>
      <w:r>
        <w:t xml:space="preserve">Magistrelle </w:t>
      </w:r>
      <w:r w:rsidR="20B51B6E">
        <w:t>lægemidler skal</w:t>
      </w:r>
      <w:r>
        <w:t xml:space="preserve"> ordineres ved at angive alle relevante detaljer for lægemidlet på recepten, hvilket er beskrevet i afsnit </w:t>
      </w:r>
      <w:del w:id="518" w:author="Birger Kidmose" w:date="2026-08-06T09:10:00Z" w16du:dateUtc="2026-08-06T07:10:00Z">
        <w:r w:rsidR="00DD08CB">
          <w:fldChar w:fldCharType="begin"/>
        </w:r>
        <w:r w:rsidR="00DD08CB">
          <w:delInstrText>HYPERLINK \l "_bhbq8yzf3qcp" \h</w:delInstrText>
        </w:r>
        <w:r w:rsidR="00DD08CB">
          <w:fldChar w:fldCharType="separate"/>
        </w:r>
        <w:r w:rsidR="00DD08CB">
          <w:rPr>
            <w:color w:val="1155CC"/>
            <w:u w:val="single"/>
          </w:rPr>
          <w:delText>3.1.1 - Recept</w:delText>
        </w:r>
        <w:r w:rsidR="00DD08CB">
          <w:fldChar w:fldCharType="end"/>
        </w:r>
        <w:r w:rsidR="00DD08CB">
          <w:delText>.</w:delText>
        </w:r>
      </w:del>
      <w:ins w:id="519" w:author="Birger Kidmose" w:date="2026-08-06T09:10:00Z" w16du:dateUtc="2026-08-06T07:10:00Z">
        <w:r w:rsidR="69A7114C">
          <w:fldChar w:fldCharType="begin"/>
        </w:r>
        <w:r w:rsidR="69A7114C">
          <w:instrText>HYPERLINK \l "_6.1.1_-_Recept"</w:instrText>
        </w:r>
        <w:r w:rsidR="69A7114C">
          <w:fldChar w:fldCharType="separate"/>
        </w:r>
        <w:r w:rsidR="69A7114C" w:rsidRPr="5998574F">
          <w:rPr>
            <w:color w:val="1155CC"/>
            <w:u w:val="single"/>
          </w:rPr>
          <w:t>6</w:t>
        </w:r>
        <w:r w:rsidRPr="5998574F">
          <w:rPr>
            <w:color w:val="1155CC"/>
            <w:u w:val="single"/>
          </w:rPr>
          <w:t>.1.1 - Recept</w:t>
        </w:r>
        <w:r w:rsidR="69A7114C">
          <w:fldChar w:fldCharType="end"/>
        </w:r>
        <w:r>
          <w:t>.</w:t>
        </w:r>
      </w:ins>
      <w:r>
        <w:t xml:space="preserve"> Dette gælder </w:t>
      </w:r>
      <w:del w:id="520" w:author="Birger Kidmose" w:date="2026-08-06T09:10:00Z" w16du:dateUtc="2026-08-06T07:10:00Z">
        <w:r w:rsidR="00DD08CB" w:rsidRPr="00E4573C">
          <w:delText xml:space="preserve">både </w:delText>
        </w:r>
      </w:del>
      <w:r>
        <w:t>indtil der evt. oprettes stamdata for magistrelle lægemidler</w:t>
      </w:r>
      <w:r w:rsidR="20B51B6E">
        <w:t>.</w:t>
      </w:r>
      <w:r>
        <w:t xml:space="preserve"> </w:t>
      </w:r>
    </w:p>
    <w:p w14:paraId="1E358C38" w14:textId="1CC2D008" w:rsidR="001E5488" w:rsidRPr="00876D32" w:rsidRDefault="001D72CE">
      <w:pPr>
        <w:pStyle w:val="Heading2"/>
      </w:pPr>
      <w:bookmarkStart w:id="521" w:name="_a61b8hct8yyp" w:colFirst="0" w:colLast="0"/>
      <w:bookmarkStart w:id="522" w:name="_wu00rppb2npg"/>
      <w:bookmarkStart w:id="523" w:name="_Toc231991109"/>
      <w:bookmarkEnd w:id="521"/>
      <w:bookmarkEnd w:id="522"/>
      <w:r>
        <w:t>3</w:t>
      </w:r>
      <w:r w:rsidR="00DD08CB" w:rsidRPr="00876D32">
        <w:t>.9 - Lægemidler med udleveringstilladelse</w:t>
      </w:r>
      <w:bookmarkEnd w:id="523"/>
    </w:p>
    <w:p w14:paraId="0750F41F" w14:textId="77777777" w:rsidR="001E5488" w:rsidRPr="00876D32" w:rsidRDefault="00DD08CB">
      <w:bookmarkStart w:id="524" w:name="_vsbe9bkzemaq" w:colFirst="0" w:colLast="0"/>
      <w:bookmarkStart w:id="525" w:name="_Hlk219993828"/>
      <w:bookmarkEnd w:id="524"/>
      <w:r w:rsidRPr="00876D32">
        <w:t xml:space="preserve">Der oprettes </w:t>
      </w:r>
      <w:r w:rsidRPr="00876D32">
        <w:rPr>
          <w:u w:val="single"/>
        </w:rPr>
        <w:t>ikke</w:t>
      </w:r>
      <w:r w:rsidRPr="00876D32">
        <w:t xml:space="preserve"> datamodel eller stamdata for lægemidler med udleveringstilladelse. Disse kan tilføjes senere. </w:t>
      </w:r>
    </w:p>
    <w:p w14:paraId="47B21072" w14:textId="0D587BA8" w:rsidR="001E5488" w:rsidRPr="00E4573C" w:rsidRDefault="798679E8">
      <w:r>
        <w:t xml:space="preserve">Lægemidler med udleveringstilladelse kan ordineres ved at angive alle relevante detaljer for lægemidlet på recepten, hvilket er beskrevet i afsnit </w:t>
      </w:r>
      <w:del w:id="526" w:author="Birger Kidmose" w:date="2026-08-06T09:10:00Z" w16du:dateUtc="2026-08-06T07:10:00Z">
        <w:r w:rsidR="00DD08CB">
          <w:fldChar w:fldCharType="begin"/>
        </w:r>
        <w:r w:rsidR="00DD08CB">
          <w:delInstrText>HYPERLINK \l "_bhbq8yzf3qcp" \h</w:delInstrText>
        </w:r>
        <w:r w:rsidR="00DD08CB">
          <w:fldChar w:fldCharType="separate"/>
        </w:r>
        <w:r w:rsidR="00DD08CB">
          <w:rPr>
            <w:color w:val="1155CC"/>
            <w:u w:val="single"/>
          </w:rPr>
          <w:delText>3.1.1 - Recept</w:delText>
        </w:r>
        <w:r w:rsidR="00DD08CB">
          <w:fldChar w:fldCharType="end"/>
        </w:r>
        <w:r w:rsidR="00DD08CB">
          <w:delText>.</w:delText>
        </w:r>
      </w:del>
      <w:ins w:id="527" w:author="Birger Kidmose" w:date="2026-08-06T09:10:00Z" w16du:dateUtc="2026-08-06T07:10:00Z">
        <w:r w:rsidR="60C28871">
          <w:fldChar w:fldCharType="begin"/>
        </w:r>
        <w:r w:rsidR="60C28871">
          <w:instrText>HYPERLINK \l "_6.1.1_-_Recept"</w:instrText>
        </w:r>
        <w:r w:rsidR="60C28871">
          <w:fldChar w:fldCharType="separate"/>
        </w:r>
        <w:r w:rsidR="60C28871" w:rsidRPr="667F5B50">
          <w:rPr>
            <w:color w:val="1155CC"/>
            <w:u w:val="single"/>
          </w:rPr>
          <w:t>6</w:t>
        </w:r>
        <w:r w:rsidRPr="667F5B50">
          <w:rPr>
            <w:color w:val="1155CC"/>
            <w:u w:val="single"/>
          </w:rPr>
          <w:t>.1.1 - Recept</w:t>
        </w:r>
        <w:r w:rsidR="60C28871">
          <w:fldChar w:fldCharType="end"/>
        </w:r>
        <w:r>
          <w:t>.</w:t>
        </w:r>
      </w:ins>
      <w:r>
        <w:t xml:space="preserve"> </w:t>
      </w:r>
    </w:p>
    <w:p w14:paraId="14854F84" w14:textId="411AF6CD" w:rsidR="001E5488" w:rsidRPr="00876D32" w:rsidRDefault="00DD08CB">
      <w:r w:rsidRPr="00E4573C">
        <w:t>Der kan udstedes recepter på lægemidler med udleveringstilladelse</w:t>
      </w:r>
      <w:r w:rsidRPr="00876D32">
        <w:t>. Indtil nu har LMST ikke udstillet stamdata herfor</w:t>
      </w:r>
      <w:r w:rsidR="001F389D">
        <w:t xml:space="preserve">, hverken for lægemidler til human eller veterinær brug. </w:t>
      </w:r>
    </w:p>
    <w:p w14:paraId="5948389E" w14:textId="1AE4FBD7" w:rsidR="001E5488" w:rsidRPr="00876D32" w:rsidRDefault="001D72CE">
      <w:pPr>
        <w:pStyle w:val="Heading2"/>
      </w:pPr>
      <w:bookmarkStart w:id="528" w:name="_Toc231991110"/>
      <w:bookmarkEnd w:id="525"/>
      <w:r>
        <w:t>3</w:t>
      </w:r>
      <w:r w:rsidR="00DD08CB" w:rsidRPr="00876D32">
        <w:t xml:space="preserve">.10 - </w:t>
      </w:r>
      <w:bookmarkStart w:id="529" w:name="_Hlk228515898"/>
      <w:bookmarkStart w:id="530" w:name="_Hlk228515945"/>
      <w:r w:rsidR="00DD08CB" w:rsidRPr="00876D32">
        <w:t xml:space="preserve">Stærke vitaminer </w:t>
      </w:r>
      <w:bookmarkEnd w:id="529"/>
      <w:r w:rsidR="00DD08CB" w:rsidRPr="00876D32">
        <w:t>og mineralpræparater, naturlægemidler og radioaktive lægemidler</w:t>
      </w:r>
      <w:bookmarkEnd w:id="528"/>
      <w:bookmarkEnd w:id="530"/>
    </w:p>
    <w:p w14:paraId="42B0F20B" w14:textId="77777777" w:rsidR="001E5488" w:rsidRPr="00876D32" w:rsidRDefault="00DD08CB">
      <w:r w:rsidRPr="00876D32">
        <w:t xml:space="preserve">Der oprettes </w:t>
      </w:r>
      <w:r w:rsidRPr="00876D32">
        <w:rPr>
          <w:u w:val="single"/>
        </w:rPr>
        <w:t>ikke</w:t>
      </w:r>
      <w:r w:rsidRPr="00876D32">
        <w:t xml:space="preserve"> datamodel eller stamdata for stærke vitaminer og mineralpræparater, naturlægemidler og radioaktive lægemidler. Disse kan tilføjes senere. </w:t>
      </w:r>
    </w:p>
    <w:p w14:paraId="19427860" w14:textId="061D3F4B" w:rsidR="001E5488" w:rsidRDefault="798679E8">
      <w:r>
        <w:t>Stærke vitaminer og mineralpræparater, naturlægemidler og radioaktive lægemidler kan ordineres ved at angive alle relevante detaljer for lægemidlet på recepten, hvilket er beskrevet i afsnit</w:t>
      </w:r>
      <w:r w:rsidR="13F009AA">
        <w:t xml:space="preserve"> </w:t>
      </w:r>
      <w:del w:id="531" w:author="Birger Kidmose" w:date="2026-08-06T09:10:00Z" w16du:dateUtc="2026-08-06T07:10:00Z">
        <w:r w:rsidR="001F389D">
          <w:fldChar w:fldCharType="begin"/>
        </w:r>
        <w:r w:rsidR="001F389D">
          <w:delInstrText>HYPERLINK \l "_bhbq8yzf3qcp" \h</w:delInstrText>
        </w:r>
        <w:r w:rsidR="001F389D">
          <w:fldChar w:fldCharType="separate"/>
        </w:r>
        <w:r w:rsidR="001F389D">
          <w:rPr>
            <w:color w:val="1155CC"/>
            <w:u w:val="single"/>
          </w:rPr>
          <w:delText>3.1.1 - Recept</w:delText>
        </w:r>
        <w:r w:rsidR="001F389D">
          <w:fldChar w:fldCharType="end"/>
        </w:r>
        <w:r w:rsidR="00DD08CB" w:rsidRPr="00876D32">
          <w:delText>.</w:delText>
        </w:r>
      </w:del>
      <w:ins w:id="532" w:author="Birger Kidmose" w:date="2026-08-06T09:10:00Z" w16du:dateUtc="2026-08-06T07:10:00Z">
        <w:r w:rsidR="18C8B640">
          <w:fldChar w:fldCharType="begin"/>
        </w:r>
        <w:r w:rsidR="18C8B640">
          <w:instrText>HYPERLINK \l "_6.1.1_-_Recept"</w:instrText>
        </w:r>
        <w:r w:rsidR="18C8B640">
          <w:fldChar w:fldCharType="separate"/>
        </w:r>
        <w:r w:rsidR="18C8B640" w:rsidRPr="667F5B50">
          <w:rPr>
            <w:color w:val="1155CC"/>
            <w:u w:val="single"/>
          </w:rPr>
          <w:t>6</w:t>
        </w:r>
        <w:r w:rsidR="20B51B6E" w:rsidRPr="667F5B50">
          <w:rPr>
            <w:color w:val="1155CC"/>
            <w:u w:val="single"/>
          </w:rPr>
          <w:t>.1.1 - Recept</w:t>
        </w:r>
        <w:r w:rsidR="18C8B640">
          <w:fldChar w:fldCharType="end"/>
        </w:r>
        <w:r>
          <w:t>.</w:t>
        </w:r>
      </w:ins>
      <w:r>
        <w:t xml:space="preserve"> </w:t>
      </w:r>
    </w:p>
    <w:p w14:paraId="7DAD87EF" w14:textId="77777777" w:rsidR="00C712D3" w:rsidRPr="00876D32" w:rsidRDefault="00C712D3"/>
    <w:p w14:paraId="2610AF54" w14:textId="3A641B24" w:rsidR="001E5488" w:rsidRDefault="00DD08CB">
      <w:pPr>
        <w:pStyle w:val="Heading1"/>
      </w:pPr>
      <w:bookmarkStart w:id="533" w:name="_sz5zctyglotw" w:colFirst="0" w:colLast="0"/>
      <w:bookmarkEnd w:id="533"/>
      <w:r>
        <w:br w:type="page"/>
      </w:r>
    </w:p>
    <w:p w14:paraId="0AA3EC86" w14:textId="70CA286A" w:rsidR="00675EF5" w:rsidRPr="00876D32" w:rsidRDefault="1E80C17E" w:rsidP="00675EF5">
      <w:pPr>
        <w:pStyle w:val="Heading1"/>
      </w:pPr>
      <w:bookmarkStart w:id="534" w:name="_Toc231991111"/>
      <w:bookmarkStart w:id="535" w:name="_4_-_Introduktion"/>
      <w:r>
        <w:t>4 - Introduktion til stamdata</w:t>
      </w:r>
      <w:r w:rsidR="4464F107">
        <w:t xml:space="preserve"> </w:t>
      </w:r>
      <w:r>
        <w:t>services</w:t>
      </w:r>
      <w:bookmarkEnd w:id="534"/>
      <w:bookmarkEnd w:id="535"/>
    </w:p>
    <w:p w14:paraId="4DB5783E" w14:textId="0F46735C" w:rsidR="00675EF5" w:rsidRPr="00876D32" w:rsidRDefault="00726F72" w:rsidP="00675EF5">
      <w:r>
        <w:t xml:space="preserve">Løsningen </w:t>
      </w:r>
      <w:r w:rsidR="00675EF5" w:rsidRPr="00876D32">
        <w:t xml:space="preserve">skal udstille funktionalitet til en række forskellige anvendere. I dette afsnit beskrives fælles principper for opslag på stamdata, og i afsnit </w:t>
      </w:r>
      <w:r w:rsidR="00934A7E">
        <w:t>5</w:t>
      </w:r>
      <w:r w:rsidR="00675EF5" w:rsidRPr="00876D32">
        <w:t xml:space="preserve"> beskrives indhold samt intern og ekstern anvendelse af stamdata</w:t>
      </w:r>
      <w:r w:rsidR="00F94A34">
        <w:t xml:space="preserve"> </w:t>
      </w:r>
      <w:r w:rsidR="00675EF5" w:rsidRPr="00934A7E">
        <w:t>services. DVR service</w:t>
      </w:r>
      <w:r>
        <w:t>s</w:t>
      </w:r>
      <w:r w:rsidR="00675EF5" w:rsidRPr="00934A7E">
        <w:t xml:space="preserve"> til at oprette og ekspedere recepter er beskrevet i afsnit </w:t>
      </w:r>
      <w:r w:rsidR="00934A7E" w:rsidRPr="00934A7E">
        <w:t>7</w:t>
      </w:r>
      <w:r w:rsidR="00675EF5" w:rsidRPr="00934A7E">
        <w:t xml:space="preserve"> og </w:t>
      </w:r>
      <w:r w:rsidR="00934A7E" w:rsidRPr="00934A7E">
        <w:t>8</w:t>
      </w:r>
      <w:r w:rsidR="00675EF5" w:rsidRPr="00934A7E">
        <w:t>.</w:t>
      </w:r>
      <w:r w:rsidR="00675EF5" w:rsidRPr="00876D32">
        <w:t xml:space="preserve"> </w:t>
      </w:r>
    </w:p>
    <w:p w14:paraId="45D2B8C4" w14:textId="6AE8DAF5" w:rsidR="00675EF5" w:rsidRPr="00876D32" w:rsidRDefault="00675EF5" w:rsidP="00675EF5">
      <w:r w:rsidRPr="00876D32">
        <w:t>Stamdata</w:t>
      </w:r>
      <w:r w:rsidR="00726F72">
        <w:t xml:space="preserve"> </w:t>
      </w:r>
      <w:r w:rsidRPr="00876D32">
        <w:t>services</w:t>
      </w:r>
      <w:r w:rsidRPr="00876D32">
        <w:rPr>
          <w:b/>
        </w:rPr>
        <w:t xml:space="preserve"> </w:t>
      </w:r>
      <w:r w:rsidRPr="00876D32">
        <w:t>anvendes af DVR</w:t>
      </w:r>
      <w:r w:rsidR="00726F72">
        <w:t>-løsningen</w:t>
      </w:r>
      <w:r w:rsidRPr="00876D32">
        <w:t>. Desuden udstilles stamdata til dyrlægesystemer, hvor der</w:t>
      </w:r>
      <w:r w:rsidR="00F94A34">
        <w:t xml:space="preserve"> bl.a.</w:t>
      </w:r>
      <w:r w:rsidRPr="00876D32">
        <w:t xml:space="preserve"> er behov for lægemiddeldata til recepter mm., og data for apoteker og </w:t>
      </w:r>
      <w:r w:rsidR="000458EA">
        <w:t>§39 vet-forhandler</w:t>
      </w:r>
      <w:r w:rsidRPr="00876D32">
        <w:t xml:space="preserve">e til bestillinger. Der forventes et mindre behov </w:t>
      </w:r>
      <w:r>
        <w:rPr>
          <w:lang w:val="da-DK"/>
        </w:rPr>
        <w:t xml:space="preserve">for anvendelse af stamdataservices </w:t>
      </w:r>
      <w:r w:rsidRPr="00E4573C">
        <w:t xml:space="preserve">hos </w:t>
      </w:r>
      <w:r w:rsidR="000458EA">
        <w:t>§39 vet-forhandler</w:t>
      </w:r>
      <w:r>
        <w:t xml:space="preserve">e og apotekssystemer, hvor </w:t>
      </w:r>
      <w:r w:rsidRPr="00E4573C">
        <w:t>apotekssystemerne</w:t>
      </w:r>
      <w:r>
        <w:t xml:space="preserve"> har</w:t>
      </w:r>
      <w:r w:rsidRPr="00876D32">
        <w:t xml:space="preserve"> de fleste nødvendige data til rådighed fra andre kilder.  Stamdata </w:t>
      </w:r>
      <w:r w:rsidR="00F94A34">
        <w:t xml:space="preserve">skal </w:t>
      </w:r>
      <w:r w:rsidRPr="00876D32">
        <w:t xml:space="preserve">udstilles som REST-services på internettet. </w:t>
      </w:r>
    </w:p>
    <w:p w14:paraId="400713AA" w14:textId="77777777" w:rsidR="00675EF5" w:rsidRPr="00876D32" w:rsidRDefault="00675EF5" w:rsidP="00675EF5">
      <w:pPr>
        <w:pStyle w:val="Heading2"/>
      </w:pPr>
      <w:bookmarkStart w:id="536" w:name="_1ace0ld360u1" w:colFirst="0" w:colLast="0"/>
      <w:bookmarkStart w:id="537" w:name="_k2i45gmrdx41"/>
      <w:bookmarkStart w:id="538" w:name="_Toc231991112"/>
      <w:bookmarkEnd w:id="536"/>
      <w:bookmarkEnd w:id="537"/>
      <w:r w:rsidRPr="00876D32">
        <w:t>4.1 - REST services</w:t>
      </w:r>
      <w:bookmarkEnd w:id="538"/>
    </w:p>
    <w:p w14:paraId="6A8A4024" w14:textId="77777777" w:rsidR="00675EF5" w:rsidRPr="00876D32" w:rsidRDefault="00675EF5" w:rsidP="00675EF5">
      <w:r w:rsidRPr="00876D32">
        <w:t xml:space="preserve">Dette afsnit indeholder en kort beskrivelse af de generelle principper for REST-services. </w:t>
      </w:r>
    </w:p>
    <w:p w14:paraId="54CB87AF" w14:textId="79E283E3" w:rsidR="00675EF5" w:rsidRPr="00E4573C" w:rsidRDefault="00675EF5" w:rsidP="00675EF5">
      <w:pPr>
        <w:rPr>
          <w:lang w:val="da-DK"/>
        </w:rPr>
      </w:pPr>
      <w:r w:rsidRPr="00876D32">
        <w:t>REST fastlægger ikke noget om indholdets format</w:t>
      </w:r>
      <w:r>
        <w:rPr>
          <w:lang w:val="da-DK"/>
        </w:rPr>
        <w:t>, dog skal data i DVR</w:t>
      </w:r>
      <w:r w:rsidR="00BE3A82">
        <w:rPr>
          <w:lang w:val="da-DK"/>
        </w:rPr>
        <w:t>-</w:t>
      </w:r>
      <w:r>
        <w:rPr>
          <w:lang w:val="da-DK"/>
        </w:rPr>
        <w:t xml:space="preserve"> og stamdataløsningen</w:t>
      </w:r>
      <w:r w:rsidRPr="00E4573C">
        <w:rPr>
          <w:lang w:val="da-DK"/>
        </w:rPr>
        <w:t xml:space="preserve"> overføres i JSON-format</w:t>
      </w:r>
      <w:r w:rsidR="00F94A34">
        <w:rPr>
          <w:lang w:val="da-DK"/>
        </w:rPr>
        <w:t xml:space="preserve"> som udgangspunkt</w:t>
      </w:r>
      <w:r>
        <w:rPr>
          <w:lang w:val="da-DK"/>
        </w:rPr>
        <w:t>.</w:t>
      </w:r>
    </w:p>
    <w:p w14:paraId="1F211FEA" w14:textId="77777777" w:rsidR="00675EF5" w:rsidRPr="00E4573C" w:rsidRDefault="00675EF5" w:rsidP="00675EF5">
      <w:pPr>
        <w:rPr>
          <w:lang w:val="da-DK"/>
        </w:rPr>
      </w:pPr>
      <w:r w:rsidRPr="00E4573C">
        <w:rPr>
          <w:lang w:val="da-DK"/>
        </w:rPr>
        <w:t xml:space="preserve">Til at overføre data anvendes standard HTTPS-metoder: </w:t>
      </w:r>
    </w:p>
    <w:p w14:paraId="54D21798" w14:textId="77777777" w:rsidR="00675EF5" w:rsidRPr="00E4573C" w:rsidRDefault="00675EF5" w:rsidP="00675EF5">
      <w:pPr>
        <w:numPr>
          <w:ilvl w:val="0"/>
          <w:numId w:val="33"/>
        </w:numPr>
        <w:spacing w:after="0"/>
        <w:rPr>
          <w:lang w:val="da-DK"/>
        </w:rPr>
      </w:pPr>
      <w:r w:rsidRPr="00E4573C">
        <w:rPr>
          <w:lang w:val="da-DK"/>
        </w:rPr>
        <w:t xml:space="preserve">GET henter ressourcen. Kaldet ændrer ikke ressourcen, dvs. at flere følgende GET-kald vil returnere den samme ressource. </w:t>
      </w:r>
    </w:p>
    <w:p w14:paraId="1ADFF5EB" w14:textId="77777777" w:rsidR="00675EF5" w:rsidRDefault="00675EF5" w:rsidP="00675EF5">
      <w:pPr>
        <w:numPr>
          <w:ilvl w:val="0"/>
          <w:numId w:val="33"/>
        </w:numPr>
        <w:spacing w:after="0"/>
      </w:pPr>
      <w:r>
        <w:t>POST opretter en ny ressource</w:t>
      </w:r>
    </w:p>
    <w:p w14:paraId="1CE9E7BA" w14:textId="77777777" w:rsidR="00675EF5" w:rsidRDefault="00675EF5" w:rsidP="00675EF5">
      <w:pPr>
        <w:numPr>
          <w:ilvl w:val="0"/>
          <w:numId w:val="33"/>
        </w:numPr>
        <w:spacing w:after="0"/>
      </w:pPr>
      <w:r>
        <w:t>PUT opdaterer en eksisterende ressource</w:t>
      </w:r>
    </w:p>
    <w:p w14:paraId="546B9C9E" w14:textId="77777777" w:rsidR="00675EF5" w:rsidRDefault="00675EF5" w:rsidP="00675EF5">
      <w:pPr>
        <w:spacing w:after="0"/>
        <w:ind w:left="720"/>
      </w:pPr>
    </w:p>
    <w:p w14:paraId="3F642F44" w14:textId="773BAB3C" w:rsidR="00675EF5" w:rsidRDefault="00675EF5" w:rsidP="00675EF5">
      <w:r>
        <w:t>REST-services har ingen “indbygget” sikkerhed, men fungerer sammen med</w:t>
      </w:r>
      <w:r w:rsidR="00977DEC">
        <w:t xml:space="preserve"> f.eks.</w:t>
      </w:r>
      <w:r>
        <w:t xml:space="preserve"> MitID</w:t>
      </w:r>
      <w:r w:rsidR="00977DEC">
        <w:t>.</w:t>
      </w:r>
      <w:r>
        <w:t xml:space="preserve"> REST-services er forholdsvist letvægts, sammenlignet med f.eks. “Den Gode Webservice”.</w:t>
      </w:r>
    </w:p>
    <w:p w14:paraId="017623B1" w14:textId="005ECB3B" w:rsidR="00675EF5" w:rsidRPr="00876D32" w:rsidRDefault="00675EF5" w:rsidP="00675EF5">
      <w:pPr>
        <w:pStyle w:val="Heading2"/>
      </w:pPr>
      <w:bookmarkStart w:id="539" w:name="_osmvsyxo25w" w:colFirst="0" w:colLast="0"/>
      <w:bookmarkStart w:id="540" w:name="_ym0sq6fr6l2z"/>
      <w:bookmarkStart w:id="541" w:name="_Toc231991113"/>
      <w:bookmarkEnd w:id="539"/>
      <w:bookmarkEnd w:id="540"/>
      <w:r w:rsidRPr="00876D32">
        <w:t>4.2 - Interne stamdata</w:t>
      </w:r>
      <w:r w:rsidR="00F94A34">
        <w:t xml:space="preserve"> </w:t>
      </w:r>
      <w:r w:rsidRPr="00876D32">
        <w:t>services</w:t>
      </w:r>
      <w:bookmarkEnd w:id="541"/>
    </w:p>
    <w:p w14:paraId="2C43E491" w14:textId="17B40486" w:rsidR="00675EF5" w:rsidRPr="00876D32" w:rsidRDefault="00675EF5" w:rsidP="00675EF5">
      <w:r w:rsidRPr="00876D32">
        <w:t>Ved interne stamdata</w:t>
      </w:r>
      <w:r w:rsidR="00F94A34">
        <w:t xml:space="preserve"> </w:t>
      </w:r>
      <w:r w:rsidRPr="00876D32">
        <w:t xml:space="preserve">services </w:t>
      </w:r>
      <w:r>
        <w:rPr>
          <w:lang w:val="da-DK"/>
        </w:rPr>
        <w:t>forstås</w:t>
      </w:r>
      <w:r w:rsidRPr="00876D32">
        <w:t xml:space="preserve"> services der udstilles fra stamdataløsningen til DVR</w:t>
      </w:r>
      <w:r w:rsidR="00BE3A82">
        <w:t>-løsningen</w:t>
      </w:r>
      <w:r w:rsidRPr="00876D32">
        <w:t xml:space="preserve">. </w:t>
      </w:r>
      <w:r w:rsidRPr="00876D32">
        <w:br/>
        <w:t>Design af interne stamdata</w:t>
      </w:r>
      <w:r w:rsidR="00F94A34">
        <w:t xml:space="preserve"> </w:t>
      </w:r>
      <w:r w:rsidRPr="00876D32">
        <w:t>services sker i en senere fase, herunder om der anvendes REST-services til enkeltopslag, som beskrevet for eksterne stamdata</w:t>
      </w:r>
      <w:r w:rsidR="00F94A34">
        <w:t xml:space="preserve"> </w:t>
      </w:r>
      <w:r w:rsidRPr="00876D32">
        <w:t xml:space="preserve">services i næste afsnit. </w:t>
      </w:r>
    </w:p>
    <w:p w14:paraId="43A4490C" w14:textId="0AD295D6" w:rsidR="00675EF5" w:rsidRPr="00876D32" w:rsidRDefault="0076555C" w:rsidP="00675EF5">
      <w:r w:rsidRPr="00177A15">
        <w:t>D</w:t>
      </w:r>
      <w:r w:rsidR="00675EF5" w:rsidRPr="00177A15">
        <w:t>et</w:t>
      </w:r>
      <w:r w:rsidRPr="00177A15">
        <w:t xml:space="preserve"> er vigtigt </w:t>
      </w:r>
      <w:r w:rsidR="00675EF5" w:rsidRPr="00177A15">
        <w:t xml:space="preserve">at der sikres en god adskillelse mellem stamdatamodellen og </w:t>
      </w:r>
      <w:r w:rsidR="00177A15">
        <w:t>data</w:t>
      </w:r>
      <w:r w:rsidR="00675EF5" w:rsidRPr="00177A15">
        <w:t>modellen for recepter, bestillinger og udleveringer, således at stamdatamodellen og stamdataservices senere kan udvides til andre formål.</w:t>
      </w:r>
      <w:r w:rsidR="00675EF5" w:rsidRPr="00876D32">
        <w:t xml:space="preserve"> </w:t>
      </w:r>
    </w:p>
    <w:p w14:paraId="10932372" w14:textId="5EA577AB" w:rsidR="00675EF5" w:rsidRPr="00876D32" w:rsidRDefault="00675EF5" w:rsidP="00675EF5">
      <w:pPr>
        <w:pStyle w:val="Heading2"/>
      </w:pPr>
      <w:bookmarkStart w:id="542" w:name="_bsljv4c07p4w" w:colFirst="0" w:colLast="0"/>
      <w:bookmarkStart w:id="543" w:name="_w9k3i0tq5ynv"/>
      <w:bookmarkStart w:id="544" w:name="_Toc231991114"/>
      <w:bookmarkEnd w:id="542"/>
      <w:bookmarkEnd w:id="543"/>
      <w:r w:rsidRPr="00876D32">
        <w:t>4.3 - Eksterne stamdata</w:t>
      </w:r>
      <w:r w:rsidR="00F94A34">
        <w:t xml:space="preserve"> </w:t>
      </w:r>
      <w:r w:rsidRPr="00876D32">
        <w:t>services</w:t>
      </w:r>
      <w:bookmarkEnd w:id="544"/>
    </w:p>
    <w:p w14:paraId="77C3928B" w14:textId="3DBC292A" w:rsidR="00675EF5" w:rsidRPr="00876D32" w:rsidRDefault="00675EF5" w:rsidP="00675EF5">
      <w:pPr>
        <w:spacing w:before="200"/>
      </w:pPr>
      <w:r w:rsidRPr="00876D32">
        <w:t xml:space="preserve">Ved eksterne stamdataservices forstå services der udstilles fra stamdataløsningen til f.eks. dyrlægesystemer, apotekssystemer </w:t>
      </w:r>
      <w:r w:rsidRPr="008B0B84">
        <w:t xml:space="preserve">og </w:t>
      </w:r>
      <w:r w:rsidR="000458EA">
        <w:t>§39 vet-forhandler</w:t>
      </w:r>
      <w:r w:rsidRPr="008B0B84">
        <w:t xml:space="preserve">nes </w:t>
      </w:r>
      <w:r w:rsidRPr="00876D32">
        <w:t xml:space="preserve">systemer. </w:t>
      </w:r>
      <w:r w:rsidRPr="00876D32">
        <w:br/>
        <w:t xml:space="preserve">For ekstern anvendelse er der udelukkende behov for GET-opslag i stamdata. </w:t>
      </w:r>
    </w:p>
    <w:p w14:paraId="24D9DF4D" w14:textId="77777777" w:rsidR="00675EF5" w:rsidRPr="00876D32" w:rsidRDefault="00675EF5" w:rsidP="00675EF5">
      <w:r w:rsidRPr="00876D32">
        <w:t>Adgang til stamdata via GET-opslag, principper for specifikationer (dvs. versionering af formatet for datasæt), versionering (versionering af de enkelte datasæt), og mulighed for opslag så vidt muligt er ens, men hvor dataformater og -indhold naturligvis er forskellige.</w:t>
      </w:r>
    </w:p>
    <w:p w14:paraId="555849BD" w14:textId="77777777" w:rsidR="00675EF5" w:rsidRPr="00876D32" w:rsidRDefault="00675EF5" w:rsidP="00675EF5">
      <w:pPr>
        <w:pStyle w:val="Heading4"/>
      </w:pPr>
      <w:bookmarkStart w:id="545" w:name="_3sz6q4g6ypj0" w:colFirst="0" w:colLast="0"/>
      <w:bookmarkStart w:id="546" w:name="_p2pj9m52t47b"/>
      <w:bookmarkEnd w:id="545"/>
      <w:bookmarkEnd w:id="546"/>
      <w:r w:rsidRPr="00876D32">
        <w:t>Stamdatasæt og specifikationer</w:t>
      </w:r>
    </w:p>
    <w:p w14:paraId="3711BD6A" w14:textId="77777777" w:rsidR="00675EF5" w:rsidRPr="00876D32" w:rsidRDefault="00675EF5" w:rsidP="00675EF5">
      <w:r w:rsidRPr="00876D32">
        <w:t xml:space="preserve">Det skal sikres at specifikationen for en datakilde kan opdateres. F.eks. at medicinpriser kan udstilles i det gældende format fra 2019-01-01, men også at der senere kan udvides med et nyt format. Dette kan f.eks. gøres ved at udstille stamdatasæt som: </w:t>
      </w:r>
    </w:p>
    <w:p w14:paraId="3E9C589C" w14:textId="77777777" w:rsidR="00675EF5" w:rsidRPr="00876D32" w:rsidRDefault="00675EF5" w:rsidP="00675EF5">
      <w:pPr>
        <w:ind w:firstLine="720"/>
      </w:pPr>
      <w:r w:rsidRPr="00876D32">
        <w:rPr>
          <w:rFonts w:ascii="Consolas" w:hAnsi="Consolas"/>
        </w:rPr>
        <w:t>…/</w:t>
      </w:r>
      <w:r w:rsidRPr="00876D32">
        <w:rPr>
          <w:i/>
        </w:rPr>
        <w:t>navn på datasæt</w:t>
      </w:r>
      <w:r w:rsidRPr="00876D32">
        <w:rPr>
          <w:rFonts w:ascii="Consolas" w:hAnsi="Consolas"/>
        </w:rPr>
        <w:t>/</w:t>
      </w:r>
      <w:r w:rsidRPr="00876D32">
        <w:rPr>
          <w:i/>
        </w:rPr>
        <w:t>specifikation af datasæt</w:t>
      </w:r>
      <w:r w:rsidRPr="00876D32">
        <w:rPr>
          <w:rFonts w:ascii="Consolas" w:hAnsi="Consolas"/>
        </w:rPr>
        <w:t>/</w:t>
      </w:r>
    </w:p>
    <w:p w14:paraId="0F002EFE" w14:textId="77777777" w:rsidR="00675EF5" w:rsidRPr="00876D32" w:rsidRDefault="00675EF5" w:rsidP="00675EF5">
      <w:r w:rsidRPr="00876D32">
        <w:t>F.eks. for Medicinpriser, hvor nyeste version af specifikationen er dateret 2019-01-01:</w:t>
      </w:r>
    </w:p>
    <w:p w14:paraId="15178358" w14:textId="77777777" w:rsidR="00675EF5" w:rsidRPr="00876D32" w:rsidRDefault="00675EF5" w:rsidP="00675EF5">
      <w:pPr>
        <w:rPr>
          <w:rFonts w:ascii="Consolas" w:hAnsi="Consolas"/>
        </w:rPr>
      </w:pPr>
      <w:r w:rsidRPr="00876D32">
        <w:tab/>
      </w:r>
      <w:r w:rsidRPr="00876D32">
        <w:rPr>
          <w:rFonts w:ascii="Consolas" w:hAnsi="Consolas"/>
        </w:rPr>
        <w:t>…/medicinpriser/2019-01-01</w:t>
      </w:r>
    </w:p>
    <w:p w14:paraId="42167BDE" w14:textId="77777777" w:rsidR="00675EF5" w:rsidRPr="00876D32" w:rsidRDefault="00675EF5" w:rsidP="00675EF5">
      <w:pPr>
        <w:pStyle w:val="Heading4"/>
      </w:pPr>
      <w:bookmarkStart w:id="547" w:name="_dxi1kbplxuwb" w:colFirst="0" w:colLast="0"/>
      <w:bookmarkStart w:id="548" w:name="_9jmadryz250d"/>
      <w:bookmarkEnd w:id="547"/>
      <w:bookmarkEnd w:id="548"/>
      <w:r w:rsidRPr="00876D32">
        <w:t>Versionering</w:t>
      </w:r>
    </w:p>
    <w:p w14:paraId="739AD6A0" w14:textId="77777777" w:rsidR="00675EF5" w:rsidRPr="00876D32" w:rsidRDefault="00675EF5" w:rsidP="00675EF5">
      <w:r w:rsidRPr="00876D32">
        <w:t xml:space="preserve">Data skal versioneres. Dette sker ved at angive et versionsnummer, en versions-dato, eller en anden angivelse af version for ressourcen. Der forventes at et datasæt normalt kun opdateres én gang dagligt, men det skal også understøttes at data kan opdateres mere end en enkelt gang samme dag. F.eks. hvis der er behov for at rette fejl. Data versioneres som f.eks.: </w:t>
      </w:r>
    </w:p>
    <w:p w14:paraId="1628B64F" w14:textId="77777777" w:rsidR="00675EF5" w:rsidRPr="00876D32" w:rsidRDefault="00675EF5" w:rsidP="00675EF5">
      <w:pPr>
        <w:ind w:firstLine="720"/>
      </w:pPr>
      <w:r w:rsidRPr="00876D32">
        <w:rPr>
          <w:rFonts w:ascii="Consolas" w:hAnsi="Consolas"/>
        </w:rPr>
        <w:t>…/</w:t>
      </w:r>
      <w:r w:rsidRPr="00876D32">
        <w:rPr>
          <w:i/>
        </w:rPr>
        <w:t>navn på datasæt</w:t>
      </w:r>
      <w:r w:rsidRPr="00876D32">
        <w:rPr>
          <w:rFonts w:ascii="Consolas" w:hAnsi="Consolas"/>
        </w:rPr>
        <w:t>/</w:t>
      </w:r>
      <w:r w:rsidRPr="00876D32">
        <w:rPr>
          <w:i/>
        </w:rPr>
        <w:t>specifikation af datasæt</w:t>
      </w:r>
      <w:r w:rsidRPr="00876D32">
        <w:rPr>
          <w:rFonts w:ascii="Consolas" w:hAnsi="Consolas"/>
        </w:rPr>
        <w:t>/</w:t>
      </w:r>
      <w:r w:rsidRPr="00876D32">
        <w:rPr>
          <w:i/>
        </w:rPr>
        <w:t>versionsnummer</w:t>
      </w:r>
    </w:p>
    <w:p w14:paraId="32E6A3AE" w14:textId="77777777" w:rsidR="00675EF5" w:rsidRPr="00876D32" w:rsidRDefault="00675EF5" w:rsidP="00675EF5">
      <w:r w:rsidRPr="00876D32">
        <w:t xml:space="preserve">F.eks. for Medicinpriser: </w:t>
      </w:r>
    </w:p>
    <w:p w14:paraId="55221FC7" w14:textId="77777777" w:rsidR="00675EF5" w:rsidRPr="00876D32" w:rsidRDefault="00675EF5" w:rsidP="00675EF5">
      <w:pPr>
        <w:rPr>
          <w:rFonts w:ascii="Consolas" w:hAnsi="Consolas"/>
        </w:rPr>
      </w:pPr>
      <w:r w:rsidRPr="00876D32">
        <w:tab/>
      </w:r>
      <w:r w:rsidRPr="00876D32">
        <w:rPr>
          <w:rFonts w:ascii="Consolas" w:hAnsi="Consolas"/>
        </w:rPr>
        <w:t>…/medicinpriser/2019-01-01/2025-11-10</w:t>
      </w:r>
    </w:p>
    <w:p w14:paraId="1929FFC5" w14:textId="77777777" w:rsidR="00675EF5" w:rsidRPr="00876D32" w:rsidRDefault="00675EF5" w:rsidP="00675EF5">
      <w:r w:rsidRPr="00876D32">
        <w:t xml:space="preserve">Forskellige stamdatasæt kan versioneres på forskellig vis. For Medicinpriser f.eks. med datoen datasættet gælder fra, for andre med et simpelt løbenummer. Det er dog væsentligt, at versioneringen kan sorteres numerisk, eller leksikografisk, hvorved der skal tages højde for at anvendersystemer kan have forskellig opførsel i forhold til anvendelse af store og små bogstaver, tegnsæt og datoformater. </w:t>
      </w:r>
    </w:p>
    <w:p w14:paraId="7B45E04F" w14:textId="77777777" w:rsidR="00675EF5" w:rsidRPr="00876D32" w:rsidRDefault="00675EF5" w:rsidP="00675EF5">
      <w:pPr>
        <w:pStyle w:val="Heading4"/>
      </w:pPr>
      <w:bookmarkStart w:id="549" w:name="_6p5679yiqub3" w:colFirst="0" w:colLast="0"/>
      <w:bookmarkStart w:id="550" w:name="_iasod5141cw6"/>
      <w:bookmarkEnd w:id="549"/>
      <w:bookmarkEnd w:id="550"/>
      <w:r w:rsidRPr="00876D32">
        <w:t>GET liste af versionsnumre</w:t>
      </w:r>
    </w:p>
    <w:p w14:paraId="42BB3C4C" w14:textId="77777777" w:rsidR="00675EF5" w:rsidRPr="00876D32" w:rsidRDefault="00675EF5" w:rsidP="00675EF5">
      <w:r w:rsidRPr="00876D32">
        <w:t xml:space="preserve">Det skal sikres, at anvendersystemer med jævne mellemrum kan kontrollere om der findes opdaterede data, f.eks. ved opslag på de seneste </w:t>
      </w:r>
      <w:r w:rsidRPr="00876D32">
        <w:rPr>
          <w:i/>
        </w:rPr>
        <w:t>N</w:t>
      </w:r>
      <w:r w:rsidRPr="00876D32">
        <w:t xml:space="preserve"> versionsnumre, som returnerer de seneste versionsnumre, hvor </w:t>
      </w:r>
      <w:r w:rsidRPr="00876D32">
        <w:rPr>
          <w:i/>
        </w:rPr>
        <w:t>N</w:t>
      </w:r>
      <w:r w:rsidRPr="00876D32">
        <w:t xml:space="preserve"> er en passende høj værdi, f.eks. så der kan returneres mindst to års versionsnumre:</w:t>
      </w:r>
    </w:p>
    <w:p w14:paraId="2405045B" w14:textId="77777777" w:rsidR="00675EF5" w:rsidRPr="00876D32" w:rsidRDefault="00675EF5" w:rsidP="00675EF5">
      <w:pPr>
        <w:ind w:firstLine="720"/>
        <w:rPr>
          <w:rFonts w:ascii="Consolas" w:hAnsi="Consolas"/>
        </w:rPr>
      </w:pPr>
      <w:r w:rsidRPr="00876D32">
        <w:rPr>
          <w:rFonts w:ascii="Consolas" w:hAnsi="Consolas"/>
        </w:rPr>
        <w:t>…/</w:t>
      </w:r>
      <w:r w:rsidRPr="00876D32">
        <w:rPr>
          <w:i/>
        </w:rPr>
        <w:t>navn på datasæt</w:t>
      </w:r>
      <w:r w:rsidRPr="00876D32">
        <w:rPr>
          <w:rFonts w:ascii="Consolas" w:hAnsi="Consolas"/>
        </w:rPr>
        <w:t>/</w:t>
      </w:r>
      <w:r w:rsidRPr="00876D32">
        <w:rPr>
          <w:i/>
        </w:rPr>
        <w:t>specifikation af datasæt</w:t>
      </w:r>
      <w:r w:rsidRPr="00876D32">
        <w:rPr>
          <w:rFonts w:ascii="Consolas" w:hAnsi="Consolas"/>
        </w:rPr>
        <w:t>/versionnumberlist</w:t>
      </w:r>
    </w:p>
    <w:p w14:paraId="6F84DB3E" w14:textId="77777777" w:rsidR="00675EF5" w:rsidRPr="00876D32" w:rsidRDefault="00675EF5" w:rsidP="00675EF5">
      <w:r w:rsidRPr="00876D32">
        <w:t>F.eks. for at hente en liste af de seneste data for Apoteker:</w:t>
      </w:r>
    </w:p>
    <w:p w14:paraId="56DBBE9A" w14:textId="77777777" w:rsidR="00675EF5" w:rsidRPr="00876D32" w:rsidRDefault="00675EF5" w:rsidP="00675EF5">
      <w:pPr>
        <w:ind w:firstLine="720"/>
        <w:rPr>
          <w:rFonts w:ascii="Consolas" w:hAnsi="Consolas"/>
        </w:rPr>
      </w:pPr>
      <w:r w:rsidRPr="00876D32">
        <w:rPr>
          <w:rFonts w:ascii="Consolas" w:hAnsi="Consolas"/>
        </w:rPr>
        <w:t>…/</w:t>
      </w:r>
      <w:r w:rsidRPr="00876D32">
        <w:rPr>
          <w:rFonts w:ascii="Consolas" w:hAnsi="Consolas"/>
          <w:i/>
        </w:rPr>
        <w:t>apoteker</w:t>
      </w:r>
      <w:r w:rsidRPr="00876D32">
        <w:rPr>
          <w:rFonts w:ascii="Consolas" w:hAnsi="Consolas"/>
        </w:rPr>
        <w:t>/</w:t>
      </w:r>
      <w:r w:rsidRPr="00876D32">
        <w:rPr>
          <w:rFonts w:ascii="Consolas" w:hAnsi="Consolas"/>
          <w:i/>
        </w:rPr>
        <w:t>3</w:t>
      </w:r>
      <w:r w:rsidRPr="00876D32">
        <w:rPr>
          <w:rFonts w:ascii="Consolas" w:hAnsi="Consolas"/>
        </w:rPr>
        <w:t>/versionnumberlist</w:t>
      </w:r>
    </w:p>
    <w:p w14:paraId="472BF522" w14:textId="77777777" w:rsidR="00675EF5" w:rsidRPr="00876D32" w:rsidRDefault="00675EF5" w:rsidP="00675EF5">
      <w:r w:rsidRPr="00876D32">
        <w:t xml:space="preserve">Opslaget returnerer et JSON-dokument med en liste af versionsnumre i rækkefølge. </w:t>
      </w:r>
    </w:p>
    <w:p w14:paraId="7C67F55C" w14:textId="77777777" w:rsidR="00675EF5" w:rsidRPr="00876D32" w:rsidRDefault="00675EF5" w:rsidP="00675EF5">
      <w:pPr>
        <w:pStyle w:val="Heading4"/>
      </w:pPr>
      <w:bookmarkStart w:id="551" w:name="_r95qnlk0spdl" w:colFirst="0" w:colLast="0"/>
      <w:bookmarkStart w:id="552" w:name="_h0wudntgnrjw"/>
      <w:bookmarkEnd w:id="551"/>
      <w:bookmarkEnd w:id="552"/>
      <w:r w:rsidRPr="00876D32">
        <w:t>GET gældende versionsnummer</w:t>
      </w:r>
    </w:p>
    <w:p w14:paraId="3B3CCCB9" w14:textId="77777777" w:rsidR="00675EF5" w:rsidRPr="00876D32" w:rsidRDefault="00675EF5" w:rsidP="00675EF5">
      <w:r w:rsidRPr="00876D32">
        <w:t xml:space="preserve">Anvendersystemer skal kunne finde gældende versionsnummer for et datasæt, med en given specifikation: </w:t>
      </w:r>
    </w:p>
    <w:p w14:paraId="2686AA41" w14:textId="77777777" w:rsidR="00675EF5" w:rsidRPr="00876D32" w:rsidRDefault="00675EF5" w:rsidP="00675EF5">
      <w:pPr>
        <w:ind w:firstLine="720"/>
        <w:rPr>
          <w:rFonts w:ascii="Consolas" w:hAnsi="Consolas"/>
        </w:rPr>
      </w:pPr>
      <w:r w:rsidRPr="00876D32">
        <w:rPr>
          <w:rFonts w:ascii="Consolas" w:hAnsi="Consolas"/>
        </w:rPr>
        <w:t>…/</w:t>
      </w:r>
      <w:r w:rsidRPr="00876D32">
        <w:rPr>
          <w:i/>
        </w:rPr>
        <w:t>navn på datasæt</w:t>
      </w:r>
      <w:r w:rsidRPr="00876D32">
        <w:rPr>
          <w:rFonts w:ascii="Consolas" w:hAnsi="Consolas"/>
        </w:rPr>
        <w:t>/</w:t>
      </w:r>
      <w:r w:rsidRPr="00876D32">
        <w:rPr>
          <w:i/>
        </w:rPr>
        <w:t>specifikation af datasæt</w:t>
      </w:r>
      <w:r w:rsidRPr="00876D32">
        <w:rPr>
          <w:rFonts w:ascii="Consolas" w:hAnsi="Consolas"/>
        </w:rPr>
        <w:t>/currenversionnumber</w:t>
      </w:r>
    </w:p>
    <w:p w14:paraId="173E3950" w14:textId="77777777" w:rsidR="00675EF5" w:rsidRPr="00876D32" w:rsidRDefault="00675EF5" w:rsidP="00675EF5">
      <w:pPr>
        <w:rPr>
          <w:rFonts w:ascii="Consolas" w:hAnsi="Consolas"/>
        </w:rPr>
      </w:pPr>
      <w:r w:rsidRPr="00876D32">
        <w:t xml:space="preserve">Opslaget returnerer et JSON-dokument med det aktuelt gældende versionsnummer. </w:t>
      </w:r>
    </w:p>
    <w:p w14:paraId="4929604B" w14:textId="77777777" w:rsidR="00675EF5" w:rsidRPr="00876D32" w:rsidRDefault="00675EF5" w:rsidP="00675EF5">
      <w:pPr>
        <w:pStyle w:val="Heading4"/>
      </w:pPr>
      <w:bookmarkStart w:id="553" w:name="_nb8f89sxiuvv" w:colFirst="0" w:colLast="0"/>
      <w:bookmarkStart w:id="554" w:name="_f0v9368fp10i"/>
      <w:bookmarkEnd w:id="553"/>
      <w:bookmarkEnd w:id="554"/>
      <w:r w:rsidRPr="00876D32">
        <w:t>GET seneste versionsnummer</w:t>
      </w:r>
    </w:p>
    <w:p w14:paraId="535FF9DB" w14:textId="77777777" w:rsidR="00675EF5" w:rsidRPr="00876D32" w:rsidRDefault="00675EF5" w:rsidP="00675EF5">
      <w:r w:rsidRPr="00876D32">
        <w:t xml:space="preserve">Anvendersystemer skal kunne finde det seneste versionsnummer for et datasæt, med en given specifikation, uanset hvorvidt dette aktuelt er gældende. F.eks. offentliggøres Medicinpriser typisk fredag eftermiddag, men træder i kraft den følgende mandag. </w:t>
      </w:r>
    </w:p>
    <w:p w14:paraId="240133E2" w14:textId="77777777" w:rsidR="00675EF5" w:rsidRPr="00876D32" w:rsidRDefault="00675EF5" w:rsidP="00675EF5">
      <w:pPr>
        <w:ind w:firstLine="720"/>
        <w:rPr>
          <w:rFonts w:ascii="Consolas" w:hAnsi="Consolas"/>
        </w:rPr>
      </w:pPr>
      <w:r w:rsidRPr="00876D32">
        <w:rPr>
          <w:rFonts w:ascii="Consolas" w:hAnsi="Consolas"/>
        </w:rPr>
        <w:t>…/</w:t>
      </w:r>
      <w:r w:rsidRPr="00876D32">
        <w:rPr>
          <w:i/>
        </w:rPr>
        <w:t>navn på datasæt</w:t>
      </w:r>
      <w:r w:rsidRPr="00876D32">
        <w:rPr>
          <w:rFonts w:ascii="Consolas" w:hAnsi="Consolas"/>
        </w:rPr>
        <w:t>/</w:t>
      </w:r>
      <w:r w:rsidRPr="00876D32">
        <w:rPr>
          <w:i/>
        </w:rPr>
        <w:t>specifikation af datasæt</w:t>
      </w:r>
      <w:r w:rsidRPr="00876D32">
        <w:rPr>
          <w:rFonts w:ascii="Consolas" w:hAnsi="Consolas"/>
        </w:rPr>
        <w:t>/latestversionnumber</w:t>
      </w:r>
    </w:p>
    <w:p w14:paraId="5D30191A" w14:textId="77777777" w:rsidR="00675EF5" w:rsidRPr="00876D32" w:rsidRDefault="00675EF5" w:rsidP="00675EF5">
      <w:pPr>
        <w:rPr>
          <w:rFonts w:ascii="Consolas" w:hAnsi="Consolas"/>
        </w:rPr>
      </w:pPr>
      <w:r w:rsidRPr="00876D32">
        <w:t xml:space="preserve">Opslaget returnerer et JSON-dokument med det seneste versionsnummer. </w:t>
      </w:r>
    </w:p>
    <w:p w14:paraId="193FD689" w14:textId="77777777" w:rsidR="00675EF5" w:rsidRPr="00876D32" w:rsidRDefault="00675EF5" w:rsidP="00675EF5">
      <w:pPr>
        <w:pStyle w:val="Heading4"/>
      </w:pPr>
      <w:bookmarkStart w:id="555" w:name="_sc4l7j80loy" w:colFirst="0" w:colLast="0"/>
      <w:bookmarkStart w:id="556" w:name="_jfag039hg6oo"/>
      <w:bookmarkEnd w:id="555"/>
      <w:bookmarkEnd w:id="556"/>
      <w:r w:rsidRPr="00876D32">
        <w:t>GET datasæt</w:t>
      </w:r>
    </w:p>
    <w:p w14:paraId="41160250" w14:textId="77777777" w:rsidR="00675EF5" w:rsidRPr="00876D32" w:rsidRDefault="00675EF5" w:rsidP="00675EF5">
      <w:r w:rsidRPr="00876D32">
        <w:t xml:space="preserve">Et fuldt datasæt kan hentes ved opslag på en given version: </w:t>
      </w:r>
    </w:p>
    <w:p w14:paraId="046387EA" w14:textId="77777777" w:rsidR="00675EF5" w:rsidRPr="00876D32" w:rsidRDefault="00675EF5" w:rsidP="00675EF5">
      <w:pPr>
        <w:ind w:firstLine="720"/>
        <w:rPr>
          <w:i/>
        </w:rPr>
      </w:pPr>
      <w:r w:rsidRPr="00876D32">
        <w:rPr>
          <w:rFonts w:ascii="Consolas" w:hAnsi="Consolas"/>
        </w:rPr>
        <w:t>…/</w:t>
      </w:r>
      <w:r w:rsidRPr="00876D32">
        <w:rPr>
          <w:i/>
        </w:rPr>
        <w:t>navn på datasæt</w:t>
      </w:r>
      <w:r w:rsidRPr="00876D32">
        <w:rPr>
          <w:rFonts w:ascii="Consolas" w:hAnsi="Consolas"/>
        </w:rPr>
        <w:t>/</w:t>
      </w:r>
      <w:r w:rsidRPr="00876D32">
        <w:rPr>
          <w:i/>
        </w:rPr>
        <w:t>specifikation af datasæt</w:t>
      </w:r>
      <w:r w:rsidRPr="00876D32">
        <w:rPr>
          <w:rFonts w:ascii="Consolas" w:hAnsi="Consolas"/>
        </w:rPr>
        <w:t>/</w:t>
      </w:r>
      <w:r w:rsidRPr="00876D32">
        <w:rPr>
          <w:i/>
        </w:rPr>
        <w:t>versionsnummer</w:t>
      </w:r>
    </w:p>
    <w:p w14:paraId="7961CF1B" w14:textId="77777777" w:rsidR="00675EF5" w:rsidRPr="00876D32" w:rsidRDefault="00675EF5" w:rsidP="00675EF5">
      <w:r w:rsidRPr="00876D32">
        <w:t xml:space="preserve">Der returneres et JSON-dokument med en fuld version, f.eks. en fuld version af Medicinpriser. </w:t>
      </w:r>
    </w:p>
    <w:p w14:paraId="38533A5E" w14:textId="77777777" w:rsidR="00675EF5" w:rsidRPr="00876D32" w:rsidRDefault="00675EF5" w:rsidP="00675EF5">
      <w:r w:rsidRPr="00876D32">
        <w:t xml:space="preserve">Det forventes ikke at der er behov for at kunne opdele datasæt i flere dele pga. datamængder. F.eks. fylder en fuld version af Medicinpriser i nuværende fastlængdeformat under 20 MB. </w:t>
      </w:r>
    </w:p>
    <w:p w14:paraId="6BF2EFDA" w14:textId="77777777" w:rsidR="00675EF5" w:rsidRPr="00876D32" w:rsidRDefault="00675EF5" w:rsidP="00675EF5">
      <w:pPr>
        <w:pStyle w:val="Heading4"/>
      </w:pPr>
      <w:bookmarkStart w:id="557" w:name="_p1et9lnh494s"/>
      <w:bookmarkStart w:id="558" w:name="_e43o34z6jz86"/>
      <w:bookmarkEnd w:id="557"/>
      <w:bookmarkEnd w:id="558"/>
      <w:r>
        <w:t>GET enkelt tabel</w:t>
      </w:r>
    </w:p>
    <w:p w14:paraId="61E877E1" w14:textId="77777777" w:rsidR="00675EF5" w:rsidRPr="00876D32" w:rsidRDefault="00675EF5" w:rsidP="00675EF5">
      <w:r w:rsidRPr="00876D32">
        <w:t xml:space="preserve">En enkelt tabel fra et datasæt kan hentes ved opslag på en given version og tabellens navn. </w:t>
      </w:r>
    </w:p>
    <w:p w14:paraId="2E4BCBFB" w14:textId="77777777" w:rsidR="00675EF5" w:rsidRPr="00876D32" w:rsidRDefault="00675EF5" w:rsidP="00675EF5">
      <w:pPr>
        <w:ind w:firstLine="720"/>
        <w:rPr>
          <w:i/>
        </w:rPr>
      </w:pPr>
      <w:r w:rsidRPr="00876D32">
        <w:rPr>
          <w:rFonts w:ascii="Consolas" w:hAnsi="Consolas"/>
        </w:rPr>
        <w:t>…/</w:t>
      </w:r>
      <w:r w:rsidRPr="00876D32">
        <w:rPr>
          <w:i/>
        </w:rPr>
        <w:t>navn på datasæt</w:t>
      </w:r>
      <w:r w:rsidRPr="00876D32">
        <w:rPr>
          <w:rFonts w:ascii="Consolas" w:hAnsi="Consolas"/>
        </w:rPr>
        <w:t>/</w:t>
      </w:r>
      <w:r w:rsidRPr="00876D32">
        <w:rPr>
          <w:i/>
        </w:rPr>
        <w:t>specifikation af datasæt</w:t>
      </w:r>
      <w:r w:rsidRPr="00876D32">
        <w:rPr>
          <w:rFonts w:ascii="Consolas" w:hAnsi="Consolas"/>
        </w:rPr>
        <w:t>/</w:t>
      </w:r>
      <w:r w:rsidRPr="00876D32">
        <w:rPr>
          <w:i/>
        </w:rPr>
        <w:t>versionsnummer</w:t>
      </w:r>
      <w:r w:rsidRPr="00876D32">
        <w:rPr>
          <w:rFonts w:ascii="Consolas" w:hAnsi="Consolas"/>
          <w:i/>
        </w:rPr>
        <w:t>/</w:t>
      </w:r>
      <w:r w:rsidRPr="00876D32">
        <w:rPr>
          <w:i/>
        </w:rPr>
        <w:t>tabelnavn</w:t>
      </w:r>
    </w:p>
    <w:p w14:paraId="2CDD1C79" w14:textId="77777777" w:rsidR="00675EF5" w:rsidRPr="00876D32" w:rsidRDefault="00675EF5" w:rsidP="00675EF5">
      <w:r w:rsidRPr="00876D32">
        <w:t xml:space="preserve">F.eks. kun tabellen “Apoteker” fra apoteker-stamdata: </w:t>
      </w:r>
    </w:p>
    <w:p w14:paraId="399A21F4" w14:textId="77777777" w:rsidR="00675EF5" w:rsidRPr="00876D32" w:rsidRDefault="00675EF5" w:rsidP="00675EF5">
      <w:pPr>
        <w:ind w:firstLine="720"/>
        <w:rPr>
          <w:rFonts w:ascii="Consolas" w:hAnsi="Consolas"/>
          <w:i/>
        </w:rPr>
      </w:pPr>
      <w:r w:rsidRPr="00876D32">
        <w:rPr>
          <w:rFonts w:ascii="Consolas" w:hAnsi="Consolas"/>
        </w:rPr>
        <w:t>…/</w:t>
      </w:r>
      <w:r w:rsidRPr="00876D32">
        <w:rPr>
          <w:rFonts w:ascii="Consolas" w:hAnsi="Consolas"/>
          <w:i/>
        </w:rPr>
        <w:t>apoteker</w:t>
      </w:r>
      <w:r w:rsidRPr="00876D32">
        <w:rPr>
          <w:rFonts w:ascii="Consolas" w:hAnsi="Consolas"/>
        </w:rPr>
        <w:t>/</w:t>
      </w:r>
      <w:r w:rsidRPr="00876D32">
        <w:rPr>
          <w:rFonts w:ascii="Consolas" w:hAnsi="Consolas"/>
          <w:i/>
        </w:rPr>
        <w:t>3</w:t>
      </w:r>
      <w:r w:rsidRPr="00876D32">
        <w:rPr>
          <w:rFonts w:ascii="Consolas" w:hAnsi="Consolas"/>
        </w:rPr>
        <w:t>/</w:t>
      </w:r>
      <w:r w:rsidRPr="00876D32">
        <w:rPr>
          <w:rFonts w:ascii="Consolas" w:hAnsi="Consolas"/>
          <w:i/>
        </w:rPr>
        <w:t>2025-10-11/apoteker</w:t>
      </w:r>
    </w:p>
    <w:p w14:paraId="691558DE" w14:textId="77777777" w:rsidR="00675EF5" w:rsidRPr="00876D32" w:rsidRDefault="00675EF5" w:rsidP="00675EF5">
      <w:r w:rsidRPr="00876D32">
        <w:t>Eller kun tabellen “LMS02” med pakninger fra Medicinpriser:</w:t>
      </w:r>
    </w:p>
    <w:p w14:paraId="72FF2492" w14:textId="77777777" w:rsidR="00675EF5" w:rsidRPr="00876D32" w:rsidRDefault="00675EF5" w:rsidP="00675EF5">
      <w:pPr>
        <w:rPr>
          <w:rFonts w:ascii="Consolas" w:hAnsi="Consolas"/>
        </w:rPr>
      </w:pPr>
      <w:r w:rsidRPr="00876D32">
        <w:tab/>
      </w:r>
      <w:r w:rsidRPr="00876D32">
        <w:rPr>
          <w:rFonts w:ascii="Consolas" w:hAnsi="Consolas"/>
        </w:rPr>
        <w:t>…/medicinpriser/2019-01-01/2025-11-10/LMS02</w:t>
      </w:r>
    </w:p>
    <w:p w14:paraId="412AF2C5" w14:textId="77777777" w:rsidR="00675EF5" w:rsidRPr="00876D32" w:rsidRDefault="00675EF5" w:rsidP="00675EF5">
      <w:r w:rsidRPr="00876D32">
        <w:t xml:space="preserve">Der returneres et JSON-dokument med data på Apoteker og filialer, eller med pakninger som LMS02 (dog i JSON-format). </w:t>
      </w:r>
    </w:p>
    <w:p w14:paraId="464F1982" w14:textId="77777777" w:rsidR="00993C26" w:rsidRPr="00876D32" w:rsidRDefault="00993C26" w:rsidP="00993C26">
      <w:pPr>
        <w:pStyle w:val="Heading4"/>
      </w:pPr>
      <w:bookmarkStart w:id="559" w:name="_bizaad7iw2bd"/>
      <w:bookmarkStart w:id="560" w:name="_fg1ylefzs9mz"/>
      <w:bookmarkEnd w:id="559"/>
      <w:bookmarkEnd w:id="560"/>
      <w:r>
        <w:t xml:space="preserve">GET </w:t>
      </w:r>
      <w:del w:id="561" w:author="Birger Kidmose" w:date="2026-08-06T09:10:00Z" w16du:dateUtc="2026-08-06T07:10:00Z">
        <w:r w:rsidR="00675EF5" w:rsidRPr="00876D32">
          <w:delText>enkelt række</w:delText>
        </w:r>
      </w:del>
      <w:ins w:id="562" w:author="Birger Kidmose" w:date="2026-08-06T09:10:00Z" w16du:dateUtc="2026-08-06T07:10:00Z">
        <w:r>
          <w:t>enkelte eller få rækker</w:t>
        </w:r>
      </w:ins>
    </w:p>
    <w:p w14:paraId="63926DA9" w14:textId="77777777" w:rsidR="00993C26" w:rsidRPr="00876D32" w:rsidRDefault="00993C26" w:rsidP="00993C26">
      <w:r w:rsidRPr="00876D32">
        <w:t xml:space="preserve">En enkelt række fra et datasæt kan hentes ved opslag på en given version, tabellens navn og den forretningsmæssige nøgle for datasættet. </w:t>
      </w:r>
      <w:ins w:id="563" w:author="Birger Kidmose" w:date="2026-08-06T09:10:00Z" w16du:dateUtc="2026-08-06T07:10:00Z">
        <w:r>
          <w:t>I visse tilfælde er der ikke en naturlig forretningsmæssig nøgle, og der kan her slås op med en værdi, som gør at der returneres flere rækker, returneret på samme måde som ved opslag på en hel tabel. Der slås op med:</w:t>
        </w:r>
      </w:ins>
    </w:p>
    <w:p w14:paraId="0385D9A5" w14:textId="77777777" w:rsidR="00993C26" w:rsidRPr="00876D32" w:rsidRDefault="00993C26" w:rsidP="00993C26">
      <w:pPr>
        <w:ind w:firstLine="720"/>
        <w:rPr>
          <w:i/>
        </w:rPr>
      </w:pPr>
      <w:r w:rsidRPr="00876D32">
        <w:rPr>
          <w:rFonts w:ascii="Consolas" w:hAnsi="Consolas"/>
        </w:rPr>
        <w:t>…/</w:t>
      </w:r>
      <w:r w:rsidRPr="00876D32">
        <w:rPr>
          <w:i/>
        </w:rPr>
        <w:t>navn på datasæt</w:t>
      </w:r>
      <w:r w:rsidRPr="00876D32">
        <w:rPr>
          <w:rFonts w:ascii="Consolas" w:hAnsi="Consolas"/>
        </w:rPr>
        <w:t>/</w:t>
      </w:r>
      <w:r w:rsidRPr="00876D32">
        <w:rPr>
          <w:i/>
        </w:rPr>
        <w:t>specifikation af datasæt</w:t>
      </w:r>
      <w:r w:rsidRPr="00876D32">
        <w:rPr>
          <w:rFonts w:ascii="Consolas" w:hAnsi="Consolas"/>
        </w:rPr>
        <w:t>/</w:t>
      </w:r>
      <w:r w:rsidRPr="00876D32">
        <w:rPr>
          <w:i/>
        </w:rPr>
        <w:t>versionsnummer</w:t>
      </w:r>
      <w:r w:rsidRPr="00876D32">
        <w:rPr>
          <w:rFonts w:ascii="Consolas" w:hAnsi="Consolas"/>
          <w:i/>
        </w:rPr>
        <w:t>/</w:t>
      </w:r>
      <w:r w:rsidRPr="00876D32">
        <w:rPr>
          <w:i/>
        </w:rPr>
        <w:t>tabelnavn</w:t>
      </w:r>
      <w:r w:rsidRPr="00876D32">
        <w:rPr>
          <w:rFonts w:ascii="Consolas" w:hAnsi="Consolas"/>
          <w:i/>
        </w:rPr>
        <w:t>/</w:t>
      </w:r>
      <w:r w:rsidRPr="00876D32">
        <w:rPr>
          <w:i/>
        </w:rPr>
        <w:t>nøgle</w:t>
      </w:r>
    </w:p>
    <w:p w14:paraId="40FB3BF9" w14:textId="7EA7149E" w:rsidR="00993C26" w:rsidRPr="00876D32" w:rsidRDefault="00993C26" w:rsidP="00993C26">
      <w:r w:rsidRPr="00876D32">
        <w:t>F.eks. kun det magistrelle lægemiddel med drugid</w:t>
      </w:r>
      <w:r w:rsidR="00ED16D2">
        <w:t xml:space="preserve"> </w:t>
      </w:r>
      <w:del w:id="564" w:author="Birger Kidmose" w:date="2026-08-06T09:10:00Z" w16du:dateUtc="2026-08-06T07:10:00Z">
        <w:r w:rsidR="00675EF5" w:rsidRPr="00876D32">
          <w:delText>73019685825</w:delText>
        </w:r>
      </w:del>
      <w:ins w:id="565" w:author="Birger Kidmose" w:date="2026-08-06T09:10:00Z" w16du:dateUtc="2026-08-06T07:10:00Z">
        <w:r w:rsidR="00ED16D2" w:rsidRPr="00ED16D2">
          <w:t>28103686104</w:t>
        </w:r>
      </w:ins>
      <w:r w:rsidRPr="00876D32">
        <w:t>:</w:t>
      </w:r>
    </w:p>
    <w:p w14:paraId="01389FAB" w14:textId="3EA92372" w:rsidR="00993C26" w:rsidRPr="00876D32" w:rsidRDefault="00993C26" w:rsidP="00993C26">
      <w:pPr>
        <w:ind w:firstLine="720"/>
        <w:rPr>
          <w:rFonts w:ascii="Consolas" w:hAnsi="Consolas"/>
        </w:rPr>
      </w:pPr>
      <w:r w:rsidRPr="00876D32">
        <w:rPr>
          <w:rFonts w:ascii="Consolas" w:hAnsi="Consolas"/>
        </w:rPr>
        <w:t>…/</w:t>
      </w:r>
      <w:r w:rsidRPr="00876D32">
        <w:rPr>
          <w:rFonts w:ascii="Consolas" w:hAnsi="Consolas"/>
          <w:i/>
        </w:rPr>
        <w:t>magi</w:t>
      </w:r>
      <w:r w:rsidRPr="00876D32">
        <w:rPr>
          <w:rFonts w:ascii="Consolas" w:hAnsi="Consolas"/>
        </w:rPr>
        <w:t>/</w:t>
      </w:r>
      <w:r w:rsidRPr="00876D32">
        <w:rPr>
          <w:rFonts w:ascii="Consolas" w:hAnsi="Consolas"/>
          <w:i/>
        </w:rPr>
        <w:t>3</w:t>
      </w:r>
      <w:r w:rsidRPr="00876D32">
        <w:rPr>
          <w:rFonts w:ascii="Consolas" w:hAnsi="Consolas"/>
        </w:rPr>
        <w:t>/</w:t>
      </w:r>
      <w:r w:rsidRPr="00876D32">
        <w:rPr>
          <w:rFonts w:ascii="Consolas" w:hAnsi="Consolas"/>
          <w:i/>
        </w:rPr>
        <w:t>2025-10-11/drugs/</w:t>
      </w:r>
      <w:del w:id="566" w:author="Birger Kidmose" w:date="2026-08-06T09:10:00Z" w16du:dateUtc="2026-08-06T07:10:00Z">
        <w:r w:rsidR="00675EF5" w:rsidRPr="00876D32">
          <w:rPr>
            <w:rFonts w:ascii="Consolas" w:hAnsi="Consolas"/>
            <w:i/>
          </w:rPr>
          <w:delText>73019685825</w:delText>
        </w:r>
      </w:del>
      <w:ins w:id="567" w:author="Birger Kidmose" w:date="2026-08-06T09:10:00Z" w16du:dateUtc="2026-08-06T07:10:00Z">
        <w:r w:rsidR="00ED16D2" w:rsidRPr="008D66C4">
          <w:rPr>
            <w:rFonts w:ascii="Consolas" w:hAnsi="Consolas"/>
            <w:i/>
          </w:rPr>
          <w:t>28103686104</w:t>
        </w:r>
      </w:ins>
    </w:p>
    <w:p w14:paraId="74521F49" w14:textId="77777777" w:rsidR="00993C26" w:rsidRDefault="00675EF5" w:rsidP="00993C26">
      <w:del w:id="568" w:author="Birger Kidmose" w:date="2026-08-06T09:10:00Z" w16du:dateUtc="2026-08-06T07:10:00Z">
        <w:r w:rsidRPr="00876D32">
          <w:delText>Der</w:delText>
        </w:r>
      </w:del>
      <w:ins w:id="569" w:author="Birger Kidmose" w:date="2026-08-06T09:10:00Z" w16du:dateUtc="2026-08-06T07:10:00Z">
        <w:r w:rsidR="00993C26">
          <w:t>Hvorved der</w:t>
        </w:r>
      </w:ins>
      <w:r w:rsidR="00993C26" w:rsidRPr="00876D32">
        <w:t xml:space="preserve"> returneres et JSON-dokument med data på dette ene lægemiddel.</w:t>
      </w:r>
    </w:p>
    <w:p w14:paraId="0D872E42" w14:textId="77777777" w:rsidR="00993C26" w:rsidRDefault="00675EF5" w:rsidP="00993C26">
      <w:pPr>
        <w:rPr>
          <w:ins w:id="570" w:author="Birger Kidmose" w:date="2026-08-06T09:10:00Z" w16du:dateUtc="2026-08-06T07:10:00Z"/>
        </w:rPr>
      </w:pPr>
      <w:del w:id="571" w:author="Birger Kidmose" w:date="2026-08-06T09:10:00Z" w16du:dateUtc="2026-08-06T07:10:00Z">
        <w:r w:rsidRPr="00876D32">
          <w:delText xml:space="preserve">Eksterne systemer skal replikere hele datasæt, eller eventuelt kun enkelte tabeller, og foretage opslag i en lokal kopi af data. Dette har til formål at sikre robusthed, sådan at servicevinduer, nedbrud mm. ikke forhindrer lokale arbejdsgange, hvor der ikke </w:delText>
        </w:r>
        <w:r w:rsidR="00473F81">
          <w:delText>kan</w:delText>
        </w:r>
        <w:r w:rsidRPr="00876D32">
          <w:delText xml:space="preserve"> oprettes eller hentes recepter. Opslag på enkelte rækker </w:delText>
        </w:r>
        <w:r w:rsidR="00E47B12">
          <w:delText xml:space="preserve">skal gøres muligt for DVR-løsningen, men mulighed for enkeltopslag skal ikke udstilles til </w:delText>
        </w:r>
        <w:r w:rsidRPr="00876D32">
          <w:delText>ekstern</w:delText>
        </w:r>
        <w:r w:rsidR="00E47B12">
          <w:delText>e</w:delText>
        </w:r>
        <w:r w:rsidRPr="00876D32">
          <w:delText xml:space="preserve"> </w:delText>
        </w:r>
        <w:r w:rsidR="00E47B12">
          <w:delText>anvendersystemer</w:delText>
        </w:r>
        <w:r w:rsidRPr="00876D32">
          <w:delText xml:space="preserve">. </w:delText>
        </w:r>
      </w:del>
      <w:ins w:id="572" w:author="Birger Kidmose" w:date="2026-08-06T09:10:00Z" w16du:dateUtc="2026-08-06T07:10:00Z">
        <w:r w:rsidR="00993C26">
          <w:t xml:space="preserve">Eller for aktive indholdsstoffer i LMS30 for et lægemiddel: </w:t>
        </w:r>
      </w:ins>
    </w:p>
    <w:p w14:paraId="160646DD" w14:textId="77777777" w:rsidR="00993C26" w:rsidRPr="00100C78" w:rsidRDefault="00993C26" w:rsidP="00993C26">
      <w:pPr>
        <w:ind w:firstLine="720"/>
        <w:rPr>
          <w:ins w:id="573" w:author="Birger Kidmose" w:date="2026-08-06T09:10:00Z" w16du:dateUtc="2026-08-06T07:10:00Z"/>
          <w:rFonts w:ascii="Consolas" w:hAnsi="Consolas"/>
        </w:rPr>
      </w:pPr>
      <w:ins w:id="574" w:author="Birger Kidmose" w:date="2026-08-06T09:10:00Z" w16du:dateUtc="2026-08-06T07:10:00Z">
        <w:r w:rsidRPr="00876D32">
          <w:rPr>
            <w:rFonts w:ascii="Consolas" w:hAnsi="Consolas"/>
          </w:rPr>
          <w:t>…/medicinpriser/2019-01-01/2025-11-10/LMS</w:t>
        </w:r>
        <w:r>
          <w:rPr>
            <w:rFonts w:ascii="Consolas" w:hAnsi="Consolas"/>
          </w:rPr>
          <w:t>30/</w:t>
        </w:r>
        <w:r w:rsidRPr="00AD2E9D">
          <w:rPr>
            <w:rFonts w:ascii="Consolas" w:hAnsi="Consolas"/>
            <w:i/>
          </w:rPr>
          <w:t>28100111155</w:t>
        </w:r>
      </w:ins>
    </w:p>
    <w:p w14:paraId="09D93832" w14:textId="77777777" w:rsidR="00993C26" w:rsidRDefault="00993C26" w:rsidP="00993C26">
      <w:pPr>
        <w:rPr>
          <w:ins w:id="575" w:author="Birger Kidmose" w:date="2026-08-06T09:10:00Z" w16du:dateUtc="2026-08-06T07:10:00Z"/>
        </w:rPr>
      </w:pPr>
      <w:ins w:id="576" w:author="Birger Kidmose" w:date="2026-08-06T09:10:00Z" w16du:dateUtc="2026-08-06T07:10:00Z">
        <w:r>
          <w:t>Hvorved d</w:t>
        </w:r>
        <w:r w:rsidRPr="00876D32">
          <w:t xml:space="preserve">er returneres et JSON-dokument med data </w:t>
        </w:r>
        <w:r>
          <w:t xml:space="preserve">på indholdsstofferne for </w:t>
        </w:r>
        <w:r w:rsidRPr="00876D32">
          <w:t>lægemid</w:t>
        </w:r>
        <w:r>
          <w:t xml:space="preserve">let med dette drugid. </w:t>
        </w:r>
      </w:ins>
    </w:p>
    <w:p w14:paraId="4A48A357" w14:textId="4C7BF61C" w:rsidR="00675EF5" w:rsidRPr="00876D32" w:rsidRDefault="00675EF5" w:rsidP="00675EF5"/>
    <w:p w14:paraId="4EE9AAB5" w14:textId="77777777" w:rsidR="00675EF5" w:rsidRPr="00876D32" w:rsidRDefault="00675EF5" w:rsidP="00675EF5">
      <w:pPr>
        <w:pStyle w:val="Heading1"/>
        <w:rPr>
          <w:sz w:val="32"/>
        </w:rPr>
      </w:pPr>
      <w:bookmarkStart w:id="577" w:name="_80lumsje64wb" w:colFirst="0" w:colLast="0"/>
      <w:bookmarkStart w:id="578" w:name="_r2cqpw8ct8jz"/>
      <w:bookmarkStart w:id="579" w:name="_jg6wjlm97zb7" w:colFirst="0" w:colLast="0"/>
      <w:bookmarkStart w:id="580" w:name="_g2uh6z1uz8dt"/>
      <w:bookmarkStart w:id="581" w:name="_Toc231991115"/>
      <w:bookmarkEnd w:id="577"/>
      <w:bookmarkEnd w:id="578"/>
      <w:bookmarkEnd w:id="579"/>
      <w:bookmarkEnd w:id="580"/>
      <w:r w:rsidRPr="00876D32">
        <w:t>5 - Stamdataservices</w:t>
      </w:r>
      <w:bookmarkEnd w:id="581"/>
    </w:p>
    <w:p w14:paraId="7546C196" w14:textId="0879996E" w:rsidR="00675EF5" w:rsidRDefault="00675EF5" w:rsidP="00675EF5">
      <w:pPr>
        <w:spacing w:before="200"/>
      </w:pPr>
      <w:r w:rsidRPr="00876D32">
        <w:t xml:space="preserve">Stamdata </w:t>
      </w:r>
      <w:r>
        <w:t xml:space="preserve">skal </w:t>
      </w:r>
      <w:r w:rsidRPr="00876D32">
        <w:t>udstilles som REST-services, og anvendes af DVR</w:t>
      </w:r>
      <w:r w:rsidR="00155509">
        <w:t>-løsningen</w:t>
      </w:r>
      <w:r w:rsidRPr="00876D32">
        <w:t xml:space="preserve"> og eksterne </w:t>
      </w:r>
      <w:r w:rsidR="00155509">
        <w:t>anvender</w:t>
      </w:r>
      <w:r w:rsidRPr="00876D32">
        <w:t xml:space="preserve">systemer, hvilket er beskrevet under de enkelte services. </w:t>
      </w:r>
    </w:p>
    <w:p w14:paraId="76540888" w14:textId="77777777" w:rsidR="00675EF5" w:rsidRPr="00876D32" w:rsidRDefault="00675EF5" w:rsidP="00675EF5">
      <w:pPr>
        <w:pStyle w:val="Heading2"/>
      </w:pPr>
      <w:bookmarkStart w:id="582" w:name="_cqfrp4w96s0l" w:colFirst="0" w:colLast="0"/>
      <w:bookmarkStart w:id="583" w:name="_yopd16s7ll9k"/>
      <w:bookmarkStart w:id="584" w:name="_Toc231991116"/>
      <w:bookmarkEnd w:id="582"/>
      <w:bookmarkEnd w:id="583"/>
      <w:r w:rsidRPr="00876D32">
        <w:t>5.1 - Dyrlæger-stamdataservices</w:t>
      </w:r>
      <w:bookmarkEnd w:id="584"/>
    </w:p>
    <w:p w14:paraId="10D84F28" w14:textId="77777777" w:rsidR="00675EF5" w:rsidRPr="008B0B84" w:rsidRDefault="00675EF5" w:rsidP="00675EF5">
      <w:pPr>
        <w:pStyle w:val="Heading4"/>
      </w:pPr>
      <w:bookmarkStart w:id="585" w:name="_3visf9dc50fb" w:colFirst="0" w:colLast="0"/>
      <w:bookmarkStart w:id="586" w:name="_x746i67akxkb"/>
      <w:bookmarkEnd w:id="585"/>
      <w:bookmarkEnd w:id="586"/>
      <w:r w:rsidRPr="00876D32">
        <w:t>Indhold</w:t>
      </w:r>
    </w:p>
    <w:p w14:paraId="55616DD9" w14:textId="4AB94AC2" w:rsidR="00675EF5" w:rsidRPr="008B0B84" w:rsidRDefault="00675EF5" w:rsidP="00675EF5">
      <w:r w:rsidRPr="008B0B84">
        <w:t xml:space="preserve">Datasættet indeholder stamdata som beskrevet i afsnit </w:t>
      </w:r>
      <w:hyperlink w:anchor="_2iyugv5o0g1y">
        <w:r w:rsidR="00775C9C">
          <w:rPr>
            <w:color w:val="1155CC"/>
            <w:u w:val="single"/>
          </w:rPr>
          <w:t>3</w:t>
        </w:r>
        <w:r>
          <w:rPr>
            <w:color w:val="1155CC"/>
            <w:u w:val="single"/>
          </w:rPr>
          <w:t>.1 - Dyrlæger</w:t>
        </w:r>
      </w:hyperlink>
      <w:r>
        <w:t>, dvs.</w:t>
      </w:r>
      <w:r w:rsidRPr="008B0B84">
        <w:t xml:space="preserve"> tabellerne Dyrlægepraksis, Dyrlæger og Begrænset ordinationsret</w:t>
      </w:r>
    </w:p>
    <w:p w14:paraId="15C00024" w14:textId="77777777" w:rsidR="00675EF5" w:rsidRPr="00876D32" w:rsidRDefault="00675EF5" w:rsidP="00675EF5">
      <w:pPr>
        <w:pStyle w:val="Heading4"/>
      </w:pPr>
      <w:bookmarkStart w:id="587" w:name="_8i808elcm5lw" w:colFirst="0" w:colLast="0"/>
      <w:bookmarkStart w:id="588" w:name="_kinfmm9h0mnv"/>
      <w:bookmarkEnd w:id="587"/>
      <w:bookmarkEnd w:id="588"/>
      <w:r w:rsidRPr="00876D32">
        <w:t>Intern anvendelse</w:t>
      </w:r>
    </w:p>
    <w:p w14:paraId="01D2248C" w14:textId="3F172727" w:rsidR="00675EF5" w:rsidRPr="00876D32" w:rsidRDefault="00675EF5" w:rsidP="00675EF5">
      <w:r w:rsidRPr="00876D32">
        <w:t xml:space="preserve">Datasættet </w:t>
      </w:r>
      <w:r w:rsidRPr="00876D32">
        <w:rPr>
          <w:u w:val="single"/>
        </w:rPr>
        <w:t>skal</w:t>
      </w:r>
      <w:r w:rsidRPr="00876D32">
        <w:t xml:space="preserve"> anvendes af </w:t>
      </w:r>
      <w:r w:rsidR="002B22F6">
        <w:t>L</w:t>
      </w:r>
      <w:r w:rsidR="00155509">
        <w:t>øsningen</w:t>
      </w:r>
      <w:r w:rsidRPr="00876D32">
        <w:t xml:space="preserve">. </w:t>
      </w:r>
    </w:p>
    <w:p w14:paraId="75D0BC90" w14:textId="55296D29" w:rsidR="00675EF5" w:rsidRPr="00876D32" w:rsidRDefault="00675EF5" w:rsidP="00675EF5">
      <w:r w:rsidRPr="00876D32">
        <w:t xml:space="preserve">Data anvendes til rolle-rettighedskontrol ved servicekald til </w:t>
      </w:r>
      <w:r w:rsidR="00BE3A82">
        <w:t>L</w:t>
      </w:r>
      <w:r w:rsidR="00155509">
        <w:t>øsningen</w:t>
      </w:r>
      <w:r w:rsidRPr="00876D32">
        <w:t xml:space="preserve">, herunder også fra DVR online. Der valideres at dyrlægen har en gældende autorisation. Desuden valideres at dyrlægen ikke har frataget/fraskrevet </w:t>
      </w:r>
      <w:r w:rsidRPr="008B0B84">
        <w:t xml:space="preserve">ordinationsret, som beskrevet i afsnittet </w:t>
      </w:r>
      <w:hyperlink w:anchor="_3.1.2_-_Ordinationsret">
        <w:r w:rsidR="00F27496">
          <w:rPr>
            <w:color w:val="1155CC"/>
            <w:u w:val="single"/>
          </w:rPr>
          <w:t>3</w:t>
        </w:r>
        <w:r>
          <w:rPr>
            <w:color w:val="1155CC"/>
            <w:u w:val="single"/>
          </w:rPr>
          <w:t>.1.</w:t>
        </w:r>
        <w:r w:rsidR="00F27496">
          <w:rPr>
            <w:color w:val="1155CC"/>
            <w:u w:val="single"/>
          </w:rPr>
          <w:t>2</w:t>
        </w:r>
        <w:r>
          <w:rPr>
            <w:color w:val="1155CC"/>
            <w:u w:val="single"/>
          </w:rPr>
          <w:t xml:space="preserve"> - </w:t>
        </w:r>
        <w:r w:rsidR="00F27496">
          <w:rPr>
            <w:color w:val="1155CC"/>
            <w:u w:val="single"/>
          </w:rPr>
          <w:t>O</w:t>
        </w:r>
        <w:r>
          <w:rPr>
            <w:color w:val="1155CC"/>
            <w:u w:val="single"/>
          </w:rPr>
          <w:t>rdinationsret</w:t>
        </w:r>
      </w:hyperlink>
      <w:r>
        <w:t>.</w:t>
      </w:r>
      <w:r w:rsidRPr="008B0B84">
        <w:t xml:space="preserve"> </w:t>
      </w:r>
    </w:p>
    <w:p w14:paraId="63DED8DF" w14:textId="77777777" w:rsidR="00675EF5" w:rsidRPr="00876D32" w:rsidRDefault="00675EF5" w:rsidP="00675EF5">
      <w:r w:rsidRPr="00876D32">
        <w:t>Ved oprettelse af recept valideres at dyrlæge og praksis er korrekt angivet.</w:t>
      </w:r>
    </w:p>
    <w:p w14:paraId="7732DDD1" w14:textId="77777777" w:rsidR="00675EF5" w:rsidRPr="00876D32" w:rsidRDefault="00675EF5" w:rsidP="00675EF5">
      <w:pPr>
        <w:pStyle w:val="Heading4"/>
      </w:pPr>
      <w:bookmarkStart w:id="589" w:name="_nb46h3xu3vdj" w:colFirst="0" w:colLast="0"/>
      <w:bookmarkStart w:id="590" w:name="_2hkrv1q6kmqq"/>
      <w:bookmarkEnd w:id="589"/>
      <w:bookmarkEnd w:id="590"/>
      <w:r w:rsidRPr="00876D32">
        <w:t>Ekstern anvendelse</w:t>
      </w:r>
    </w:p>
    <w:p w14:paraId="75748FF6" w14:textId="77777777" w:rsidR="00675EF5" w:rsidRPr="00876D32" w:rsidRDefault="00675EF5" w:rsidP="00675EF5">
      <w:r w:rsidRPr="00876D32">
        <w:t xml:space="preserve">Ved eventuel ekstern anvendelse udelades dyrlægens CPR-nummer i de returnerede data, dyrlægen kan identificeres via autorisationsnummer. </w:t>
      </w:r>
    </w:p>
    <w:p w14:paraId="13C3C615" w14:textId="515604E2" w:rsidR="00675EF5" w:rsidRPr="00876D32" w:rsidRDefault="00675EF5" w:rsidP="00675EF5">
      <w:r>
        <w:t xml:space="preserve">Data </w:t>
      </w:r>
      <w:del w:id="591" w:author="Birger Kidmose" w:date="2026-08-06T09:10:00Z" w16du:dateUtc="2026-08-06T07:10:00Z">
        <w:r w:rsidRPr="00876D32">
          <w:rPr>
            <w:u w:val="single"/>
          </w:rPr>
          <w:delText>kan</w:delText>
        </w:r>
      </w:del>
      <w:ins w:id="592" w:author="Birger Kidmose" w:date="2026-08-06T09:10:00Z" w16du:dateUtc="2026-08-06T07:10:00Z">
        <w:r w:rsidR="008A2ABC">
          <w:rPr>
            <w:u w:val="single"/>
          </w:rPr>
          <w:t>skal</w:t>
        </w:r>
      </w:ins>
      <w:r>
        <w:t xml:space="preserve"> anvendes af apoteker og </w:t>
      </w:r>
      <w:r w:rsidR="000458EA">
        <w:t>§39 vet-forhandler</w:t>
      </w:r>
      <w:r>
        <w:t xml:space="preserve">e, hvis der ekspederes recepter, som ikke er oprettet i </w:t>
      </w:r>
      <w:r w:rsidR="00BE3A82">
        <w:t>L</w:t>
      </w:r>
      <w:r w:rsidR="00155509">
        <w:t>øsningen</w:t>
      </w:r>
      <w:r>
        <w:t xml:space="preserve"> (papirrecepter). Herunder til at kontrollere for begrænset ordinationsret, og til at sikre at der angives korrekte data ved oprettelse af udleveringer </w:t>
      </w:r>
      <w:r w:rsidR="00155509">
        <w:t>i</w:t>
      </w:r>
      <w:r>
        <w:t xml:space="preserve"> </w:t>
      </w:r>
      <w:r w:rsidR="00BE3A82">
        <w:t>L</w:t>
      </w:r>
      <w:r w:rsidR="00155509">
        <w:t>øsningen</w:t>
      </w:r>
      <w:r>
        <w:t xml:space="preserve">. </w:t>
      </w:r>
    </w:p>
    <w:p w14:paraId="5892D4E4" w14:textId="77777777" w:rsidR="00675EF5" w:rsidRPr="00876D32" w:rsidRDefault="00675EF5" w:rsidP="00675EF5">
      <w:r w:rsidRPr="00876D32">
        <w:t xml:space="preserve">I dag udstiller FVST navn på autoriserede dyrlæger, men ikke øvrige data. Til sammenligning med det humane område, så udstiller STPS (Styrelsen for Patientsikkerhed) navn, autorisationsnummer, fødselsdato mm. for autoriserede sundhedspersoner og også data for begrænset ordinationsret. </w:t>
      </w:r>
    </w:p>
    <w:p w14:paraId="13FE10B0" w14:textId="77777777" w:rsidR="00675EF5" w:rsidRPr="00876D32" w:rsidRDefault="00675EF5" w:rsidP="00675EF5">
      <w:pPr>
        <w:pStyle w:val="Heading2"/>
      </w:pPr>
      <w:bookmarkStart w:id="593" w:name="_apjlh31krkn2" w:colFirst="0" w:colLast="0"/>
      <w:bookmarkStart w:id="594" w:name="_bftqqcpuju7n"/>
      <w:bookmarkStart w:id="595" w:name="_Toc231991117"/>
      <w:bookmarkEnd w:id="593"/>
      <w:bookmarkEnd w:id="594"/>
      <w:r w:rsidRPr="00876D32">
        <w:t>5.2 - Apoteker-stamdataservices</w:t>
      </w:r>
      <w:bookmarkEnd w:id="595"/>
    </w:p>
    <w:p w14:paraId="14D2EBF5" w14:textId="77777777" w:rsidR="00675EF5" w:rsidRPr="00876D32" w:rsidRDefault="00675EF5" w:rsidP="00675EF5">
      <w:pPr>
        <w:pStyle w:val="Heading4"/>
      </w:pPr>
      <w:bookmarkStart w:id="596" w:name="_ucpznot9suoe" w:colFirst="0" w:colLast="0"/>
      <w:bookmarkStart w:id="597" w:name="_jb9pbqgnthct"/>
      <w:bookmarkEnd w:id="596"/>
      <w:bookmarkEnd w:id="597"/>
      <w:r w:rsidRPr="00876D32">
        <w:t>Indhold</w:t>
      </w:r>
    </w:p>
    <w:p w14:paraId="7AB2DC6F" w14:textId="5875BF3A" w:rsidR="00675EF5" w:rsidRPr="00876D32" w:rsidRDefault="00675EF5" w:rsidP="00675EF5">
      <w:r>
        <w:t xml:space="preserve">Datasættet indeholder stamdata beskrevet i afsnit </w:t>
      </w:r>
      <w:del w:id="598" w:author="Birger Kidmose" w:date="2026-08-06T09:10:00Z" w16du:dateUtc="2026-08-06T07:10:00Z">
        <w:r w:rsidR="00F27496">
          <w:fldChar w:fldCharType="begin"/>
        </w:r>
        <w:r w:rsidR="00F27496">
          <w:delInstrText>HYPERLINK \l "_3.2_-_Apoteker" \h</w:delInstrText>
        </w:r>
        <w:r w:rsidR="00F27496">
          <w:fldChar w:fldCharType="separate"/>
        </w:r>
        <w:r w:rsidR="00F27496">
          <w:rPr>
            <w:color w:val="1155CC"/>
            <w:u w:val="single"/>
          </w:rPr>
          <w:delText>3</w:delText>
        </w:r>
        <w:r>
          <w:rPr>
            <w:color w:val="1155CC"/>
            <w:u w:val="single"/>
          </w:rPr>
          <w:delText>.2 - Apoteker</w:delText>
        </w:r>
        <w:r w:rsidR="00F27496">
          <w:fldChar w:fldCharType="end"/>
        </w:r>
      </w:del>
      <w:ins w:id="599" w:author="Birger Kidmose" w:date="2026-08-06T09:10:00Z" w16du:dateUtc="2026-08-06T07:10:00Z">
        <w:r w:rsidR="00F27496">
          <w:fldChar w:fldCharType="begin"/>
        </w:r>
        <w:r w:rsidR="00F27496">
          <w:instrText>HYPERLINK \l "_3.2_-_Apoteker"</w:instrText>
        </w:r>
        <w:r w:rsidR="00F27496">
          <w:fldChar w:fldCharType="separate"/>
        </w:r>
        <w:r w:rsidR="00F27496" w:rsidRPr="5998574F">
          <w:rPr>
            <w:color w:val="1155CC"/>
            <w:u w:val="single"/>
          </w:rPr>
          <w:t>3</w:t>
        </w:r>
        <w:r w:rsidRPr="5998574F">
          <w:rPr>
            <w:color w:val="1155CC"/>
            <w:u w:val="single"/>
          </w:rPr>
          <w:t>.2 - Apoteker</w:t>
        </w:r>
        <w:r w:rsidR="00F27496">
          <w:fldChar w:fldCharType="end"/>
        </w:r>
      </w:ins>
      <w:r>
        <w:t>, dvs. Apoteker og filialer</w:t>
      </w:r>
      <w:del w:id="600" w:author="Birger Kidmose" w:date="2026-08-06T09:10:00Z" w16du:dateUtc="2026-08-06T07:10:00Z">
        <w:r w:rsidRPr="008B0B84">
          <w:delText>,</w:delText>
        </w:r>
      </w:del>
      <w:ins w:id="601" w:author="Birger Kidmose" w:date="2026-08-06T09:10:00Z" w16du:dateUtc="2026-08-06T07:10:00Z">
        <w:r w:rsidR="00132261">
          <w:t xml:space="preserve"> og</w:t>
        </w:r>
      </w:ins>
      <w:r w:rsidR="00132261">
        <w:t xml:space="preserve"> </w:t>
      </w:r>
      <w:r>
        <w:t>Apotekere</w:t>
      </w:r>
      <w:del w:id="602" w:author="Birger Kidmose" w:date="2026-08-06T09:10:00Z" w16du:dateUtc="2026-08-06T07:10:00Z">
        <w:r w:rsidRPr="008B0B84">
          <w:delText>, Apoteksmedarbejdere</w:delText>
        </w:r>
      </w:del>
      <w:r>
        <w:t xml:space="preserve"> samt </w:t>
      </w:r>
      <w:del w:id="603" w:author="Birger Kidmose" w:date="2026-08-06T09:10:00Z" w16du:dateUtc="2026-08-06T07:10:00Z">
        <w:r w:rsidRPr="008B0B84">
          <w:delText>relationstabeller</w:delText>
        </w:r>
      </w:del>
      <w:ins w:id="604" w:author="Birger Kidmose" w:date="2026-08-06T09:10:00Z" w16du:dateUtc="2026-08-06T07:10:00Z">
        <w:r>
          <w:t>relationstabelle</w:t>
        </w:r>
        <w:r w:rsidR="004B0317">
          <w:t>n</w:t>
        </w:r>
      </w:ins>
      <w:r>
        <w:t xml:space="preserve">. </w:t>
      </w:r>
    </w:p>
    <w:p w14:paraId="3ABF84A3" w14:textId="77777777" w:rsidR="00675EF5" w:rsidRPr="00876D32" w:rsidRDefault="00675EF5" w:rsidP="00675EF5">
      <w:pPr>
        <w:pStyle w:val="Heading4"/>
      </w:pPr>
      <w:bookmarkStart w:id="605" w:name="_c42264rxpnrz" w:colFirst="0" w:colLast="0"/>
      <w:bookmarkStart w:id="606" w:name="_7eqdxips842z"/>
      <w:bookmarkEnd w:id="605"/>
      <w:bookmarkEnd w:id="606"/>
      <w:r w:rsidRPr="00876D32">
        <w:t>Intern anvendelse</w:t>
      </w:r>
    </w:p>
    <w:p w14:paraId="605033DC" w14:textId="3CD7FDDD" w:rsidR="00675EF5" w:rsidRPr="00876D32" w:rsidRDefault="00675EF5" w:rsidP="00675EF5">
      <w:r w:rsidRPr="00876D32">
        <w:t xml:space="preserve">Datasættet </w:t>
      </w:r>
      <w:r w:rsidRPr="00876D32">
        <w:rPr>
          <w:u w:val="single"/>
        </w:rPr>
        <w:t>skal</w:t>
      </w:r>
      <w:r w:rsidRPr="00876D32">
        <w:t xml:space="preserve"> anvendes af </w:t>
      </w:r>
      <w:r w:rsidR="00BE3A82">
        <w:t>L</w:t>
      </w:r>
      <w:r w:rsidR="00155509">
        <w:t>øsningen</w:t>
      </w:r>
      <w:r w:rsidRPr="00876D32">
        <w:t xml:space="preserve">. </w:t>
      </w:r>
    </w:p>
    <w:p w14:paraId="7FE2662B" w14:textId="35785D5E" w:rsidR="00675EF5" w:rsidRPr="00876D32" w:rsidRDefault="00675EF5" w:rsidP="00675EF5">
      <w:r w:rsidRPr="00876D32">
        <w:t xml:space="preserve">Data anvendes til rolle-rettighedskontrol ved servicekald til </w:t>
      </w:r>
      <w:r w:rsidR="00BE3A82">
        <w:t>L</w:t>
      </w:r>
      <w:r w:rsidR="00155509">
        <w:t>øsningen</w:t>
      </w:r>
      <w:r w:rsidRPr="00876D32">
        <w:t xml:space="preserve">, herunder også fra DVR online. Der valideres at apotekeren har en gældende autorisation, og at apoteksmedarbejdere er “bemyndigede”. Desuden at apotekeren og apoteksmedarbejdere er tilknyttet det angivne apotek. </w:t>
      </w:r>
    </w:p>
    <w:p w14:paraId="2B768B5D" w14:textId="77777777" w:rsidR="00675EF5" w:rsidRPr="00876D32" w:rsidRDefault="00675EF5" w:rsidP="00675EF5">
      <w:r w:rsidRPr="00876D32">
        <w:t xml:space="preserve">Ved oprettelse af bestillinger og udleveringer valideres at apoteket er korrekt angivet. </w:t>
      </w:r>
    </w:p>
    <w:p w14:paraId="7DCD3F7B" w14:textId="77777777" w:rsidR="00675EF5" w:rsidRPr="00876D32" w:rsidRDefault="00675EF5" w:rsidP="00675EF5">
      <w:pPr>
        <w:pStyle w:val="Heading4"/>
      </w:pPr>
      <w:bookmarkStart w:id="607" w:name="_27oqoggtae0y" w:colFirst="0" w:colLast="0"/>
      <w:bookmarkStart w:id="608" w:name="_6qxhatxxv19v"/>
      <w:bookmarkEnd w:id="607"/>
      <w:bookmarkEnd w:id="608"/>
      <w:r w:rsidRPr="00876D32">
        <w:t>Ekstern anvendelse</w:t>
      </w:r>
    </w:p>
    <w:p w14:paraId="46094393" w14:textId="77777777" w:rsidR="00675EF5" w:rsidRPr="00876D32" w:rsidRDefault="00675EF5" w:rsidP="00675EF5">
      <w:r w:rsidRPr="00876D32">
        <w:t xml:space="preserve">Ved ekstern anvendelse returneres kun data for Apoteker og filialer, tabeller med persondata udelades. </w:t>
      </w:r>
    </w:p>
    <w:p w14:paraId="6C723BD6" w14:textId="77777777" w:rsidR="00675EF5" w:rsidRPr="00876D32" w:rsidRDefault="00675EF5" w:rsidP="00675EF5">
      <w:r w:rsidRPr="00876D32">
        <w:t xml:space="preserve">Data </w:t>
      </w:r>
      <w:r w:rsidRPr="00876D32">
        <w:rPr>
          <w:u w:val="single"/>
        </w:rPr>
        <w:t>kan</w:t>
      </w:r>
      <w:r w:rsidRPr="00876D32">
        <w:t xml:space="preserve"> anvendes af dyrlægesystemer, sådan at dyrlægerne kan slå op på Apoteker og filialer, når der oprettes bestillinger til et bestemt apotek eller filial. </w:t>
      </w:r>
    </w:p>
    <w:p w14:paraId="756E6DFC" w14:textId="77777777" w:rsidR="00675EF5" w:rsidRPr="00876D32" w:rsidRDefault="00675EF5" w:rsidP="00675EF5">
      <w:r w:rsidRPr="00876D32">
        <w:t xml:space="preserve">Apoteker udstilles i dag bl.a. i SOR. Øvrige tabeller udstilles ikke, apotekernes egen adgang til data sker via Bemyndigelsesregistret. </w:t>
      </w:r>
    </w:p>
    <w:p w14:paraId="287E5675" w14:textId="77777777" w:rsidR="00675EF5" w:rsidRPr="008B0B84" w:rsidRDefault="00675EF5" w:rsidP="00675EF5">
      <w:pPr>
        <w:pStyle w:val="Heading2"/>
      </w:pPr>
      <w:bookmarkStart w:id="609" w:name="_fsqytmby9p1t" w:colFirst="0" w:colLast="0"/>
      <w:bookmarkStart w:id="610" w:name="_89d0tpo1ptrm"/>
      <w:bookmarkStart w:id="611" w:name="_Toc231991118"/>
      <w:bookmarkEnd w:id="609"/>
      <w:bookmarkEnd w:id="610"/>
      <w:r w:rsidRPr="008B0B84">
        <w:t xml:space="preserve">5.3 - </w:t>
      </w:r>
      <w:r>
        <w:t>Vet</w:t>
      </w:r>
      <w:r w:rsidRPr="008B0B84">
        <w:t>-forhandlere-stamdataservices</w:t>
      </w:r>
      <w:bookmarkEnd w:id="611"/>
    </w:p>
    <w:p w14:paraId="11C78E5D" w14:textId="77777777" w:rsidR="00675EF5" w:rsidRPr="008B0B84" w:rsidRDefault="00675EF5" w:rsidP="00675EF5">
      <w:pPr>
        <w:pStyle w:val="Heading4"/>
      </w:pPr>
      <w:bookmarkStart w:id="612" w:name="_n66ff3n5l5vo" w:colFirst="0" w:colLast="0"/>
      <w:bookmarkStart w:id="613" w:name="_v50bgwh35dc"/>
      <w:bookmarkEnd w:id="612"/>
      <w:bookmarkEnd w:id="613"/>
      <w:r w:rsidRPr="008B0B84">
        <w:t>Indhold</w:t>
      </w:r>
    </w:p>
    <w:p w14:paraId="2FAD40AE" w14:textId="25CB6D88" w:rsidR="00675EF5" w:rsidRPr="008B0B84" w:rsidRDefault="00675EF5" w:rsidP="00675EF5">
      <w:r w:rsidRPr="008B0B84">
        <w:t xml:space="preserve">Datasættet indeholder stamdata beskrevet i afsnit </w:t>
      </w:r>
      <w:hyperlink w:anchor="_3.3_-_Vet-forhandlere">
        <w:r w:rsidR="00F27496">
          <w:rPr>
            <w:color w:val="1155CC"/>
            <w:u w:val="single"/>
          </w:rPr>
          <w:t>3</w:t>
        </w:r>
        <w:r>
          <w:rPr>
            <w:color w:val="1155CC"/>
            <w:u w:val="single"/>
          </w:rPr>
          <w:t>.3 - Vet-forhandlere</w:t>
        </w:r>
      </w:hyperlink>
      <w:r w:rsidR="00155509">
        <w:t>.</w:t>
      </w:r>
      <w:r w:rsidRPr="008B0B84">
        <w:t xml:space="preserve"> </w:t>
      </w:r>
    </w:p>
    <w:p w14:paraId="24972436" w14:textId="77777777" w:rsidR="00675EF5" w:rsidRPr="00876D32" w:rsidRDefault="00675EF5" w:rsidP="00675EF5">
      <w:pPr>
        <w:pStyle w:val="Heading4"/>
      </w:pPr>
      <w:bookmarkStart w:id="614" w:name="_rzlfy08cq8vi" w:colFirst="0" w:colLast="0"/>
      <w:bookmarkStart w:id="615" w:name="_v43sdlbxbslk"/>
      <w:bookmarkEnd w:id="614"/>
      <w:bookmarkEnd w:id="615"/>
      <w:r w:rsidRPr="00876D32">
        <w:t>Intern anvendelse</w:t>
      </w:r>
    </w:p>
    <w:p w14:paraId="5554ECA7" w14:textId="30888456" w:rsidR="00675EF5" w:rsidRPr="00876D32" w:rsidRDefault="00675EF5" w:rsidP="00675EF5">
      <w:r w:rsidRPr="00876D32">
        <w:t xml:space="preserve">Datasættet </w:t>
      </w:r>
      <w:r w:rsidRPr="00876D32">
        <w:rPr>
          <w:u w:val="single"/>
        </w:rPr>
        <w:t>skal</w:t>
      </w:r>
      <w:r w:rsidRPr="00876D32">
        <w:t xml:space="preserve"> anvendes af </w:t>
      </w:r>
      <w:r w:rsidR="00BE3A82">
        <w:t>L</w:t>
      </w:r>
      <w:r w:rsidR="00155509">
        <w:t>øsningen</w:t>
      </w:r>
      <w:r w:rsidRPr="00876D32">
        <w:t xml:space="preserve">. </w:t>
      </w:r>
    </w:p>
    <w:p w14:paraId="3607B5FC" w14:textId="0E850824" w:rsidR="00675EF5" w:rsidRPr="00876D32" w:rsidRDefault="00675EF5" w:rsidP="00675EF5">
      <w:r w:rsidRPr="00876D32">
        <w:t xml:space="preserve">Data anvendes til rolle-rettighedskontrol ved servicekald til </w:t>
      </w:r>
      <w:r w:rsidR="00BE3A82">
        <w:t>L</w:t>
      </w:r>
      <w:r w:rsidR="00155509">
        <w:t>øsningen</w:t>
      </w:r>
      <w:r w:rsidRPr="00876D32">
        <w:t xml:space="preserve">, herunder også fra DVR online. Der valideres, at kaldet foretages af en medarbejder fra den angivne </w:t>
      </w:r>
      <w:r w:rsidR="000458EA">
        <w:t>§39 vet-forhandler</w:t>
      </w:r>
      <w:r w:rsidRPr="00876D32">
        <w:t xml:space="preserve">, via CVR-nummer. </w:t>
      </w:r>
    </w:p>
    <w:p w14:paraId="60DD4CED" w14:textId="4E436265" w:rsidR="00675EF5" w:rsidRPr="00876D32" w:rsidRDefault="00675EF5" w:rsidP="00675EF5">
      <w:r w:rsidRPr="00876D32">
        <w:t xml:space="preserve">Ved oprettelse af bestillinger og udleveringer valideres at </w:t>
      </w:r>
      <w:r w:rsidR="000458EA">
        <w:t>§39 vet-forhandler</w:t>
      </w:r>
      <w:r w:rsidRPr="00876D32">
        <w:t xml:space="preserve"> er korrekt angivet. </w:t>
      </w:r>
    </w:p>
    <w:p w14:paraId="24DD0BC6" w14:textId="77777777" w:rsidR="00675EF5" w:rsidRPr="00876D32" w:rsidRDefault="00675EF5" w:rsidP="00675EF5">
      <w:pPr>
        <w:pStyle w:val="Heading4"/>
      </w:pPr>
      <w:bookmarkStart w:id="616" w:name="_9rzc5lczov2v" w:colFirst="0" w:colLast="0"/>
      <w:bookmarkStart w:id="617" w:name="_vxdnvub5nz7r"/>
      <w:bookmarkEnd w:id="616"/>
      <w:bookmarkEnd w:id="617"/>
      <w:r w:rsidRPr="00876D32">
        <w:t>Ekstern anvendelse</w:t>
      </w:r>
    </w:p>
    <w:p w14:paraId="4F195F14" w14:textId="0A228EE4" w:rsidR="00675EF5" w:rsidRPr="00876D32" w:rsidRDefault="00675EF5" w:rsidP="00675EF5">
      <w:r w:rsidRPr="00876D32">
        <w:t xml:space="preserve">Ved ekstern anvendelse returneres kun data for </w:t>
      </w:r>
      <w:r w:rsidR="000458EA">
        <w:t>§39 vet-forhandler</w:t>
      </w:r>
      <w:r w:rsidRPr="00876D32">
        <w:t xml:space="preserve">, og ingen persondata. </w:t>
      </w:r>
    </w:p>
    <w:p w14:paraId="06B566AF" w14:textId="77777777" w:rsidR="001C1327" w:rsidRDefault="00675EF5" w:rsidP="001C1327">
      <w:r w:rsidRPr="00876D32">
        <w:t xml:space="preserve">Data </w:t>
      </w:r>
      <w:r w:rsidRPr="00876D32">
        <w:rPr>
          <w:u w:val="single"/>
        </w:rPr>
        <w:t>kan</w:t>
      </w:r>
      <w:r w:rsidRPr="00876D32">
        <w:t xml:space="preserve"> anvendes af dyrlægesystemer, sådan at dyrlægerne kan slå op på </w:t>
      </w:r>
      <w:r w:rsidR="000458EA">
        <w:t>§39 vet-forhandler</w:t>
      </w:r>
      <w:r w:rsidRPr="00876D32">
        <w:t xml:space="preserve">, når der oprettes bestillinger til en bestemt forhandler. </w:t>
      </w:r>
    </w:p>
    <w:p w14:paraId="57751572" w14:textId="77777777" w:rsidR="00675EF5" w:rsidRPr="00876D32" w:rsidRDefault="00675EF5" w:rsidP="00675EF5">
      <w:pPr>
        <w:pStyle w:val="Heading2"/>
      </w:pPr>
      <w:bookmarkStart w:id="618" w:name="_982rl81fa4m7" w:colFirst="0" w:colLast="0"/>
      <w:bookmarkStart w:id="619" w:name="_v5dxicl7cope"/>
      <w:bookmarkStart w:id="620" w:name="_Toc231991119"/>
      <w:bookmarkEnd w:id="618"/>
      <w:bookmarkEnd w:id="619"/>
      <w:r w:rsidRPr="00876D32">
        <w:t xml:space="preserve">5.4 - </w:t>
      </w:r>
      <w:r>
        <w:t>Besætninger</w:t>
      </w:r>
      <w:r w:rsidRPr="00876D32">
        <w:t>-stamdataservices</w:t>
      </w:r>
      <w:bookmarkEnd w:id="620"/>
    </w:p>
    <w:p w14:paraId="41C48D42" w14:textId="77777777" w:rsidR="00675EF5" w:rsidRPr="00876D32" w:rsidRDefault="00675EF5" w:rsidP="00675EF5">
      <w:pPr>
        <w:pStyle w:val="Heading4"/>
      </w:pPr>
      <w:bookmarkStart w:id="621" w:name="_6q775hy6ahk" w:colFirst="0" w:colLast="0"/>
      <w:bookmarkStart w:id="622" w:name="_5byv2ywlt8iq"/>
      <w:bookmarkEnd w:id="621"/>
      <w:bookmarkEnd w:id="622"/>
      <w:r w:rsidRPr="00876D32">
        <w:t>Indhold</w:t>
      </w:r>
    </w:p>
    <w:p w14:paraId="2C6BE476" w14:textId="4F3F45FE" w:rsidR="00675EF5" w:rsidRPr="00876D32" w:rsidRDefault="00675EF5" w:rsidP="00675EF5">
      <w:r w:rsidRPr="00876D32">
        <w:t xml:space="preserve">Datasættet indeholder stamdata </w:t>
      </w:r>
      <w:r w:rsidRPr="008B0B84">
        <w:t xml:space="preserve">beskrevet i afsnit </w:t>
      </w:r>
      <w:hyperlink w:anchor="_q50qc4abrek7">
        <w:r w:rsidR="005D0E9E">
          <w:rPr>
            <w:color w:val="1155CC"/>
            <w:u w:val="single"/>
          </w:rPr>
          <w:t>3</w:t>
        </w:r>
        <w:r>
          <w:rPr>
            <w:color w:val="1155CC"/>
            <w:u w:val="single"/>
          </w:rPr>
          <w:t xml:space="preserve">.4 - </w:t>
        </w:r>
      </w:hyperlink>
      <w:r>
        <w:rPr>
          <w:color w:val="1155CC"/>
          <w:u w:val="single"/>
        </w:rPr>
        <w:t>Besætninger</w:t>
      </w:r>
      <w:r>
        <w:t>, dvs.</w:t>
      </w:r>
      <w:r w:rsidRPr="008B0B84">
        <w:t xml:space="preserve"> Besætning</w:t>
      </w:r>
      <w:r w:rsidR="004125BC">
        <w:t>er</w:t>
      </w:r>
      <w:r>
        <w:t xml:space="preserve"> og</w:t>
      </w:r>
      <w:r w:rsidRPr="008B0B84">
        <w:t xml:space="preserve"> </w:t>
      </w:r>
      <w:r w:rsidR="004125BC">
        <w:t>B</w:t>
      </w:r>
      <w:r w:rsidRPr="008B0B84">
        <w:t>esætning</w:t>
      </w:r>
      <w:r w:rsidR="004125BC">
        <w:t>s</w:t>
      </w:r>
      <w:r w:rsidRPr="008B0B84">
        <w:t>e</w:t>
      </w:r>
      <w:r w:rsidR="004125BC">
        <w:t>jere</w:t>
      </w:r>
      <w:r w:rsidRPr="008B0B84">
        <w:t xml:space="preserve">. </w:t>
      </w:r>
    </w:p>
    <w:p w14:paraId="42284148" w14:textId="77777777" w:rsidR="00675EF5" w:rsidRPr="00876D32" w:rsidRDefault="00675EF5" w:rsidP="00675EF5">
      <w:pPr>
        <w:pStyle w:val="Heading4"/>
      </w:pPr>
      <w:bookmarkStart w:id="623" w:name="_u67lja1rimct" w:colFirst="0" w:colLast="0"/>
      <w:bookmarkStart w:id="624" w:name="_8xt3c0rwldhk"/>
      <w:bookmarkEnd w:id="623"/>
      <w:bookmarkEnd w:id="624"/>
      <w:r w:rsidRPr="00876D32">
        <w:t>Intern anvendelse</w:t>
      </w:r>
    </w:p>
    <w:p w14:paraId="1D5D4CC3" w14:textId="1FE93D1F" w:rsidR="00675EF5" w:rsidRPr="00876D32" w:rsidRDefault="00675EF5" w:rsidP="00675EF5">
      <w:r w:rsidRPr="00876D32">
        <w:t xml:space="preserve">Data </w:t>
      </w:r>
      <w:r w:rsidRPr="00876D32">
        <w:rPr>
          <w:u w:val="single"/>
        </w:rPr>
        <w:t>skal</w:t>
      </w:r>
      <w:r w:rsidRPr="00876D32">
        <w:t xml:space="preserve"> anvendes af </w:t>
      </w:r>
      <w:r w:rsidR="00BE3A82">
        <w:t>Løsningen</w:t>
      </w:r>
      <w:r w:rsidRPr="00876D32">
        <w:t>.</w:t>
      </w:r>
    </w:p>
    <w:p w14:paraId="1F569402" w14:textId="214953B4" w:rsidR="00675EF5" w:rsidRPr="00876D32" w:rsidRDefault="00675EF5" w:rsidP="00675EF5">
      <w:r w:rsidRPr="00876D32">
        <w:t xml:space="preserve">Ved oprettelse af recept valideres, at Besætningsejer og </w:t>
      </w:r>
      <w:r w:rsidR="005956A1">
        <w:t>Besætning</w:t>
      </w:r>
      <w:r w:rsidRPr="00876D32">
        <w:t xml:space="preserve">er er korrekte, hvis disse angives. Dvs. hvor der ikke er tale om hobbydyr. Desuden valideres at Dyreart og Aldersgruppe er korrekte og stemmer overens med, hvad der er registreret for </w:t>
      </w:r>
      <w:r w:rsidR="005956A1">
        <w:t>Besætning</w:t>
      </w:r>
      <w:r w:rsidRPr="00876D32">
        <w:t xml:space="preserve"> </w:t>
      </w:r>
      <w:r w:rsidR="005A5D22" w:rsidRPr="00876D32">
        <w:t>med</w:t>
      </w:r>
      <w:r w:rsidR="005A5D22">
        <w:t>mindre</w:t>
      </w:r>
      <w:r w:rsidRPr="00876D32">
        <w:t xml:space="preserve"> dyrlægen sætter “Besætning ikke valideret”-flaget ved oprettelse af recepten. </w:t>
      </w:r>
    </w:p>
    <w:p w14:paraId="5778C8EC" w14:textId="77777777" w:rsidR="00675EF5" w:rsidRPr="00876D32" w:rsidRDefault="00675EF5" w:rsidP="00675EF5">
      <w:pPr>
        <w:pStyle w:val="Heading4"/>
      </w:pPr>
      <w:bookmarkStart w:id="625" w:name="_5mqfyev0hj39" w:colFirst="0" w:colLast="0"/>
      <w:bookmarkStart w:id="626" w:name="_ky9dvdx4yq7n"/>
      <w:bookmarkEnd w:id="625"/>
      <w:bookmarkEnd w:id="626"/>
      <w:r w:rsidRPr="00876D32">
        <w:t>Ekstern anvendelse</w:t>
      </w:r>
    </w:p>
    <w:p w14:paraId="4FC0E86A" w14:textId="77777777" w:rsidR="00675EF5" w:rsidRPr="00876D32" w:rsidRDefault="00675EF5" w:rsidP="00675EF5">
      <w:r w:rsidRPr="00876D32">
        <w:t xml:space="preserve">Data </w:t>
      </w:r>
      <w:r w:rsidRPr="00876D32">
        <w:rPr>
          <w:u w:val="single"/>
        </w:rPr>
        <w:t>bør</w:t>
      </w:r>
      <w:r w:rsidRPr="00876D32">
        <w:t xml:space="preserve"> anvendes af dyrlægesystemer, for at sikre god datakvalitet på recepter og dermed også i indberetninger til VetStat. </w:t>
      </w:r>
    </w:p>
    <w:p w14:paraId="5B756D64" w14:textId="77777777" w:rsidR="00675EF5" w:rsidRPr="00876D32" w:rsidRDefault="00675EF5" w:rsidP="00675EF5">
      <w:pPr>
        <w:pStyle w:val="Heading2"/>
      </w:pPr>
      <w:bookmarkStart w:id="627" w:name="_q9n8edqdl4pb" w:colFirst="0" w:colLast="0"/>
      <w:bookmarkStart w:id="628" w:name="_n7vmnwwlgywv"/>
      <w:bookmarkStart w:id="629" w:name="_Toc231991120"/>
      <w:bookmarkEnd w:id="627"/>
      <w:bookmarkEnd w:id="628"/>
      <w:r w:rsidRPr="00876D32">
        <w:t>5.5 - Hobbydyr og hobbydyrejere-stamdataservices</w:t>
      </w:r>
      <w:bookmarkEnd w:id="629"/>
    </w:p>
    <w:p w14:paraId="42F26966" w14:textId="1A4DF43C" w:rsidR="00675EF5" w:rsidRPr="00876D32" w:rsidRDefault="00675EF5" w:rsidP="00675EF5">
      <w:r w:rsidRPr="00876D32">
        <w:t xml:space="preserve">Der oprettes ikke stamdata for enkelte hobbydyr eller hobbydyrejere. Der kan senere udvides </w:t>
      </w:r>
      <w:r w:rsidRPr="008B0B84">
        <w:t xml:space="preserve">hermed, hvilket </w:t>
      </w:r>
      <w:r>
        <w:t>er</w:t>
      </w:r>
      <w:r w:rsidRPr="008B0B84">
        <w:t xml:space="preserve"> en forudsætning </w:t>
      </w:r>
      <w:r w:rsidRPr="00876D32">
        <w:t xml:space="preserve">for at tilbyde borgeradgang til </w:t>
      </w:r>
      <w:r w:rsidR="00BE3A82">
        <w:t>Løsningen</w:t>
      </w:r>
      <w:r w:rsidRPr="00876D32">
        <w:t xml:space="preserve">. </w:t>
      </w:r>
    </w:p>
    <w:p w14:paraId="68C24040" w14:textId="77777777" w:rsidR="00675EF5" w:rsidRPr="00876D32" w:rsidRDefault="00675EF5" w:rsidP="00675EF5">
      <w:pPr>
        <w:pStyle w:val="Heading2"/>
      </w:pPr>
      <w:bookmarkStart w:id="630" w:name="_b1mwuhmael1d" w:colFirst="0" w:colLast="0"/>
      <w:bookmarkStart w:id="631" w:name="_roztcuc1u4wa"/>
      <w:bookmarkStart w:id="632" w:name="_Toc231991121"/>
      <w:bookmarkEnd w:id="630"/>
      <w:bookmarkEnd w:id="631"/>
      <w:r w:rsidRPr="00876D32">
        <w:t>5.6 - Dyrearter, aldersgrupper og ordinationsgrupper-stamdataservices</w:t>
      </w:r>
      <w:bookmarkEnd w:id="632"/>
    </w:p>
    <w:p w14:paraId="7F27BB0D" w14:textId="77777777" w:rsidR="00675EF5" w:rsidRPr="008B0B84" w:rsidRDefault="00675EF5" w:rsidP="00675EF5">
      <w:pPr>
        <w:pStyle w:val="Heading4"/>
      </w:pPr>
      <w:bookmarkStart w:id="633" w:name="_2ycc9b5wz90w" w:colFirst="0" w:colLast="0"/>
      <w:bookmarkStart w:id="634" w:name="_1wayb5mrzs4e"/>
      <w:bookmarkEnd w:id="633"/>
      <w:bookmarkEnd w:id="634"/>
      <w:r w:rsidRPr="00876D32">
        <w:t>Indhold</w:t>
      </w:r>
    </w:p>
    <w:p w14:paraId="323FDFD4" w14:textId="46EEB350" w:rsidR="00675EF5" w:rsidRPr="008B0B84" w:rsidRDefault="00675EF5" w:rsidP="00675EF5">
      <w:r w:rsidRPr="008B0B84">
        <w:t xml:space="preserve">Datasættet indeholder stamdata beskrevet i afsnit </w:t>
      </w:r>
      <w:hyperlink w:anchor="_3.6_-_Dyrearter,">
        <w:r w:rsidR="005D0E9E">
          <w:rPr>
            <w:color w:val="1155CC"/>
            <w:u w:val="single"/>
          </w:rPr>
          <w:t>3</w:t>
        </w:r>
        <w:r>
          <w:rPr>
            <w:color w:val="1155CC"/>
            <w:u w:val="single"/>
          </w:rPr>
          <w:t>.6 - Dyrearter, aldersgrupper og ordinationsgrupper</w:t>
        </w:r>
      </w:hyperlink>
      <w:r>
        <w:t>:</w:t>
      </w:r>
      <w:r w:rsidRPr="008B0B84">
        <w:t xml:space="preserve"> </w:t>
      </w:r>
    </w:p>
    <w:p w14:paraId="577A9677" w14:textId="77777777" w:rsidR="00675EF5" w:rsidRPr="008B0B84" w:rsidRDefault="00675EF5" w:rsidP="00675EF5">
      <w:pPr>
        <w:numPr>
          <w:ilvl w:val="0"/>
          <w:numId w:val="1"/>
        </w:numPr>
        <w:rPr>
          <w:del w:id="635" w:author="Birger Kidmose" w:date="2026-08-06T09:10:00Z" w16du:dateUtc="2026-08-06T07:10:00Z"/>
        </w:rPr>
      </w:pPr>
      <w:del w:id="636" w:author="Birger Kidmose" w:date="2026-08-06T09:10:00Z" w16du:dateUtc="2026-08-06T07:10:00Z">
        <w:r w:rsidRPr="008B0B84">
          <w:delText>Udvalgte dyrearter: Kode og tekst for kvæg, svin, akvakulturer mm. samt for “andre produktionsdyr” og “andre hobby-/kæledyr”</w:delText>
        </w:r>
      </w:del>
    </w:p>
    <w:p w14:paraId="14EB33E4" w14:textId="77777777" w:rsidR="00675EF5" w:rsidRPr="00876D32" w:rsidRDefault="00675EF5" w:rsidP="00675EF5">
      <w:pPr>
        <w:numPr>
          <w:ilvl w:val="0"/>
          <w:numId w:val="1"/>
        </w:numPr>
        <w:rPr>
          <w:del w:id="637" w:author="Birger Kidmose" w:date="2026-08-06T09:10:00Z" w16du:dateUtc="2026-08-06T07:10:00Z"/>
        </w:rPr>
      </w:pPr>
      <w:del w:id="638" w:author="Birger Kidmose" w:date="2026-08-06T09:10:00Z" w16du:dateUtc="2026-08-06T07:10:00Z">
        <w:r w:rsidRPr="00876D32">
          <w:delText>Udvalgte aldersgrupper: Kode og tekst for “køer, tyre”, “Smågrise mellem 7 og 30 kg” mm. samt koden 00 for “andre produktionsdyr, heste og hobby-/kæledyr”</w:delText>
        </w:r>
      </w:del>
    </w:p>
    <w:p w14:paraId="1E327172" w14:textId="77777777" w:rsidR="00675EF5" w:rsidRPr="00876D32" w:rsidRDefault="00675EF5" w:rsidP="00675EF5">
      <w:pPr>
        <w:numPr>
          <w:ilvl w:val="0"/>
          <w:numId w:val="1"/>
        </w:numPr>
        <w:rPr>
          <w:del w:id="639" w:author="Birger Kidmose" w:date="2026-08-06T09:10:00Z" w16du:dateUtc="2026-08-06T07:10:00Z"/>
        </w:rPr>
      </w:pPr>
      <w:del w:id="640" w:author="Birger Kidmose" w:date="2026-08-06T09:10:00Z" w16du:dateUtc="2026-08-06T07:10:00Z">
        <w:r w:rsidRPr="00876D32">
          <w:delText>Ordinationsgrupper: Kode og tekst for “reproduktion, urogenitalsystem”, “yver” mm. samt koden 00 for “andre produktionsdyr, heste og hobby-/kæledyr”.</w:delText>
        </w:r>
      </w:del>
    </w:p>
    <w:p w14:paraId="1036DE0F" w14:textId="77777777" w:rsidR="00675EF5" w:rsidRPr="00876D32" w:rsidRDefault="00675EF5" w:rsidP="00675EF5">
      <w:r w:rsidRPr="00876D32">
        <w:t xml:space="preserve">Datasættene er defineret i Bekendtgørelse om indberetning af oplysninger til lægemiddelstatistik. </w:t>
      </w:r>
    </w:p>
    <w:p w14:paraId="23F1AF68" w14:textId="77777777" w:rsidR="00675EF5" w:rsidRPr="00876D32" w:rsidRDefault="00675EF5" w:rsidP="00675EF5">
      <w:pPr>
        <w:pStyle w:val="Heading4"/>
      </w:pPr>
      <w:bookmarkStart w:id="641" w:name="_s0d56x67324g" w:colFirst="0" w:colLast="0"/>
      <w:bookmarkStart w:id="642" w:name="_cpg7rsrbbbq4"/>
      <w:bookmarkEnd w:id="641"/>
      <w:bookmarkEnd w:id="642"/>
      <w:r w:rsidRPr="00876D32">
        <w:t>Intern anvendelse</w:t>
      </w:r>
    </w:p>
    <w:p w14:paraId="09E2E6FA" w14:textId="6A8ED67B" w:rsidR="00675EF5" w:rsidRPr="00876D32" w:rsidRDefault="00675EF5" w:rsidP="00675EF5">
      <w:r w:rsidRPr="00876D32">
        <w:t xml:space="preserve">Data </w:t>
      </w:r>
      <w:r w:rsidRPr="00876D32">
        <w:rPr>
          <w:u w:val="single"/>
        </w:rPr>
        <w:t>skal</w:t>
      </w:r>
      <w:r w:rsidRPr="00876D32">
        <w:t xml:space="preserve"> anvendes af </w:t>
      </w:r>
      <w:r w:rsidR="00BE3A82">
        <w:t>Løsningen</w:t>
      </w:r>
      <w:r w:rsidRPr="00876D32">
        <w:t>.</w:t>
      </w:r>
    </w:p>
    <w:p w14:paraId="60C3AF27" w14:textId="77777777" w:rsidR="00675EF5" w:rsidRPr="00876D32" w:rsidRDefault="00675EF5" w:rsidP="00675EF5">
      <w:r w:rsidRPr="00876D32">
        <w:t xml:space="preserve">Ved oprettelse af recept valideres at Dyreart, Aldersgruppe og Ordinationsgruppe er korrekte, og disse er angivet i korrekt sammenhæng (dvs. f.eks. “Kvæg”, “Køer, tyre” og “Yver”). </w:t>
      </w:r>
    </w:p>
    <w:p w14:paraId="4E235D0F" w14:textId="1EDC4CDF" w:rsidR="00675EF5" w:rsidRPr="00876D32" w:rsidRDefault="00675EF5" w:rsidP="00675EF5">
      <w:r w:rsidRPr="00876D32">
        <w:t xml:space="preserve">Desuden valideres det, at Dyreart og Aldersgruppe er korrekte, og stemmer overens med hvad der er registreret for </w:t>
      </w:r>
      <w:r w:rsidR="005956A1">
        <w:t>Besætning</w:t>
      </w:r>
      <w:r w:rsidRPr="00876D32">
        <w:t xml:space="preserve">, medmindre dyrlægen sætter “Besætning ikke valideret”-flaget ved oprettelse af recepten. </w:t>
      </w:r>
    </w:p>
    <w:p w14:paraId="3DB5E5E3" w14:textId="77777777" w:rsidR="00675EF5" w:rsidRPr="00876D32" w:rsidRDefault="00675EF5" w:rsidP="00675EF5">
      <w:pPr>
        <w:pStyle w:val="Heading4"/>
      </w:pPr>
      <w:bookmarkStart w:id="643" w:name="_inmqrhmlz80o" w:colFirst="0" w:colLast="0"/>
      <w:bookmarkStart w:id="644" w:name="_yvehhlpb9ka2"/>
      <w:bookmarkEnd w:id="643"/>
      <w:bookmarkEnd w:id="644"/>
      <w:r w:rsidRPr="00876D32">
        <w:t>Ekstern anvendelse</w:t>
      </w:r>
    </w:p>
    <w:p w14:paraId="0640FC5A" w14:textId="77777777" w:rsidR="00675EF5" w:rsidRPr="00876D32" w:rsidRDefault="00675EF5" w:rsidP="00675EF5">
      <w:r w:rsidRPr="00876D32">
        <w:t xml:space="preserve">Datasættet </w:t>
      </w:r>
      <w:r w:rsidRPr="00876D32">
        <w:rPr>
          <w:u w:val="single"/>
        </w:rPr>
        <w:t>kan</w:t>
      </w:r>
      <w:r w:rsidRPr="00876D32">
        <w:t xml:space="preserve"> anvendes eksternt af dyrlægesystemer. </w:t>
      </w:r>
    </w:p>
    <w:p w14:paraId="061DB5BB" w14:textId="77777777" w:rsidR="00675EF5" w:rsidRPr="00876D32" w:rsidRDefault="00675EF5" w:rsidP="00675EF5">
      <w:r w:rsidRPr="00876D32">
        <w:t xml:space="preserve">Datasættene er beskrevet i en bekendtgørelse, er forholdsvist statiske, og er derfor sandsynligvis stamdata konfigureret i de lokale systemer. Der forventes derfor ikke problemer med datakvaliteten for disse datasæt på recepterne, mens sammenhængen med besætningerne kan være en anden sag. </w:t>
      </w:r>
    </w:p>
    <w:p w14:paraId="3CD180C7" w14:textId="77777777" w:rsidR="00675EF5" w:rsidRPr="00876D32" w:rsidRDefault="00675EF5" w:rsidP="00675EF5">
      <w:pPr>
        <w:pStyle w:val="Heading2"/>
      </w:pPr>
      <w:bookmarkStart w:id="645" w:name="_ymeob660bh64" w:colFirst="0" w:colLast="0"/>
      <w:bookmarkStart w:id="646" w:name="_rjmc0d2sn2ny"/>
      <w:bookmarkStart w:id="647" w:name="_Toc231991122"/>
      <w:bookmarkEnd w:id="645"/>
      <w:bookmarkEnd w:id="646"/>
      <w:r w:rsidRPr="00876D32">
        <w:t>5.7 - Medicinpriser-stamdataservices</w:t>
      </w:r>
      <w:bookmarkEnd w:id="647"/>
    </w:p>
    <w:p w14:paraId="4C4634D3" w14:textId="77777777" w:rsidR="00675EF5" w:rsidRPr="00876D32" w:rsidRDefault="00675EF5" w:rsidP="00675EF5">
      <w:pPr>
        <w:pStyle w:val="Heading4"/>
      </w:pPr>
      <w:bookmarkStart w:id="648" w:name="_m362g0w02fcx" w:colFirst="0" w:colLast="0"/>
      <w:bookmarkStart w:id="649" w:name="_vp9rpllwn59t"/>
      <w:bookmarkEnd w:id="648"/>
      <w:bookmarkEnd w:id="649"/>
      <w:r w:rsidRPr="00876D32">
        <w:t>Indhold</w:t>
      </w:r>
    </w:p>
    <w:p w14:paraId="3C655706" w14:textId="02D78317" w:rsidR="00675EF5" w:rsidRPr="008B0B84" w:rsidRDefault="00675EF5" w:rsidP="00675EF5">
      <w:r w:rsidRPr="00876D32">
        <w:t xml:space="preserve">Datasættet indeholder stamdata beskrevet i </w:t>
      </w:r>
      <w:r w:rsidRPr="008B0B84">
        <w:t xml:space="preserve">afsnit </w:t>
      </w:r>
      <w:hyperlink w:anchor="_3.7_-_Lægemiddeldata">
        <w:r w:rsidR="00F05B68">
          <w:rPr>
            <w:color w:val="1155CC"/>
            <w:u w:val="single"/>
          </w:rPr>
          <w:t>3</w:t>
        </w:r>
        <w:r>
          <w:rPr>
            <w:color w:val="1155CC"/>
            <w:u w:val="single"/>
          </w:rPr>
          <w:t xml:space="preserve">.7 </w:t>
        </w:r>
        <w:r w:rsidR="00F05B68">
          <w:rPr>
            <w:color w:val="1155CC"/>
            <w:u w:val="single"/>
          </w:rPr>
          <w:t>–</w:t>
        </w:r>
        <w:r>
          <w:rPr>
            <w:color w:val="1155CC"/>
            <w:u w:val="single"/>
          </w:rPr>
          <w:t xml:space="preserve"> </w:t>
        </w:r>
        <w:r w:rsidR="00F05B68">
          <w:rPr>
            <w:color w:val="1155CC"/>
            <w:u w:val="single"/>
          </w:rPr>
          <w:t>Lægemiddeldata (</w:t>
        </w:r>
        <w:r>
          <w:rPr>
            <w:color w:val="1155CC"/>
            <w:u w:val="single"/>
          </w:rPr>
          <w:t>Medicinpriser</w:t>
        </w:r>
      </w:hyperlink>
      <w:r w:rsidR="00F05B68">
        <w:t>)</w:t>
      </w:r>
    </w:p>
    <w:p w14:paraId="16C848E4" w14:textId="77777777" w:rsidR="00675EF5" w:rsidRPr="008B0B84" w:rsidRDefault="00675EF5" w:rsidP="00675EF5">
      <w:pPr>
        <w:pStyle w:val="Heading4"/>
      </w:pPr>
      <w:bookmarkStart w:id="650" w:name="_kp952ysf844" w:colFirst="0" w:colLast="0"/>
      <w:bookmarkStart w:id="651" w:name="_shiozub2hcrs"/>
      <w:bookmarkEnd w:id="650"/>
      <w:bookmarkEnd w:id="651"/>
      <w:r w:rsidRPr="008B0B84">
        <w:t>Intern anvendelse</w:t>
      </w:r>
    </w:p>
    <w:p w14:paraId="1CA0FFCA" w14:textId="5771F7FF" w:rsidR="00675EF5" w:rsidRPr="00876D32" w:rsidRDefault="00675EF5" w:rsidP="00675EF5">
      <w:r w:rsidRPr="00876D32">
        <w:t xml:space="preserve">Data </w:t>
      </w:r>
      <w:r w:rsidRPr="00876D32">
        <w:rPr>
          <w:u w:val="single"/>
        </w:rPr>
        <w:t>skal</w:t>
      </w:r>
      <w:r w:rsidRPr="00876D32">
        <w:t xml:space="preserve"> anvendes af </w:t>
      </w:r>
      <w:r w:rsidR="00BE3A82">
        <w:t>L</w:t>
      </w:r>
      <w:r w:rsidR="00691B54">
        <w:t>øsningen</w:t>
      </w:r>
      <w:r w:rsidRPr="00876D32">
        <w:t xml:space="preserve">. Eventuelt fravælges enkelte tabeller, som ikke er relevante for veterinær brug, f.eks. prisoplysninger, tilskud, klausulering mm. </w:t>
      </w:r>
    </w:p>
    <w:p w14:paraId="67819B42" w14:textId="0D0823C7" w:rsidR="00675EF5" w:rsidRPr="00876D32" w:rsidRDefault="00675EF5" w:rsidP="00675EF5">
      <w:r w:rsidRPr="00876D32">
        <w:t xml:space="preserve">Ved oprettelse af recept og udlevering valideres, at stamdata for varenummer og evt. drugid er angivet korrekt, og i korrekt sammenhæng. Desuden valideres det, at ATC, lægemiddelform, styrkeenhed, pakningsstørrelse samt evt. andre stamdata er korrekte, </w:t>
      </w:r>
      <w:r w:rsidR="00691B54" w:rsidRPr="00876D32">
        <w:t>hvis</w:t>
      </w:r>
      <w:r w:rsidRPr="00876D32">
        <w:t xml:space="preserve"> disse anvendes. </w:t>
      </w:r>
    </w:p>
    <w:p w14:paraId="722E19A0" w14:textId="77777777" w:rsidR="00675EF5" w:rsidRPr="00876D32" w:rsidRDefault="00675EF5" w:rsidP="00675EF5">
      <w:r w:rsidRPr="00876D32">
        <w:t xml:space="preserve">Ved opslag på recept og udlevering suppleres der desuden med tekster og værdier fra stamdata, f.eks. pakningsstørrelse ud fra varenummer, ATC-tekst ud fra ATC-kode mm.  </w:t>
      </w:r>
    </w:p>
    <w:p w14:paraId="6D9A097B" w14:textId="77777777" w:rsidR="00675EF5" w:rsidRPr="008B0B84" w:rsidRDefault="00675EF5" w:rsidP="00675EF5">
      <w:pPr>
        <w:pStyle w:val="Heading4"/>
      </w:pPr>
      <w:bookmarkStart w:id="652" w:name="_fwjf0ad3qb7t" w:colFirst="0" w:colLast="0"/>
      <w:bookmarkStart w:id="653" w:name="_9kf4tl4dsrw7"/>
      <w:bookmarkEnd w:id="652"/>
      <w:bookmarkEnd w:id="653"/>
      <w:r w:rsidRPr="00876D32">
        <w:t>Ekstern anvendelse</w:t>
      </w:r>
    </w:p>
    <w:p w14:paraId="496AA559" w14:textId="4B41A612" w:rsidR="00675EF5" w:rsidRPr="00876D32" w:rsidRDefault="00675EF5" w:rsidP="5998574F">
      <w:r>
        <w:t xml:space="preserve">Data skal anvendes af </w:t>
      </w:r>
      <w:r w:rsidR="00691B54">
        <w:t>de eksterne anvendersystemer</w:t>
      </w:r>
      <w:r>
        <w:t xml:space="preserve">. Data er dog også tilgængelig på anden måde: 1) på internettet på ftp.dkma.dk, 2) på Sundhedsdatanettet på en separat sftp-server til apotekerne og 3) via Stamdatamodulet på NSP. Dermed er det ikke et krav at de eksterne anvender lægemiddeldata fra stamdataløsningen, hvis de i forvejen anvender data fra </w:t>
      </w:r>
      <w:del w:id="654" w:author="Birger Kidmose" w:date="2026-08-06T09:10:00Z" w16du:dateUtc="2026-08-06T07:10:00Z">
        <w:r w:rsidRPr="00876D32">
          <w:delText>én</w:delText>
        </w:r>
      </w:del>
      <w:ins w:id="655" w:author="Birger Kidmose" w:date="2026-08-06T09:10:00Z" w16du:dateUtc="2026-08-06T07:10:00Z">
        <w:r>
          <w:t>é</w:t>
        </w:r>
        <w:r w:rsidR="784236E5">
          <w:t>t</w:t>
        </w:r>
      </w:ins>
      <w:r>
        <w:t xml:space="preserve"> af ovenstående tre steder. </w:t>
      </w:r>
    </w:p>
    <w:p w14:paraId="1B56364E" w14:textId="77777777" w:rsidR="00675EF5" w:rsidRPr="00876D32" w:rsidRDefault="00675EF5" w:rsidP="00675EF5">
      <w:pPr>
        <w:pStyle w:val="Heading2"/>
      </w:pPr>
      <w:bookmarkStart w:id="656" w:name="_wepld6p6cmim" w:colFirst="0" w:colLast="0"/>
      <w:bookmarkStart w:id="657" w:name="_ibf9m3h29f0h"/>
      <w:bookmarkStart w:id="658" w:name="_Toc231991123"/>
      <w:bookmarkEnd w:id="656"/>
      <w:bookmarkEnd w:id="657"/>
      <w:r w:rsidRPr="00876D32">
        <w:t>5.8 - Magistrelle lægemidler-stamdataservices</w:t>
      </w:r>
      <w:bookmarkEnd w:id="658"/>
    </w:p>
    <w:p w14:paraId="556E022F" w14:textId="77777777" w:rsidR="00675EF5" w:rsidRPr="00876D32" w:rsidRDefault="00675EF5" w:rsidP="00675EF5">
      <w:pPr>
        <w:pStyle w:val="Heading4"/>
      </w:pPr>
      <w:bookmarkStart w:id="659" w:name="_u5nv8mmuwei7" w:colFirst="0" w:colLast="0"/>
      <w:bookmarkStart w:id="660" w:name="_cfnnoy5k63f5"/>
      <w:bookmarkEnd w:id="659"/>
      <w:bookmarkEnd w:id="660"/>
      <w:r w:rsidRPr="00876D32">
        <w:t>Indhold</w:t>
      </w:r>
    </w:p>
    <w:p w14:paraId="7856B996" w14:textId="01419BAF" w:rsidR="00675EF5" w:rsidRPr="00876D32" w:rsidRDefault="00675EF5" w:rsidP="00675EF5">
      <w:r w:rsidRPr="00876D32">
        <w:t xml:space="preserve">Foreløbigt indlæses og udstilles der </w:t>
      </w:r>
      <w:r w:rsidRPr="00876D32">
        <w:rPr>
          <w:i/>
        </w:rPr>
        <w:t>ikke</w:t>
      </w:r>
      <w:r w:rsidRPr="00876D32">
        <w:t xml:space="preserve"> stamdata for magistrelle lægemidler. Der kan senere udvides hermed, </w:t>
      </w:r>
      <w:r w:rsidR="00691B54" w:rsidRPr="00876D32">
        <w:t>hvis</w:t>
      </w:r>
      <w:r w:rsidRPr="00876D32">
        <w:t xml:space="preserve"> der viser sig større behov end forventet.  </w:t>
      </w:r>
    </w:p>
    <w:p w14:paraId="321A9AA4" w14:textId="77777777" w:rsidR="00675EF5" w:rsidRPr="00876D32" w:rsidRDefault="00675EF5" w:rsidP="00675EF5">
      <w:pPr>
        <w:pStyle w:val="Heading4"/>
        <w:rPr>
          <w:del w:id="661" w:author="Birger Kidmose" w:date="2026-08-06T09:10:00Z" w16du:dateUtc="2026-08-06T07:10:00Z"/>
        </w:rPr>
      </w:pPr>
      <w:bookmarkStart w:id="662" w:name="_4u7fbz7dyr9i"/>
      <w:bookmarkStart w:id="663" w:name="_vv87ivebe29l"/>
      <w:bookmarkEnd w:id="662"/>
      <w:bookmarkEnd w:id="663"/>
      <w:del w:id="664" w:author="Birger Kidmose" w:date="2026-08-06T09:10:00Z" w16du:dateUtc="2026-08-06T07:10:00Z">
        <w:r w:rsidRPr="00876D32">
          <w:delText>Intern og ekstern anvendelse</w:delText>
        </w:r>
      </w:del>
    </w:p>
    <w:p w14:paraId="41AB55D4" w14:textId="77777777" w:rsidR="00675EF5" w:rsidRPr="00876D32" w:rsidRDefault="00675EF5" w:rsidP="00675EF5">
      <w:r w:rsidRPr="00876D32">
        <w:t xml:space="preserve">Dyrlægen/dyrlægens system skal angive alle data for lægemiddel og pakning på recepten, som det fremgår af receptmodellen. Disse data kan ikke valideres ved oprettelse af recept, og ved opslag på recept og udlevering kan der ikke suppleres med tekster og værdier fra stamdata. </w:t>
      </w:r>
    </w:p>
    <w:p w14:paraId="65086E18" w14:textId="77777777" w:rsidR="00675EF5" w:rsidRPr="00876D32" w:rsidRDefault="00675EF5" w:rsidP="00675EF5">
      <w:r>
        <w:t xml:space="preserve">Apotekerne har stamdata til rådighed for størstedelen af magistrelle lægemidler til human anvendelse, men ikke for eventuelle veterinære anvendelser. </w:t>
      </w:r>
    </w:p>
    <w:p w14:paraId="0F7484E2" w14:textId="77777777" w:rsidR="00675EF5" w:rsidRPr="00876D32" w:rsidRDefault="00675EF5" w:rsidP="00675EF5">
      <w:pPr>
        <w:pStyle w:val="Heading2"/>
      </w:pPr>
      <w:bookmarkStart w:id="665" w:name="_z94xvou2w5mp" w:colFirst="0" w:colLast="0"/>
      <w:bookmarkStart w:id="666" w:name="_63z40ool2yns"/>
      <w:bookmarkStart w:id="667" w:name="_Toc231991124"/>
      <w:bookmarkEnd w:id="665"/>
      <w:bookmarkEnd w:id="666"/>
      <w:r w:rsidRPr="00876D32">
        <w:t>5.9 - Lægemidler med udleveringstilladelse-stamdataservices</w:t>
      </w:r>
      <w:bookmarkEnd w:id="667"/>
    </w:p>
    <w:p w14:paraId="041A96BD" w14:textId="77777777" w:rsidR="00675EF5" w:rsidRPr="00876D32" w:rsidRDefault="00675EF5" w:rsidP="00675EF5">
      <w:pPr>
        <w:pStyle w:val="Heading4"/>
      </w:pPr>
      <w:bookmarkStart w:id="668" w:name="_k27g0z6f5xfg" w:colFirst="0" w:colLast="0"/>
      <w:bookmarkStart w:id="669" w:name="_ow5ebguojab2"/>
      <w:bookmarkEnd w:id="668"/>
      <w:bookmarkEnd w:id="669"/>
      <w:r w:rsidRPr="00876D32">
        <w:t>Indhold</w:t>
      </w:r>
    </w:p>
    <w:p w14:paraId="0B1592D3" w14:textId="77777777" w:rsidR="00675EF5" w:rsidRPr="00876D32" w:rsidRDefault="00675EF5" w:rsidP="00675EF5">
      <w:pPr>
        <w:spacing w:after="0"/>
      </w:pPr>
      <w:r w:rsidRPr="00876D32">
        <w:t xml:space="preserve">Foreløbigt kan der ikke udstilles stamdata for lægemidler med udleveringstilladelse (også omtalt som “ikke registreret specialitet”, “IRS” eller tilladelsespræparater). Disse kræver en individuel godkendelse fra LMST, udstedt til en dyrlæge eller dyrlægepraksis. </w:t>
      </w:r>
    </w:p>
    <w:p w14:paraId="55AE6B0A" w14:textId="77777777" w:rsidR="00675EF5" w:rsidRPr="00876D32" w:rsidRDefault="00675EF5" w:rsidP="00675EF5">
      <w:pPr>
        <w:pStyle w:val="Heading4"/>
        <w:rPr>
          <w:del w:id="670" w:author="Birger Kidmose" w:date="2026-08-06T09:10:00Z" w16du:dateUtc="2026-08-06T07:10:00Z"/>
        </w:rPr>
      </w:pPr>
      <w:bookmarkStart w:id="671" w:name="_37pc2ppxap7n"/>
      <w:bookmarkStart w:id="672" w:name="_k3noljxurpz8"/>
      <w:bookmarkEnd w:id="671"/>
      <w:bookmarkEnd w:id="672"/>
      <w:del w:id="673" w:author="Birger Kidmose" w:date="2026-08-06T09:10:00Z" w16du:dateUtc="2026-08-06T07:10:00Z">
        <w:r w:rsidRPr="00876D32">
          <w:delText>Intern og ekstern anvendelse</w:delText>
        </w:r>
      </w:del>
    </w:p>
    <w:p w14:paraId="1F4D35ED" w14:textId="77777777" w:rsidR="00675EF5" w:rsidRPr="00876D32" w:rsidRDefault="00675EF5" w:rsidP="00675EF5">
      <w:r w:rsidRPr="00876D32">
        <w:t xml:space="preserve">Dyrlægen/dyrlægens system skal angive alle data for lægemiddel og pakning på recepten, som det fremgår af receptmodellen. Disse data kan ikke valideres ved oprettelse af recept, og ved opslag på recept og udlevering kan der ikke suppleres med tekster og værdier fra stamdata. </w:t>
      </w:r>
    </w:p>
    <w:p w14:paraId="701A9006" w14:textId="4ACFAD91" w:rsidR="00675EF5" w:rsidRPr="00876D32" w:rsidRDefault="00675EF5" w:rsidP="00675EF5">
      <w:r>
        <w:t xml:space="preserve">Det forudsættes, at dyrlægen, besætningsejeren eller hobbydyreejeren leverer udleveringstilladelsen til apoteket sammen med recepten. </w:t>
      </w:r>
    </w:p>
    <w:p w14:paraId="2D7207D9" w14:textId="77777777" w:rsidR="00675EF5" w:rsidRPr="00675EF5" w:rsidRDefault="00675EF5" w:rsidP="00675EF5"/>
    <w:p w14:paraId="6922E2AF" w14:textId="1993AD2B" w:rsidR="001E5488" w:rsidRDefault="006963AD">
      <w:pPr>
        <w:pStyle w:val="Heading1"/>
      </w:pPr>
      <w:bookmarkStart w:id="674" w:name="_yfg7b9d3bqch" w:colFirst="0" w:colLast="0"/>
      <w:bookmarkStart w:id="675" w:name="_tt8mzev1bauh"/>
      <w:bookmarkStart w:id="676" w:name="_Toc231991125"/>
      <w:bookmarkEnd w:id="674"/>
      <w:bookmarkEnd w:id="675"/>
      <w:r>
        <w:t>6</w:t>
      </w:r>
      <w:r w:rsidR="00DD08CB" w:rsidRPr="00876D32">
        <w:t xml:space="preserve"> </w:t>
      </w:r>
      <w:r w:rsidR="00615238">
        <w:t>–</w:t>
      </w:r>
      <w:r w:rsidR="00DD08CB" w:rsidRPr="00876D32">
        <w:t xml:space="preserve"> Receptmodel</w:t>
      </w:r>
      <w:r w:rsidR="00615238">
        <w:t xml:space="preserve"> i Den Veterinære Receptløsning</w:t>
      </w:r>
      <w:bookmarkEnd w:id="676"/>
    </w:p>
    <w:p w14:paraId="3AB54BB3" w14:textId="6519627E" w:rsidR="00536ADD" w:rsidRPr="00536ADD" w:rsidRDefault="00536ADD" w:rsidP="00536ADD">
      <w:r>
        <w:rPr>
          <w:noProof/>
        </w:rPr>
        <w:drawing>
          <wp:inline distT="0" distB="0" distL="0" distR="0" wp14:anchorId="19E469C5" wp14:editId="56AB2F88">
            <wp:extent cx="6121400" cy="3688715"/>
            <wp:effectExtent l="0" t="0" r="0" b="6985"/>
            <wp:docPr id="2054047463" name="Billede 6" descr="Et billede, der indeholder tekst, diagram, skærmbillede, Parall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47463" name="Billede 6" descr="Et billede, der indeholder tekst, diagram, skærmbillede, Parallel"/>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21400" cy="3688715"/>
                    </a:xfrm>
                    <a:prstGeom prst="rect">
                      <a:avLst/>
                    </a:prstGeom>
                  </pic:spPr>
                </pic:pic>
              </a:graphicData>
            </a:graphic>
          </wp:inline>
        </w:drawing>
      </w:r>
    </w:p>
    <w:p w14:paraId="33C505FF" w14:textId="3F002CCA" w:rsidR="001E5488" w:rsidRDefault="0E70A99F">
      <w:pPr>
        <w:pStyle w:val="Heading2"/>
      </w:pPr>
      <w:bookmarkStart w:id="677" w:name="_bt6fyq46ecnt"/>
      <w:bookmarkStart w:id="678" w:name="_7j3m9m5wiguh"/>
      <w:bookmarkStart w:id="679" w:name="_fsz6v7co0126"/>
      <w:bookmarkStart w:id="680" w:name="_grvuzt4pu1ea"/>
      <w:bookmarkStart w:id="681" w:name="_Toc231991126"/>
      <w:bookmarkStart w:id="682" w:name="_6.1_-_Receptmodel"/>
      <w:bookmarkEnd w:id="677"/>
      <w:bookmarkEnd w:id="678"/>
      <w:bookmarkEnd w:id="679"/>
      <w:bookmarkEnd w:id="680"/>
      <w:r>
        <w:t>6</w:t>
      </w:r>
      <w:r w:rsidR="798679E8">
        <w:t>.1 - Receptmodel</w:t>
      </w:r>
      <w:bookmarkEnd w:id="681"/>
      <w:bookmarkEnd w:id="682"/>
    </w:p>
    <w:p w14:paraId="6337BBFA" w14:textId="10E17125" w:rsidR="001E5488" w:rsidRDefault="00536ADD">
      <w:r>
        <w:t>D</w:t>
      </w:r>
      <w:r w:rsidR="00DD08CB">
        <w:t>e tre hovedentiteter</w:t>
      </w:r>
      <w:ins w:id="683" w:author="Birger Kidmose" w:date="2026-08-06T09:10:00Z" w16du:dateUtc="2026-08-06T07:10:00Z">
        <w:r w:rsidR="15899FAB">
          <w:t>,</w:t>
        </w:r>
      </w:ins>
      <w:r w:rsidR="00DD08CB">
        <w:t xml:space="preserve"> </w:t>
      </w:r>
      <w:r w:rsidR="00DD08CB" w:rsidRPr="5998574F">
        <w:rPr>
          <w:b/>
          <w:bCs/>
        </w:rPr>
        <w:t>recepter</w:t>
      </w:r>
      <w:r w:rsidR="00DD08CB">
        <w:t xml:space="preserve">, </w:t>
      </w:r>
      <w:r w:rsidR="00DD08CB" w:rsidRPr="5998574F">
        <w:rPr>
          <w:b/>
          <w:bCs/>
        </w:rPr>
        <w:t>bestillinger</w:t>
      </w:r>
      <w:r w:rsidR="00DD08CB">
        <w:t xml:space="preserve"> og </w:t>
      </w:r>
      <w:r w:rsidR="00DD08CB" w:rsidRPr="5998574F">
        <w:rPr>
          <w:b/>
          <w:bCs/>
        </w:rPr>
        <w:t>udleveringer</w:t>
      </w:r>
      <w:r w:rsidR="00DD08CB">
        <w:t>, er beskrevet i de følgende tre afsnit. Recepter, bestillinger og udleveringer afspejler DVR</w:t>
      </w:r>
      <w:r w:rsidR="00081D20">
        <w:t>-løsningens</w:t>
      </w:r>
      <w:r w:rsidR="00DD08CB">
        <w:t xml:space="preserve"> væsentligste funktionalitet, herunder oprettelse af recept, bestilling af udleveringer, og registreringer af udleveringer. Under </w:t>
      </w:r>
      <w:del w:id="684" w:author="Birger Kidmose" w:date="2026-08-06T09:10:00Z" w16du:dateUtc="2026-08-06T07:10:00Z">
        <w:r w:rsidR="00473F81">
          <w:fldChar w:fldCharType="begin"/>
        </w:r>
        <w:r w:rsidR="00473F81">
          <w:delInstrText>HYPERLINK \l "_70ahbfs426x5" \h</w:delInstrText>
        </w:r>
        <w:r w:rsidR="00473F81">
          <w:fldChar w:fldCharType="separate"/>
        </w:r>
        <w:r w:rsidR="00473F81">
          <w:rPr>
            <w:color w:val="1155CC"/>
            <w:u w:val="single"/>
          </w:rPr>
          <w:delText>DVR</w:delText>
        </w:r>
        <w:r w:rsidR="00DD08CB">
          <w:rPr>
            <w:color w:val="1155CC"/>
            <w:u w:val="single"/>
          </w:rPr>
          <w:delText>-services</w:delText>
        </w:r>
        <w:r w:rsidR="00473F81">
          <w:fldChar w:fldCharType="end"/>
        </w:r>
      </w:del>
      <w:ins w:id="685" w:author="Birger Kidmose" w:date="2026-08-06T09:10:00Z" w16du:dateUtc="2026-08-06T07:10:00Z">
        <w:r w:rsidR="00473F81">
          <w:fldChar w:fldCharType="begin"/>
        </w:r>
        <w:r w:rsidR="00473F81">
          <w:instrText>HYPERLINK \l "_70ahbfs426x5"</w:instrText>
        </w:r>
        <w:r w:rsidR="00473F81">
          <w:fldChar w:fldCharType="separate"/>
        </w:r>
        <w:r w:rsidR="00473F81" w:rsidRPr="5998574F">
          <w:rPr>
            <w:color w:val="1155CC"/>
            <w:u w:val="single"/>
          </w:rPr>
          <w:t>DVR</w:t>
        </w:r>
        <w:r w:rsidR="00DD08CB" w:rsidRPr="5998574F">
          <w:rPr>
            <w:color w:val="1155CC"/>
            <w:u w:val="single"/>
          </w:rPr>
          <w:t>-services</w:t>
        </w:r>
        <w:r w:rsidR="00473F81">
          <w:fldChar w:fldCharType="end"/>
        </w:r>
      </w:ins>
      <w:r w:rsidR="00DD08CB">
        <w:t xml:space="preserve"> beskrives hvordan disse entiteter anvendes</w:t>
      </w:r>
      <w:r w:rsidR="00D95C38">
        <w:t>.</w:t>
      </w:r>
    </w:p>
    <w:p w14:paraId="1EF8C528" w14:textId="77777777" w:rsidR="000D716F" w:rsidRDefault="000D716F">
      <w:pPr>
        <w:rPr>
          <w:ins w:id="686" w:author="Birger Kidmose" w:date="2026-08-06T09:10:00Z" w16du:dateUtc="2026-08-06T07:10:00Z"/>
        </w:rPr>
      </w:pPr>
    </w:p>
    <w:p w14:paraId="49B8D24E" w14:textId="4AAF8183" w:rsidR="000D716F" w:rsidRDefault="000D716F">
      <w:pPr>
        <w:rPr>
          <w:ins w:id="687" w:author="Birger Kidmose" w:date="2026-08-06T09:10:00Z" w16du:dateUtc="2026-08-06T07:10:00Z"/>
        </w:rPr>
      </w:pPr>
      <w:ins w:id="688" w:author="Birger Kidmose" w:date="2026-08-06T09:10:00Z" w16du:dateUtc="2026-08-06T07:10:00Z">
        <w:r w:rsidRPr="000D716F">
          <w:rPr>
            <w:lang w:val="da-DK"/>
          </w:rPr>
          <w:t>E</w:t>
        </w:r>
        <w:commentRangeStart w:id="689"/>
        <w:r w:rsidRPr="000D716F">
          <w:rPr>
            <w:lang w:val="da-DK"/>
          </w:rPr>
          <w:t xml:space="preserve">n recept indeholder de bestillinger der oprettes ud fra denne (nul eller mange), og bestillingerne indeholder udleveringer der er sket ud fra recepten og bestillingen (nul eller mange). Dvs. at recept-bestilling-udleveringer kan betragtes som en træstruktur. Brug af receptmodellen i DVR’s services er beskrevet i afsnit </w:t>
        </w:r>
        <w:r w:rsidRPr="000D716F">
          <w:rPr>
            <w:lang w:val="da-DK"/>
          </w:rPr>
          <w:fldChar w:fldCharType="begin"/>
        </w:r>
        <w:r w:rsidRPr="000D716F">
          <w:rPr>
            <w:lang w:val="da-DK"/>
          </w:rPr>
          <w:instrText xml:space="preserve"> REF _Ref233984806 \h </w:instrText>
        </w:r>
        <w:r w:rsidRPr="000D716F">
          <w:rPr>
            <w:lang w:val="da-DK"/>
          </w:rPr>
        </w:r>
        <w:r w:rsidRPr="000D716F">
          <w:rPr>
            <w:lang w:val="da-DK"/>
          </w:rPr>
          <w:fldChar w:fldCharType="separate"/>
        </w:r>
        <w:r w:rsidRPr="000D716F">
          <w:rPr>
            <w:lang w:val="da-DK"/>
          </w:rPr>
          <w:t>8 – DVR services</w:t>
        </w:r>
        <w:r w:rsidRPr="000D716F">
          <w:fldChar w:fldCharType="end"/>
        </w:r>
        <w:r w:rsidRPr="000D716F">
          <w:rPr>
            <w:lang w:val="da-DK"/>
          </w:rPr>
          <w:t>.</w:t>
        </w:r>
        <w:commentRangeEnd w:id="689"/>
        <w:r w:rsidR="008F5D1A">
          <w:rPr>
            <w:rStyle w:val="CommentReference"/>
            <w:sz w:val="22"/>
            <w:szCs w:val="22"/>
          </w:rPr>
          <w:commentReference w:id="689"/>
        </w:r>
      </w:ins>
    </w:p>
    <w:p w14:paraId="6C335AEE" w14:textId="1216CDB8" w:rsidR="001E5488" w:rsidRDefault="00DD08CB">
      <w:r>
        <w:t xml:space="preserve">Entiteter til identifikation af </w:t>
      </w:r>
      <w:r>
        <w:rPr>
          <w:b/>
          <w:bCs/>
        </w:rPr>
        <w:t>aktør</w:t>
      </w:r>
      <w:r>
        <w:t xml:space="preserve"> og </w:t>
      </w:r>
      <w:r>
        <w:rPr>
          <w:b/>
          <w:bCs/>
        </w:rPr>
        <w:t>organisation</w:t>
      </w:r>
      <w:r>
        <w:t>, uanset om disse direkte anvender DVR</w:t>
      </w:r>
      <w:r w:rsidR="00081D20">
        <w:t>-løsningen</w:t>
      </w:r>
      <w:r>
        <w:t xml:space="preserve"> (som f.eks. </w:t>
      </w:r>
      <w:r w:rsidRPr="00CD42FB">
        <w:t>dyrlæger) eller er sekundære (</w:t>
      </w:r>
      <w:r w:rsidR="00CD42FB" w:rsidRPr="00CD42FB">
        <w:t>som f.eks. besætnings</w:t>
      </w:r>
      <w:r w:rsidRPr="00CD42FB">
        <w:t>ejere):</w:t>
      </w:r>
      <w:r>
        <w:t xml:space="preserve"> </w:t>
      </w:r>
    </w:p>
    <w:p w14:paraId="093458FF" w14:textId="77777777" w:rsidR="001E5488" w:rsidRDefault="00DD08CB">
      <w:pPr>
        <w:numPr>
          <w:ilvl w:val="0"/>
          <w:numId w:val="19"/>
        </w:numPr>
        <w:spacing w:after="0"/>
      </w:pPr>
      <w:r>
        <w:t xml:space="preserve">dyrlæge og dyrlægepraksis, </w:t>
      </w:r>
    </w:p>
    <w:p w14:paraId="3846DDEB" w14:textId="3A9BD9DF" w:rsidR="001E5488" w:rsidRPr="0076555C" w:rsidRDefault="00DD08CB">
      <w:pPr>
        <w:numPr>
          <w:ilvl w:val="0"/>
          <w:numId w:val="19"/>
        </w:numPr>
        <w:spacing w:after="0"/>
      </w:pPr>
      <w:r w:rsidRPr="0076555C">
        <w:t>apotek</w:t>
      </w:r>
      <w:r w:rsidR="00473F81" w:rsidRPr="0076555C">
        <w:t xml:space="preserve"> </w:t>
      </w:r>
      <w:r w:rsidRPr="0076555C">
        <w:t xml:space="preserve">og </w:t>
      </w:r>
      <w:r w:rsidRPr="00E254AF">
        <w:t>apoteker</w:t>
      </w:r>
    </w:p>
    <w:p w14:paraId="11BC4B74" w14:textId="50DDB1F0" w:rsidR="001E5488" w:rsidRDefault="000458EA">
      <w:pPr>
        <w:numPr>
          <w:ilvl w:val="0"/>
          <w:numId w:val="19"/>
        </w:numPr>
        <w:spacing w:after="0"/>
      </w:pPr>
      <w:r>
        <w:t>§39 vet-forhandler</w:t>
      </w:r>
    </w:p>
    <w:p w14:paraId="7FA754C3" w14:textId="77777777" w:rsidR="001E5488" w:rsidRDefault="00DD08CB">
      <w:pPr>
        <w:numPr>
          <w:ilvl w:val="0"/>
          <w:numId w:val="19"/>
        </w:numPr>
        <w:spacing w:after="0"/>
      </w:pPr>
      <w:r>
        <w:t>besætningsejere og besætninger</w:t>
      </w:r>
    </w:p>
    <w:p w14:paraId="4E571DE4" w14:textId="77777777" w:rsidR="0076555C" w:rsidRDefault="0076555C" w:rsidP="00E254AF">
      <w:pPr>
        <w:spacing w:after="0"/>
        <w:ind w:left="720"/>
      </w:pPr>
    </w:p>
    <w:p w14:paraId="2E1D76B6" w14:textId="175FFBA8" w:rsidR="001E5488" w:rsidRDefault="00DD08CB">
      <w:r>
        <w:t xml:space="preserve">Som beskrevet under </w:t>
      </w:r>
      <w:hyperlink w:anchor="_89vvvkhr1mpa">
        <w:r>
          <w:rPr>
            <w:color w:val="1155CC"/>
            <w:u w:val="single"/>
          </w:rPr>
          <w:t>Stamdatamodel</w:t>
        </w:r>
      </w:hyperlink>
      <w:r>
        <w:t xml:space="preserve"> er der forskellige kilder til data for aktører og organisationer, og data har forskelligt indhold. Det er derfor nødvendigt at </w:t>
      </w:r>
      <w:r w:rsidR="004922BC">
        <w:t>Løsningens</w:t>
      </w:r>
      <w:r>
        <w:t xml:space="preserve"> receptmodel har referencer til de relevante forskellige aktører og organisationer, fra de entiteter hvorpå de kan forekomme. </w:t>
      </w:r>
    </w:p>
    <w:p w14:paraId="3B5FF318" w14:textId="5FF3E479" w:rsidR="001E5488" w:rsidRDefault="00DD08CB">
      <w:r>
        <w:t xml:space="preserve">For at skabe mindre afhængighed mellem systemer der anvender DVR services og </w:t>
      </w:r>
      <w:r w:rsidR="004922BC">
        <w:t>Løsningens</w:t>
      </w:r>
      <w:r>
        <w:t xml:space="preserve"> interne model, </w:t>
      </w:r>
      <w:r w:rsidR="00473F81">
        <w:t xml:space="preserve">skal </w:t>
      </w:r>
      <w:r>
        <w:t xml:space="preserve">DVR services </w:t>
      </w:r>
      <w:r w:rsidR="00473F81">
        <w:t xml:space="preserve">anvende </w:t>
      </w:r>
      <w:r>
        <w:t xml:space="preserve">generaliserede XML-elementer eller tilsvarende json-strukturer, et fælles </w:t>
      </w:r>
      <w:hyperlink w:anchor="_76m1bjv1qnqz">
        <w:r>
          <w:rPr>
            <w:color w:val="1155CC"/>
            <w:u w:val="single"/>
          </w:rPr>
          <w:t>Aktør-element</w:t>
        </w:r>
      </w:hyperlink>
      <w:r>
        <w:t xml:space="preserve"> og et </w:t>
      </w:r>
      <w:hyperlink w:anchor="_jvykbbuxljsm">
        <w:r>
          <w:rPr>
            <w:color w:val="1155CC"/>
            <w:u w:val="single"/>
          </w:rPr>
          <w:t>Organisation-element</w:t>
        </w:r>
      </w:hyperlink>
      <w:r>
        <w:t xml:space="preserve">. Dette </w:t>
      </w:r>
      <w:r w:rsidR="001D7837">
        <w:t xml:space="preserve">er ikke </w:t>
      </w:r>
      <w:r>
        <w:t>implementer</w:t>
      </w:r>
      <w:r w:rsidR="001D7837">
        <w:t xml:space="preserve">et </w:t>
      </w:r>
      <w:r>
        <w:t xml:space="preserve">i </w:t>
      </w:r>
      <w:r w:rsidR="001D7837">
        <w:t xml:space="preserve">illustrationen af </w:t>
      </w:r>
      <w:r w:rsidR="004922BC">
        <w:t>Løsningens</w:t>
      </w:r>
      <w:r>
        <w:t xml:space="preserve"> </w:t>
      </w:r>
      <w:r w:rsidR="001D7837">
        <w:t>recept</w:t>
      </w:r>
      <w:r>
        <w:t>model</w:t>
      </w:r>
      <w:r w:rsidR="001D7837">
        <w:t>. I</w:t>
      </w:r>
      <w:r>
        <w:t xml:space="preserve">nformation om “lovlige” referencer fremgår </w:t>
      </w:r>
      <w:r w:rsidR="001D7837">
        <w:t xml:space="preserve">således </w:t>
      </w:r>
      <w:r>
        <w:t xml:space="preserve">af modellen. </w:t>
      </w:r>
    </w:p>
    <w:p w14:paraId="6AFDA46D" w14:textId="77777777" w:rsidR="001E5488" w:rsidRDefault="00DD08CB">
      <w:r>
        <w:t xml:space="preserve">Endeligt indeholder receptmodellen entiteter til </w:t>
      </w:r>
      <w:r>
        <w:rPr>
          <w:b/>
          <w:bCs/>
        </w:rPr>
        <w:t>stamdata</w:t>
      </w:r>
      <w:r>
        <w:t xml:space="preserve">: Dyreart, aldersgruppe, ordinationsgruppe samt lægemidler og pakninger. </w:t>
      </w:r>
    </w:p>
    <w:p w14:paraId="1F99D918" w14:textId="45269240" w:rsidR="001E5488" w:rsidRDefault="00DD08CB">
      <w:r>
        <w:t>Ordinerede pakninger, og dermed ordinerede lægemidler, udgøres i høj grad af lægemidler i Medicinpriser, men kan også være magistrelle lægemidler eller lægemidler med udleveringstilladelse, som ikke findes i Medicinpriser, og skal specificeres af dyrlægen på recepten. Bemærk derfor at pakninger og lægemidler i receptmodellen ikke kun registreres via en reference til stamdata i Medicinpriser, men også skal understøtte at dyrlægen (via dyrlægens system</w:t>
      </w:r>
      <w:r w:rsidR="00423F65">
        <w:t xml:space="preserve"> eller DVR online</w:t>
      </w:r>
      <w:r>
        <w:t>) kan angive data for magistrelle lægemidler eller lægemidler med udleveringstilladelse. Dette fremgår af modellen som to lægemiddeltabeller og to pakningstabeller. Lægemidler og pakninger defineres altid via andre stamdata i Medicinpriser, f.eks. ATC</w:t>
      </w:r>
      <w:r w:rsidR="00423F65">
        <w:t xml:space="preserve"> kode</w:t>
      </w:r>
      <w:r>
        <w:t xml:space="preserve">, lægemiddelform, administrationsveje mm. </w:t>
      </w:r>
    </w:p>
    <w:p w14:paraId="6C2A2BFB" w14:textId="0B1007D8" w:rsidR="001E5488" w:rsidRPr="00876D32" w:rsidRDefault="00DD08CB" w:rsidP="00876D32">
      <w:r>
        <w:t xml:space="preserve">Tilsvarende aktør og organisation anvender services generaliserede XML-elementer </w:t>
      </w:r>
      <w:r w:rsidR="002D14E8">
        <w:t>og</w:t>
      </w:r>
      <w:r>
        <w:t xml:space="preserve"> tilsvarende json-strukturer uanset kilden til stamdata, beskrevet under </w:t>
      </w:r>
      <w:hyperlink w:anchor="_mkqiqc3jespt">
        <w:r>
          <w:rPr>
            <w:color w:val="1155CC"/>
            <w:u w:val="single"/>
          </w:rPr>
          <w:t>Lægemiddel-element</w:t>
        </w:r>
      </w:hyperlink>
      <w:r>
        <w:t xml:space="preserve"> og </w:t>
      </w:r>
      <w:hyperlink w:anchor="_6jps5bbrzglz">
        <w:r>
          <w:rPr>
            <w:color w:val="1155CC"/>
            <w:u w:val="single"/>
          </w:rPr>
          <w:t>Pakning-element</w:t>
        </w:r>
      </w:hyperlink>
      <w:r>
        <w:t xml:space="preserve">. </w:t>
      </w:r>
    </w:p>
    <w:p w14:paraId="28E63A37" w14:textId="4D179E72" w:rsidR="001E5488" w:rsidRPr="00876D32" w:rsidRDefault="0E70A99F">
      <w:pPr>
        <w:pStyle w:val="Heading3"/>
      </w:pPr>
      <w:bookmarkStart w:id="690" w:name="_bhbq8yzf3qcp"/>
      <w:bookmarkStart w:id="691" w:name="_pyi0aipewch7"/>
      <w:bookmarkStart w:id="692" w:name="_Toc231991127"/>
      <w:bookmarkStart w:id="693" w:name="_6.1.1_-_Recept"/>
      <w:bookmarkEnd w:id="690"/>
      <w:bookmarkEnd w:id="691"/>
      <w:r>
        <w:t>6</w:t>
      </w:r>
      <w:r w:rsidR="798679E8">
        <w:t>.1.1 - Recept</w:t>
      </w:r>
      <w:bookmarkEnd w:id="692"/>
      <w:bookmarkEnd w:id="693"/>
    </w:p>
    <w:p w14:paraId="2354178A" w14:textId="5ED07818" w:rsidR="001E5488" w:rsidRPr="00876D32" w:rsidRDefault="00DD08CB">
      <w:r w:rsidRPr="00876D32">
        <w:t xml:space="preserve">Recepten er det centrale element i </w:t>
      </w:r>
      <w:r w:rsidR="004922BC">
        <w:t>DVR-løsningen</w:t>
      </w:r>
      <w:r w:rsidRPr="00876D32">
        <w:t xml:space="preserve">. I modsætning til FMK er recepter selvstændige entiteter, og ikke knyttet til en lægemiddelordination på et medicinkort. Receptmodellen svarer derfor i højere grad til den tidligere (humane) receptserver end til FMK. </w:t>
      </w:r>
    </w:p>
    <w:tbl>
      <w:tblPr>
        <w:tblStyle w:val="af2"/>
        <w:tblW w:w="99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694" w:author="Birger Kidmose" w:date="2026-08-06T09:10:00Z" w16du:dateUtc="2026-08-06T07:10:00Z">
          <w:tblPr>
            <w:tblW w:w="9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455"/>
        <w:gridCol w:w="3384"/>
        <w:gridCol w:w="6106"/>
        <w:tblGridChange w:id="695">
          <w:tblGrid>
            <w:gridCol w:w="455"/>
            <w:gridCol w:w="3384"/>
            <w:gridCol w:w="6106"/>
          </w:tblGrid>
        </w:tblGridChange>
      </w:tblGrid>
      <w:tr w:rsidR="001E5488" w14:paraId="685A7F6F" w14:textId="77777777" w:rsidTr="1F0BAC7D">
        <w:trPr>
          <w:trHeight w:val="420"/>
          <w:tblHeader/>
          <w:trPrChange w:id="696" w:author="Birger Kidmose" w:date="2026-08-06T09:10:00Z" w16du:dateUtc="2026-08-06T07:10:00Z">
            <w:trPr>
              <w:trHeight w:val="420"/>
              <w:tblHeader/>
            </w:trPr>
          </w:trPrChange>
        </w:trPr>
        <w:tc>
          <w:tcPr>
            <w:tcW w:w="9945" w:type="dxa"/>
            <w:gridSpan w:val="3"/>
            <w:shd w:val="clear" w:color="auto" w:fill="BFBFBF" w:themeFill="background1" w:themeFillShade="BF"/>
            <w:tcMar>
              <w:top w:w="56" w:type="dxa"/>
              <w:left w:w="56" w:type="dxa"/>
              <w:bottom w:w="56" w:type="dxa"/>
              <w:right w:w="56" w:type="dxa"/>
            </w:tcMar>
            <w:tcPrChange w:id="697" w:author="Birger Kidmose" w:date="2026-08-06T09:10:00Z" w16du:dateUtc="2026-08-06T07:10:00Z">
              <w:tcPr>
                <w:tcW w:w="9945" w:type="dxa"/>
                <w:gridSpan w:val="3"/>
                <w:shd w:val="clear" w:color="auto" w:fill="BFBFBF" w:themeFill="background1" w:themeFillShade="BF"/>
                <w:tcMar>
                  <w:top w:w="56" w:type="dxa"/>
                  <w:left w:w="56" w:type="dxa"/>
                  <w:bottom w:w="56" w:type="dxa"/>
                  <w:right w:w="56" w:type="dxa"/>
                </w:tcMar>
              </w:tcPr>
            </w:tcPrChange>
          </w:tcPr>
          <w:p w14:paraId="6C17CE84" w14:textId="77777777" w:rsidR="001E5488" w:rsidRDefault="00DD08CB">
            <w:pPr>
              <w:widowControl w:val="0"/>
              <w:spacing w:after="0" w:line="240" w:lineRule="auto"/>
            </w:pPr>
            <w:r>
              <w:rPr>
                <w:b/>
                <w:bCs/>
              </w:rPr>
              <w:t>Recept</w:t>
            </w:r>
          </w:p>
        </w:tc>
      </w:tr>
      <w:tr w:rsidR="001E5488" w14:paraId="0C878924" w14:textId="77777777" w:rsidTr="1F0BAC7D">
        <w:trPr>
          <w:trHeight w:val="333"/>
          <w:trPrChange w:id="698"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699" w:author="Birger Kidmose" w:date="2026-08-06T09:10:00Z" w16du:dateUtc="2026-08-06T07:10:00Z">
              <w:tcPr>
                <w:tcW w:w="3839" w:type="dxa"/>
                <w:gridSpan w:val="2"/>
                <w:tcMar>
                  <w:top w:w="56" w:type="dxa"/>
                  <w:left w:w="56" w:type="dxa"/>
                  <w:bottom w:w="56" w:type="dxa"/>
                  <w:right w:w="56" w:type="dxa"/>
                </w:tcMar>
              </w:tcPr>
            </w:tcPrChange>
          </w:tcPr>
          <w:p w14:paraId="72D7AB4D" w14:textId="77777777" w:rsidR="001E5488" w:rsidRDefault="00DD08CB">
            <w:pPr>
              <w:widowControl w:val="0"/>
              <w:spacing w:after="0" w:line="240" w:lineRule="auto"/>
              <w:rPr>
                <w:b/>
                <w:bCs/>
              </w:rPr>
            </w:pPr>
            <w:r>
              <w:rPr>
                <w:b/>
                <w:bCs/>
              </w:rPr>
              <w:t>Attribut</w:t>
            </w:r>
          </w:p>
        </w:tc>
        <w:tc>
          <w:tcPr>
            <w:tcW w:w="6106" w:type="dxa"/>
            <w:tcMar>
              <w:top w:w="56" w:type="dxa"/>
              <w:left w:w="56" w:type="dxa"/>
              <w:bottom w:w="56" w:type="dxa"/>
              <w:right w:w="56" w:type="dxa"/>
            </w:tcMar>
            <w:tcPrChange w:id="700" w:author="Birger Kidmose" w:date="2026-08-06T09:10:00Z" w16du:dateUtc="2026-08-06T07:10:00Z">
              <w:tcPr>
                <w:tcW w:w="6106" w:type="dxa"/>
                <w:tcMar>
                  <w:top w:w="56" w:type="dxa"/>
                  <w:left w:w="56" w:type="dxa"/>
                  <w:bottom w:w="56" w:type="dxa"/>
                  <w:right w:w="56" w:type="dxa"/>
                </w:tcMar>
              </w:tcPr>
            </w:tcPrChange>
          </w:tcPr>
          <w:p w14:paraId="56D38AFA" w14:textId="77777777" w:rsidR="001E5488" w:rsidRDefault="00DD08CB">
            <w:pPr>
              <w:widowControl w:val="0"/>
              <w:spacing w:after="0" w:line="240" w:lineRule="auto"/>
              <w:rPr>
                <w:b/>
                <w:bCs/>
              </w:rPr>
            </w:pPr>
            <w:r>
              <w:rPr>
                <w:b/>
                <w:bCs/>
              </w:rPr>
              <w:t>Beskrivelse</w:t>
            </w:r>
          </w:p>
        </w:tc>
      </w:tr>
      <w:tr w:rsidR="001E5488" w14:paraId="311F7DBB" w14:textId="77777777" w:rsidTr="1F0BAC7D">
        <w:trPr>
          <w:trHeight w:val="333"/>
          <w:trPrChange w:id="701"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702" w:author="Birger Kidmose" w:date="2026-08-06T09:10:00Z" w16du:dateUtc="2026-08-06T07:10:00Z">
              <w:tcPr>
                <w:tcW w:w="3839" w:type="dxa"/>
                <w:gridSpan w:val="2"/>
                <w:tcMar>
                  <w:top w:w="56" w:type="dxa"/>
                  <w:left w:w="56" w:type="dxa"/>
                  <w:bottom w:w="56" w:type="dxa"/>
                  <w:right w:w="56" w:type="dxa"/>
                </w:tcMar>
              </w:tcPr>
            </w:tcPrChange>
          </w:tcPr>
          <w:p w14:paraId="46A4E845" w14:textId="77777777" w:rsidR="001E5488" w:rsidRDefault="00DD08CB">
            <w:pPr>
              <w:widowControl w:val="0"/>
              <w:spacing w:after="0" w:line="240" w:lineRule="auto"/>
            </w:pPr>
            <w:r>
              <w:t>Id</w:t>
            </w:r>
          </w:p>
        </w:tc>
        <w:tc>
          <w:tcPr>
            <w:tcW w:w="6106" w:type="dxa"/>
            <w:tcMar>
              <w:top w:w="56" w:type="dxa"/>
              <w:left w:w="56" w:type="dxa"/>
              <w:bottom w:w="56" w:type="dxa"/>
              <w:right w:w="56" w:type="dxa"/>
            </w:tcMar>
            <w:tcPrChange w:id="703" w:author="Birger Kidmose" w:date="2026-08-06T09:10:00Z" w16du:dateUtc="2026-08-06T07:10:00Z">
              <w:tcPr>
                <w:tcW w:w="6106" w:type="dxa"/>
                <w:tcMar>
                  <w:top w:w="56" w:type="dxa"/>
                  <w:left w:w="56" w:type="dxa"/>
                  <w:bottom w:w="56" w:type="dxa"/>
                  <w:right w:w="56" w:type="dxa"/>
                </w:tcMar>
              </w:tcPr>
            </w:tcPrChange>
          </w:tcPr>
          <w:p w14:paraId="3F6F6FC4" w14:textId="77777777" w:rsidR="001E5488" w:rsidRPr="00876D32" w:rsidRDefault="00DD08CB">
            <w:pPr>
              <w:widowControl w:val="0"/>
              <w:spacing w:after="0" w:line="240" w:lineRule="auto"/>
            </w:pPr>
            <w:r w:rsidRPr="00876D32">
              <w:t>Teknisk nøgle til intern brug</w:t>
            </w:r>
          </w:p>
        </w:tc>
      </w:tr>
      <w:tr w:rsidR="001E5488" w14:paraId="6C54B916" w14:textId="77777777" w:rsidTr="1F0BAC7D">
        <w:trPr>
          <w:trHeight w:val="333"/>
          <w:trPrChange w:id="704"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705" w:author="Birger Kidmose" w:date="2026-08-06T09:10:00Z" w16du:dateUtc="2026-08-06T07:10:00Z">
              <w:tcPr>
                <w:tcW w:w="3839" w:type="dxa"/>
                <w:gridSpan w:val="2"/>
                <w:tcMar>
                  <w:top w:w="56" w:type="dxa"/>
                  <w:left w:w="56" w:type="dxa"/>
                  <w:bottom w:w="56" w:type="dxa"/>
                  <w:right w:w="56" w:type="dxa"/>
                </w:tcMar>
              </w:tcPr>
            </w:tcPrChange>
          </w:tcPr>
          <w:p w14:paraId="20274C5F" w14:textId="77777777" w:rsidR="001E5488" w:rsidRDefault="00DD08CB">
            <w:pPr>
              <w:widowControl w:val="0"/>
              <w:spacing w:after="0" w:line="240" w:lineRule="auto"/>
            </w:pPr>
            <w:r>
              <w:t>Receptid</w:t>
            </w:r>
          </w:p>
        </w:tc>
        <w:tc>
          <w:tcPr>
            <w:tcW w:w="6106" w:type="dxa"/>
            <w:tcMar>
              <w:top w:w="56" w:type="dxa"/>
              <w:left w:w="56" w:type="dxa"/>
              <w:bottom w:w="56" w:type="dxa"/>
              <w:right w:w="56" w:type="dxa"/>
            </w:tcMar>
            <w:tcPrChange w:id="706" w:author="Birger Kidmose" w:date="2026-08-06T09:10:00Z" w16du:dateUtc="2026-08-06T07:10:00Z">
              <w:tcPr>
                <w:tcW w:w="6106" w:type="dxa"/>
                <w:tcMar>
                  <w:top w:w="56" w:type="dxa"/>
                  <w:left w:w="56" w:type="dxa"/>
                  <w:bottom w:w="56" w:type="dxa"/>
                  <w:right w:w="56" w:type="dxa"/>
                </w:tcMar>
              </w:tcPr>
            </w:tcPrChange>
          </w:tcPr>
          <w:p w14:paraId="1EA99F65" w14:textId="77777777" w:rsidR="001E5488" w:rsidRDefault="00DD08CB">
            <w:pPr>
              <w:widowControl w:val="0"/>
              <w:spacing w:after="0" w:line="240" w:lineRule="auto"/>
            </w:pPr>
            <w:r>
              <w:t>Receptens forretningsmæssige id, obligatorisk</w:t>
            </w:r>
          </w:p>
        </w:tc>
      </w:tr>
      <w:tr w:rsidR="001E5488" w14:paraId="4AEC47D1" w14:textId="77777777" w:rsidTr="1F0BAC7D">
        <w:trPr>
          <w:trHeight w:val="333"/>
          <w:trPrChange w:id="707"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708" w:author="Birger Kidmose" w:date="2026-08-06T09:10:00Z" w16du:dateUtc="2026-08-06T07:10:00Z">
              <w:tcPr>
                <w:tcW w:w="3839" w:type="dxa"/>
                <w:gridSpan w:val="2"/>
                <w:tcMar>
                  <w:top w:w="56" w:type="dxa"/>
                  <w:left w:w="56" w:type="dxa"/>
                  <w:bottom w:w="56" w:type="dxa"/>
                  <w:right w:w="56" w:type="dxa"/>
                </w:tcMar>
              </w:tcPr>
            </w:tcPrChange>
          </w:tcPr>
          <w:p w14:paraId="094D6134" w14:textId="77777777" w:rsidR="001E5488" w:rsidRDefault="00DD08CB">
            <w:pPr>
              <w:widowControl w:val="0"/>
              <w:spacing w:after="0" w:line="240" w:lineRule="auto"/>
            </w:pPr>
            <w:r>
              <w:t>Versionsnummer</w:t>
            </w:r>
          </w:p>
        </w:tc>
        <w:tc>
          <w:tcPr>
            <w:tcW w:w="6106" w:type="dxa"/>
            <w:tcMar>
              <w:top w:w="56" w:type="dxa"/>
              <w:left w:w="56" w:type="dxa"/>
              <w:bottom w:w="56" w:type="dxa"/>
              <w:right w:w="56" w:type="dxa"/>
            </w:tcMar>
            <w:tcPrChange w:id="709" w:author="Birger Kidmose" w:date="2026-08-06T09:10:00Z" w16du:dateUtc="2026-08-06T07:10:00Z">
              <w:tcPr>
                <w:tcW w:w="6106" w:type="dxa"/>
                <w:tcMar>
                  <w:top w:w="56" w:type="dxa"/>
                  <w:left w:w="56" w:type="dxa"/>
                  <w:bottom w:w="56" w:type="dxa"/>
                  <w:right w:w="56" w:type="dxa"/>
                </w:tcMar>
              </w:tcPr>
            </w:tcPrChange>
          </w:tcPr>
          <w:p w14:paraId="7896C40E" w14:textId="77777777" w:rsidR="001E5488" w:rsidRDefault="00DD08CB">
            <w:pPr>
              <w:widowControl w:val="0"/>
              <w:spacing w:after="0" w:line="240" w:lineRule="auto"/>
            </w:pPr>
            <w:r>
              <w:t>Receptens versionsnummer</w:t>
            </w:r>
          </w:p>
        </w:tc>
      </w:tr>
      <w:tr w:rsidR="001E5488" w14:paraId="00F48307" w14:textId="77777777" w:rsidTr="1F0BAC7D">
        <w:trPr>
          <w:trHeight w:val="333"/>
          <w:trPrChange w:id="710"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711" w:author="Birger Kidmose" w:date="2026-08-06T09:10:00Z" w16du:dateUtc="2026-08-06T07:10:00Z">
              <w:tcPr>
                <w:tcW w:w="3839" w:type="dxa"/>
                <w:gridSpan w:val="2"/>
                <w:tcMar>
                  <w:top w:w="56" w:type="dxa"/>
                  <w:left w:w="56" w:type="dxa"/>
                  <w:bottom w:w="56" w:type="dxa"/>
                  <w:right w:w="56" w:type="dxa"/>
                </w:tcMar>
              </w:tcPr>
            </w:tcPrChange>
          </w:tcPr>
          <w:p w14:paraId="658C0B25" w14:textId="77777777" w:rsidR="001E5488" w:rsidRDefault="00DD08CB">
            <w:pPr>
              <w:spacing w:after="0" w:line="240" w:lineRule="auto"/>
              <w:rPr>
                <w:color w:val="4A86E8"/>
              </w:rPr>
            </w:pPr>
            <w:r>
              <w:rPr>
                <w:color w:val="4A86E8"/>
              </w:rPr>
              <w:t>Dyreejer</w:t>
            </w:r>
          </w:p>
        </w:tc>
        <w:tc>
          <w:tcPr>
            <w:tcW w:w="6106" w:type="dxa"/>
            <w:tcMar>
              <w:top w:w="56" w:type="dxa"/>
              <w:left w:w="56" w:type="dxa"/>
              <w:bottom w:w="56" w:type="dxa"/>
              <w:right w:w="56" w:type="dxa"/>
            </w:tcMar>
            <w:tcPrChange w:id="712" w:author="Birger Kidmose" w:date="2026-08-06T09:10:00Z" w16du:dateUtc="2026-08-06T07:10:00Z">
              <w:tcPr>
                <w:tcW w:w="6106" w:type="dxa"/>
                <w:tcMar>
                  <w:top w:w="56" w:type="dxa"/>
                  <w:left w:w="56" w:type="dxa"/>
                  <w:bottom w:w="56" w:type="dxa"/>
                  <w:right w:w="56" w:type="dxa"/>
                </w:tcMar>
              </w:tcPr>
            </w:tcPrChange>
          </w:tcPr>
          <w:p w14:paraId="48946BB3" w14:textId="77777777" w:rsidR="001E5488" w:rsidRPr="00876D32" w:rsidRDefault="00DD08CB">
            <w:pPr>
              <w:spacing w:after="0" w:line="240" w:lineRule="auto"/>
            </w:pPr>
            <w:r w:rsidRPr="00876D32">
              <w:t>Identifikation af dyreejer. Hvis recepten ikke er “til brug i praksis” er dyreejer obligatorisk.</w:t>
            </w:r>
          </w:p>
        </w:tc>
      </w:tr>
      <w:tr w:rsidR="001E5488" w14:paraId="7A9557AF" w14:textId="77777777" w:rsidTr="1F0BAC7D">
        <w:tc>
          <w:tcPr>
            <w:tcW w:w="455" w:type="dxa"/>
            <w:tcMar>
              <w:top w:w="56" w:type="dxa"/>
              <w:left w:w="56" w:type="dxa"/>
              <w:bottom w:w="56" w:type="dxa"/>
              <w:right w:w="56" w:type="dxa"/>
            </w:tcMar>
            <w:tcPrChange w:id="713" w:author="Birger Kidmose" w:date="2026-08-06T09:10:00Z" w16du:dateUtc="2026-08-06T07:10:00Z">
              <w:tcPr>
                <w:tcW w:w="455" w:type="dxa"/>
                <w:tcMar>
                  <w:top w:w="56" w:type="dxa"/>
                  <w:left w:w="56" w:type="dxa"/>
                  <w:bottom w:w="56" w:type="dxa"/>
                  <w:right w:w="56" w:type="dxa"/>
                </w:tcMar>
              </w:tcPr>
            </w:tcPrChange>
          </w:tcPr>
          <w:p w14:paraId="3F536495" w14:textId="77777777" w:rsidR="001E5488" w:rsidRPr="00876D32" w:rsidRDefault="001E5488">
            <w:pPr>
              <w:spacing w:after="0" w:line="240" w:lineRule="auto"/>
            </w:pPr>
          </w:p>
        </w:tc>
        <w:tc>
          <w:tcPr>
            <w:tcW w:w="3384" w:type="dxa"/>
            <w:tcMar>
              <w:top w:w="56" w:type="dxa"/>
              <w:left w:w="56" w:type="dxa"/>
              <w:bottom w:w="56" w:type="dxa"/>
              <w:right w:w="56" w:type="dxa"/>
            </w:tcMar>
            <w:tcPrChange w:id="714" w:author="Birger Kidmose" w:date="2026-08-06T09:10:00Z" w16du:dateUtc="2026-08-06T07:10:00Z">
              <w:tcPr>
                <w:tcW w:w="3384" w:type="dxa"/>
                <w:tcMar>
                  <w:top w:w="56" w:type="dxa"/>
                  <w:left w:w="56" w:type="dxa"/>
                  <w:bottom w:w="56" w:type="dxa"/>
                  <w:right w:w="56" w:type="dxa"/>
                </w:tcMar>
              </w:tcPr>
            </w:tcPrChange>
          </w:tcPr>
          <w:p w14:paraId="7D467514" w14:textId="77777777" w:rsidR="001E5488" w:rsidRDefault="00DD08CB">
            <w:pPr>
              <w:spacing w:after="0" w:line="240" w:lineRule="auto"/>
            </w:pPr>
            <w:r>
              <w:t>Besætningsejerid</w:t>
            </w:r>
          </w:p>
        </w:tc>
        <w:tc>
          <w:tcPr>
            <w:tcW w:w="6106" w:type="dxa"/>
            <w:tcMar>
              <w:top w:w="56" w:type="dxa"/>
              <w:left w:w="56" w:type="dxa"/>
              <w:bottom w:w="56" w:type="dxa"/>
              <w:right w:w="56" w:type="dxa"/>
            </w:tcMar>
            <w:tcPrChange w:id="715" w:author="Birger Kidmose" w:date="2026-08-06T09:10:00Z" w16du:dateUtc="2026-08-06T07:10:00Z">
              <w:tcPr>
                <w:tcW w:w="6106" w:type="dxa"/>
                <w:tcMar>
                  <w:top w:w="56" w:type="dxa"/>
                  <w:left w:w="56" w:type="dxa"/>
                  <w:bottom w:w="56" w:type="dxa"/>
                  <w:right w:w="56" w:type="dxa"/>
                </w:tcMar>
              </w:tcPr>
            </w:tcPrChange>
          </w:tcPr>
          <w:p w14:paraId="13067A7A" w14:textId="2CBB0F5B" w:rsidR="001E5488" w:rsidRPr="00876D32" w:rsidRDefault="00DD08CB">
            <w:pPr>
              <w:spacing w:after="0" w:line="240" w:lineRule="auto"/>
            </w:pPr>
            <w:r w:rsidRPr="00876D32">
              <w:t>Reference til Besætningsejer (§ 43). Anvendes ikke for hobbydyr</w:t>
            </w:r>
            <w:ins w:id="716" w:author="Birger Kidmose" w:date="2026-08-06T09:10:00Z" w16du:dateUtc="2026-08-06T07:10:00Z">
              <w:r w:rsidR="002A2BD3">
                <w:t xml:space="preserve"> og for besætninger uden besætningsejer</w:t>
              </w:r>
            </w:ins>
            <w:r w:rsidRPr="00876D32">
              <w:t xml:space="preserve">. </w:t>
            </w:r>
          </w:p>
        </w:tc>
      </w:tr>
      <w:tr w:rsidR="001E5488" w14:paraId="4590CF7E" w14:textId="77777777" w:rsidTr="1F0BAC7D">
        <w:trPr>
          <w:trHeight w:val="376"/>
          <w:trPrChange w:id="717" w:author="Birger Kidmose" w:date="2026-08-06T09:10:00Z" w16du:dateUtc="2026-08-06T07:10:00Z">
            <w:trPr>
              <w:trHeight w:val="376"/>
            </w:trPr>
          </w:trPrChange>
        </w:trPr>
        <w:tc>
          <w:tcPr>
            <w:tcW w:w="455" w:type="dxa"/>
            <w:tcMar>
              <w:top w:w="56" w:type="dxa"/>
              <w:left w:w="56" w:type="dxa"/>
              <w:bottom w:w="56" w:type="dxa"/>
              <w:right w:w="56" w:type="dxa"/>
            </w:tcMar>
            <w:tcPrChange w:id="718" w:author="Birger Kidmose" w:date="2026-08-06T09:10:00Z" w16du:dateUtc="2026-08-06T07:10:00Z">
              <w:tcPr>
                <w:tcW w:w="455" w:type="dxa"/>
                <w:tcMar>
                  <w:top w:w="56" w:type="dxa"/>
                  <w:left w:w="56" w:type="dxa"/>
                  <w:bottom w:w="56" w:type="dxa"/>
                  <w:right w:w="56" w:type="dxa"/>
                </w:tcMar>
              </w:tcPr>
            </w:tcPrChange>
          </w:tcPr>
          <w:p w14:paraId="06B1EAEC" w14:textId="77777777" w:rsidR="001E5488" w:rsidRDefault="001E5488">
            <w:pPr>
              <w:spacing w:after="0" w:line="240" w:lineRule="auto"/>
            </w:pPr>
          </w:p>
        </w:tc>
        <w:tc>
          <w:tcPr>
            <w:tcW w:w="3384" w:type="dxa"/>
            <w:tcMar>
              <w:top w:w="56" w:type="dxa"/>
              <w:left w:w="56" w:type="dxa"/>
              <w:bottom w:w="56" w:type="dxa"/>
              <w:right w:w="56" w:type="dxa"/>
            </w:tcMar>
            <w:tcPrChange w:id="719" w:author="Birger Kidmose" w:date="2026-08-06T09:10:00Z" w16du:dateUtc="2026-08-06T07:10:00Z">
              <w:tcPr>
                <w:tcW w:w="3384" w:type="dxa"/>
                <w:tcMar>
                  <w:top w:w="56" w:type="dxa"/>
                  <w:left w:w="56" w:type="dxa"/>
                  <w:bottom w:w="56" w:type="dxa"/>
                  <w:right w:w="56" w:type="dxa"/>
                </w:tcMar>
              </w:tcPr>
            </w:tcPrChange>
          </w:tcPr>
          <w:p w14:paraId="728E244A" w14:textId="77777777" w:rsidR="001E5488" w:rsidRDefault="00DD08CB">
            <w:pPr>
              <w:spacing w:after="0" w:line="240" w:lineRule="auto"/>
            </w:pPr>
            <w:r>
              <w:t xml:space="preserve">Navn </w:t>
            </w:r>
          </w:p>
        </w:tc>
        <w:tc>
          <w:tcPr>
            <w:tcW w:w="6106" w:type="dxa"/>
            <w:tcMar>
              <w:top w:w="56" w:type="dxa"/>
              <w:left w:w="56" w:type="dxa"/>
              <w:bottom w:w="56" w:type="dxa"/>
              <w:right w:w="56" w:type="dxa"/>
            </w:tcMar>
            <w:tcPrChange w:id="720" w:author="Birger Kidmose" w:date="2026-08-06T09:10:00Z" w16du:dateUtc="2026-08-06T07:10:00Z">
              <w:tcPr>
                <w:tcW w:w="6106" w:type="dxa"/>
                <w:tcMar>
                  <w:top w:w="56" w:type="dxa"/>
                  <w:left w:w="56" w:type="dxa"/>
                  <w:bottom w:w="56" w:type="dxa"/>
                  <w:right w:w="56" w:type="dxa"/>
                </w:tcMar>
              </w:tcPr>
            </w:tcPrChange>
          </w:tcPr>
          <w:p w14:paraId="521332CD" w14:textId="68F26AF9" w:rsidR="001E5488" w:rsidRPr="00876D32" w:rsidRDefault="00DD08CB">
            <w:pPr>
              <w:spacing w:after="0" w:line="240" w:lineRule="auto"/>
            </w:pPr>
            <w:r w:rsidRPr="00876D32">
              <w:t>Navn på dyr</w:t>
            </w:r>
            <w:r w:rsidR="00AA5324">
              <w:t>e</w:t>
            </w:r>
            <w:r w:rsidRPr="00876D32">
              <w:t>ejer, ikke obligatorisk men skal angives for hobbydyr</w:t>
            </w:r>
            <w:r w:rsidR="00AA5324">
              <w:t xml:space="preserve"> og for besætninger uden besætningsejer</w:t>
            </w:r>
            <w:r w:rsidR="001E61E9">
              <w:t xml:space="preserve"> </w:t>
            </w:r>
          </w:p>
        </w:tc>
      </w:tr>
      <w:tr w:rsidR="001E5488" w14:paraId="7A199A78" w14:textId="77777777" w:rsidTr="1F0BAC7D">
        <w:trPr>
          <w:trHeight w:val="376"/>
          <w:trPrChange w:id="721" w:author="Birger Kidmose" w:date="2026-08-06T09:10:00Z" w16du:dateUtc="2026-08-06T07:10:00Z">
            <w:trPr>
              <w:trHeight w:val="376"/>
            </w:trPr>
          </w:trPrChange>
        </w:trPr>
        <w:tc>
          <w:tcPr>
            <w:tcW w:w="455" w:type="dxa"/>
            <w:tcMar>
              <w:top w:w="56" w:type="dxa"/>
              <w:left w:w="56" w:type="dxa"/>
              <w:bottom w:w="56" w:type="dxa"/>
              <w:right w:w="56" w:type="dxa"/>
            </w:tcMar>
            <w:tcPrChange w:id="722" w:author="Birger Kidmose" w:date="2026-08-06T09:10:00Z" w16du:dateUtc="2026-08-06T07:10:00Z">
              <w:tcPr>
                <w:tcW w:w="455" w:type="dxa"/>
                <w:tcMar>
                  <w:top w:w="56" w:type="dxa"/>
                  <w:left w:w="56" w:type="dxa"/>
                  <w:bottom w:w="56" w:type="dxa"/>
                  <w:right w:w="56" w:type="dxa"/>
                </w:tcMar>
              </w:tcPr>
            </w:tcPrChange>
          </w:tcPr>
          <w:p w14:paraId="5F74F9A0" w14:textId="1705ED57" w:rsidR="001E5488" w:rsidRPr="00876D32" w:rsidRDefault="001E5488">
            <w:pPr>
              <w:spacing w:after="0" w:line="240" w:lineRule="auto"/>
            </w:pPr>
          </w:p>
        </w:tc>
        <w:tc>
          <w:tcPr>
            <w:tcW w:w="3384" w:type="dxa"/>
            <w:tcMar>
              <w:top w:w="56" w:type="dxa"/>
              <w:left w:w="56" w:type="dxa"/>
              <w:bottom w:w="56" w:type="dxa"/>
              <w:right w:w="56" w:type="dxa"/>
            </w:tcMar>
            <w:tcPrChange w:id="723" w:author="Birger Kidmose" w:date="2026-08-06T09:10:00Z" w16du:dateUtc="2026-08-06T07:10:00Z">
              <w:tcPr>
                <w:tcW w:w="3384" w:type="dxa"/>
                <w:tcMar>
                  <w:top w:w="56" w:type="dxa"/>
                  <w:left w:w="56" w:type="dxa"/>
                  <w:bottom w:w="56" w:type="dxa"/>
                  <w:right w:w="56" w:type="dxa"/>
                </w:tcMar>
              </w:tcPr>
            </w:tcPrChange>
          </w:tcPr>
          <w:p w14:paraId="25995BB3" w14:textId="6766C606" w:rsidR="001E5488" w:rsidRDefault="4149E6A5">
            <w:pPr>
              <w:widowControl w:val="0"/>
              <w:spacing w:after="0" w:line="240" w:lineRule="auto"/>
              <w:rPr>
                <w:u w:val="single"/>
              </w:rPr>
            </w:pPr>
            <w:r>
              <w:t>Adresse</w:t>
            </w:r>
          </w:p>
        </w:tc>
        <w:tc>
          <w:tcPr>
            <w:tcW w:w="6106" w:type="dxa"/>
            <w:tcMar>
              <w:top w:w="56" w:type="dxa"/>
              <w:left w:w="56" w:type="dxa"/>
              <w:bottom w:w="56" w:type="dxa"/>
              <w:right w:w="56" w:type="dxa"/>
            </w:tcMar>
            <w:tcPrChange w:id="724" w:author="Birger Kidmose" w:date="2026-08-06T09:10:00Z" w16du:dateUtc="2026-08-06T07:10:00Z">
              <w:tcPr>
                <w:tcW w:w="6106" w:type="dxa"/>
                <w:tcMar>
                  <w:top w:w="56" w:type="dxa"/>
                  <w:left w:w="56" w:type="dxa"/>
                  <w:bottom w:w="56" w:type="dxa"/>
                  <w:right w:w="56" w:type="dxa"/>
                </w:tcMar>
              </w:tcPr>
            </w:tcPrChange>
          </w:tcPr>
          <w:p w14:paraId="075F9D13" w14:textId="6F8A0FA8" w:rsidR="001E5488" w:rsidRPr="00876D32" w:rsidRDefault="00DD08CB">
            <w:pPr>
              <w:spacing w:after="0" w:line="240" w:lineRule="auto"/>
            </w:pPr>
            <w:r>
              <w:t>1-5 strenge til ustruktureret adresse, ikke obligatorisk men skal angives for hobbydyr</w:t>
            </w:r>
            <w:r w:rsidR="5811AADB">
              <w:t xml:space="preserve"> og for besætninger uden besætningsejer</w:t>
            </w:r>
          </w:p>
        </w:tc>
      </w:tr>
      <w:tr w:rsidR="001E5488" w14:paraId="2E3752C3" w14:textId="77777777" w:rsidTr="1F0BAC7D">
        <w:trPr>
          <w:trHeight w:val="376"/>
          <w:trPrChange w:id="725" w:author="Birger Kidmose" w:date="2026-08-06T09:10:00Z" w16du:dateUtc="2026-08-06T07:10:00Z">
            <w:trPr>
              <w:trHeight w:val="376"/>
            </w:trPr>
          </w:trPrChange>
        </w:trPr>
        <w:tc>
          <w:tcPr>
            <w:tcW w:w="455" w:type="dxa"/>
            <w:tcMar>
              <w:top w:w="56" w:type="dxa"/>
              <w:left w:w="56" w:type="dxa"/>
              <w:bottom w:w="56" w:type="dxa"/>
              <w:right w:w="56" w:type="dxa"/>
            </w:tcMar>
            <w:tcPrChange w:id="726" w:author="Birger Kidmose" w:date="2026-08-06T09:10:00Z" w16du:dateUtc="2026-08-06T07:10:00Z">
              <w:tcPr>
                <w:tcW w:w="455" w:type="dxa"/>
                <w:tcMar>
                  <w:top w:w="56" w:type="dxa"/>
                  <w:left w:w="56" w:type="dxa"/>
                  <w:bottom w:w="56" w:type="dxa"/>
                  <w:right w:w="56" w:type="dxa"/>
                </w:tcMar>
              </w:tcPr>
            </w:tcPrChange>
          </w:tcPr>
          <w:p w14:paraId="4347F31E" w14:textId="77777777" w:rsidR="001E5488" w:rsidRPr="00876D32" w:rsidRDefault="001E5488">
            <w:pPr>
              <w:spacing w:after="0" w:line="240" w:lineRule="auto"/>
            </w:pPr>
          </w:p>
        </w:tc>
        <w:tc>
          <w:tcPr>
            <w:tcW w:w="3384" w:type="dxa"/>
            <w:tcMar>
              <w:top w:w="56" w:type="dxa"/>
              <w:left w:w="56" w:type="dxa"/>
              <w:bottom w:w="56" w:type="dxa"/>
              <w:right w:w="56" w:type="dxa"/>
            </w:tcMar>
            <w:tcPrChange w:id="727" w:author="Birger Kidmose" w:date="2026-08-06T09:10:00Z" w16du:dateUtc="2026-08-06T07:10:00Z">
              <w:tcPr>
                <w:tcW w:w="3384" w:type="dxa"/>
                <w:tcMar>
                  <w:top w:w="56" w:type="dxa"/>
                  <w:left w:w="56" w:type="dxa"/>
                  <w:bottom w:w="56" w:type="dxa"/>
                  <w:right w:w="56" w:type="dxa"/>
                </w:tcMar>
              </w:tcPr>
            </w:tcPrChange>
          </w:tcPr>
          <w:p w14:paraId="3A4693C0" w14:textId="77777777" w:rsidR="001E5488" w:rsidRDefault="00DD08CB">
            <w:pPr>
              <w:widowControl w:val="0"/>
              <w:spacing w:after="0" w:line="240" w:lineRule="auto"/>
            </w:pPr>
            <w:r>
              <w:t>Telefonnnummer</w:t>
            </w:r>
          </w:p>
        </w:tc>
        <w:tc>
          <w:tcPr>
            <w:tcW w:w="6106" w:type="dxa"/>
            <w:tcMar>
              <w:top w:w="56" w:type="dxa"/>
              <w:left w:w="56" w:type="dxa"/>
              <w:bottom w:w="56" w:type="dxa"/>
              <w:right w:w="56" w:type="dxa"/>
            </w:tcMar>
            <w:tcPrChange w:id="728" w:author="Birger Kidmose" w:date="2026-08-06T09:10:00Z" w16du:dateUtc="2026-08-06T07:10:00Z">
              <w:tcPr>
                <w:tcW w:w="6106" w:type="dxa"/>
                <w:tcMar>
                  <w:top w:w="56" w:type="dxa"/>
                  <w:left w:w="56" w:type="dxa"/>
                  <w:bottom w:w="56" w:type="dxa"/>
                  <w:right w:w="56" w:type="dxa"/>
                </w:tcMar>
              </w:tcPr>
            </w:tcPrChange>
          </w:tcPr>
          <w:p w14:paraId="409EFC06" w14:textId="2D6201DB" w:rsidR="001E5488" w:rsidRPr="00876D32" w:rsidRDefault="00DD08CB">
            <w:pPr>
              <w:spacing w:after="0" w:line="240" w:lineRule="auto"/>
            </w:pPr>
            <w:r w:rsidRPr="00876D32">
              <w:t>Optionel</w:t>
            </w:r>
          </w:p>
        </w:tc>
      </w:tr>
      <w:tr w:rsidR="001E5488" w14:paraId="6ABB18FD" w14:textId="77777777" w:rsidTr="1F0BAC7D">
        <w:trPr>
          <w:trHeight w:val="376"/>
          <w:trPrChange w:id="729" w:author="Birger Kidmose" w:date="2026-08-06T09:10:00Z" w16du:dateUtc="2026-08-06T07:10:00Z">
            <w:trPr>
              <w:trHeight w:val="376"/>
            </w:trPr>
          </w:trPrChange>
        </w:trPr>
        <w:tc>
          <w:tcPr>
            <w:tcW w:w="455" w:type="dxa"/>
            <w:tcMar>
              <w:top w:w="56" w:type="dxa"/>
              <w:left w:w="56" w:type="dxa"/>
              <w:bottom w:w="56" w:type="dxa"/>
              <w:right w:w="56" w:type="dxa"/>
            </w:tcMar>
            <w:tcPrChange w:id="730" w:author="Birger Kidmose" w:date="2026-08-06T09:10:00Z" w16du:dateUtc="2026-08-06T07:10:00Z">
              <w:tcPr>
                <w:tcW w:w="455" w:type="dxa"/>
                <w:tcMar>
                  <w:top w:w="56" w:type="dxa"/>
                  <w:left w:w="56" w:type="dxa"/>
                  <w:bottom w:w="56" w:type="dxa"/>
                  <w:right w:w="56" w:type="dxa"/>
                </w:tcMar>
              </w:tcPr>
            </w:tcPrChange>
          </w:tcPr>
          <w:p w14:paraId="1B6EE1DA" w14:textId="77777777" w:rsidR="001E5488" w:rsidRPr="00876D32" w:rsidRDefault="001E5488">
            <w:pPr>
              <w:spacing w:after="0" w:line="240" w:lineRule="auto"/>
            </w:pPr>
          </w:p>
        </w:tc>
        <w:tc>
          <w:tcPr>
            <w:tcW w:w="3384" w:type="dxa"/>
            <w:tcMar>
              <w:top w:w="56" w:type="dxa"/>
              <w:left w:w="56" w:type="dxa"/>
              <w:bottom w:w="56" w:type="dxa"/>
              <w:right w:w="56" w:type="dxa"/>
            </w:tcMar>
            <w:tcPrChange w:id="731" w:author="Birger Kidmose" w:date="2026-08-06T09:10:00Z" w16du:dateUtc="2026-08-06T07:10:00Z">
              <w:tcPr>
                <w:tcW w:w="3384" w:type="dxa"/>
                <w:tcMar>
                  <w:top w:w="56" w:type="dxa"/>
                  <w:left w:w="56" w:type="dxa"/>
                  <w:bottom w:w="56" w:type="dxa"/>
                  <w:right w:w="56" w:type="dxa"/>
                </w:tcMar>
              </w:tcPr>
            </w:tcPrChange>
          </w:tcPr>
          <w:p w14:paraId="07DB27F7" w14:textId="77777777" w:rsidR="001E5488" w:rsidRDefault="00DD08CB">
            <w:pPr>
              <w:widowControl w:val="0"/>
              <w:spacing w:after="0" w:line="240" w:lineRule="auto"/>
            </w:pPr>
            <w:r>
              <w:t>Email</w:t>
            </w:r>
          </w:p>
        </w:tc>
        <w:tc>
          <w:tcPr>
            <w:tcW w:w="6106" w:type="dxa"/>
            <w:tcMar>
              <w:top w:w="56" w:type="dxa"/>
              <w:left w:w="56" w:type="dxa"/>
              <w:bottom w:w="56" w:type="dxa"/>
              <w:right w:w="56" w:type="dxa"/>
            </w:tcMar>
            <w:tcPrChange w:id="732" w:author="Birger Kidmose" w:date="2026-08-06T09:10:00Z" w16du:dateUtc="2026-08-06T07:10:00Z">
              <w:tcPr>
                <w:tcW w:w="6106" w:type="dxa"/>
                <w:tcMar>
                  <w:top w:w="56" w:type="dxa"/>
                  <w:left w:w="56" w:type="dxa"/>
                  <w:bottom w:w="56" w:type="dxa"/>
                  <w:right w:w="56" w:type="dxa"/>
                </w:tcMar>
              </w:tcPr>
            </w:tcPrChange>
          </w:tcPr>
          <w:p w14:paraId="7D98D1F1" w14:textId="23EE01CE" w:rsidR="001E5488" w:rsidRPr="00876D32" w:rsidRDefault="00DD08CB">
            <w:pPr>
              <w:spacing w:after="0" w:line="240" w:lineRule="auto"/>
              <w:rPr>
                <w:u w:val="single"/>
              </w:rPr>
            </w:pPr>
            <w:r w:rsidRPr="00876D32">
              <w:t>Optionel</w:t>
            </w:r>
          </w:p>
        </w:tc>
      </w:tr>
      <w:tr w:rsidR="001E5488" w14:paraId="43A7E594" w14:textId="77777777" w:rsidTr="1F0BAC7D">
        <w:trPr>
          <w:trHeight w:val="333"/>
          <w:trPrChange w:id="733"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734" w:author="Birger Kidmose" w:date="2026-08-06T09:10:00Z" w16du:dateUtc="2026-08-06T07:10:00Z">
              <w:tcPr>
                <w:tcW w:w="3839" w:type="dxa"/>
                <w:gridSpan w:val="2"/>
                <w:tcMar>
                  <w:top w:w="56" w:type="dxa"/>
                  <w:left w:w="56" w:type="dxa"/>
                  <w:bottom w:w="56" w:type="dxa"/>
                  <w:right w:w="56" w:type="dxa"/>
                </w:tcMar>
              </w:tcPr>
            </w:tcPrChange>
          </w:tcPr>
          <w:p w14:paraId="26BA874A" w14:textId="77777777" w:rsidR="001E5488" w:rsidRDefault="00DD08CB">
            <w:pPr>
              <w:spacing w:after="0" w:line="240" w:lineRule="auto"/>
            </w:pPr>
            <w:r>
              <w:rPr>
                <w:color w:val="4A86E8"/>
              </w:rPr>
              <w:t>Klassifikation af dyr</w:t>
            </w:r>
          </w:p>
        </w:tc>
        <w:tc>
          <w:tcPr>
            <w:tcW w:w="6106" w:type="dxa"/>
            <w:tcMar>
              <w:top w:w="56" w:type="dxa"/>
              <w:left w:w="56" w:type="dxa"/>
              <w:bottom w:w="56" w:type="dxa"/>
              <w:right w:w="56" w:type="dxa"/>
            </w:tcMar>
            <w:tcPrChange w:id="735" w:author="Birger Kidmose" w:date="2026-08-06T09:10:00Z" w16du:dateUtc="2026-08-06T07:10:00Z">
              <w:tcPr>
                <w:tcW w:w="6106" w:type="dxa"/>
                <w:tcMar>
                  <w:top w:w="56" w:type="dxa"/>
                  <w:left w:w="56" w:type="dxa"/>
                  <w:bottom w:w="56" w:type="dxa"/>
                  <w:right w:w="56" w:type="dxa"/>
                </w:tcMar>
              </w:tcPr>
            </w:tcPrChange>
          </w:tcPr>
          <w:p w14:paraId="5CE4F281" w14:textId="77777777" w:rsidR="001E5488" w:rsidRPr="00876D32" w:rsidRDefault="00DD08CB">
            <w:pPr>
              <w:spacing w:after="0" w:line="240" w:lineRule="auto"/>
            </w:pPr>
            <w:r w:rsidRPr="00876D32">
              <w:t xml:space="preserve">Klassifikation til indberetning, alle er obligatoriske. Hvis recepten er til brug i praksis, kræver receptbekendtgørelsen stadig felterne udfyldt, evt. med placeholder-værdier (00). </w:t>
            </w:r>
          </w:p>
          <w:p w14:paraId="563829C9" w14:textId="34532EEC" w:rsidR="001E5488" w:rsidRPr="00876D32" w:rsidRDefault="00DD08CB">
            <w:pPr>
              <w:spacing w:after="0" w:line="240" w:lineRule="auto"/>
            </w:pPr>
            <w:r w:rsidRPr="00876D32">
              <w:t xml:space="preserve">Bemærk at der kan være uoverensstemmelse mellem hvad der er registreret for </w:t>
            </w:r>
            <w:r w:rsidR="005956A1">
              <w:t>besætning</w:t>
            </w:r>
            <w:r w:rsidRPr="00876D32">
              <w:t xml:space="preserve">en og hvad der fremgår på recepten. </w:t>
            </w:r>
          </w:p>
        </w:tc>
      </w:tr>
      <w:tr w:rsidR="001E5488" w14:paraId="5ADA9A50" w14:textId="77777777" w:rsidTr="1F0BAC7D">
        <w:tc>
          <w:tcPr>
            <w:tcW w:w="455" w:type="dxa"/>
            <w:tcMar>
              <w:top w:w="56" w:type="dxa"/>
              <w:left w:w="56" w:type="dxa"/>
              <w:bottom w:w="56" w:type="dxa"/>
              <w:right w:w="56" w:type="dxa"/>
            </w:tcMar>
            <w:tcPrChange w:id="736" w:author="Birger Kidmose" w:date="2026-08-06T09:10:00Z" w16du:dateUtc="2026-08-06T07:10:00Z">
              <w:tcPr>
                <w:tcW w:w="455" w:type="dxa"/>
                <w:tcMar>
                  <w:top w:w="56" w:type="dxa"/>
                  <w:left w:w="56" w:type="dxa"/>
                  <w:bottom w:w="56" w:type="dxa"/>
                  <w:right w:w="56" w:type="dxa"/>
                </w:tcMar>
              </w:tcPr>
            </w:tcPrChange>
          </w:tcPr>
          <w:p w14:paraId="1B1F2547" w14:textId="77777777" w:rsidR="001E5488" w:rsidRPr="00876D32" w:rsidRDefault="001E5488">
            <w:pPr>
              <w:widowControl w:val="0"/>
              <w:spacing w:after="0" w:line="240" w:lineRule="auto"/>
            </w:pPr>
          </w:p>
        </w:tc>
        <w:tc>
          <w:tcPr>
            <w:tcW w:w="3384" w:type="dxa"/>
            <w:tcMar>
              <w:top w:w="56" w:type="dxa"/>
              <w:left w:w="56" w:type="dxa"/>
              <w:bottom w:w="56" w:type="dxa"/>
              <w:right w:w="56" w:type="dxa"/>
            </w:tcMar>
            <w:tcPrChange w:id="737" w:author="Birger Kidmose" w:date="2026-08-06T09:10:00Z" w16du:dateUtc="2026-08-06T07:10:00Z">
              <w:tcPr>
                <w:tcW w:w="3384" w:type="dxa"/>
                <w:tcMar>
                  <w:top w:w="56" w:type="dxa"/>
                  <w:left w:w="56" w:type="dxa"/>
                  <w:bottom w:w="56" w:type="dxa"/>
                  <w:right w:w="56" w:type="dxa"/>
                </w:tcMar>
              </w:tcPr>
            </w:tcPrChange>
          </w:tcPr>
          <w:p w14:paraId="14E5C559" w14:textId="77777777" w:rsidR="001E5488" w:rsidRDefault="00DD08CB">
            <w:pPr>
              <w:widowControl w:val="0"/>
              <w:spacing w:after="0" w:line="240" w:lineRule="auto"/>
            </w:pPr>
            <w:r>
              <w:t>DyreartId</w:t>
            </w:r>
          </w:p>
        </w:tc>
        <w:tc>
          <w:tcPr>
            <w:tcW w:w="6106" w:type="dxa"/>
            <w:tcMar>
              <w:top w:w="56" w:type="dxa"/>
              <w:left w:w="56" w:type="dxa"/>
              <w:bottom w:w="56" w:type="dxa"/>
              <w:right w:w="56" w:type="dxa"/>
            </w:tcMar>
            <w:tcPrChange w:id="738" w:author="Birger Kidmose" w:date="2026-08-06T09:10:00Z" w16du:dateUtc="2026-08-06T07:10:00Z">
              <w:tcPr>
                <w:tcW w:w="6106" w:type="dxa"/>
                <w:tcMar>
                  <w:top w:w="56" w:type="dxa"/>
                  <w:left w:w="56" w:type="dxa"/>
                  <w:bottom w:w="56" w:type="dxa"/>
                  <w:right w:w="56" w:type="dxa"/>
                </w:tcMar>
              </w:tcPr>
            </w:tcPrChange>
          </w:tcPr>
          <w:p w14:paraId="4DD0B5C8" w14:textId="77777777" w:rsidR="001E5488" w:rsidRDefault="00DD08CB">
            <w:pPr>
              <w:spacing w:after="0" w:line="240" w:lineRule="auto"/>
              <w:rPr>
                <w:highlight w:val="yellow"/>
              </w:rPr>
            </w:pPr>
            <w:r>
              <w:t>Reference til Dyreart (§ 43), obligatorisk</w:t>
            </w:r>
          </w:p>
        </w:tc>
      </w:tr>
      <w:tr w:rsidR="001E5488" w14:paraId="30AB60F6" w14:textId="77777777" w:rsidTr="1F0BAC7D">
        <w:tc>
          <w:tcPr>
            <w:tcW w:w="455" w:type="dxa"/>
            <w:tcMar>
              <w:top w:w="56" w:type="dxa"/>
              <w:left w:w="56" w:type="dxa"/>
              <w:bottom w:w="56" w:type="dxa"/>
              <w:right w:w="56" w:type="dxa"/>
            </w:tcMar>
            <w:tcPrChange w:id="739" w:author="Birger Kidmose" w:date="2026-08-06T09:10:00Z" w16du:dateUtc="2026-08-06T07:10:00Z">
              <w:tcPr>
                <w:tcW w:w="455" w:type="dxa"/>
                <w:tcMar>
                  <w:top w:w="56" w:type="dxa"/>
                  <w:left w:w="56" w:type="dxa"/>
                  <w:bottom w:w="56" w:type="dxa"/>
                  <w:right w:w="56" w:type="dxa"/>
                </w:tcMar>
              </w:tcPr>
            </w:tcPrChange>
          </w:tcPr>
          <w:p w14:paraId="0F5ED50B" w14:textId="77777777" w:rsidR="001E5488" w:rsidRDefault="001E5488">
            <w:pPr>
              <w:widowControl w:val="0"/>
              <w:spacing w:after="0" w:line="240" w:lineRule="auto"/>
            </w:pPr>
          </w:p>
        </w:tc>
        <w:tc>
          <w:tcPr>
            <w:tcW w:w="3384" w:type="dxa"/>
            <w:tcMar>
              <w:top w:w="56" w:type="dxa"/>
              <w:left w:w="56" w:type="dxa"/>
              <w:bottom w:w="56" w:type="dxa"/>
              <w:right w:w="56" w:type="dxa"/>
            </w:tcMar>
            <w:tcPrChange w:id="740" w:author="Birger Kidmose" w:date="2026-08-06T09:10:00Z" w16du:dateUtc="2026-08-06T07:10:00Z">
              <w:tcPr>
                <w:tcW w:w="3384" w:type="dxa"/>
                <w:tcMar>
                  <w:top w:w="56" w:type="dxa"/>
                  <w:left w:w="56" w:type="dxa"/>
                  <w:bottom w:w="56" w:type="dxa"/>
                  <w:right w:w="56" w:type="dxa"/>
                </w:tcMar>
              </w:tcPr>
            </w:tcPrChange>
          </w:tcPr>
          <w:p w14:paraId="441FC2A4" w14:textId="77777777" w:rsidR="001E5488" w:rsidRDefault="00DD08CB">
            <w:pPr>
              <w:spacing w:after="0" w:line="240" w:lineRule="auto"/>
            </w:pPr>
            <w:r>
              <w:t>AldersgruppeId</w:t>
            </w:r>
          </w:p>
        </w:tc>
        <w:tc>
          <w:tcPr>
            <w:tcW w:w="6106" w:type="dxa"/>
            <w:tcMar>
              <w:top w:w="56" w:type="dxa"/>
              <w:left w:w="56" w:type="dxa"/>
              <w:bottom w:w="56" w:type="dxa"/>
              <w:right w:w="56" w:type="dxa"/>
            </w:tcMar>
            <w:tcPrChange w:id="741" w:author="Birger Kidmose" w:date="2026-08-06T09:10:00Z" w16du:dateUtc="2026-08-06T07:10:00Z">
              <w:tcPr>
                <w:tcW w:w="6106" w:type="dxa"/>
                <w:tcMar>
                  <w:top w:w="56" w:type="dxa"/>
                  <w:left w:w="56" w:type="dxa"/>
                  <w:bottom w:w="56" w:type="dxa"/>
                  <w:right w:w="56" w:type="dxa"/>
                </w:tcMar>
              </w:tcPr>
            </w:tcPrChange>
          </w:tcPr>
          <w:p w14:paraId="117AD789" w14:textId="77777777" w:rsidR="001E5488" w:rsidRDefault="00DD08CB">
            <w:pPr>
              <w:spacing w:after="0" w:line="240" w:lineRule="auto"/>
            </w:pPr>
            <w:r>
              <w:t>Reference til Aldersgruppe (§ 43), obligatorisk</w:t>
            </w:r>
          </w:p>
        </w:tc>
      </w:tr>
      <w:tr w:rsidR="001E5488" w14:paraId="4F215EE6" w14:textId="77777777" w:rsidTr="1F0BAC7D">
        <w:tc>
          <w:tcPr>
            <w:tcW w:w="455" w:type="dxa"/>
            <w:tcMar>
              <w:top w:w="56" w:type="dxa"/>
              <w:left w:w="56" w:type="dxa"/>
              <w:bottom w:w="56" w:type="dxa"/>
              <w:right w:w="56" w:type="dxa"/>
            </w:tcMar>
            <w:tcPrChange w:id="742" w:author="Birger Kidmose" w:date="2026-08-06T09:10:00Z" w16du:dateUtc="2026-08-06T07:10:00Z">
              <w:tcPr>
                <w:tcW w:w="455" w:type="dxa"/>
                <w:tcMar>
                  <w:top w:w="56" w:type="dxa"/>
                  <w:left w:w="56" w:type="dxa"/>
                  <w:bottom w:w="56" w:type="dxa"/>
                  <w:right w:w="56" w:type="dxa"/>
                </w:tcMar>
              </w:tcPr>
            </w:tcPrChange>
          </w:tcPr>
          <w:p w14:paraId="39B38E11" w14:textId="77777777" w:rsidR="001E5488" w:rsidRDefault="001E5488">
            <w:pPr>
              <w:widowControl w:val="0"/>
              <w:spacing w:after="0" w:line="240" w:lineRule="auto"/>
            </w:pPr>
          </w:p>
        </w:tc>
        <w:tc>
          <w:tcPr>
            <w:tcW w:w="3384" w:type="dxa"/>
            <w:tcMar>
              <w:top w:w="56" w:type="dxa"/>
              <w:left w:w="56" w:type="dxa"/>
              <w:bottom w:w="56" w:type="dxa"/>
              <w:right w:w="56" w:type="dxa"/>
            </w:tcMar>
            <w:tcPrChange w:id="743" w:author="Birger Kidmose" w:date="2026-08-06T09:10:00Z" w16du:dateUtc="2026-08-06T07:10:00Z">
              <w:tcPr>
                <w:tcW w:w="3384" w:type="dxa"/>
                <w:tcMar>
                  <w:top w:w="56" w:type="dxa"/>
                  <w:left w:w="56" w:type="dxa"/>
                  <w:bottom w:w="56" w:type="dxa"/>
                  <w:right w:w="56" w:type="dxa"/>
                </w:tcMar>
              </w:tcPr>
            </w:tcPrChange>
          </w:tcPr>
          <w:p w14:paraId="385DEDB4" w14:textId="77777777" w:rsidR="001E5488" w:rsidRDefault="00DD08CB">
            <w:pPr>
              <w:widowControl w:val="0"/>
              <w:spacing w:after="0" w:line="240" w:lineRule="auto"/>
            </w:pPr>
            <w:r>
              <w:t>OrdinationsgruppeId</w:t>
            </w:r>
          </w:p>
        </w:tc>
        <w:tc>
          <w:tcPr>
            <w:tcW w:w="6106" w:type="dxa"/>
            <w:tcMar>
              <w:top w:w="56" w:type="dxa"/>
              <w:left w:w="56" w:type="dxa"/>
              <w:bottom w:w="56" w:type="dxa"/>
              <w:right w:w="56" w:type="dxa"/>
            </w:tcMar>
            <w:tcPrChange w:id="744" w:author="Birger Kidmose" w:date="2026-08-06T09:10:00Z" w16du:dateUtc="2026-08-06T07:10:00Z">
              <w:tcPr>
                <w:tcW w:w="6106" w:type="dxa"/>
                <w:tcMar>
                  <w:top w:w="56" w:type="dxa"/>
                  <w:left w:w="56" w:type="dxa"/>
                  <w:bottom w:w="56" w:type="dxa"/>
                  <w:right w:w="56" w:type="dxa"/>
                </w:tcMar>
              </w:tcPr>
            </w:tcPrChange>
          </w:tcPr>
          <w:p w14:paraId="0674EFD4" w14:textId="77777777" w:rsidR="001E5488" w:rsidRDefault="00DD08CB">
            <w:pPr>
              <w:spacing w:after="0" w:line="240" w:lineRule="auto"/>
            </w:pPr>
            <w:r>
              <w:t>Reference til Ordinationsgruppe (§ 43), obligatorisk</w:t>
            </w:r>
          </w:p>
        </w:tc>
      </w:tr>
      <w:tr w:rsidR="001E5488" w14:paraId="5BDD4994" w14:textId="77777777" w:rsidTr="1F0BAC7D">
        <w:trPr>
          <w:trHeight w:val="333"/>
          <w:trPrChange w:id="745"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746" w:author="Birger Kidmose" w:date="2026-08-06T09:10:00Z" w16du:dateUtc="2026-08-06T07:10:00Z">
              <w:tcPr>
                <w:tcW w:w="3839" w:type="dxa"/>
                <w:gridSpan w:val="2"/>
                <w:tcMar>
                  <w:top w:w="56" w:type="dxa"/>
                  <w:left w:w="56" w:type="dxa"/>
                  <w:bottom w:w="56" w:type="dxa"/>
                  <w:right w:w="56" w:type="dxa"/>
                </w:tcMar>
              </w:tcPr>
            </w:tcPrChange>
          </w:tcPr>
          <w:p w14:paraId="4E4270F3" w14:textId="763BD43F" w:rsidR="001E5488" w:rsidRDefault="00DD08CB">
            <w:pPr>
              <w:widowControl w:val="0"/>
              <w:spacing w:after="0" w:line="240" w:lineRule="auto"/>
              <w:rPr>
                <w:color w:val="4A86E8"/>
              </w:rPr>
            </w:pPr>
            <w:r>
              <w:rPr>
                <w:color w:val="4A86E8"/>
              </w:rPr>
              <w:t xml:space="preserve">Identifikation af </w:t>
            </w:r>
            <w:r w:rsidR="005956A1">
              <w:rPr>
                <w:color w:val="4A86E8"/>
              </w:rPr>
              <w:t>besætning</w:t>
            </w:r>
          </w:p>
        </w:tc>
        <w:tc>
          <w:tcPr>
            <w:tcW w:w="6106" w:type="dxa"/>
            <w:tcMar>
              <w:top w:w="56" w:type="dxa"/>
              <w:left w:w="56" w:type="dxa"/>
              <w:bottom w:w="56" w:type="dxa"/>
              <w:right w:w="56" w:type="dxa"/>
            </w:tcMar>
            <w:tcPrChange w:id="747" w:author="Birger Kidmose" w:date="2026-08-06T09:10:00Z" w16du:dateUtc="2026-08-06T07:10:00Z">
              <w:tcPr>
                <w:tcW w:w="6106" w:type="dxa"/>
                <w:tcMar>
                  <w:top w:w="56" w:type="dxa"/>
                  <w:left w:w="56" w:type="dxa"/>
                  <w:bottom w:w="56" w:type="dxa"/>
                  <w:right w:w="56" w:type="dxa"/>
                </w:tcMar>
              </w:tcPr>
            </w:tcPrChange>
          </w:tcPr>
          <w:p w14:paraId="65F3FA7C" w14:textId="3A6FD378" w:rsidR="001E5488" w:rsidRPr="00876D32" w:rsidRDefault="00DD08CB">
            <w:pPr>
              <w:spacing w:after="0" w:line="240" w:lineRule="auto"/>
            </w:pPr>
            <w:r w:rsidRPr="00876D32">
              <w:t xml:space="preserve">Identifikation af </w:t>
            </w:r>
            <w:r w:rsidR="005956A1">
              <w:t>besætning</w:t>
            </w:r>
            <w:r w:rsidRPr="00876D32">
              <w:t xml:space="preserve">, skal forekomme for </w:t>
            </w:r>
            <w:r w:rsidR="005956A1">
              <w:t>besætning</w:t>
            </w:r>
            <w:r w:rsidRPr="00876D32">
              <w:t>er, udelades hvis recepten er til hobbydyr</w:t>
            </w:r>
            <w:r w:rsidR="00F01FD3">
              <w:t xml:space="preserve"> eller </w:t>
            </w:r>
            <w:r w:rsidRPr="00876D32">
              <w:t>til brug i praksis.</w:t>
            </w:r>
          </w:p>
        </w:tc>
      </w:tr>
      <w:tr w:rsidR="001E5488" w14:paraId="7BD333D2" w14:textId="77777777" w:rsidTr="1F0BAC7D">
        <w:tc>
          <w:tcPr>
            <w:tcW w:w="455" w:type="dxa"/>
            <w:tcMar>
              <w:top w:w="56" w:type="dxa"/>
              <w:left w:w="56" w:type="dxa"/>
              <w:bottom w:w="56" w:type="dxa"/>
              <w:right w:w="56" w:type="dxa"/>
            </w:tcMar>
            <w:tcPrChange w:id="748" w:author="Birger Kidmose" w:date="2026-08-06T09:10:00Z" w16du:dateUtc="2026-08-06T07:10:00Z">
              <w:tcPr>
                <w:tcW w:w="455" w:type="dxa"/>
                <w:tcMar>
                  <w:top w:w="56" w:type="dxa"/>
                  <w:left w:w="56" w:type="dxa"/>
                  <w:bottom w:w="56" w:type="dxa"/>
                  <w:right w:w="56" w:type="dxa"/>
                </w:tcMar>
              </w:tcPr>
            </w:tcPrChange>
          </w:tcPr>
          <w:p w14:paraId="535C8722" w14:textId="77777777" w:rsidR="001E5488" w:rsidRPr="00876D32" w:rsidRDefault="001E5488">
            <w:pPr>
              <w:widowControl w:val="0"/>
              <w:spacing w:after="0" w:line="240" w:lineRule="auto"/>
            </w:pPr>
          </w:p>
        </w:tc>
        <w:tc>
          <w:tcPr>
            <w:tcW w:w="3384" w:type="dxa"/>
            <w:tcMar>
              <w:top w:w="56" w:type="dxa"/>
              <w:left w:w="56" w:type="dxa"/>
              <w:bottom w:w="56" w:type="dxa"/>
              <w:right w:w="56" w:type="dxa"/>
            </w:tcMar>
            <w:tcPrChange w:id="749" w:author="Birger Kidmose" w:date="2026-08-06T09:10:00Z" w16du:dateUtc="2026-08-06T07:10:00Z">
              <w:tcPr>
                <w:tcW w:w="3384" w:type="dxa"/>
                <w:tcMar>
                  <w:top w:w="56" w:type="dxa"/>
                  <w:left w:w="56" w:type="dxa"/>
                  <w:bottom w:w="56" w:type="dxa"/>
                  <w:right w:w="56" w:type="dxa"/>
                </w:tcMar>
              </w:tcPr>
            </w:tcPrChange>
          </w:tcPr>
          <w:p w14:paraId="1FB9116C" w14:textId="333D76E1" w:rsidR="001E5488" w:rsidRDefault="005956A1">
            <w:pPr>
              <w:widowControl w:val="0"/>
              <w:spacing w:after="0" w:line="240" w:lineRule="auto"/>
            </w:pPr>
            <w:del w:id="750" w:author="Birger Kidmose" w:date="2026-08-06T09:10:00Z" w16du:dateUtc="2026-08-06T07:10:00Z">
              <w:r>
                <w:delText>Besætning</w:delText>
              </w:r>
              <w:r w:rsidR="00DD08CB">
                <w:delText>sid</w:delText>
              </w:r>
            </w:del>
            <w:ins w:id="751" w:author="Birger Kidmose" w:date="2026-08-06T09:10:00Z" w16du:dateUtc="2026-08-06T07:10:00Z">
              <w:r>
                <w:t>Besætning</w:t>
              </w:r>
              <w:r w:rsidR="00DD08CB">
                <w:t>s</w:t>
              </w:r>
              <w:r w:rsidR="00945BB5">
                <w:t>I</w:t>
              </w:r>
              <w:r w:rsidR="00DD08CB">
                <w:t>d</w:t>
              </w:r>
            </w:ins>
          </w:p>
        </w:tc>
        <w:tc>
          <w:tcPr>
            <w:tcW w:w="6106" w:type="dxa"/>
            <w:tcMar>
              <w:top w:w="56" w:type="dxa"/>
              <w:left w:w="56" w:type="dxa"/>
              <w:bottom w:w="56" w:type="dxa"/>
              <w:right w:w="56" w:type="dxa"/>
            </w:tcMar>
            <w:tcPrChange w:id="752" w:author="Birger Kidmose" w:date="2026-08-06T09:10:00Z" w16du:dateUtc="2026-08-06T07:10:00Z">
              <w:tcPr>
                <w:tcW w:w="6106" w:type="dxa"/>
                <w:tcMar>
                  <w:top w:w="56" w:type="dxa"/>
                  <w:left w:w="56" w:type="dxa"/>
                  <w:bottom w:w="56" w:type="dxa"/>
                  <w:right w:w="56" w:type="dxa"/>
                </w:tcMar>
              </w:tcPr>
            </w:tcPrChange>
          </w:tcPr>
          <w:p w14:paraId="19DE2F8F" w14:textId="35A78F75" w:rsidR="001E5488" w:rsidRPr="00876D32" w:rsidRDefault="00DD08CB">
            <w:pPr>
              <w:spacing w:after="0" w:line="240" w:lineRule="auto"/>
            </w:pPr>
            <w:r w:rsidRPr="00876D32">
              <w:t xml:space="preserve">Reference til </w:t>
            </w:r>
            <w:r w:rsidR="005956A1">
              <w:t>Besætning</w:t>
            </w:r>
            <w:r w:rsidRPr="00876D32">
              <w:t>er, optionel, men udfyldes for produktionsdyr.</w:t>
            </w:r>
          </w:p>
        </w:tc>
      </w:tr>
      <w:tr w:rsidR="001E5488" w14:paraId="5582EF63" w14:textId="77777777" w:rsidTr="1F0BAC7D">
        <w:trPr>
          <w:trHeight w:val="364"/>
          <w:trPrChange w:id="753" w:author="Birger Kidmose" w:date="2026-08-06T09:10:00Z" w16du:dateUtc="2026-08-06T07:10:00Z">
            <w:trPr>
              <w:trHeight w:val="364"/>
            </w:trPr>
          </w:trPrChange>
        </w:trPr>
        <w:tc>
          <w:tcPr>
            <w:tcW w:w="455" w:type="dxa"/>
            <w:tcMar>
              <w:top w:w="56" w:type="dxa"/>
              <w:left w:w="56" w:type="dxa"/>
              <w:bottom w:w="56" w:type="dxa"/>
              <w:right w:w="56" w:type="dxa"/>
            </w:tcMar>
            <w:tcPrChange w:id="754" w:author="Birger Kidmose" w:date="2026-08-06T09:10:00Z" w16du:dateUtc="2026-08-06T07:10:00Z">
              <w:tcPr>
                <w:tcW w:w="455" w:type="dxa"/>
                <w:tcMar>
                  <w:top w:w="56" w:type="dxa"/>
                  <w:left w:w="56" w:type="dxa"/>
                  <w:bottom w:w="56" w:type="dxa"/>
                  <w:right w:w="56" w:type="dxa"/>
                </w:tcMar>
              </w:tcPr>
            </w:tcPrChange>
          </w:tcPr>
          <w:p w14:paraId="70780C4D" w14:textId="77777777" w:rsidR="001E5488" w:rsidRPr="00876D32" w:rsidRDefault="001E5488">
            <w:pPr>
              <w:widowControl w:val="0"/>
              <w:spacing w:after="0" w:line="240" w:lineRule="auto"/>
            </w:pPr>
          </w:p>
        </w:tc>
        <w:tc>
          <w:tcPr>
            <w:tcW w:w="3384" w:type="dxa"/>
            <w:tcMar>
              <w:top w:w="56" w:type="dxa"/>
              <w:left w:w="56" w:type="dxa"/>
              <w:bottom w:w="56" w:type="dxa"/>
              <w:right w:w="56" w:type="dxa"/>
            </w:tcMar>
            <w:tcPrChange w:id="755" w:author="Birger Kidmose" w:date="2026-08-06T09:10:00Z" w16du:dateUtc="2026-08-06T07:10:00Z">
              <w:tcPr>
                <w:tcW w:w="3384" w:type="dxa"/>
                <w:tcMar>
                  <w:top w:w="56" w:type="dxa"/>
                  <w:left w:w="56" w:type="dxa"/>
                  <w:bottom w:w="56" w:type="dxa"/>
                  <w:right w:w="56" w:type="dxa"/>
                </w:tcMar>
              </w:tcPr>
            </w:tcPrChange>
          </w:tcPr>
          <w:p w14:paraId="487CE07B" w14:textId="77777777" w:rsidR="001E5488" w:rsidRDefault="00DD08CB">
            <w:pPr>
              <w:widowControl w:val="0"/>
              <w:spacing w:after="0" w:line="240" w:lineRule="auto"/>
            </w:pPr>
            <w:r>
              <w:t>Besætning ikke valideret</w:t>
            </w:r>
          </w:p>
        </w:tc>
        <w:tc>
          <w:tcPr>
            <w:tcW w:w="6106" w:type="dxa"/>
            <w:tcMar>
              <w:top w:w="56" w:type="dxa"/>
              <w:left w:w="56" w:type="dxa"/>
              <w:bottom w:w="56" w:type="dxa"/>
              <w:right w:w="56" w:type="dxa"/>
            </w:tcMar>
            <w:tcPrChange w:id="756" w:author="Birger Kidmose" w:date="2026-08-06T09:10:00Z" w16du:dateUtc="2026-08-06T07:10:00Z">
              <w:tcPr>
                <w:tcW w:w="6106" w:type="dxa"/>
                <w:tcMar>
                  <w:top w:w="56" w:type="dxa"/>
                  <w:left w:w="56" w:type="dxa"/>
                  <w:bottom w:w="56" w:type="dxa"/>
                  <w:right w:w="56" w:type="dxa"/>
                </w:tcMar>
              </w:tcPr>
            </w:tcPrChange>
          </w:tcPr>
          <w:p w14:paraId="79BCA7EC" w14:textId="2B891039" w:rsidR="0094147C" w:rsidRPr="00876D32" w:rsidRDefault="00DD08CB">
            <w:pPr>
              <w:spacing w:after="0" w:line="240" w:lineRule="auto"/>
            </w:pPr>
            <w:r w:rsidRPr="00876D32">
              <w:t xml:space="preserve">Flag der sættes af dyrlægen ved ordination til produktionsdyr, hvis dyreart ikke stemmer overens med, hvad der er registreret for </w:t>
            </w:r>
            <w:r w:rsidR="005956A1">
              <w:t>besætning</w:t>
            </w:r>
            <w:r w:rsidRPr="00876D32">
              <w:t>en. DVR</w:t>
            </w:r>
            <w:r w:rsidR="004922BC">
              <w:t>-løsningen</w:t>
            </w:r>
            <w:r w:rsidRPr="00876D32">
              <w:t xml:space="preserve"> vil i så fald ikke validere overensstemmelsen. Apoteket har ikke en pligt til manuel kontrol, flaget kan anvendes af FVST til eventuel opfølgning. </w:t>
            </w:r>
          </w:p>
        </w:tc>
      </w:tr>
      <w:tr w:rsidR="00F01FD3" w14:paraId="05C4AAB8" w14:textId="77777777" w:rsidTr="1F0BAC7D">
        <w:trPr>
          <w:trHeight w:val="364"/>
          <w:trPrChange w:id="757" w:author="Birger Kidmose" w:date="2026-08-06T09:10:00Z" w16du:dateUtc="2026-08-06T07:10:00Z">
            <w:trPr>
              <w:trHeight w:val="364"/>
            </w:trPr>
          </w:trPrChange>
        </w:trPr>
        <w:tc>
          <w:tcPr>
            <w:tcW w:w="455" w:type="dxa"/>
            <w:tcMar>
              <w:top w:w="56" w:type="dxa"/>
              <w:left w:w="56" w:type="dxa"/>
              <w:bottom w:w="56" w:type="dxa"/>
              <w:right w:w="56" w:type="dxa"/>
            </w:tcMar>
            <w:tcPrChange w:id="758" w:author="Birger Kidmose" w:date="2026-08-06T09:10:00Z" w16du:dateUtc="2026-08-06T07:10:00Z">
              <w:tcPr>
                <w:tcW w:w="455" w:type="dxa"/>
                <w:tcMar>
                  <w:top w:w="56" w:type="dxa"/>
                  <w:left w:w="56" w:type="dxa"/>
                  <w:bottom w:w="56" w:type="dxa"/>
                  <w:right w:w="56" w:type="dxa"/>
                </w:tcMar>
              </w:tcPr>
            </w:tcPrChange>
          </w:tcPr>
          <w:p w14:paraId="79AE042E" w14:textId="77777777" w:rsidR="00F01FD3" w:rsidRPr="00876D32" w:rsidRDefault="00F01FD3">
            <w:pPr>
              <w:widowControl w:val="0"/>
              <w:spacing w:after="0" w:line="240" w:lineRule="auto"/>
            </w:pPr>
          </w:p>
        </w:tc>
        <w:tc>
          <w:tcPr>
            <w:tcW w:w="3384" w:type="dxa"/>
            <w:tcMar>
              <w:top w:w="56" w:type="dxa"/>
              <w:left w:w="56" w:type="dxa"/>
              <w:bottom w:w="56" w:type="dxa"/>
              <w:right w:w="56" w:type="dxa"/>
            </w:tcMar>
            <w:tcPrChange w:id="759" w:author="Birger Kidmose" w:date="2026-08-06T09:10:00Z" w16du:dateUtc="2026-08-06T07:10:00Z">
              <w:tcPr>
                <w:tcW w:w="3384" w:type="dxa"/>
                <w:tcMar>
                  <w:top w:w="56" w:type="dxa"/>
                  <w:left w:w="56" w:type="dxa"/>
                  <w:bottom w:w="56" w:type="dxa"/>
                  <w:right w:w="56" w:type="dxa"/>
                </w:tcMar>
              </w:tcPr>
            </w:tcPrChange>
          </w:tcPr>
          <w:p w14:paraId="23E35086" w14:textId="4E2F57E6" w:rsidR="00F01FD3" w:rsidRDefault="00F01FD3">
            <w:pPr>
              <w:widowControl w:val="0"/>
              <w:spacing w:after="0" w:line="240" w:lineRule="auto"/>
            </w:pPr>
            <w:r>
              <w:t>Besætningsnummer</w:t>
            </w:r>
          </w:p>
        </w:tc>
        <w:tc>
          <w:tcPr>
            <w:tcW w:w="6106" w:type="dxa"/>
            <w:tcMar>
              <w:top w:w="56" w:type="dxa"/>
              <w:left w:w="56" w:type="dxa"/>
              <w:bottom w:w="56" w:type="dxa"/>
              <w:right w:w="56" w:type="dxa"/>
            </w:tcMar>
            <w:tcPrChange w:id="760" w:author="Birger Kidmose" w:date="2026-08-06T09:10:00Z" w16du:dateUtc="2026-08-06T07:10:00Z">
              <w:tcPr>
                <w:tcW w:w="6106" w:type="dxa"/>
                <w:tcMar>
                  <w:top w:w="56" w:type="dxa"/>
                  <w:left w:w="56" w:type="dxa"/>
                  <w:bottom w:w="56" w:type="dxa"/>
                  <w:right w:w="56" w:type="dxa"/>
                </w:tcMar>
              </w:tcPr>
            </w:tcPrChange>
          </w:tcPr>
          <w:p w14:paraId="6294E93D" w14:textId="11D8FB13" w:rsidR="00F01FD3" w:rsidRPr="00876D32" w:rsidRDefault="00F01FD3">
            <w:pPr>
              <w:spacing w:after="0" w:line="240" w:lineRule="auto"/>
            </w:pPr>
            <w:r>
              <w:t xml:space="preserve">Indtastes hvis besætningen ikke findes i Besætningsstamdatasættet (endnu). </w:t>
            </w:r>
          </w:p>
        </w:tc>
      </w:tr>
      <w:tr w:rsidR="001E5488" w14:paraId="766DE6EC" w14:textId="77777777" w:rsidTr="00876D32">
        <w:trPr>
          <w:trHeight w:val="364"/>
          <w:del w:id="761" w:author="Birger Kidmose" w:date="2026-08-06T09:10:00Z" w16du:dateUtc="2026-08-06T07:10:00Z"/>
        </w:trPr>
        <w:tc>
          <w:tcPr>
            <w:tcW w:w="3839" w:type="dxa"/>
            <w:gridSpan w:val="2"/>
            <w:tcMar>
              <w:top w:w="56" w:type="dxa"/>
              <w:left w:w="56" w:type="dxa"/>
              <w:bottom w:w="56" w:type="dxa"/>
              <w:right w:w="56" w:type="dxa"/>
            </w:tcMar>
          </w:tcPr>
          <w:p w14:paraId="1B267D1D" w14:textId="77777777" w:rsidR="001E5488" w:rsidRDefault="00DD08CB">
            <w:pPr>
              <w:widowControl w:val="0"/>
              <w:spacing w:after="0" w:line="240" w:lineRule="auto"/>
              <w:rPr>
                <w:del w:id="762" w:author="Birger Kidmose" w:date="2026-08-06T09:10:00Z" w16du:dateUtc="2026-08-06T07:10:00Z"/>
              </w:rPr>
            </w:pPr>
            <w:del w:id="763" w:author="Birger Kidmose" w:date="2026-08-06T09:10:00Z" w16du:dateUtc="2026-08-06T07:10:00Z">
              <w:r>
                <w:delText>HobbydyrId</w:delText>
              </w:r>
            </w:del>
          </w:p>
        </w:tc>
        <w:tc>
          <w:tcPr>
            <w:tcW w:w="6106" w:type="dxa"/>
            <w:tcMar>
              <w:top w:w="56" w:type="dxa"/>
              <w:left w:w="56" w:type="dxa"/>
              <w:bottom w:w="56" w:type="dxa"/>
              <w:right w:w="56" w:type="dxa"/>
            </w:tcMar>
          </w:tcPr>
          <w:p w14:paraId="2E9A7457" w14:textId="33065759" w:rsidR="001E5488" w:rsidRDefault="00DD08CB">
            <w:pPr>
              <w:spacing w:after="0" w:line="240" w:lineRule="auto"/>
              <w:rPr>
                <w:del w:id="764" w:author="Birger Kidmose" w:date="2026-08-06T09:10:00Z" w16du:dateUtc="2026-08-06T07:10:00Z"/>
              </w:rPr>
            </w:pPr>
            <w:del w:id="765" w:author="Birger Kidmose" w:date="2026-08-06T09:10:00Z" w16du:dateUtc="2026-08-06T07:10:00Z">
              <w:r>
                <w:delText>Optionel reference til hobbydyr</w:delText>
              </w:r>
            </w:del>
          </w:p>
        </w:tc>
      </w:tr>
      <w:tr w:rsidR="001E5488" w14:paraId="7FBA78E6" w14:textId="77777777" w:rsidTr="1F0BAC7D">
        <w:trPr>
          <w:trHeight w:val="333"/>
          <w:trPrChange w:id="766"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767" w:author="Birger Kidmose" w:date="2026-08-06T09:10:00Z" w16du:dateUtc="2026-08-06T07:10:00Z">
              <w:tcPr>
                <w:tcW w:w="3839" w:type="dxa"/>
                <w:gridSpan w:val="2"/>
                <w:tcMar>
                  <w:top w:w="56" w:type="dxa"/>
                  <w:left w:w="56" w:type="dxa"/>
                  <w:bottom w:w="56" w:type="dxa"/>
                  <w:right w:w="56" w:type="dxa"/>
                </w:tcMar>
              </w:tcPr>
            </w:tcPrChange>
          </w:tcPr>
          <w:p w14:paraId="7140EA36" w14:textId="77777777" w:rsidR="001E5488" w:rsidRDefault="00DD08CB">
            <w:pPr>
              <w:widowControl w:val="0"/>
              <w:spacing w:after="0" w:line="240" w:lineRule="auto"/>
            </w:pPr>
            <w:r>
              <w:t>Til brug i praksis</w:t>
            </w:r>
          </w:p>
        </w:tc>
        <w:tc>
          <w:tcPr>
            <w:tcW w:w="6106" w:type="dxa"/>
            <w:tcMar>
              <w:top w:w="56" w:type="dxa"/>
              <w:left w:w="56" w:type="dxa"/>
              <w:bottom w:w="56" w:type="dxa"/>
              <w:right w:w="56" w:type="dxa"/>
            </w:tcMar>
            <w:tcPrChange w:id="768" w:author="Birger Kidmose" w:date="2026-08-06T09:10:00Z" w16du:dateUtc="2026-08-06T07:10:00Z">
              <w:tcPr>
                <w:tcW w:w="6106" w:type="dxa"/>
                <w:tcMar>
                  <w:top w:w="56" w:type="dxa"/>
                  <w:left w:w="56" w:type="dxa"/>
                  <w:bottom w:w="56" w:type="dxa"/>
                  <w:right w:w="56" w:type="dxa"/>
                </w:tcMar>
              </w:tcPr>
            </w:tcPrChange>
          </w:tcPr>
          <w:p w14:paraId="62660AD5" w14:textId="77777777" w:rsidR="001E5488" w:rsidRPr="00876D32" w:rsidRDefault="00DD08CB">
            <w:pPr>
              <w:widowControl w:val="0"/>
              <w:spacing w:after="0" w:line="240" w:lineRule="auto"/>
            </w:pPr>
            <w:r w:rsidRPr="00876D32">
              <w:t xml:space="preserve">Optionel angivelse af (flag) “Til brug i praksis”. </w:t>
            </w:r>
          </w:p>
        </w:tc>
      </w:tr>
      <w:tr w:rsidR="001E5488" w14:paraId="32FCAF4A" w14:textId="77777777" w:rsidTr="1F0BAC7D">
        <w:trPr>
          <w:trHeight w:val="333"/>
          <w:trPrChange w:id="769"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770" w:author="Birger Kidmose" w:date="2026-08-06T09:10:00Z" w16du:dateUtc="2026-08-06T07:10:00Z">
              <w:tcPr>
                <w:tcW w:w="3839" w:type="dxa"/>
                <w:gridSpan w:val="2"/>
                <w:tcMar>
                  <w:top w:w="56" w:type="dxa"/>
                  <w:left w:w="56" w:type="dxa"/>
                  <w:bottom w:w="56" w:type="dxa"/>
                  <w:right w:w="56" w:type="dxa"/>
                </w:tcMar>
              </w:tcPr>
            </w:tcPrChange>
          </w:tcPr>
          <w:p w14:paraId="2FBD027F" w14:textId="77777777" w:rsidR="001E5488" w:rsidRDefault="00DD08CB">
            <w:pPr>
              <w:widowControl w:val="0"/>
              <w:spacing w:after="0" w:line="240" w:lineRule="auto"/>
              <w:rPr>
                <w:color w:val="4A86E8"/>
              </w:rPr>
            </w:pPr>
            <w:r>
              <w:rPr>
                <w:color w:val="4A86E8"/>
              </w:rPr>
              <w:t>Receptudsteder</w:t>
            </w:r>
          </w:p>
        </w:tc>
        <w:tc>
          <w:tcPr>
            <w:tcW w:w="6106" w:type="dxa"/>
            <w:tcMar>
              <w:top w:w="56" w:type="dxa"/>
              <w:left w:w="56" w:type="dxa"/>
              <w:bottom w:w="56" w:type="dxa"/>
              <w:right w:w="56" w:type="dxa"/>
            </w:tcMar>
            <w:tcPrChange w:id="771" w:author="Birger Kidmose" w:date="2026-08-06T09:10:00Z" w16du:dateUtc="2026-08-06T07:10:00Z">
              <w:tcPr>
                <w:tcW w:w="6106" w:type="dxa"/>
                <w:tcMar>
                  <w:top w:w="56" w:type="dxa"/>
                  <w:left w:w="56" w:type="dxa"/>
                  <w:bottom w:w="56" w:type="dxa"/>
                  <w:right w:w="56" w:type="dxa"/>
                </w:tcMar>
              </w:tcPr>
            </w:tcPrChange>
          </w:tcPr>
          <w:p w14:paraId="01158E31" w14:textId="77777777" w:rsidR="001E5488" w:rsidRPr="00876D32" w:rsidRDefault="00DD08CB">
            <w:pPr>
              <w:widowControl w:val="0"/>
              <w:spacing w:after="0" w:line="240" w:lineRule="auto"/>
            </w:pPr>
            <w:r w:rsidRPr="00876D32">
              <w:t xml:space="preserve">Receptudsteder er obligatorisk, og angives via referencer til stamdata. </w:t>
            </w:r>
          </w:p>
        </w:tc>
      </w:tr>
      <w:tr w:rsidR="001E5488" w14:paraId="508D5AE2" w14:textId="77777777" w:rsidTr="1F0BAC7D">
        <w:trPr>
          <w:trHeight w:val="333"/>
          <w:trPrChange w:id="772" w:author="Birger Kidmose" w:date="2026-08-06T09:10:00Z" w16du:dateUtc="2026-08-06T07:10:00Z">
            <w:trPr>
              <w:trHeight w:val="333"/>
            </w:trPr>
          </w:trPrChange>
        </w:trPr>
        <w:tc>
          <w:tcPr>
            <w:tcW w:w="455" w:type="dxa"/>
            <w:tcMar>
              <w:top w:w="56" w:type="dxa"/>
              <w:left w:w="56" w:type="dxa"/>
              <w:bottom w:w="56" w:type="dxa"/>
              <w:right w:w="56" w:type="dxa"/>
            </w:tcMar>
            <w:tcPrChange w:id="773" w:author="Birger Kidmose" w:date="2026-08-06T09:10:00Z" w16du:dateUtc="2026-08-06T07:10:00Z">
              <w:tcPr>
                <w:tcW w:w="455" w:type="dxa"/>
                <w:tcMar>
                  <w:top w:w="56" w:type="dxa"/>
                  <w:left w:w="56" w:type="dxa"/>
                  <w:bottom w:w="56" w:type="dxa"/>
                  <w:right w:w="56" w:type="dxa"/>
                </w:tcMar>
              </w:tcPr>
            </w:tcPrChange>
          </w:tcPr>
          <w:p w14:paraId="22DD7A49" w14:textId="77777777" w:rsidR="001E5488" w:rsidRPr="00876D32" w:rsidRDefault="001E5488">
            <w:pPr>
              <w:widowControl w:val="0"/>
              <w:spacing w:after="0" w:line="240" w:lineRule="auto"/>
            </w:pPr>
          </w:p>
        </w:tc>
        <w:tc>
          <w:tcPr>
            <w:tcW w:w="3384" w:type="dxa"/>
            <w:tcMar>
              <w:top w:w="56" w:type="dxa"/>
              <w:left w:w="56" w:type="dxa"/>
              <w:bottom w:w="56" w:type="dxa"/>
              <w:right w:w="56" w:type="dxa"/>
            </w:tcMar>
            <w:tcPrChange w:id="774" w:author="Birger Kidmose" w:date="2026-08-06T09:10:00Z" w16du:dateUtc="2026-08-06T07:10:00Z">
              <w:tcPr>
                <w:tcW w:w="3384" w:type="dxa"/>
                <w:tcMar>
                  <w:top w:w="56" w:type="dxa"/>
                  <w:left w:w="56" w:type="dxa"/>
                  <w:bottom w:w="56" w:type="dxa"/>
                  <w:right w:w="56" w:type="dxa"/>
                </w:tcMar>
              </w:tcPr>
            </w:tcPrChange>
          </w:tcPr>
          <w:p w14:paraId="25A8FDAD" w14:textId="77777777" w:rsidR="001E5488" w:rsidRDefault="00DD08CB">
            <w:pPr>
              <w:widowControl w:val="0"/>
              <w:spacing w:after="0" w:line="240" w:lineRule="auto"/>
            </w:pPr>
            <w:r>
              <w:t>DyrlægeId</w:t>
            </w:r>
          </w:p>
        </w:tc>
        <w:tc>
          <w:tcPr>
            <w:tcW w:w="6106" w:type="dxa"/>
            <w:tcMar>
              <w:top w:w="56" w:type="dxa"/>
              <w:left w:w="56" w:type="dxa"/>
              <w:bottom w:w="56" w:type="dxa"/>
              <w:right w:w="56" w:type="dxa"/>
            </w:tcMar>
            <w:tcPrChange w:id="775" w:author="Birger Kidmose" w:date="2026-08-06T09:10:00Z" w16du:dateUtc="2026-08-06T07:10:00Z">
              <w:tcPr>
                <w:tcW w:w="6106" w:type="dxa"/>
                <w:tcMar>
                  <w:top w:w="56" w:type="dxa"/>
                  <w:left w:w="56" w:type="dxa"/>
                  <w:bottom w:w="56" w:type="dxa"/>
                  <w:right w:w="56" w:type="dxa"/>
                </w:tcMar>
              </w:tcPr>
            </w:tcPrChange>
          </w:tcPr>
          <w:p w14:paraId="5F18AC0D" w14:textId="77777777" w:rsidR="001E5488" w:rsidRDefault="00DD08CB">
            <w:pPr>
              <w:widowControl w:val="0"/>
              <w:spacing w:after="0" w:line="240" w:lineRule="auto"/>
            </w:pPr>
            <w:r>
              <w:t>Reference til Dyrlæge, obligatorisk (§ 43)</w:t>
            </w:r>
          </w:p>
        </w:tc>
      </w:tr>
      <w:tr w:rsidR="001E5488" w14:paraId="28D605E1" w14:textId="77777777" w:rsidTr="1F0BAC7D">
        <w:trPr>
          <w:trHeight w:val="333"/>
          <w:trPrChange w:id="776" w:author="Birger Kidmose" w:date="2026-08-06T09:10:00Z" w16du:dateUtc="2026-08-06T07:10:00Z">
            <w:trPr>
              <w:trHeight w:val="333"/>
            </w:trPr>
          </w:trPrChange>
        </w:trPr>
        <w:tc>
          <w:tcPr>
            <w:tcW w:w="455" w:type="dxa"/>
            <w:tcMar>
              <w:top w:w="56" w:type="dxa"/>
              <w:left w:w="56" w:type="dxa"/>
              <w:bottom w:w="56" w:type="dxa"/>
              <w:right w:w="56" w:type="dxa"/>
            </w:tcMar>
            <w:tcPrChange w:id="777" w:author="Birger Kidmose" w:date="2026-08-06T09:10:00Z" w16du:dateUtc="2026-08-06T07:10:00Z">
              <w:tcPr>
                <w:tcW w:w="455" w:type="dxa"/>
                <w:tcMar>
                  <w:top w:w="56" w:type="dxa"/>
                  <w:left w:w="56" w:type="dxa"/>
                  <w:bottom w:w="56" w:type="dxa"/>
                  <w:right w:w="56" w:type="dxa"/>
                </w:tcMar>
              </w:tcPr>
            </w:tcPrChange>
          </w:tcPr>
          <w:p w14:paraId="59E45E53" w14:textId="77777777" w:rsidR="001E5488" w:rsidRDefault="001E5488">
            <w:pPr>
              <w:widowControl w:val="0"/>
              <w:spacing w:after="0" w:line="240" w:lineRule="auto"/>
            </w:pPr>
          </w:p>
        </w:tc>
        <w:tc>
          <w:tcPr>
            <w:tcW w:w="3384" w:type="dxa"/>
            <w:tcMar>
              <w:top w:w="56" w:type="dxa"/>
              <w:left w:w="56" w:type="dxa"/>
              <w:bottom w:w="56" w:type="dxa"/>
              <w:right w:w="56" w:type="dxa"/>
            </w:tcMar>
            <w:tcPrChange w:id="778" w:author="Birger Kidmose" w:date="2026-08-06T09:10:00Z" w16du:dateUtc="2026-08-06T07:10:00Z">
              <w:tcPr>
                <w:tcW w:w="3384" w:type="dxa"/>
                <w:tcMar>
                  <w:top w:w="56" w:type="dxa"/>
                  <w:left w:w="56" w:type="dxa"/>
                  <w:bottom w:w="56" w:type="dxa"/>
                  <w:right w:w="56" w:type="dxa"/>
                </w:tcMar>
              </w:tcPr>
            </w:tcPrChange>
          </w:tcPr>
          <w:p w14:paraId="29038845" w14:textId="77777777" w:rsidR="001E5488" w:rsidRDefault="00DD08CB">
            <w:pPr>
              <w:widowControl w:val="0"/>
              <w:spacing w:after="0" w:line="240" w:lineRule="auto"/>
            </w:pPr>
            <w:r>
              <w:t>Dyrlægepraksisid</w:t>
            </w:r>
          </w:p>
        </w:tc>
        <w:tc>
          <w:tcPr>
            <w:tcW w:w="6106" w:type="dxa"/>
            <w:tcMar>
              <w:top w:w="56" w:type="dxa"/>
              <w:left w:w="56" w:type="dxa"/>
              <w:bottom w:w="56" w:type="dxa"/>
              <w:right w:w="56" w:type="dxa"/>
            </w:tcMar>
            <w:tcPrChange w:id="779" w:author="Birger Kidmose" w:date="2026-08-06T09:10:00Z" w16du:dateUtc="2026-08-06T07:10:00Z">
              <w:tcPr>
                <w:tcW w:w="6106" w:type="dxa"/>
                <w:tcMar>
                  <w:top w:w="56" w:type="dxa"/>
                  <w:left w:w="56" w:type="dxa"/>
                  <w:bottom w:w="56" w:type="dxa"/>
                  <w:right w:w="56" w:type="dxa"/>
                </w:tcMar>
              </w:tcPr>
            </w:tcPrChange>
          </w:tcPr>
          <w:p w14:paraId="078F8B0C" w14:textId="4185FC32" w:rsidR="001E5488" w:rsidRPr="00876D32" w:rsidRDefault="00DD08CB">
            <w:pPr>
              <w:widowControl w:val="0"/>
              <w:spacing w:after="0" w:line="240" w:lineRule="auto"/>
            </w:pPr>
            <w:del w:id="780" w:author="Birger Kidmose" w:date="2026-08-06T09:10:00Z" w16du:dateUtc="2026-08-06T07:10:00Z">
              <w:r w:rsidRPr="00876D32">
                <w:delText>Reference</w:delText>
              </w:r>
            </w:del>
            <w:ins w:id="781" w:author="Birger Kidmose" w:date="2026-08-06T09:10:00Z" w16du:dateUtc="2026-08-06T07:10:00Z">
              <w:r w:rsidR="000313BA">
                <w:t>8</w:t>
              </w:r>
              <w:r w:rsidRPr="00876D32">
                <w:t>Reference</w:t>
              </w:r>
            </w:ins>
            <w:r w:rsidRPr="00876D32">
              <w:t xml:space="preserve"> til dyrlægepraksis, obligatorisk ved recepter til brug i praksis, ellers ikke obligatorisk, men bør så vidt muligt angives (§ 43)</w:t>
            </w:r>
          </w:p>
        </w:tc>
      </w:tr>
      <w:tr w:rsidR="00EA01A9" w14:paraId="60D77B88" w14:textId="77777777" w:rsidTr="1F0BAC7D">
        <w:trPr>
          <w:trHeight w:val="333"/>
          <w:trPrChange w:id="782" w:author="Birger Kidmose" w:date="2026-08-06T09:10:00Z" w16du:dateUtc="2026-08-06T07:10:00Z">
            <w:trPr>
              <w:trHeight w:val="333"/>
            </w:trPr>
          </w:trPrChange>
        </w:trPr>
        <w:tc>
          <w:tcPr>
            <w:tcW w:w="455" w:type="dxa"/>
            <w:tcMar>
              <w:top w:w="56" w:type="dxa"/>
              <w:left w:w="56" w:type="dxa"/>
              <w:bottom w:w="56" w:type="dxa"/>
              <w:right w:w="56" w:type="dxa"/>
            </w:tcMar>
            <w:tcPrChange w:id="783" w:author="Birger Kidmose" w:date="2026-08-06T09:10:00Z" w16du:dateUtc="2026-08-06T07:10:00Z">
              <w:tcPr>
                <w:tcW w:w="455" w:type="dxa"/>
                <w:tcMar>
                  <w:top w:w="56" w:type="dxa"/>
                  <w:left w:w="56" w:type="dxa"/>
                  <w:bottom w:w="56" w:type="dxa"/>
                  <w:right w:w="56" w:type="dxa"/>
                </w:tcMar>
              </w:tcPr>
            </w:tcPrChange>
          </w:tcPr>
          <w:p w14:paraId="4902C726" w14:textId="77777777" w:rsidR="00EA01A9" w:rsidRDefault="00EA01A9">
            <w:pPr>
              <w:widowControl w:val="0"/>
              <w:spacing w:after="0" w:line="240" w:lineRule="auto"/>
            </w:pPr>
          </w:p>
        </w:tc>
        <w:tc>
          <w:tcPr>
            <w:tcW w:w="3384" w:type="dxa"/>
            <w:tcMar>
              <w:top w:w="56" w:type="dxa"/>
              <w:left w:w="56" w:type="dxa"/>
              <w:bottom w:w="56" w:type="dxa"/>
              <w:right w:w="56" w:type="dxa"/>
            </w:tcMar>
            <w:tcPrChange w:id="784" w:author="Birger Kidmose" w:date="2026-08-06T09:10:00Z" w16du:dateUtc="2026-08-06T07:10:00Z">
              <w:tcPr>
                <w:tcW w:w="3384" w:type="dxa"/>
                <w:tcMar>
                  <w:top w:w="56" w:type="dxa"/>
                  <w:left w:w="56" w:type="dxa"/>
                  <w:bottom w:w="56" w:type="dxa"/>
                  <w:right w:w="56" w:type="dxa"/>
                </w:tcMar>
              </w:tcPr>
            </w:tcPrChange>
          </w:tcPr>
          <w:p w14:paraId="0A9ED693" w14:textId="45E072E0" w:rsidR="00EA01A9" w:rsidRDefault="00EA01A9">
            <w:pPr>
              <w:widowControl w:val="0"/>
              <w:spacing w:after="0" w:line="240" w:lineRule="auto"/>
            </w:pPr>
            <w:r>
              <w:t>Telefonnummer</w:t>
            </w:r>
          </w:p>
        </w:tc>
        <w:tc>
          <w:tcPr>
            <w:tcW w:w="6106" w:type="dxa"/>
            <w:tcMar>
              <w:top w:w="56" w:type="dxa"/>
              <w:left w:w="56" w:type="dxa"/>
              <w:bottom w:w="56" w:type="dxa"/>
              <w:right w:w="56" w:type="dxa"/>
            </w:tcMar>
            <w:tcPrChange w:id="785" w:author="Birger Kidmose" w:date="2026-08-06T09:10:00Z" w16du:dateUtc="2026-08-06T07:10:00Z">
              <w:tcPr>
                <w:tcW w:w="6106" w:type="dxa"/>
                <w:tcMar>
                  <w:top w:w="56" w:type="dxa"/>
                  <w:left w:w="56" w:type="dxa"/>
                  <w:bottom w:w="56" w:type="dxa"/>
                  <w:right w:w="56" w:type="dxa"/>
                </w:tcMar>
              </w:tcPr>
            </w:tcPrChange>
          </w:tcPr>
          <w:p w14:paraId="0A9A69BF" w14:textId="09B4F1E4" w:rsidR="00EA01A9" w:rsidRPr="00876D32" w:rsidRDefault="00EA01A9">
            <w:pPr>
              <w:widowControl w:val="0"/>
              <w:spacing w:after="0" w:line="240" w:lineRule="auto"/>
            </w:pPr>
            <w:r>
              <w:t xml:space="preserve">Telefonnummer dyrlægen kan kontaktes på. </w:t>
            </w:r>
          </w:p>
        </w:tc>
      </w:tr>
      <w:tr w:rsidR="00427538" w14:paraId="7B484F4E" w14:textId="77777777" w:rsidTr="1F0BAC7D">
        <w:trPr>
          <w:trHeight w:val="333"/>
          <w:ins w:id="786" w:author="Birger Kidmose" w:date="2026-08-06T09:10:00Z" w16du:dateUtc="2026-08-06T07:10:00Z"/>
        </w:trPr>
        <w:tc>
          <w:tcPr>
            <w:tcW w:w="3839" w:type="dxa"/>
            <w:gridSpan w:val="2"/>
            <w:tcMar>
              <w:top w:w="56" w:type="dxa"/>
              <w:left w:w="56" w:type="dxa"/>
              <w:bottom w:w="56" w:type="dxa"/>
              <w:right w:w="56" w:type="dxa"/>
            </w:tcMar>
          </w:tcPr>
          <w:p w14:paraId="0C73CD6D" w14:textId="77777777" w:rsidR="00427538" w:rsidRDefault="00427538" w:rsidP="0036095C">
            <w:pPr>
              <w:widowControl w:val="0"/>
              <w:spacing w:after="0" w:line="240" w:lineRule="auto"/>
              <w:rPr>
                <w:ins w:id="787" w:author="Birger Kidmose" w:date="2026-08-06T09:10:00Z" w16du:dateUtc="2026-08-06T07:10:00Z"/>
              </w:rPr>
            </w:pPr>
            <w:ins w:id="788" w:author="Birger Kidmose" w:date="2026-08-06T09:10:00Z" w16du:dateUtc="2026-08-06T07:10:00Z">
              <w:r>
                <w:rPr>
                  <w:color w:val="4A86E8"/>
                </w:rPr>
                <w:t>Registreret af</w:t>
              </w:r>
            </w:ins>
          </w:p>
        </w:tc>
        <w:tc>
          <w:tcPr>
            <w:tcW w:w="6106" w:type="dxa"/>
            <w:tcMar>
              <w:top w:w="56" w:type="dxa"/>
              <w:left w:w="56" w:type="dxa"/>
              <w:bottom w:w="56" w:type="dxa"/>
              <w:right w:w="56" w:type="dxa"/>
            </w:tcMar>
          </w:tcPr>
          <w:p w14:paraId="519C7BDB" w14:textId="77777777" w:rsidR="00427538" w:rsidRDefault="00427538" w:rsidP="0036095C">
            <w:pPr>
              <w:widowControl w:val="0"/>
              <w:spacing w:after="0" w:line="240" w:lineRule="auto"/>
              <w:rPr>
                <w:ins w:id="789" w:author="Birger Kidmose" w:date="2026-08-06T09:10:00Z" w16du:dateUtc="2026-08-06T07:10:00Z"/>
              </w:rPr>
            </w:pPr>
            <w:ins w:id="790" w:author="Birger Kidmose" w:date="2026-08-06T09:10:00Z" w16du:dateUtc="2026-08-06T07:10:00Z">
              <w:r>
                <w:t xml:space="preserve">Optionel angivelse af apotek eller </w:t>
              </w:r>
              <w:r w:rsidRPr="00876D32">
                <w:t>vet-forhandler</w:t>
              </w:r>
              <w:r>
                <w:t xml:space="preserve"> hvis disse har registreret en papirrecept, </w:t>
              </w:r>
              <w:r w:rsidRPr="00E254AF">
                <w:t xml:space="preserve">enten </w:t>
              </w:r>
              <w:r>
                <w:t xml:space="preserve">med </w:t>
              </w:r>
              <w:r w:rsidRPr="00E254AF">
                <w:t>ApotekerId eller Vet-forhandlerId samt navnet på medarbejderen.</w:t>
              </w:r>
            </w:ins>
          </w:p>
        </w:tc>
      </w:tr>
      <w:tr w:rsidR="00427538" w14:paraId="7A157723" w14:textId="77777777" w:rsidTr="1F0BAC7D">
        <w:trPr>
          <w:trHeight w:val="333"/>
          <w:ins w:id="791" w:author="Birger Kidmose" w:date="2026-08-06T09:10:00Z" w16du:dateUtc="2026-08-06T07:10:00Z"/>
        </w:trPr>
        <w:tc>
          <w:tcPr>
            <w:tcW w:w="455" w:type="dxa"/>
            <w:tcMar>
              <w:top w:w="56" w:type="dxa"/>
              <w:left w:w="56" w:type="dxa"/>
              <w:bottom w:w="56" w:type="dxa"/>
              <w:right w:w="56" w:type="dxa"/>
            </w:tcMar>
          </w:tcPr>
          <w:p w14:paraId="20175FDE" w14:textId="77777777" w:rsidR="00427538" w:rsidRDefault="00427538" w:rsidP="0036095C">
            <w:pPr>
              <w:widowControl w:val="0"/>
              <w:spacing w:after="0" w:line="240" w:lineRule="auto"/>
              <w:rPr>
                <w:ins w:id="792" w:author="Birger Kidmose" w:date="2026-08-06T09:10:00Z" w16du:dateUtc="2026-08-06T07:10:00Z"/>
              </w:rPr>
            </w:pPr>
          </w:p>
        </w:tc>
        <w:tc>
          <w:tcPr>
            <w:tcW w:w="3384" w:type="dxa"/>
            <w:tcMar>
              <w:top w:w="56" w:type="dxa"/>
              <w:left w:w="56" w:type="dxa"/>
              <w:bottom w:w="56" w:type="dxa"/>
              <w:right w:w="56" w:type="dxa"/>
            </w:tcMar>
          </w:tcPr>
          <w:p w14:paraId="3BC59D4B" w14:textId="77777777" w:rsidR="00427538" w:rsidRPr="00422E18" w:rsidRDefault="00427538" w:rsidP="0036095C">
            <w:pPr>
              <w:widowControl w:val="0"/>
              <w:spacing w:after="0" w:line="240" w:lineRule="auto"/>
              <w:rPr>
                <w:ins w:id="793" w:author="Birger Kidmose" w:date="2026-08-06T09:10:00Z" w16du:dateUtc="2026-08-06T07:10:00Z"/>
              </w:rPr>
            </w:pPr>
            <w:ins w:id="794" w:author="Birger Kidmose" w:date="2026-08-06T09:10:00Z" w16du:dateUtc="2026-08-06T07:10:00Z">
              <w:r w:rsidRPr="000C4128">
                <w:t>ApotekerId</w:t>
              </w:r>
            </w:ins>
          </w:p>
        </w:tc>
        <w:tc>
          <w:tcPr>
            <w:tcW w:w="6106" w:type="dxa"/>
            <w:tcMar>
              <w:top w:w="56" w:type="dxa"/>
              <w:left w:w="56" w:type="dxa"/>
              <w:bottom w:w="56" w:type="dxa"/>
              <w:right w:w="56" w:type="dxa"/>
            </w:tcMar>
          </w:tcPr>
          <w:p w14:paraId="27301153" w14:textId="77777777" w:rsidR="00427538" w:rsidRDefault="00427538" w:rsidP="0036095C">
            <w:pPr>
              <w:widowControl w:val="0"/>
              <w:spacing w:after="0" w:line="240" w:lineRule="auto"/>
              <w:rPr>
                <w:ins w:id="795" w:author="Birger Kidmose" w:date="2026-08-06T09:10:00Z" w16du:dateUtc="2026-08-06T07:10:00Z"/>
              </w:rPr>
            </w:pPr>
            <w:ins w:id="796" w:author="Birger Kidmose" w:date="2026-08-06T09:10:00Z" w16du:dateUtc="2026-08-06T07:10:00Z">
              <w:r w:rsidRPr="00422E18">
                <w:t>Reference til Apoteker</w:t>
              </w:r>
            </w:ins>
          </w:p>
        </w:tc>
      </w:tr>
      <w:tr w:rsidR="00427538" w14:paraId="2ABC54CE" w14:textId="77777777" w:rsidTr="1F0BAC7D">
        <w:trPr>
          <w:trHeight w:val="333"/>
          <w:ins w:id="797" w:author="Birger Kidmose" w:date="2026-08-06T09:10:00Z" w16du:dateUtc="2026-08-06T07:10:00Z"/>
        </w:trPr>
        <w:tc>
          <w:tcPr>
            <w:tcW w:w="455" w:type="dxa"/>
            <w:tcMar>
              <w:top w:w="56" w:type="dxa"/>
              <w:left w:w="56" w:type="dxa"/>
              <w:bottom w:w="56" w:type="dxa"/>
              <w:right w:w="56" w:type="dxa"/>
            </w:tcMar>
          </w:tcPr>
          <w:p w14:paraId="24887FB0" w14:textId="77777777" w:rsidR="00427538" w:rsidRDefault="00427538" w:rsidP="0036095C">
            <w:pPr>
              <w:widowControl w:val="0"/>
              <w:spacing w:after="0" w:line="240" w:lineRule="auto"/>
              <w:rPr>
                <w:ins w:id="798" w:author="Birger Kidmose" w:date="2026-08-06T09:10:00Z" w16du:dateUtc="2026-08-06T07:10:00Z"/>
              </w:rPr>
            </w:pPr>
          </w:p>
        </w:tc>
        <w:tc>
          <w:tcPr>
            <w:tcW w:w="3384" w:type="dxa"/>
            <w:tcMar>
              <w:top w:w="56" w:type="dxa"/>
              <w:left w:w="56" w:type="dxa"/>
              <w:bottom w:w="56" w:type="dxa"/>
              <w:right w:w="56" w:type="dxa"/>
            </w:tcMar>
          </w:tcPr>
          <w:p w14:paraId="23975416" w14:textId="77777777" w:rsidR="00427538" w:rsidRDefault="00427538" w:rsidP="0036095C">
            <w:pPr>
              <w:widowControl w:val="0"/>
              <w:spacing w:after="0" w:line="240" w:lineRule="auto"/>
              <w:rPr>
                <w:ins w:id="799" w:author="Birger Kidmose" w:date="2026-08-06T09:10:00Z" w16du:dateUtc="2026-08-06T07:10:00Z"/>
              </w:rPr>
            </w:pPr>
            <w:ins w:id="800" w:author="Birger Kidmose" w:date="2026-08-06T09:10:00Z" w16du:dateUtc="2026-08-06T07:10:00Z">
              <w:r w:rsidRPr="00422E18">
                <w:t>Vet-forhandlerId</w:t>
              </w:r>
            </w:ins>
          </w:p>
        </w:tc>
        <w:tc>
          <w:tcPr>
            <w:tcW w:w="6106" w:type="dxa"/>
            <w:tcMar>
              <w:top w:w="56" w:type="dxa"/>
              <w:left w:w="56" w:type="dxa"/>
              <w:bottom w:w="56" w:type="dxa"/>
              <w:right w:w="56" w:type="dxa"/>
            </w:tcMar>
          </w:tcPr>
          <w:p w14:paraId="7F819EF7" w14:textId="77777777" w:rsidR="00427538" w:rsidRDefault="00427538" w:rsidP="0036095C">
            <w:pPr>
              <w:widowControl w:val="0"/>
              <w:spacing w:after="0" w:line="240" w:lineRule="auto"/>
              <w:rPr>
                <w:ins w:id="801" w:author="Birger Kidmose" w:date="2026-08-06T09:10:00Z" w16du:dateUtc="2026-08-06T07:10:00Z"/>
              </w:rPr>
            </w:pPr>
            <w:ins w:id="802" w:author="Birger Kidmose" w:date="2026-08-06T09:10:00Z" w16du:dateUtc="2026-08-06T07:10:00Z">
              <w:r w:rsidRPr="00422E18">
                <w:t>Reference til Vet-forhandlere</w:t>
              </w:r>
            </w:ins>
          </w:p>
        </w:tc>
      </w:tr>
      <w:tr w:rsidR="00427538" w14:paraId="264505F7" w14:textId="77777777" w:rsidTr="1F0BAC7D">
        <w:trPr>
          <w:trHeight w:val="333"/>
          <w:ins w:id="803" w:author="Birger Kidmose" w:date="2026-08-06T09:10:00Z" w16du:dateUtc="2026-08-06T07:10:00Z"/>
        </w:trPr>
        <w:tc>
          <w:tcPr>
            <w:tcW w:w="455" w:type="dxa"/>
            <w:tcMar>
              <w:top w:w="56" w:type="dxa"/>
              <w:left w:w="56" w:type="dxa"/>
              <w:bottom w:w="56" w:type="dxa"/>
              <w:right w:w="56" w:type="dxa"/>
            </w:tcMar>
          </w:tcPr>
          <w:p w14:paraId="160E2C0B" w14:textId="77777777" w:rsidR="00427538" w:rsidRDefault="00427538" w:rsidP="0036095C">
            <w:pPr>
              <w:widowControl w:val="0"/>
              <w:spacing w:after="0" w:line="240" w:lineRule="auto"/>
              <w:rPr>
                <w:ins w:id="804" w:author="Birger Kidmose" w:date="2026-08-06T09:10:00Z" w16du:dateUtc="2026-08-06T07:10:00Z"/>
              </w:rPr>
            </w:pPr>
          </w:p>
        </w:tc>
        <w:tc>
          <w:tcPr>
            <w:tcW w:w="3384" w:type="dxa"/>
            <w:tcMar>
              <w:top w:w="56" w:type="dxa"/>
              <w:left w:w="56" w:type="dxa"/>
              <w:bottom w:w="56" w:type="dxa"/>
              <w:right w:w="56" w:type="dxa"/>
            </w:tcMar>
          </w:tcPr>
          <w:p w14:paraId="38BC673B" w14:textId="77777777" w:rsidR="00427538" w:rsidRDefault="00427538" w:rsidP="0036095C">
            <w:pPr>
              <w:widowControl w:val="0"/>
              <w:spacing w:after="0" w:line="240" w:lineRule="auto"/>
              <w:rPr>
                <w:ins w:id="805" w:author="Birger Kidmose" w:date="2026-08-06T09:10:00Z" w16du:dateUtc="2026-08-06T07:10:00Z"/>
              </w:rPr>
            </w:pPr>
            <w:ins w:id="806" w:author="Birger Kidmose" w:date="2026-08-06T09:10:00Z" w16du:dateUtc="2026-08-06T07:10:00Z">
              <w:r w:rsidRPr="00422E18">
                <w:t>Navn</w:t>
              </w:r>
            </w:ins>
          </w:p>
        </w:tc>
        <w:tc>
          <w:tcPr>
            <w:tcW w:w="6106" w:type="dxa"/>
            <w:tcMar>
              <w:top w:w="56" w:type="dxa"/>
              <w:left w:w="56" w:type="dxa"/>
              <w:bottom w:w="56" w:type="dxa"/>
              <w:right w:w="56" w:type="dxa"/>
            </w:tcMar>
          </w:tcPr>
          <w:p w14:paraId="2ED115FB" w14:textId="77777777" w:rsidR="00427538" w:rsidRDefault="00427538" w:rsidP="0036095C">
            <w:pPr>
              <w:widowControl w:val="0"/>
              <w:spacing w:after="0" w:line="240" w:lineRule="auto"/>
              <w:rPr>
                <w:ins w:id="807" w:author="Birger Kidmose" w:date="2026-08-06T09:10:00Z" w16du:dateUtc="2026-08-06T07:10:00Z"/>
              </w:rPr>
            </w:pPr>
            <w:ins w:id="808" w:author="Birger Kidmose" w:date="2026-08-06T09:10:00Z" w16du:dateUtc="2026-08-06T07:10:00Z">
              <w:r w:rsidRPr="00422E18">
                <w:t xml:space="preserve">Obligatorisk. Navn på den apoteks- eller vet-forhandlermedarbejder der har </w:t>
              </w:r>
              <w:r>
                <w:t>registreret recepten</w:t>
              </w:r>
            </w:ins>
          </w:p>
        </w:tc>
      </w:tr>
      <w:tr w:rsidR="001E5488" w14:paraId="19D9D8D8" w14:textId="77777777" w:rsidTr="1F0BAC7D">
        <w:trPr>
          <w:trHeight w:val="333"/>
          <w:trPrChange w:id="809"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810" w:author="Birger Kidmose" w:date="2026-08-06T09:10:00Z" w16du:dateUtc="2026-08-06T07:10:00Z">
              <w:tcPr>
                <w:tcW w:w="3839" w:type="dxa"/>
                <w:gridSpan w:val="2"/>
                <w:tcMar>
                  <w:top w:w="56" w:type="dxa"/>
                  <w:left w:w="56" w:type="dxa"/>
                  <w:bottom w:w="56" w:type="dxa"/>
                  <w:right w:w="56" w:type="dxa"/>
                </w:tcMar>
              </w:tcPr>
            </w:tcPrChange>
          </w:tcPr>
          <w:p w14:paraId="35AC5D42" w14:textId="77777777" w:rsidR="001E5488" w:rsidRDefault="00DD08CB">
            <w:pPr>
              <w:widowControl w:val="0"/>
              <w:spacing w:after="0" w:line="240" w:lineRule="auto"/>
              <w:rPr>
                <w:color w:val="4A86E8"/>
              </w:rPr>
            </w:pPr>
            <w:r>
              <w:rPr>
                <w:color w:val="4A86E8"/>
              </w:rPr>
              <w:t>Indikation</w:t>
            </w:r>
          </w:p>
        </w:tc>
        <w:tc>
          <w:tcPr>
            <w:tcW w:w="6106" w:type="dxa"/>
            <w:tcMar>
              <w:top w:w="56" w:type="dxa"/>
              <w:left w:w="56" w:type="dxa"/>
              <w:bottom w:w="56" w:type="dxa"/>
              <w:right w:w="56" w:type="dxa"/>
            </w:tcMar>
            <w:tcPrChange w:id="811" w:author="Birger Kidmose" w:date="2026-08-06T09:10:00Z" w16du:dateUtc="2026-08-06T07:10:00Z">
              <w:tcPr>
                <w:tcW w:w="6106" w:type="dxa"/>
                <w:tcMar>
                  <w:top w:w="56" w:type="dxa"/>
                  <w:left w:w="56" w:type="dxa"/>
                  <w:bottom w:w="56" w:type="dxa"/>
                  <w:right w:w="56" w:type="dxa"/>
                </w:tcMar>
              </w:tcPr>
            </w:tcPrChange>
          </w:tcPr>
          <w:p w14:paraId="3082829F" w14:textId="77777777" w:rsidR="001E5488" w:rsidRPr="00876D32" w:rsidRDefault="00DD08CB">
            <w:pPr>
              <w:widowControl w:val="0"/>
              <w:spacing w:after="0" w:line="240" w:lineRule="auto"/>
            </w:pPr>
            <w:r w:rsidRPr="00876D32">
              <w:t>Indikation recepten er udstedt til, optionel.</w:t>
            </w:r>
          </w:p>
        </w:tc>
      </w:tr>
      <w:tr w:rsidR="001E5488" w14:paraId="7DE39DCE" w14:textId="77777777" w:rsidTr="1F0BAC7D">
        <w:trPr>
          <w:trHeight w:val="333"/>
          <w:trPrChange w:id="812" w:author="Birger Kidmose" w:date="2026-08-06T09:10:00Z" w16du:dateUtc="2026-08-06T07:10:00Z">
            <w:trPr>
              <w:trHeight w:val="333"/>
            </w:trPr>
          </w:trPrChange>
        </w:trPr>
        <w:tc>
          <w:tcPr>
            <w:tcW w:w="455" w:type="dxa"/>
            <w:tcMar>
              <w:top w:w="56" w:type="dxa"/>
              <w:left w:w="56" w:type="dxa"/>
              <w:bottom w:w="56" w:type="dxa"/>
              <w:right w:w="56" w:type="dxa"/>
            </w:tcMar>
            <w:tcPrChange w:id="813" w:author="Birger Kidmose" w:date="2026-08-06T09:10:00Z" w16du:dateUtc="2026-08-06T07:10:00Z">
              <w:tcPr>
                <w:tcW w:w="455" w:type="dxa"/>
                <w:tcMar>
                  <w:top w:w="56" w:type="dxa"/>
                  <w:left w:w="56" w:type="dxa"/>
                  <w:bottom w:w="56" w:type="dxa"/>
                  <w:right w:w="56" w:type="dxa"/>
                </w:tcMar>
              </w:tcPr>
            </w:tcPrChange>
          </w:tcPr>
          <w:p w14:paraId="55608A18" w14:textId="77777777" w:rsidR="001E5488" w:rsidRPr="00876D32" w:rsidRDefault="001E5488">
            <w:pPr>
              <w:widowControl w:val="0"/>
              <w:spacing w:after="0" w:line="240" w:lineRule="auto"/>
            </w:pPr>
          </w:p>
        </w:tc>
        <w:tc>
          <w:tcPr>
            <w:tcW w:w="3384" w:type="dxa"/>
            <w:tcMar>
              <w:top w:w="56" w:type="dxa"/>
              <w:left w:w="56" w:type="dxa"/>
              <w:bottom w:w="56" w:type="dxa"/>
              <w:right w:w="56" w:type="dxa"/>
            </w:tcMar>
            <w:tcPrChange w:id="814" w:author="Birger Kidmose" w:date="2026-08-06T09:10:00Z" w16du:dateUtc="2026-08-06T07:10:00Z">
              <w:tcPr>
                <w:tcW w:w="3384" w:type="dxa"/>
                <w:tcMar>
                  <w:top w:w="56" w:type="dxa"/>
                  <w:left w:w="56" w:type="dxa"/>
                  <w:bottom w:w="56" w:type="dxa"/>
                  <w:right w:w="56" w:type="dxa"/>
                </w:tcMar>
              </w:tcPr>
            </w:tcPrChange>
          </w:tcPr>
          <w:p w14:paraId="739E9A53" w14:textId="77777777" w:rsidR="001E5488" w:rsidRDefault="00DD08CB">
            <w:pPr>
              <w:widowControl w:val="0"/>
              <w:spacing w:after="0" w:line="240" w:lineRule="auto"/>
            </w:pPr>
            <w:r>
              <w:t>Indikationstekst</w:t>
            </w:r>
          </w:p>
        </w:tc>
        <w:tc>
          <w:tcPr>
            <w:tcW w:w="6106" w:type="dxa"/>
            <w:tcMar>
              <w:top w:w="56" w:type="dxa"/>
              <w:left w:w="56" w:type="dxa"/>
              <w:bottom w:w="56" w:type="dxa"/>
              <w:right w:w="56" w:type="dxa"/>
            </w:tcMar>
            <w:tcPrChange w:id="815" w:author="Birger Kidmose" w:date="2026-08-06T09:10:00Z" w16du:dateUtc="2026-08-06T07:10:00Z">
              <w:tcPr>
                <w:tcW w:w="6106" w:type="dxa"/>
                <w:tcMar>
                  <w:top w:w="56" w:type="dxa"/>
                  <w:left w:w="56" w:type="dxa"/>
                  <w:bottom w:w="56" w:type="dxa"/>
                  <w:right w:w="56" w:type="dxa"/>
                </w:tcMar>
              </w:tcPr>
            </w:tcPrChange>
          </w:tcPr>
          <w:p w14:paraId="269359AA" w14:textId="77777777" w:rsidR="001E5488" w:rsidRDefault="00DD08CB">
            <w:pPr>
              <w:widowControl w:val="0"/>
              <w:spacing w:after="0" w:line="240" w:lineRule="auto"/>
            </w:pPr>
            <w:r>
              <w:t>Indikation som fritekst, obligatorisk</w:t>
            </w:r>
          </w:p>
        </w:tc>
      </w:tr>
      <w:tr w:rsidR="001E5488" w14:paraId="6E8AB121" w14:textId="77777777" w:rsidTr="1F0BAC7D">
        <w:trPr>
          <w:trHeight w:val="333"/>
          <w:trPrChange w:id="816"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817" w:author="Birger Kidmose" w:date="2026-08-06T09:10:00Z" w16du:dateUtc="2026-08-06T07:10:00Z">
              <w:tcPr>
                <w:tcW w:w="3839" w:type="dxa"/>
                <w:gridSpan w:val="2"/>
                <w:tcMar>
                  <w:top w:w="56" w:type="dxa"/>
                  <w:left w:w="56" w:type="dxa"/>
                  <w:bottom w:w="56" w:type="dxa"/>
                  <w:right w:w="56" w:type="dxa"/>
                </w:tcMar>
              </w:tcPr>
            </w:tcPrChange>
          </w:tcPr>
          <w:p w14:paraId="2029D9E1" w14:textId="77777777" w:rsidR="001E5488" w:rsidRDefault="00DD08CB">
            <w:pPr>
              <w:widowControl w:val="0"/>
              <w:spacing w:after="0" w:line="240" w:lineRule="auto"/>
              <w:rPr>
                <w:color w:val="4A86E8"/>
              </w:rPr>
            </w:pPr>
            <w:r>
              <w:rPr>
                <w:color w:val="4A86E8"/>
              </w:rPr>
              <w:t>Lægemiddel</w:t>
            </w:r>
          </w:p>
        </w:tc>
        <w:tc>
          <w:tcPr>
            <w:tcW w:w="6106" w:type="dxa"/>
            <w:tcMar>
              <w:top w:w="56" w:type="dxa"/>
              <w:left w:w="56" w:type="dxa"/>
              <w:bottom w:w="56" w:type="dxa"/>
              <w:right w:w="56" w:type="dxa"/>
            </w:tcMar>
            <w:tcPrChange w:id="818" w:author="Birger Kidmose" w:date="2026-08-06T09:10:00Z" w16du:dateUtc="2026-08-06T07:10:00Z">
              <w:tcPr>
                <w:tcW w:w="6106" w:type="dxa"/>
                <w:tcMar>
                  <w:top w:w="56" w:type="dxa"/>
                  <w:left w:w="56" w:type="dxa"/>
                  <w:bottom w:w="56" w:type="dxa"/>
                  <w:right w:w="56" w:type="dxa"/>
                </w:tcMar>
              </w:tcPr>
            </w:tcPrChange>
          </w:tcPr>
          <w:p w14:paraId="009851E7" w14:textId="77777777" w:rsidR="001E5488" w:rsidRPr="00876D32" w:rsidRDefault="00DD08CB">
            <w:pPr>
              <w:widowControl w:val="0"/>
              <w:spacing w:after="0" w:line="240" w:lineRule="auto"/>
            </w:pPr>
            <w:r w:rsidRPr="00876D32">
              <w:t>Optionelt. Må ikke angives for lægemidler i Medicinpriser. Skal angives for lægemidler fra alle andre kilder, f.eks. lægemidler med udleveringstilladelse og magistrelle lægemidler.</w:t>
            </w:r>
          </w:p>
        </w:tc>
      </w:tr>
      <w:tr w:rsidR="001E5488" w14:paraId="58C196E5" w14:textId="77777777" w:rsidTr="1F0BAC7D">
        <w:trPr>
          <w:trHeight w:val="333"/>
          <w:trPrChange w:id="819" w:author="Birger Kidmose" w:date="2026-08-06T09:10:00Z" w16du:dateUtc="2026-08-06T07:10:00Z">
            <w:trPr>
              <w:trHeight w:val="333"/>
            </w:trPr>
          </w:trPrChange>
        </w:trPr>
        <w:tc>
          <w:tcPr>
            <w:tcW w:w="455" w:type="dxa"/>
            <w:tcMar>
              <w:top w:w="56" w:type="dxa"/>
              <w:left w:w="56" w:type="dxa"/>
              <w:bottom w:w="56" w:type="dxa"/>
              <w:right w:w="56" w:type="dxa"/>
            </w:tcMar>
            <w:tcPrChange w:id="820" w:author="Birger Kidmose" w:date="2026-08-06T09:10:00Z" w16du:dateUtc="2026-08-06T07:10:00Z">
              <w:tcPr>
                <w:tcW w:w="455" w:type="dxa"/>
                <w:tcMar>
                  <w:top w:w="56" w:type="dxa"/>
                  <w:left w:w="56" w:type="dxa"/>
                  <w:bottom w:w="56" w:type="dxa"/>
                  <w:right w:w="56" w:type="dxa"/>
                </w:tcMar>
              </w:tcPr>
            </w:tcPrChange>
          </w:tcPr>
          <w:p w14:paraId="59BA3141" w14:textId="77777777" w:rsidR="001E5488" w:rsidRPr="00876D32" w:rsidRDefault="001E5488">
            <w:pPr>
              <w:widowControl w:val="0"/>
              <w:spacing w:after="0" w:line="240" w:lineRule="auto"/>
            </w:pPr>
          </w:p>
        </w:tc>
        <w:tc>
          <w:tcPr>
            <w:tcW w:w="3384" w:type="dxa"/>
            <w:tcMar>
              <w:top w:w="56" w:type="dxa"/>
              <w:left w:w="56" w:type="dxa"/>
              <w:bottom w:w="56" w:type="dxa"/>
              <w:right w:w="56" w:type="dxa"/>
            </w:tcMar>
            <w:tcPrChange w:id="821" w:author="Birger Kidmose" w:date="2026-08-06T09:10:00Z" w16du:dateUtc="2026-08-06T07:10:00Z">
              <w:tcPr>
                <w:tcW w:w="3384" w:type="dxa"/>
                <w:tcMar>
                  <w:top w:w="56" w:type="dxa"/>
                  <w:left w:w="56" w:type="dxa"/>
                  <w:bottom w:w="56" w:type="dxa"/>
                  <w:right w:w="56" w:type="dxa"/>
                </w:tcMar>
              </w:tcPr>
            </w:tcPrChange>
          </w:tcPr>
          <w:p w14:paraId="57007024" w14:textId="77777777" w:rsidR="001E5488" w:rsidRDefault="00DD08CB">
            <w:pPr>
              <w:widowControl w:val="0"/>
              <w:spacing w:after="0" w:line="240" w:lineRule="auto"/>
            </w:pPr>
            <w:r>
              <w:t>Drugid</w:t>
            </w:r>
          </w:p>
        </w:tc>
        <w:tc>
          <w:tcPr>
            <w:tcW w:w="6106" w:type="dxa"/>
            <w:tcMar>
              <w:top w:w="56" w:type="dxa"/>
              <w:left w:w="56" w:type="dxa"/>
              <w:bottom w:w="56" w:type="dxa"/>
              <w:right w:w="56" w:type="dxa"/>
            </w:tcMar>
            <w:tcPrChange w:id="822" w:author="Birger Kidmose" w:date="2026-08-06T09:10:00Z" w16du:dateUtc="2026-08-06T07:10:00Z">
              <w:tcPr>
                <w:tcW w:w="6106" w:type="dxa"/>
                <w:tcMar>
                  <w:top w:w="56" w:type="dxa"/>
                  <w:left w:w="56" w:type="dxa"/>
                  <w:bottom w:w="56" w:type="dxa"/>
                  <w:right w:w="56" w:type="dxa"/>
                </w:tcMar>
              </w:tcPr>
            </w:tcPrChange>
          </w:tcPr>
          <w:p w14:paraId="46DAF3A3" w14:textId="77777777" w:rsidR="001E5488" w:rsidRPr="00876D32" w:rsidRDefault="00DD08CB">
            <w:pPr>
              <w:widowControl w:val="0"/>
              <w:spacing w:after="0" w:line="240" w:lineRule="auto"/>
            </w:pPr>
            <w:r w:rsidRPr="00876D32">
              <w:t xml:space="preserve">Unik identifikation af lægemidlet, f.eks. 2810xxxxxxx for lægemidler i </w:t>
            </w:r>
            <w:r w:rsidRPr="00E4573C">
              <w:t xml:space="preserve">Medicinpriser, </w:t>
            </w:r>
            <w:r>
              <w:t xml:space="preserve">7301xxxxxxx for magistrelle lægemidler i det fælles magistrelle register, </w:t>
            </w:r>
            <w:r w:rsidRPr="00E4573C">
              <w:t xml:space="preserve">2742xxxxxxx </w:t>
            </w:r>
            <w:r w:rsidRPr="00876D32">
              <w:t>for lægemidler med udleveringstilladelse mm.</w:t>
            </w:r>
          </w:p>
        </w:tc>
      </w:tr>
      <w:tr w:rsidR="001E5488" w14:paraId="1D642FAC" w14:textId="77777777" w:rsidTr="1F0BAC7D">
        <w:trPr>
          <w:trHeight w:val="333"/>
          <w:trPrChange w:id="823" w:author="Birger Kidmose" w:date="2026-08-06T09:10:00Z" w16du:dateUtc="2026-08-06T07:10:00Z">
            <w:trPr>
              <w:trHeight w:val="333"/>
            </w:trPr>
          </w:trPrChange>
        </w:trPr>
        <w:tc>
          <w:tcPr>
            <w:tcW w:w="455" w:type="dxa"/>
            <w:tcMar>
              <w:top w:w="56" w:type="dxa"/>
              <w:left w:w="56" w:type="dxa"/>
              <w:bottom w:w="56" w:type="dxa"/>
              <w:right w:w="56" w:type="dxa"/>
            </w:tcMar>
            <w:tcPrChange w:id="824" w:author="Birger Kidmose" w:date="2026-08-06T09:10:00Z" w16du:dateUtc="2026-08-06T07:10:00Z">
              <w:tcPr>
                <w:tcW w:w="455" w:type="dxa"/>
                <w:tcMar>
                  <w:top w:w="56" w:type="dxa"/>
                  <w:left w:w="56" w:type="dxa"/>
                  <w:bottom w:w="56" w:type="dxa"/>
                  <w:right w:w="56" w:type="dxa"/>
                </w:tcMar>
              </w:tcPr>
            </w:tcPrChange>
          </w:tcPr>
          <w:p w14:paraId="15C6B180" w14:textId="77777777" w:rsidR="001E5488" w:rsidRPr="00876D32" w:rsidRDefault="001E5488">
            <w:pPr>
              <w:widowControl w:val="0"/>
              <w:spacing w:after="0" w:line="240" w:lineRule="auto"/>
            </w:pPr>
          </w:p>
        </w:tc>
        <w:tc>
          <w:tcPr>
            <w:tcW w:w="3384" w:type="dxa"/>
            <w:tcMar>
              <w:top w:w="56" w:type="dxa"/>
              <w:left w:w="56" w:type="dxa"/>
              <w:bottom w:w="56" w:type="dxa"/>
              <w:right w:w="56" w:type="dxa"/>
            </w:tcMar>
            <w:tcPrChange w:id="825" w:author="Birger Kidmose" w:date="2026-08-06T09:10:00Z" w16du:dateUtc="2026-08-06T07:10:00Z">
              <w:tcPr>
                <w:tcW w:w="3384" w:type="dxa"/>
                <w:tcMar>
                  <w:top w:w="56" w:type="dxa"/>
                  <w:left w:w="56" w:type="dxa"/>
                  <w:bottom w:w="56" w:type="dxa"/>
                  <w:right w:w="56" w:type="dxa"/>
                </w:tcMar>
              </w:tcPr>
            </w:tcPrChange>
          </w:tcPr>
          <w:p w14:paraId="02943AF8" w14:textId="77777777" w:rsidR="001E5488" w:rsidRDefault="00DD08CB">
            <w:pPr>
              <w:widowControl w:val="0"/>
              <w:spacing w:after="0" w:line="240" w:lineRule="auto"/>
            </w:pPr>
            <w:r>
              <w:t>Kilde (Source)</w:t>
            </w:r>
          </w:p>
        </w:tc>
        <w:tc>
          <w:tcPr>
            <w:tcW w:w="6106" w:type="dxa"/>
            <w:tcMar>
              <w:top w:w="56" w:type="dxa"/>
              <w:left w:w="56" w:type="dxa"/>
              <w:bottom w:w="56" w:type="dxa"/>
              <w:right w:w="56" w:type="dxa"/>
            </w:tcMar>
            <w:tcPrChange w:id="826" w:author="Birger Kidmose" w:date="2026-08-06T09:10:00Z" w16du:dateUtc="2026-08-06T07:10:00Z">
              <w:tcPr>
                <w:tcW w:w="6106" w:type="dxa"/>
                <w:tcMar>
                  <w:top w:w="56" w:type="dxa"/>
                  <w:left w:w="56" w:type="dxa"/>
                  <w:bottom w:w="56" w:type="dxa"/>
                  <w:right w:w="56" w:type="dxa"/>
                </w:tcMar>
              </w:tcPr>
            </w:tcPrChange>
          </w:tcPr>
          <w:p w14:paraId="0BA6E9CE" w14:textId="77777777" w:rsidR="001E5488" w:rsidRPr="00876D32" w:rsidRDefault="00DD08CB">
            <w:pPr>
              <w:widowControl w:val="0"/>
              <w:spacing w:after="0" w:line="240" w:lineRule="auto"/>
            </w:pPr>
            <w:r w:rsidRPr="00876D32">
              <w:t>Kilde til drugid, f.eks. “Medicinpriser” eller “Local” hvis lægemidlet ikke findes i et fælles register.</w:t>
            </w:r>
          </w:p>
        </w:tc>
      </w:tr>
      <w:tr w:rsidR="001E5488" w14:paraId="113448CC" w14:textId="77777777" w:rsidTr="1F0BAC7D">
        <w:trPr>
          <w:trHeight w:val="333"/>
          <w:trPrChange w:id="827" w:author="Birger Kidmose" w:date="2026-08-06T09:10:00Z" w16du:dateUtc="2026-08-06T07:10:00Z">
            <w:trPr>
              <w:trHeight w:val="333"/>
            </w:trPr>
          </w:trPrChange>
        </w:trPr>
        <w:tc>
          <w:tcPr>
            <w:tcW w:w="455" w:type="dxa"/>
            <w:tcMar>
              <w:top w:w="56" w:type="dxa"/>
              <w:left w:w="56" w:type="dxa"/>
              <w:bottom w:w="56" w:type="dxa"/>
              <w:right w:w="56" w:type="dxa"/>
            </w:tcMar>
            <w:tcPrChange w:id="828" w:author="Birger Kidmose" w:date="2026-08-06T09:10:00Z" w16du:dateUtc="2026-08-06T07:10:00Z">
              <w:tcPr>
                <w:tcW w:w="455" w:type="dxa"/>
                <w:tcMar>
                  <w:top w:w="56" w:type="dxa"/>
                  <w:left w:w="56" w:type="dxa"/>
                  <w:bottom w:w="56" w:type="dxa"/>
                  <w:right w:w="56" w:type="dxa"/>
                </w:tcMar>
              </w:tcPr>
            </w:tcPrChange>
          </w:tcPr>
          <w:p w14:paraId="2785ADEC" w14:textId="77777777" w:rsidR="001E5488" w:rsidRPr="00876D32" w:rsidRDefault="001E5488">
            <w:pPr>
              <w:widowControl w:val="0"/>
              <w:spacing w:after="0" w:line="240" w:lineRule="auto"/>
            </w:pPr>
          </w:p>
        </w:tc>
        <w:tc>
          <w:tcPr>
            <w:tcW w:w="3384" w:type="dxa"/>
            <w:tcMar>
              <w:top w:w="56" w:type="dxa"/>
              <w:left w:w="56" w:type="dxa"/>
              <w:bottom w:w="56" w:type="dxa"/>
              <w:right w:w="56" w:type="dxa"/>
            </w:tcMar>
            <w:tcPrChange w:id="829" w:author="Birger Kidmose" w:date="2026-08-06T09:10:00Z" w16du:dateUtc="2026-08-06T07:10:00Z">
              <w:tcPr>
                <w:tcW w:w="3384" w:type="dxa"/>
                <w:tcMar>
                  <w:top w:w="56" w:type="dxa"/>
                  <w:left w:w="56" w:type="dxa"/>
                  <w:bottom w:w="56" w:type="dxa"/>
                  <w:right w:w="56" w:type="dxa"/>
                </w:tcMar>
              </w:tcPr>
            </w:tcPrChange>
          </w:tcPr>
          <w:p w14:paraId="4E6DF629" w14:textId="77777777" w:rsidR="001E5488" w:rsidRDefault="00DD08CB">
            <w:pPr>
              <w:widowControl w:val="0"/>
              <w:spacing w:after="0" w:line="240" w:lineRule="auto"/>
            </w:pPr>
            <w:r>
              <w:t>Lægemiddelnavn</w:t>
            </w:r>
          </w:p>
        </w:tc>
        <w:tc>
          <w:tcPr>
            <w:tcW w:w="6106" w:type="dxa"/>
            <w:tcMar>
              <w:top w:w="56" w:type="dxa"/>
              <w:left w:w="56" w:type="dxa"/>
              <w:bottom w:w="56" w:type="dxa"/>
              <w:right w:w="56" w:type="dxa"/>
            </w:tcMar>
            <w:tcPrChange w:id="830" w:author="Birger Kidmose" w:date="2026-08-06T09:10:00Z" w16du:dateUtc="2026-08-06T07:10:00Z">
              <w:tcPr>
                <w:tcW w:w="6106" w:type="dxa"/>
                <w:tcMar>
                  <w:top w:w="56" w:type="dxa"/>
                  <w:left w:w="56" w:type="dxa"/>
                  <w:bottom w:w="56" w:type="dxa"/>
                  <w:right w:w="56" w:type="dxa"/>
                </w:tcMar>
              </w:tcPr>
            </w:tcPrChange>
          </w:tcPr>
          <w:p w14:paraId="6B8966A9" w14:textId="559B9D72" w:rsidR="001E5488" w:rsidRPr="00876D32" w:rsidRDefault="00DD08CB">
            <w:pPr>
              <w:widowControl w:val="0"/>
              <w:spacing w:after="0" w:line="240" w:lineRule="auto"/>
            </w:pPr>
            <w:r w:rsidRPr="00876D32">
              <w:t>Handelsnavn (svarende til hvad der er angivet på pakningen), obligatorisk.</w:t>
            </w:r>
          </w:p>
        </w:tc>
      </w:tr>
      <w:tr w:rsidR="001E5488" w14:paraId="05061479" w14:textId="77777777" w:rsidTr="1F0BAC7D">
        <w:trPr>
          <w:trHeight w:val="333"/>
          <w:trPrChange w:id="831" w:author="Birger Kidmose" w:date="2026-08-06T09:10:00Z" w16du:dateUtc="2026-08-06T07:10:00Z">
            <w:trPr>
              <w:trHeight w:val="333"/>
            </w:trPr>
          </w:trPrChange>
        </w:trPr>
        <w:tc>
          <w:tcPr>
            <w:tcW w:w="455" w:type="dxa"/>
            <w:tcMar>
              <w:top w:w="56" w:type="dxa"/>
              <w:left w:w="56" w:type="dxa"/>
              <w:bottom w:w="56" w:type="dxa"/>
              <w:right w:w="56" w:type="dxa"/>
            </w:tcMar>
            <w:tcPrChange w:id="832" w:author="Birger Kidmose" w:date="2026-08-06T09:10:00Z" w16du:dateUtc="2026-08-06T07:10:00Z">
              <w:tcPr>
                <w:tcW w:w="455" w:type="dxa"/>
                <w:tcMar>
                  <w:top w:w="56" w:type="dxa"/>
                  <w:left w:w="56" w:type="dxa"/>
                  <w:bottom w:w="56" w:type="dxa"/>
                  <w:right w:w="56" w:type="dxa"/>
                </w:tcMar>
              </w:tcPr>
            </w:tcPrChange>
          </w:tcPr>
          <w:p w14:paraId="1DD98710" w14:textId="77777777" w:rsidR="001E5488" w:rsidRPr="00876D32" w:rsidRDefault="001E5488">
            <w:pPr>
              <w:widowControl w:val="0"/>
              <w:spacing w:after="0" w:line="240" w:lineRule="auto"/>
            </w:pPr>
          </w:p>
        </w:tc>
        <w:tc>
          <w:tcPr>
            <w:tcW w:w="3384" w:type="dxa"/>
            <w:tcMar>
              <w:top w:w="56" w:type="dxa"/>
              <w:left w:w="56" w:type="dxa"/>
              <w:bottom w:w="56" w:type="dxa"/>
              <w:right w:w="56" w:type="dxa"/>
            </w:tcMar>
            <w:tcPrChange w:id="833" w:author="Birger Kidmose" w:date="2026-08-06T09:10:00Z" w16du:dateUtc="2026-08-06T07:10:00Z">
              <w:tcPr>
                <w:tcW w:w="3384" w:type="dxa"/>
                <w:tcMar>
                  <w:top w:w="56" w:type="dxa"/>
                  <w:left w:w="56" w:type="dxa"/>
                  <w:bottom w:w="56" w:type="dxa"/>
                  <w:right w:w="56" w:type="dxa"/>
                </w:tcMar>
              </w:tcPr>
            </w:tcPrChange>
          </w:tcPr>
          <w:p w14:paraId="3D1F3932" w14:textId="77777777" w:rsidR="001E5488" w:rsidRDefault="00DD08CB">
            <w:pPr>
              <w:widowControl w:val="0"/>
              <w:spacing w:after="0" w:line="240" w:lineRule="auto"/>
            </w:pPr>
            <w:r>
              <w:t>ATCKode</w:t>
            </w:r>
          </w:p>
        </w:tc>
        <w:tc>
          <w:tcPr>
            <w:tcW w:w="6106" w:type="dxa"/>
            <w:tcMar>
              <w:top w:w="56" w:type="dxa"/>
              <w:left w:w="56" w:type="dxa"/>
              <w:bottom w:w="56" w:type="dxa"/>
              <w:right w:w="56" w:type="dxa"/>
            </w:tcMar>
            <w:tcPrChange w:id="834" w:author="Birger Kidmose" w:date="2026-08-06T09:10:00Z" w16du:dateUtc="2026-08-06T07:10:00Z">
              <w:tcPr>
                <w:tcW w:w="6106" w:type="dxa"/>
                <w:tcMar>
                  <w:top w:w="56" w:type="dxa"/>
                  <w:left w:w="56" w:type="dxa"/>
                  <w:bottom w:w="56" w:type="dxa"/>
                  <w:right w:w="56" w:type="dxa"/>
                </w:tcMar>
              </w:tcPr>
            </w:tcPrChange>
          </w:tcPr>
          <w:p w14:paraId="71E1F878" w14:textId="77777777" w:rsidR="001E5488" w:rsidRPr="006A7B12" w:rsidRDefault="00DD08CB">
            <w:pPr>
              <w:widowControl w:val="0"/>
              <w:spacing w:after="0" w:line="240" w:lineRule="auto"/>
            </w:pPr>
            <w:r w:rsidRPr="006A7B12">
              <w:t>F.eks. “QD07AA03”, obligatorisk hvis lægemiddel er angivet.</w:t>
            </w:r>
          </w:p>
        </w:tc>
      </w:tr>
      <w:tr w:rsidR="001E5488" w14:paraId="67691E90" w14:textId="77777777" w:rsidTr="1F0BAC7D">
        <w:trPr>
          <w:trHeight w:val="333"/>
          <w:trPrChange w:id="835" w:author="Birger Kidmose" w:date="2026-08-06T09:10:00Z" w16du:dateUtc="2026-08-06T07:10:00Z">
            <w:trPr>
              <w:trHeight w:val="333"/>
            </w:trPr>
          </w:trPrChange>
        </w:trPr>
        <w:tc>
          <w:tcPr>
            <w:tcW w:w="455" w:type="dxa"/>
            <w:tcMar>
              <w:top w:w="56" w:type="dxa"/>
              <w:left w:w="56" w:type="dxa"/>
              <w:bottom w:w="56" w:type="dxa"/>
              <w:right w:w="56" w:type="dxa"/>
            </w:tcMar>
            <w:tcPrChange w:id="836" w:author="Birger Kidmose" w:date="2026-08-06T09:10:00Z" w16du:dateUtc="2026-08-06T07:10:00Z">
              <w:tcPr>
                <w:tcW w:w="455" w:type="dxa"/>
                <w:tcMar>
                  <w:top w:w="56" w:type="dxa"/>
                  <w:left w:w="56" w:type="dxa"/>
                  <w:bottom w:w="56" w:type="dxa"/>
                  <w:right w:w="56" w:type="dxa"/>
                </w:tcMar>
              </w:tcPr>
            </w:tcPrChange>
          </w:tcPr>
          <w:p w14:paraId="554C299E" w14:textId="77777777" w:rsidR="001E5488" w:rsidRPr="00876D32" w:rsidRDefault="001E5488">
            <w:pPr>
              <w:widowControl w:val="0"/>
              <w:spacing w:after="0" w:line="240" w:lineRule="auto"/>
            </w:pPr>
          </w:p>
        </w:tc>
        <w:tc>
          <w:tcPr>
            <w:tcW w:w="3384" w:type="dxa"/>
            <w:tcMar>
              <w:top w:w="56" w:type="dxa"/>
              <w:left w:w="56" w:type="dxa"/>
              <w:bottom w:w="56" w:type="dxa"/>
              <w:right w:w="56" w:type="dxa"/>
            </w:tcMar>
            <w:tcPrChange w:id="837" w:author="Birger Kidmose" w:date="2026-08-06T09:10:00Z" w16du:dateUtc="2026-08-06T07:10:00Z">
              <w:tcPr>
                <w:tcW w:w="3384" w:type="dxa"/>
                <w:tcMar>
                  <w:top w:w="56" w:type="dxa"/>
                  <w:left w:w="56" w:type="dxa"/>
                  <w:bottom w:w="56" w:type="dxa"/>
                  <w:right w:w="56" w:type="dxa"/>
                </w:tcMar>
              </w:tcPr>
            </w:tcPrChange>
          </w:tcPr>
          <w:p w14:paraId="65E56D0F" w14:textId="77777777" w:rsidR="001E5488" w:rsidRDefault="00DD08CB">
            <w:pPr>
              <w:widowControl w:val="0"/>
              <w:spacing w:after="0" w:line="240" w:lineRule="auto"/>
            </w:pPr>
            <w:r>
              <w:t>ATCTekst</w:t>
            </w:r>
          </w:p>
        </w:tc>
        <w:tc>
          <w:tcPr>
            <w:tcW w:w="6106" w:type="dxa"/>
            <w:tcMar>
              <w:top w:w="56" w:type="dxa"/>
              <w:left w:w="56" w:type="dxa"/>
              <w:bottom w:w="56" w:type="dxa"/>
              <w:right w:w="56" w:type="dxa"/>
            </w:tcMar>
            <w:tcPrChange w:id="838" w:author="Birger Kidmose" w:date="2026-08-06T09:10:00Z" w16du:dateUtc="2026-08-06T07:10:00Z">
              <w:tcPr>
                <w:tcW w:w="6106" w:type="dxa"/>
                <w:tcMar>
                  <w:top w:w="56" w:type="dxa"/>
                  <w:left w:w="56" w:type="dxa"/>
                  <w:bottom w:w="56" w:type="dxa"/>
                  <w:right w:w="56" w:type="dxa"/>
                </w:tcMar>
              </w:tcPr>
            </w:tcPrChange>
          </w:tcPr>
          <w:p w14:paraId="2D95D069" w14:textId="77777777" w:rsidR="001E5488" w:rsidRDefault="00DD08CB">
            <w:pPr>
              <w:widowControl w:val="0"/>
              <w:spacing w:after="0" w:line="240" w:lineRule="auto"/>
            </w:pPr>
            <w:r>
              <w:t>F.eks. “Prednisolon”</w:t>
            </w:r>
          </w:p>
        </w:tc>
      </w:tr>
      <w:tr w:rsidR="001E5488" w14:paraId="28C16BE7" w14:textId="77777777" w:rsidTr="1F0BAC7D">
        <w:trPr>
          <w:trHeight w:val="333"/>
          <w:trPrChange w:id="839" w:author="Birger Kidmose" w:date="2026-08-06T09:10:00Z" w16du:dateUtc="2026-08-06T07:10:00Z">
            <w:trPr>
              <w:trHeight w:val="333"/>
            </w:trPr>
          </w:trPrChange>
        </w:trPr>
        <w:tc>
          <w:tcPr>
            <w:tcW w:w="455" w:type="dxa"/>
            <w:tcMar>
              <w:top w:w="56" w:type="dxa"/>
              <w:left w:w="56" w:type="dxa"/>
              <w:bottom w:w="56" w:type="dxa"/>
              <w:right w:w="56" w:type="dxa"/>
            </w:tcMar>
            <w:tcPrChange w:id="840" w:author="Birger Kidmose" w:date="2026-08-06T09:10:00Z" w16du:dateUtc="2026-08-06T07:10:00Z">
              <w:tcPr>
                <w:tcW w:w="455" w:type="dxa"/>
                <w:tcMar>
                  <w:top w:w="56" w:type="dxa"/>
                  <w:left w:w="56" w:type="dxa"/>
                  <w:bottom w:w="56" w:type="dxa"/>
                  <w:right w:w="56" w:type="dxa"/>
                </w:tcMar>
              </w:tcPr>
            </w:tcPrChange>
          </w:tcPr>
          <w:p w14:paraId="46C67306" w14:textId="77777777" w:rsidR="001E5488" w:rsidRDefault="001E5488">
            <w:pPr>
              <w:widowControl w:val="0"/>
              <w:spacing w:after="0" w:line="240" w:lineRule="auto"/>
            </w:pPr>
          </w:p>
        </w:tc>
        <w:tc>
          <w:tcPr>
            <w:tcW w:w="3384" w:type="dxa"/>
            <w:tcMar>
              <w:top w:w="56" w:type="dxa"/>
              <w:left w:w="56" w:type="dxa"/>
              <w:bottom w:w="56" w:type="dxa"/>
              <w:right w:w="56" w:type="dxa"/>
            </w:tcMar>
            <w:tcPrChange w:id="841" w:author="Birger Kidmose" w:date="2026-08-06T09:10:00Z" w16du:dateUtc="2026-08-06T07:10:00Z">
              <w:tcPr>
                <w:tcW w:w="3384" w:type="dxa"/>
                <w:tcMar>
                  <w:top w:w="56" w:type="dxa"/>
                  <w:left w:w="56" w:type="dxa"/>
                  <w:bottom w:w="56" w:type="dxa"/>
                  <w:right w:w="56" w:type="dxa"/>
                </w:tcMar>
              </w:tcPr>
            </w:tcPrChange>
          </w:tcPr>
          <w:p w14:paraId="4637788F" w14:textId="77777777" w:rsidR="001E5488" w:rsidRDefault="00DD08CB">
            <w:pPr>
              <w:widowControl w:val="0"/>
              <w:spacing w:after="0" w:line="240" w:lineRule="auto"/>
            </w:pPr>
            <w:r>
              <w:t>LægemiddelformKode</w:t>
            </w:r>
          </w:p>
        </w:tc>
        <w:tc>
          <w:tcPr>
            <w:tcW w:w="6106" w:type="dxa"/>
            <w:tcMar>
              <w:top w:w="56" w:type="dxa"/>
              <w:left w:w="56" w:type="dxa"/>
              <w:bottom w:w="56" w:type="dxa"/>
              <w:right w:w="56" w:type="dxa"/>
            </w:tcMar>
            <w:tcPrChange w:id="842" w:author="Birger Kidmose" w:date="2026-08-06T09:10:00Z" w16du:dateUtc="2026-08-06T07:10:00Z">
              <w:tcPr>
                <w:tcW w:w="6106" w:type="dxa"/>
                <w:tcMar>
                  <w:top w:w="56" w:type="dxa"/>
                  <w:left w:w="56" w:type="dxa"/>
                  <w:bottom w:w="56" w:type="dxa"/>
                  <w:right w:w="56" w:type="dxa"/>
                </w:tcMar>
              </w:tcPr>
            </w:tcPrChange>
          </w:tcPr>
          <w:p w14:paraId="5918D572" w14:textId="39EA2913" w:rsidR="001E5488" w:rsidRDefault="00DD08CB">
            <w:pPr>
              <w:widowControl w:val="0"/>
              <w:spacing w:after="0" w:line="240" w:lineRule="auto"/>
            </w:pPr>
            <w:r>
              <w:t>F.eks. “TAB”</w:t>
            </w:r>
            <w:r w:rsidR="00FB2E8C" w:rsidRPr="00876D32">
              <w:t>, obligatorisk hvis lægemiddel er angivet.</w:t>
            </w:r>
          </w:p>
        </w:tc>
      </w:tr>
      <w:tr w:rsidR="001E5488" w14:paraId="7BE769EC" w14:textId="77777777" w:rsidTr="1F0BAC7D">
        <w:trPr>
          <w:trHeight w:val="333"/>
          <w:trPrChange w:id="843" w:author="Birger Kidmose" w:date="2026-08-06T09:10:00Z" w16du:dateUtc="2026-08-06T07:10:00Z">
            <w:trPr>
              <w:trHeight w:val="333"/>
            </w:trPr>
          </w:trPrChange>
        </w:trPr>
        <w:tc>
          <w:tcPr>
            <w:tcW w:w="455" w:type="dxa"/>
            <w:tcMar>
              <w:top w:w="56" w:type="dxa"/>
              <w:left w:w="56" w:type="dxa"/>
              <w:bottom w:w="56" w:type="dxa"/>
              <w:right w:w="56" w:type="dxa"/>
            </w:tcMar>
            <w:tcPrChange w:id="844" w:author="Birger Kidmose" w:date="2026-08-06T09:10:00Z" w16du:dateUtc="2026-08-06T07:10:00Z">
              <w:tcPr>
                <w:tcW w:w="455" w:type="dxa"/>
                <w:tcMar>
                  <w:top w:w="56" w:type="dxa"/>
                  <w:left w:w="56" w:type="dxa"/>
                  <w:bottom w:w="56" w:type="dxa"/>
                  <w:right w:w="56" w:type="dxa"/>
                </w:tcMar>
              </w:tcPr>
            </w:tcPrChange>
          </w:tcPr>
          <w:p w14:paraId="1F554F91" w14:textId="77777777" w:rsidR="001E5488" w:rsidRDefault="001E5488">
            <w:pPr>
              <w:widowControl w:val="0"/>
              <w:spacing w:after="0" w:line="240" w:lineRule="auto"/>
            </w:pPr>
          </w:p>
        </w:tc>
        <w:tc>
          <w:tcPr>
            <w:tcW w:w="3384" w:type="dxa"/>
            <w:tcMar>
              <w:top w:w="56" w:type="dxa"/>
              <w:left w:w="56" w:type="dxa"/>
              <w:bottom w:w="56" w:type="dxa"/>
              <w:right w:w="56" w:type="dxa"/>
            </w:tcMar>
            <w:tcPrChange w:id="845" w:author="Birger Kidmose" w:date="2026-08-06T09:10:00Z" w16du:dateUtc="2026-08-06T07:10:00Z">
              <w:tcPr>
                <w:tcW w:w="3384" w:type="dxa"/>
                <w:tcMar>
                  <w:top w:w="56" w:type="dxa"/>
                  <w:left w:w="56" w:type="dxa"/>
                  <w:bottom w:w="56" w:type="dxa"/>
                  <w:right w:w="56" w:type="dxa"/>
                </w:tcMar>
              </w:tcPr>
            </w:tcPrChange>
          </w:tcPr>
          <w:p w14:paraId="26DA2E91" w14:textId="77777777" w:rsidR="001E5488" w:rsidRDefault="00DD08CB">
            <w:pPr>
              <w:widowControl w:val="0"/>
              <w:spacing w:after="0" w:line="240" w:lineRule="auto"/>
            </w:pPr>
            <w:r>
              <w:t>LægemiddelformTekst</w:t>
            </w:r>
          </w:p>
        </w:tc>
        <w:tc>
          <w:tcPr>
            <w:tcW w:w="6106" w:type="dxa"/>
            <w:tcMar>
              <w:top w:w="56" w:type="dxa"/>
              <w:left w:w="56" w:type="dxa"/>
              <w:bottom w:w="56" w:type="dxa"/>
              <w:right w:w="56" w:type="dxa"/>
            </w:tcMar>
            <w:tcPrChange w:id="846" w:author="Birger Kidmose" w:date="2026-08-06T09:10:00Z" w16du:dateUtc="2026-08-06T07:10:00Z">
              <w:tcPr>
                <w:tcW w:w="6106" w:type="dxa"/>
                <w:tcMar>
                  <w:top w:w="56" w:type="dxa"/>
                  <w:left w:w="56" w:type="dxa"/>
                  <w:bottom w:w="56" w:type="dxa"/>
                  <w:right w:w="56" w:type="dxa"/>
                </w:tcMar>
              </w:tcPr>
            </w:tcPrChange>
          </w:tcPr>
          <w:p w14:paraId="1B392FB1" w14:textId="2F2A048F" w:rsidR="001E5488" w:rsidRPr="00876D32" w:rsidRDefault="00DD08CB">
            <w:pPr>
              <w:widowControl w:val="0"/>
              <w:spacing w:after="0" w:line="240" w:lineRule="auto"/>
            </w:pPr>
            <w:r w:rsidRPr="00876D32">
              <w:t>F.eks “Tabletter”</w:t>
            </w:r>
          </w:p>
        </w:tc>
      </w:tr>
      <w:tr w:rsidR="001E5488" w14:paraId="7D1E9A76" w14:textId="77777777" w:rsidTr="1F0BAC7D">
        <w:trPr>
          <w:trHeight w:val="333"/>
          <w:trPrChange w:id="847" w:author="Birger Kidmose" w:date="2026-08-06T09:10:00Z" w16du:dateUtc="2026-08-06T07:10:00Z">
            <w:trPr>
              <w:trHeight w:val="333"/>
            </w:trPr>
          </w:trPrChange>
        </w:trPr>
        <w:tc>
          <w:tcPr>
            <w:tcW w:w="455" w:type="dxa"/>
            <w:tcMar>
              <w:top w:w="56" w:type="dxa"/>
              <w:left w:w="56" w:type="dxa"/>
              <w:bottom w:w="56" w:type="dxa"/>
              <w:right w:w="56" w:type="dxa"/>
            </w:tcMar>
            <w:tcPrChange w:id="848" w:author="Birger Kidmose" w:date="2026-08-06T09:10:00Z" w16du:dateUtc="2026-08-06T07:10:00Z">
              <w:tcPr>
                <w:tcW w:w="455" w:type="dxa"/>
                <w:tcMar>
                  <w:top w:w="56" w:type="dxa"/>
                  <w:left w:w="56" w:type="dxa"/>
                  <w:bottom w:w="56" w:type="dxa"/>
                  <w:right w:w="56" w:type="dxa"/>
                </w:tcMar>
              </w:tcPr>
            </w:tcPrChange>
          </w:tcPr>
          <w:p w14:paraId="77D76DA7" w14:textId="77777777" w:rsidR="001E5488" w:rsidRPr="00876D32" w:rsidRDefault="001E5488">
            <w:pPr>
              <w:widowControl w:val="0"/>
              <w:spacing w:after="0" w:line="240" w:lineRule="auto"/>
            </w:pPr>
          </w:p>
        </w:tc>
        <w:tc>
          <w:tcPr>
            <w:tcW w:w="3384" w:type="dxa"/>
            <w:tcMar>
              <w:top w:w="56" w:type="dxa"/>
              <w:left w:w="56" w:type="dxa"/>
              <w:bottom w:w="56" w:type="dxa"/>
              <w:right w:w="56" w:type="dxa"/>
            </w:tcMar>
            <w:tcPrChange w:id="849" w:author="Birger Kidmose" w:date="2026-08-06T09:10:00Z" w16du:dateUtc="2026-08-06T07:10:00Z">
              <w:tcPr>
                <w:tcW w:w="3384" w:type="dxa"/>
                <w:tcMar>
                  <w:top w:w="56" w:type="dxa"/>
                  <w:left w:w="56" w:type="dxa"/>
                  <w:bottom w:w="56" w:type="dxa"/>
                  <w:right w:w="56" w:type="dxa"/>
                </w:tcMar>
              </w:tcPr>
            </w:tcPrChange>
          </w:tcPr>
          <w:p w14:paraId="1E96A7AA" w14:textId="77777777" w:rsidR="001E5488" w:rsidRDefault="00DD08CB">
            <w:pPr>
              <w:widowControl w:val="0"/>
              <w:spacing w:after="0" w:line="240" w:lineRule="auto"/>
            </w:pPr>
            <w:r>
              <w:t xml:space="preserve">LægemiddelstyrkeNumerisk </w:t>
            </w:r>
          </w:p>
        </w:tc>
        <w:tc>
          <w:tcPr>
            <w:tcW w:w="6106" w:type="dxa"/>
            <w:tcMar>
              <w:top w:w="56" w:type="dxa"/>
              <w:left w:w="56" w:type="dxa"/>
              <w:bottom w:w="56" w:type="dxa"/>
              <w:right w:w="56" w:type="dxa"/>
            </w:tcMar>
            <w:tcPrChange w:id="850" w:author="Birger Kidmose" w:date="2026-08-06T09:10:00Z" w16du:dateUtc="2026-08-06T07:10:00Z">
              <w:tcPr>
                <w:tcW w:w="6106" w:type="dxa"/>
                <w:tcMar>
                  <w:top w:w="56" w:type="dxa"/>
                  <w:left w:w="56" w:type="dxa"/>
                  <w:bottom w:w="56" w:type="dxa"/>
                  <w:right w:w="56" w:type="dxa"/>
                </w:tcMar>
              </w:tcPr>
            </w:tcPrChange>
          </w:tcPr>
          <w:p w14:paraId="14AAF250" w14:textId="77777777" w:rsidR="001E5488" w:rsidRDefault="00DD08CB">
            <w:pPr>
              <w:widowControl w:val="0"/>
              <w:spacing w:after="0" w:line="240" w:lineRule="auto"/>
            </w:pPr>
            <w:r>
              <w:t>F.eks. 25, ikke obligatorisk</w:t>
            </w:r>
          </w:p>
        </w:tc>
      </w:tr>
      <w:tr w:rsidR="001E5488" w14:paraId="046391E3" w14:textId="77777777" w:rsidTr="1F0BAC7D">
        <w:trPr>
          <w:trHeight w:val="333"/>
          <w:trPrChange w:id="851" w:author="Birger Kidmose" w:date="2026-08-06T09:10:00Z" w16du:dateUtc="2026-08-06T07:10:00Z">
            <w:trPr>
              <w:trHeight w:val="333"/>
            </w:trPr>
          </w:trPrChange>
        </w:trPr>
        <w:tc>
          <w:tcPr>
            <w:tcW w:w="455" w:type="dxa"/>
            <w:tcMar>
              <w:top w:w="56" w:type="dxa"/>
              <w:left w:w="56" w:type="dxa"/>
              <w:bottom w:w="56" w:type="dxa"/>
              <w:right w:w="56" w:type="dxa"/>
            </w:tcMar>
            <w:tcPrChange w:id="852" w:author="Birger Kidmose" w:date="2026-08-06T09:10:00Z" w16du:dateUtc="2026-08-06T07:10:00Z">
              <w:tcPr>
                <w:tcW w:w="455" w:type="dxa"/>
                <w:tcMar>
                  <w:top w:w="56" w:type="dxa"/>
                  <w:left w:w="56" w:type="dxa"/>
                  <w:bottom w:w="56" w:type="dxa"/>
                  <w:right w:w="56" w:type="dxa"/>
                </w:tcMar>
              </w:tcPr>
            </w:tcPrChange>
          </w:tcPr>
          <w:p w14:paraId="1A1891F0" w14:textId="77777777" w:rsidR="001E5488" w:rsidRDefault="001E5488">
            <w:pPr>
              <w:widowControl w:val="0"/>
              <w:spacing w:after="0" w:line="240" w:lineRule="auto"/>
            </w:pPr>
          </w:p>
        </w:tc>
        <w:tc>
          <w:tcPr>
            <w:tcW w:w="3384" w:type="dxa"/>
            <w:tcMar>
              <w:top w:w="56" w:type="dxa"/>
              <w:left w:w="56" w:type="dxa"/>
              <w:bottom w:w="56" w:type="dxa"/>
              <w:right w:w="56" w:type="dxa"/>
            </w:tcMar>
            <w:tcPrChange w:id="853" w:author="Birger Kidmose" w:date="2026-08-06T09:10:00Z" w16du:dateUtc="2026-08-06T07:10:00Z">
              <w:tcPr>
                <w:tcW w:w="3384" w:type="dxa"/>
                <w:tcMar>
                  <w:top w:w="56" w:type="dxa"/>
                  <w:left w:w="56" w:type="dxa"/>
                  <w:bottom w:w="56" w:type="dxa"/>
                  <w:right w:w="56" w:type="dxa"/>
                </w:tcMar>
              </w:tcPr>
            </w:tcPrChange>
          </w:tcPr>
          <w:p w14:paraId="3BA35B69" w14:textId="77777777" w:rsidR="001E5488" w:rsidRDefault="00DD08CB">
            <w:pPr>
              <w:widowControl w:val="0"/>
              <w:spacing w:after="0" w:line="240" w:lineRule="auto"/>
            </w:pPr>
            <w:r>
              <w:t>LægemiddelstyrkeEnhedskode</w:t>
            </w:r>
          </w:p>
        </w:tc>
        <w:tc>
          <w:tcPr>
            <w:tcW w:w="6106" w:type="dxa"/>
            <w:tcMar>
              <w:top w:w="56" w:type="dxa"/>
              <w:left w:w="56" w:type="dxa"/>
              <w:bottom w:w="56" w:type="dxa"/>
              <w:right w:w="56" w:type="dxa"/>
            </w:tcMar>
            <w:tcPrChange w:id="854" w:author="Birger Kidmose" w:date="2026-08-06T09:10:00Z" w16du:dateUtc="2026-08-06T07:10:00Z">
              <w:tcPr>
                <w:tcW w:w="6106" w:type="dxa"/>
                <w:tcMar>
                  <w:top w:w="56" w:type="dxa"/>
                  <w:left w:w="56" w:type="dxa"/>
                  <w:bottom w:w="56" w:type="dxa"/>
                  <w:right w:w="56" w:type="dxa"/>
                </w:tcMar>
              </w:tcPr>
            </w:tcPrChange>
          </w:tcPr>
          <w:p w14:paraId="04F69FF8" w14:textId="4E1C2505" w:rsidR="001E5488" w:rsidRPr="00876D32" w:rsidRDefault="00DD08CB">
            <w:pPr>
              <w:widowControl w:val="0"/>
              <w:spacing w:after="0" w:line="240" w:lineRule="auto"/>
            </w:pPr>
            <w:r w:rsidRPr="00876D32">
              <w:t>F.eks. “MGM”</w:t>
            </w:r>
            <w:r w:rsidR="00CB4228">
              <w:t xml:space="preserve">, </w:t>
            </w:r>
            <w:ins w:id="855" w:author="Birger Kidmose" w:date="2026-08-06T09:10:00Z" w16du:dateUtc="2026-08-06T07:10:00Z">
              <w:r w:rsidR="00591E90">
                <w:t xml:space="preserve">ikke </w:t>
              </w:r>
            </w:ins>
            <w:r w:rsidR="00591E90">
              <w:t>obligatorisk</w:t>
            </w:r>
            <w:del w:id="856" w:author="Birger Kidmose" w:date="2026-08-06T09:10:00Z" w16du:dateUtc="2026-08-06T07:10:00Z">
              <w:r w:rsidR="00FB2E8C" w:rsidRPr="00876D32">
                <w:delText xml:space="preserve"> hvis lægemiddel er angivet</w:delText>
              </w:r>
            </w:del>
            <w:r w:rsidR="00FB2E8C" w:rsidRPr="00876D32">
              <w:t>.</w:t>
            </w:r>
          </w:p>
        </w:tc>
      </w:tr>
      <w:tr w:rsidR="001E5488" w14:paraId="43631F71" w14:textId="77777777" w:rsidTr="1F0BAC7D">
        <w:trPr>
          <w:trHeight w:val="333"/>
          <w:trPrChange w:id="857" w:author="Birger Kidmose" w:date="2026-08-06T09:10:00Z" w16du:dateUtc="2026-08-06T07:10:00Z">
            <w:trPr>
              <w:trHeight w:val="333"/>
            </w:trPr>
          </w:trPrChange>
        </w:trPr>
        <w:tc>
          <w:tcPr>
            <w:tcW w:w="455" w:type="dxa"/>
            <w:tcBorders>
              <w:bottom w:val="single" w:sz="4" w:space="0" w:color="auto"/>
            </w:tcBorders>
            <w:tcMar>
              <w:top w:w="56" w:type="dxa"/>
              <w:left w:w="56" w:type="dxa"/>
              <w:bottom w:w="56" w:type="dxa"/>
              <w:right w:w="56" w:type="dxa"/>
            </w:tcMar>
            <w:tcPrChange w:id="858" w:author="Birger Kidmose" w:date="2026-08-06T09:10:00Z" w16du:dateUtc="2026-08-06T07:10:00Z">
              <w:tcPr>
                <w:tcW w:w="455" w:type="dxa"/>
                <w:tcBorders>
                  <w:bottom w:val="single" w:sz="4" w:space="0" w:color="auto"/>
                </w:tcBorders>
                <w:tcMar>
                  <w:top w:w="56" w:type="dxa"/>
                  <w:left w:w="56" w:type="dxa"/>
                  <w:bottom w:w="56" w:type="dxa"/>
                  <w:right w:w="56" w:type="dxa"/>
                </w:tcMar>
              </w:tcPr>
            </w:tcPrChange>
          </w:tcPr>
          <w:p w14:paraId="7AE06C0E" w14:textId="77777777" w:rsidR="001E5488" w:rsidRPr="00876D32" w:rsidRDefault="001E5488">
            <w:pPr>
              <w:widowControl w:val="0"/>
              <w:spacing w:after="0" w:line="240" w:lineRule="auto"/>
            </w:pPr>
          </w:p>
        </w:tc>
        <w:tc>
          <w:tcPr>
            <w:tcW w:w="3384" w:type="dxa"/>
            <w:tcBorders>
              <w:bottom w:val="single" w:sz="4" w:space="0" w:color="auto"/>
            </w:tcBorders>
            <w:tcMar>
              <w:top w:w="56" w:type="dxa"/>
              <w:left w:w="56" w:type="dxa"/>
              <w:bottom w:w="56" w:type="dxa"/>
              <w:right w:w="56" w:type="dxa"/>
            </w:tcMar>
            <w:tcPrChange w:id="859" w:author="Birger Kidmose" w:date="2026-08-06T09:10:00Z" w16du:dateUtc="2026-08-06T07:10:00Z">
              <w:tcPr>
                <w:tcW w:w="3384" w:type="dxa"/>
                <w:tcBorders>
                  <w:bottom w:val="single" w:sz="4" w:space="0" w:color="auto"/>
                </w:tcBorders>
                <w:tcMar>
                  <w:top w:w="56" w:type="dxa"/>
                  <w:left w:w="56" w:type="dxa"/>
                  <w:bottom w:w="56" w:type="dxa"/>
                  <w:right w:w="56" w:type="dxa"/>
                </w:tcMar>
              </w:tcPr>
            </w:tcPrChange>
          </w:tcPr>
          <w:p w14:paraId="0E9E56F1" w14:textId="77777777" w:rsidR="001E5488" w:rsidRDefault="00DD08CB">
            <w:pPr>
              <w:widowControl w:val="0"/>
              <w:spacing w:after="0" w:line="240" w:lineRule="auto"/>
            </w:pPr>
            <w:r>
              <w:t>LægemiddelstyrkeEnhedstekst</w:t>
            </w:r>
          </w:p>
        </w:tc>
        <w:tc>
          <w:tcPr>
            <w:tcW w:w="6106" w:type="dxa"/>
            <w:tcBorders>
              <w:bottom w:val="single" w:sz="4" w:space="0" w:color="auto"/>
            </w:tcBorders>
            <w:tcMar>
              <w:top w:w="56" w:type="dxa"/>
              <w:left w:w="56" w:type="dxa"/>
              <w:bottom w:w="56" w:type="dxa"/>
              <w:right w:w="56" w:type="dxa"/>
            </w:tcMar>
            <w:tcPrChange w:id="860" w:author="Birger Kidmose" w:date="2026-08-06T09:10:00Z" w16du:dateUtc="2026-08-06T07:10:00Z">
              <w:tcPr>
                <w:tcW w:w="6106" w:type="dxa"/>
                <w:tcBorders>
                  <w:bottom w:val="single" w:sz="4" w:space="0" w:color="auto"/>
                </w:tcBorders>
                <w:tcMar>
                  <w:top w:w="56" w:type="dxa"/>
                  <w:left w:w="56" w:type="dxa"/>
                  <w:bottom w:w="56" w:type="dxa"/>
                  <w:right w:w="56" w:type="dxa"/>
                </w:tcMar>
              </w:tcPr>
            </w:tcPrChange>
          </w:tcPr>
          <w:p w14:paraId="6B7A06C8" w14:textId="66CABE0E" w:rsidR="001E5488" w:rsidRPr="00876D32" w:rsidRDefault="00DD08CB">
            <w:pPr>
              <w:widowControl w:val="0"/>
              <w:spacing w:after="0" w:line="240" w:lineRule="auto"/>
            </w:pPr>
            <w:r>
              <w:t>F.eks. “</w:t>
            </w:r>
            <w:del w:id="861" w:author="Birger Kidmose" w:date="2026-08-06T09:10:00Z" w16du:dateUtc="2026-08-06T07:10:00Z">
              <w:r w:rsidRPr="00876D32">
                <w:delText xml:space="preserve">25 </w:delText>
              </w:r>
            </w:del>
            <w:r>
              <w:t xml:space="preserve">mg/ml”, </w:t>
            </w:r>
            <w:ins w:id="862" w:author="Birger Kidmose" w:date="2026-08-06T09:10:00Z" w16du:dateUtc="2026-08-06T07:10:00Z">
              <w:r w:rsidR="00591E90">
                <w:t xml:space="preserve">ikke </w:t>
              </w:r>
            </w:ins>
            <w:r w:rsidR="00591E90">
              <w:t>obligatorisk</w:t>
            </w:r>
            <w:del w:id="863" w:author="Birger Kidmose" w:date="2026-08-06T09:10:00Z" w16du:dateUtc="2026-08-06T07:10:00Z">
              <w:r w:rsidRPr="00876D32">
                <w:delText xml:space="preserve"> hvis lægemiddel er angivet</w:delText>
              </w:r>
            </w:del>
            <w:r>
              <w:t>.</w:t>
            </w:r>
          </w:p>
        </w:tc>
      </w:tr>
      <w:tr w:rsidR="009232A1" w14:paraId="626C6D72" w14:textId="77777777" w:rsidTr="1F0BAC7D">
        <w:trPr>
          <w:trHeight w:val="333"/>
          <w:ins w:id="864" w:author="Birger Kidmose" w:date="2026-08-06T09:10:00Z" w16du:dateUtc="2026-08-06T07:10:00Z"/>
        </w:trPr>
        <w:tc>
          <w:tcPr>
            <w:tcW w:w="455" w:type="dxa"/>
            <w:tcBorders>
              <w:bottom w:val="single" w:sz="4" w:space="0" w:color="auto"/>
            </w:tcBorders>
            <w:tcMar>
              <w:top w:w="56" w:type="dxa"/>
              <w:left w:w="56" w:type="dxa"/>
              <w:bottom w:w="56" w:type="dxa"/>
              <w:right w:w="56" w:type="dxa"/>
            </w:tcMar>
          </w:tcPr>
          <w:p w14:paraId="4A84B331" w14:textId="77777777" w:rsidR="009232A1" w:rsidRPr="00876D32" w:rsidRDefault="009232A1" w:rsidP="009232A1">
            <w:pPr>
              <w:widowControl w:val="0"/>
              <w:spacing w:after="0" w:line="240" w:lineRule="auto"/>
              <w:rPr>
                <w:ins w:id="865" w:author="Birger Kidmose" w:date="2026-08-06T09:10:00Z" w16du:dateUtc="2026-08-06T07:10:00Z"/>
              </w:rPr>
            </w:pPr>
          </w:p>
        </w:tc>
        <w:tc>
          <w:tcPr>
            <w:tcW w:w="3384" w:type="dxa"/>
            <w:tcBorders>
              <w:bottom w:val="single" w:sz="4" w:space="0" w:color="auto"/>
            </w:tcBorders>
            <w:tcMar>
              <w:top w:w="56" w:type="dxa"/>
              <w:left w:w="56" w:type="dxa"/>
              <w:bottom w:w="56" w:type="dxa"/>
              <w:right w:w="56" w:type="dxa"/>
            </w:tcMar>
          </w:tcPr>
          <w:p w14:paraId="5FDB308C" w14:textId="330E86D5" w:rsidR="009232A1" w:rsidRDefault="009232A1" w:rsidP="009232A1">
            <w:pPr>
              <w:widowControl w:val="0"/>
              <w:spacing w:after="0" w:line="240" w:lineRule="auto"/>
              <w:rPr>
                <w:ins w:id="866" w:author="Birger Kidmose" w:date="2026-08-06T09:10:00Z" w16du:dateUtc="2026-08-06T07:10:00Z"/>
              </w:rPr>
            </w:pPr>
            <w:ins w:id="867" w:author="Birger Kidmose" w:date="2026-08-06T09:10:00Z" w16du:dateUtc="2026-08-06T07:10:00Z">
              <w:r w:rsidRPr="005D0DAA">
                <w:t>LægmiddelstyrkeTekst</w:t>
              </w:r>
            </w:ins>
          </w:p>
        </w:tc>
        <w:tc>
          <w:tcPr>
            <w:tcW w:w="6106" w:type="dxa"/>
            <w:tcBorders>
              <w:bottom w:val="single" w:sz="4" w:space="0" w:color="auto"/>
            </w:tcBorders>
            <w:tcMar>
              <w:top w:w="56" w:type="dxa"/>
              <w:left w:w="56" w:type="dxa"/>
              <w:bottom w:w="56" w:type="dxa"/>
              <w:right w:w="56" w:type="dxa"/>
            </w:tcMar>
          </w:tcPr>
          <w:p w14:paraId="76E24B37" w14:textId="60CF97B1" w:rsidR="009232A1" w:rsidRDefault="009232A1" w:rsidP="009232A1">
            <w:pPr>
              <w:widowControl w:val="0"/>
              <w:spacing w:after="0" w:line="240" w:lineRule="auto"/>
              <w:rPr>
                <w:ins w:id="868" w:author="Birger Kidmose" w:date="2026-08-06T09:10:00Z" w16du:dateUtc="2026-08-06T07:10:00Z"/>
              </w:rPr>
            </w:pPr>
            <w:ins w:id="869" w:author="Birger Kidmose" w:date="2026-08-06T09:10:00Z" w16du:dateUtc="2026-08-06T07:10:00Z">
              <w:r>
                <w:t xml:space="preserve">F.eks. “25 mg/ml”, </w:t>
              </w:r>
              <w:r w:rsidR="00591E90">
                <w:t>obligatorisk</w:t>
              </w:r>
              <w:r>
                <w:t>.</w:t>
              </w:r>
            </w:ins>
          </w:p>
        </w:tc>
      </w:tr>
      <w:tr w:rsidR="009232A1" w14:paraId="54904E90" w14:textId="77777777" w:rsidTr="1F0BAC7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870" w:author="Birger Kidmose" w:date="2026-08-06T09:10:00Z" w16du:dateUtc="2026-08-06T07:10:00Z">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rPr>
          <w:trHeight w:val="333"/>
          <w:trPrChange w:id="871" w:author="Birger Kidmose" w:date="2026-08-06T09:10:00Z" w16du:dateUtc="2026-08-06T07:10:00Z">
            <w:trPr>
              <w:trHeight w:val="333"/>
            </w:trPr>
          </w:trPrChange>
        </w:trPr>
        <w:tc>
          <w:tcPr>
            <w:tcW w:w="455" w:type="dxa"/>
            <w:tcBorders>
              <w:top w:val="single" w:sz="4" w:space="0" w:color="auto"/>
              <w:left w:val="single" w:sz="4" w:space="0" w:color="auto"/>
              <w:bottom w:val="single" w:sz="4" w:space="0" w:color="auto"/>
              <w:right w:val="single" w:sz="4" w:space="0" w:color="auto"/>
            </w:tcBorders>
            <w:tcPrChange w:id="872" w:author="Birger Kidmose" w:date="2026-08-06T09:10:00Z" w16du:dateUtc="2026-08-06T07:10:00Z">
              <w:tcPr>
                <w:tcW w:w="455" w:type="dxa"/>
                <w:tcBorders>
                  <w:top w:val="single" w:sz="4" w:space="0" w:color="auto"/>
                  <w:left w:val="single" w:sz="4" w:space="0" w:color="auto"/>
                  <w:bottom w:val="single" w:sz="4" w:space="0" w:color="auto"/>
                  <w:right w:val="single" w:sz="4" w:space="0" w:color="auto"/>
                </w:tcBorders>
              </w:tcPr>
            </w:tcPrChange>
          </w:tcPr>
          <w:p w14:paraId="187B1A45" w14:textId="77777777" w:rsidR="009232A1" w:rsidRPr="00876D32" w:rsidRDefault="009232A1" w:rsidP="009232A1">
            <w:pPr>
              <w:widowControl w:val="0"/>
              <w:spacing w:after="0" w:line="240" w:lineRule="auto"/>
            </w:pPr>
          </w:p>
        </w:tc>
        <w:tc>
          <w:tcPr>
            <w:tcW w:w="3384" w:type="dxa"/>
            <w:tcBorders>
              <w:top w:val="single" w:sz="4" w:space="0" w:color="auto"/>
              <w:left w:val="single" w:sz="4" w:space="0" w:color="auto"/>
              <w:bottom w:val="single" w:sz="4" w:space="0" w:color="auto"/>
              <w:right w:val="single" w:sz="4" w:space="0" w:color="auto"/>
            </w:tcBorders>
            <w:tcPrChange w:id="873" w:author="Birger Kidmose" w:date="2026-08-06T09:10:00Z" w16du:dateUtc="2026-08-06T07:10:00Z">
              <w:tcPr>
                <w:tcW w:w="3384" w:type="dxa"/>
                <w:tcBorders>
                  <w:top w:val="single" w:sz="4" w:space="0" w:color="auto"/>
                  <w:left w:val="single" w:sz="4" w:space="0" w:color="auto"/>
                  <w:bottom w:val="single" w:sz="4" w:space="0" w:color="auto"/>
                  <w:right w:val="single" w:sz="4" w:space="0" w:color="auto"/>
                </w:tcBorders>
              </w:tcPr>
            </w:tcPrChange>
          </w:tcPr>
          <w:p w14:paraId="45AB8A8E" w14:textId="64D96DB4" w:rsidR="009232A1" w:rsidRDefault="009232A1" w:rsidP="009232A1">
            <w:pPr>
              <w:widowControl w:val="0"/>
              <w:spacing w:after="0" w:line="240" w:lineRule="auto"/>
            </w:pPr>
            <w:r>
              <w:t>AdministrationsvejKode</w:t>
            </w:r>
          </w:p>
        </w:tc>
        <w:tc>
          <w:tcPr>
            <w:tcW w:w="6106" w:type="dxa"/>
            <w:tcBorders>
              <w:top w:val="single" w:sz="4" w:space="0" w:color="auto"/>
              <w:left w:val="single" w:sz="4" w:space="0" w:color="auto"/>
              <w:bottom w:val="single" w:sz="4" w:space="0" w:color="auto"/>
              <w:right w:val="single" w:sz="4" w:space="0" w:color="auto"/>
            </w:tcBorders>
            <w:tcPrChange w:id="874" w:author="Birger Kidmose" w:date="2026-08-06T09:10:00Z" w16du:dateUtc="2026-08-06T07:10:00Z">
              <w:tcPr>
                <w:tcW w:w="6106" w:type="dxa"/>
                <w:tcBorders>
                  <w:top w:val="single" w:sz="4" w:space="0" w:color="auto"/>
                  <w:left w:val="single" w:sz="4" w:space="0" w:color="auto"/>
                  <w:bottom w:val="single" w:sz="4" w:space="0" w:color="auto"/>
                  <w:right w:val="single" w:sz="4" w:space="0" w:color="auto"/>
                </w:tcBorders>
              </w:tcPr>
            </w:tcPrChange>
          </w:tcPr>
          <w:p w14:paraId="60EF39FB" w14:textId="5619569E" w:rsidR="009232A1" w:rsidRPr="00876D32" w:rsidRDefault="009232A1" w:rsidP="1F0BAC7D">
            <w:pPr>
              <w:widowControl w:val="0"/>
              <w:spacing w:after="0" w:line="240" w:lineRule="auto"/>
            </w:pPr>
            <w:r>
              <w:t>F.eks. ”ID”, obligatorisk hvis lægemiddel er angivet.</w:t>
            </w:r>
            <w:ins w:id="875" w:author="Birger Kidmose" w:date="2026-08-06T09:10:00Z" w16du:dateUtc="2026-08-06T07:10:00Z">
              <w:r w:rsidR="4F2A53DA">
                <w:t xml:space="preserve"> Optionel hvis recepten er “til brug i praksis”</w:t>
              </w:r>
            </w:ins>
          </w:p>
        </w:tc>
      </w:tr>
      <w:tr w:rsidR="009232A1" w14:paraId="71AE6F66" w14:textId="77777777" w:rsidTr="1F0BAC7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876" w:author="Birger Kidmose" w:date="2026-08-06T09:10:00Z" w16du:dateUtc="2026-08-06T07:10:00Z">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rPr>
          <w:trHeight w:val="333"/>
          <w:trPrChange w:id="877" w:author="Birger Kidmose" w:date="2026-08-06T09:10:00Z" w16du:dateUtc="2026-08-06T07:10:00Z">
            <w:trPr>
              <w:trHeight w:val="333"/>
            </w:trPr>
          </w:trPrChange>
        </w:trPr>
        <w:tc>
          <w:tcPr>
            <w:tcW w:w="455" w:type="dxa"/>
            <w:tcBorders>
              <w:top w:val="single" w:sz="4" w:space="0" w:color="auto"/>
              <w:left w:val="single" w:sz="4" w:space="0" w:color="auto"/>
              <w:bottom w:val="single" w:sz="4" w:space="0" w:color="auto"/>
              <w:right w:val="single" w:sz="4" w:space="0" w:color="auto"/>
            </w:tcBorders>
            <w:tcPrChange w:id="878" w:author="Birger Kidmose" w:date="2026-08-06T09:10:00Z" w16du:dateUtc="2026-08-06T07:10:00Z">
              <w:tcPr>
                <w:tcW w:w="455" w:type="dxa"/>
                <w:tcBorders>
                  <w:top w:val="single" w:sz="4" w:space="0" w:color="auto"/>
                  <w:left w:val="single" w:sz="4" w:space="0" w:color="auto"/>
                  <w:bottom w:val="single" w:sz="4" w:space="0" w:color="auto"/>
                  <w:right w:val="single" w:sz="4" w:space="0" w:color="auto"/>
                </w:tcBorders>
              </w:tcPr>
            </w:tcPrChange>
          </w:tcPr>
          <w:p w14:paraId="149547FF" w14:textId="77777777" w:rsidR="009232A1" w:rsidRPr="00876D32" w:rsidRDefault="009232A1" w:rsidP="009232A1">
            <w:pPr>
              <w:widowControl w:val="0"/>
              <w:spacing w:after="0" w:line="240" w:lineRule="auto"/>
            </w:pPr>
          </w:p>
        </w:tc>
        <w:tc>
          <w:tcPr>
            <w:tcW w:w="3384" w:type="dxa"/>
            <w:tcBorders>
              <w:top w:val="single" w:sz="4" w:space="0" w:color="auto"/>
              <w:left w:val="single" w:sz="4" w:space="0" w:color="auto"/>
              <w:bottom w:val="single" w:sz="4" w:space="0" w:color="auto"/>
              <w:right w:val="single" w:sz="4" w:space="0" w:color="auto"/>
            </w:tcBorders>
            <w:tcPrChange w:id="879" w:author="Birger Kidmose" w:date="2026-08-06T09:10:00Z" w16du:dateUtc="2026-08-06T07:10:00Z">
              <w:tcPr>
                <w:tcW w:w="3384" w:type="dxa"/>
                <w:tcBorders>
                  <w:top w:val="single" w:sz="4" w:space="0" w:color="auto"/>
                  <w:left w:val="single" w:sz="4" w:space="0" w:color="auto"/>
                  <w:bottom w:val="single" w:sz="4" w:space="0" w:color="auto"/>
                  <w:right w:val="single" w:sz="4" w:space="0" w:color="auto"/>
                </w:tcBorders>
              </w:tcPr>
            </w:tcPrChange>
          </w:tcPr>
          <w:p w14:paraId="3DF7C718" w14:textId="4B847C4E" w:rsidR="009232A1" w:rsidRDefault="009232A1" w:rsidP="009232A1">
            <w:pPr>
              <w:widowControl w:val="0"/>
              <w:spacing w:after="0" w:line="240" w:lineRule="auto"/>
            </w:pPr>
            <w:r>
              <w:t>AdministrationsvejTekst</w:t>
            </w:r>
          </w:p>
        </w:tc>
        <w:tc>
          <w:tcPr>
            <w:tcW w:w="6106" w:type="dxa"/>
            <w:tcBorders>
              <w:top w:val="single" w:sz="4" w:space="0" w:color="auto"/>
              <w:left w:val="single" w:sz="4" w:space="0" w:color="auto"/>
              <w:bottom w:val="single" w:sz="4" w:space="0" w:color="auto"/>
              <w:right w:val="single" w:sz="4" w:space="0" w:color="auto"/>
            </w:tcBorders>
            <w:tcPrChange w:id="880" w:author="Birger Kidmose" w:date="2026-08-06T09:10:00Z" w16du:dateUtc="2026-08-06T07:10:00Z">
              <w:tcPr>
                <w:tcW w:w="6106" w:type="dxa"/>
                <w:tcBorders>
                  <w:top w:val="single" w:sz="4" w:space="0" w:color="auto"/>
                  <w:left w:val="single" w:sz="4" w:space="0" w:color="auto"/>
                  <w:bottom w:val="single" w:sz="4" w:space="0" w:color="auto"/>
                  <w:right w:val="single" w:sz="4" w:space="0" w:color="auto"/>
                </w:tcBorders>
              </w:tcPr>
            </w:tcPrChange>
          </w:tcPr>
          <w:p w14:paraId="659DCC2B" w14:textId="1FD970CB" w:rsidR="009232A1" w:rsidRPr="00876D32" w:rsidRDefault="009232A1" w:rsidP="009232A1">
            <w:pPr>
              <w:widowControl w:val="0"/>
              <w:spacing w:after="0" w:line="240" w:lineRule="auto"/>
            </w:pPr>
            <w:r>
              <w:t xml:space="preserve">F.eks. ” </w:t>
            </w:r>
            <w:r w:rsidRPr="00FB2E8C">
              <w:t>Intrakutan anvendelse</w:t>
            </w:r>
            <w:r>
              <w:t>”</w:t>
            </w:r>
          </w:p>
        </w:tc>
      </w:tr>
      <w:tr w:rsidR="009232A1" w14:paraId="623642C6" w14:textId="77777777" w:rsidTr="1F0BAC7D">
        <w:trPr>
          <w:trHeight w:val="333"/>
          <w:trPrChange w:id="881" w:author="Birger Kidmose" w:date="2026-08-06T09:10:00Z" w16du:dateUtc="2026-08-06T07:10:00Z">
            <w:trPr>
              <w:trHeight w:val="333"/>
            </w:trPr>
          </w:trPrChange>
        </w:trPr>
        <w:tc>
          <w:tcPr>
            <w:tcW w:w="455" w:type="dxa"/>
            <w:tcBorders>
              <w:top w:val="single" w:sz="4" w:space="0" w:color="auto"/>
            </w:tcBorders>
            <w:tcMar>
              <w:top w:w="56" w:type="dxa"/>
              <w:left w:w="56" w:type="dxa"/>
              <w:bottom w:w="56" w:type="dxa"/>
              <w:right w:w="56" w:type="dxa"/>
            </w:tcMar>
            <w:tcPrChange w:id="882" w:author="Birger Kidmose" w:date="2026-08-06T09:10:00Z" w16du:dateUtc="2026-08-06T07:10:00Z">
              <w:tcPr>
                <w:tcW w:w="455" w:type="dxa"/>
                <w:tcBorders>
                  <w:top w:val="single" w:sz="4" w:space="0" w:color="auto"/>
                </w:tcBorders>
                <w:tcMar>
                  <w:top w:w="56" w:type="dxa"/>
                  <w:left w:w="56" w:type="dxa"/>
                  <w:bottom w:w="56" w:type="dxa"/>
                  <w:right w:w="56" w:type="dxa"/>
                </w:tcMar>
              </w:tcPr>
            </w:tcPrChange>
          </w:tcPr>
          <w:p w14:paraId="4CBA0466" w14:textId="77777777" w:rsidR="009232A1" w:rsidRPr="00876D32" w:rsidRDefault="009232A1" w:rsidP="009232A1">
            <w:pPr>
              <w:widowControl w:val="0"/>
              <w:spacing w:after="0" w:line="240" w:lineRule="auto"/>
            </w:pPr>
          </w:p>
        </w:tc>
        <w:tc>
          <w:tcPr>
            <w:tcW w:w="3384" w:type="dxa"/>
            <w:tcBorders>
              <w:top w:val="single" w:sz="4" w:space="0" w:color="auto"/>
            </w:tcBorders>
            <w:tcMar>
              <w:top w:w="56" w:type="dxa"/>
              <w:left w:w="56" w:type="dxa"/>
              <w:bottom w:w="56" w:type="dxa"/>
              <w:right w:w="56" w:type="dxa"/>
            </w:tcMar>
            <w:tcPrChange w:id="883" w:author="Birger Kidmose" w:date="2026-08-06T09:10:00Z" w16du:dateUtc="2026-08-06T07:10:00Z">
              <w:tcPr>
                <w:tcW w:w="3384" w:type="dxa"/>
                <w:tcBorders>
                  <w:top w:val="single" w:sz="4" w:space="0" w:color="auto"/>
                </w:tcBorders>
                <w:tcMar>
                  <w:top w:w="56" w:type="dxa"/>
                  <w:left w:w="56" w:type="dxa"/>
                  <w:bottom w:w="56" w:type="dxa"/>
                  <w:right w:w="56" w:type="dxa"/>
                </w:tcMar>
              </w:tcPr>
            </w:tcPrChange>
          </w:tcPr>
          <w:p w14:paraId="1747886F" w14:textId="77777777" w:rsidR="009232A1" w:rsidRDefault="009232A1" w:rsidP="009232A1">
            <w:pPr>
              <w:widowControl w:val="0"/>
              <w:spacing w:after="0" w:line="240" w:lineRule="auto"/>
            </w:pPr>
            <w:r>
              <w:t>AktiveSubstanser</w:t>
            </w:r>
          </w:p>
        </w:tc>
        <w:tc>
          <w:tcPr>
            <w:tcW w:w="6106" w:type="dxa"/>
            <w:tcBorders>
              <w:top w:val="single" w:sz="4" w:space="0" w:color="auto"/>
            </w:tcBorders>
            <w:tcMar>
              <w:top w:w="56" w:type="dxa"/>
              <w:left w:w="56" w:type="dxa"/>
              <w:bottom w:w="56" w:type="dxa"/>
              <w:right w:w="56" w:type="dxa"/>
            </w:tcMar>
            <w:tcPrChange w:id="884" w:author="Birger Kidmose" w:date="2026-08-06T09:10:00Z" w16du:dateUtc="2026-08-06T07:10:00Z">
              <w:tcPr>
                <w:tcW w:w="6106" w:type="dxa"/>
                <w:tcBorders>
                  <w:top w:val="single" w:sz="4" w:space="0" w:color="auto"/>
                </w:tcBorders>
                <w:tcMar>
                  <w:top w:w="56" w:type="dxa"/>
                  <w:left w:w="56" w:type="dxa"/>
                  <w:bottom w:w="56" w:type="dxa"/>
                  <w:right w:w="56" w:type="dxa"/>
                </w:tcMar>
              </w:tcPr>
            </w:tcPrChange>
          </w:tcPr>
          <w:p w14:paraId="2E49D9D3" w14:textId="77777777" w:rsidR="009232A1" w:rsidRPr="00876D32" w:rsidRDefault="009232A1" w:rsidP="009232A1">
            <w:pPr>
              <w:widowControl w:val="0"/>
              <w:spacing w:after="0" w:line="240" w:lineRule="auto"/>
            </w:pPr>
            <w:r w:rsidRPr="00876D32">
              <w:t xml:space="preserve">Angivelse af lægemidlets aktive substanser (§ 45), tekstfelt. </w:t>
            </w:r>
          </w:p>
        </w:tc>
      </w:tr>
      <w:tr w:rsidR="009232A1" w14:paraId="1D006211" w14:textId="77777777" w:rsidTr="1F0BAC7D">
        <w:trPr>
          <w:trHeight w:val="88"/>
          <w:trPrChange w:id="885" w:author="Birger Kidmose" w:date="2026-08-06T09:10:00Z" w16du:dateUtc="2026-08-06T07:10:00Z">
            <w:trPr>
              <w:trHeight w:val="88"/>
            </w:trPr>
          </w:trPrChange>
        </w:trPr>
        <w:tc>
          <w:tcPr>
            <w:tcW w:w="3839" w:type="dxa"/>
            <w:gridSpan w:val="2"/>
            <w:tcMar>
              <w:top w:w="56" w:type="dxa"/>
              <w:left w:w="56" w:type="dxa"/>
              <w:bottom w:w="56" w:type="dxa"/>
              <w:right w:w="56" w:type="dxa"/>
            </w:tcMar>
            <w:tcPrChange w:id="886" w:author="Birger Kidmose" w:date="2026-08-06T09:10:00Z" w16du:dateUtc="2026-08-06T07:10:00Z">
              <w:tcPr>
                <w:tcW w:w="3839" w:type="dxa"/>
                <w:gridSpan w:val="2"/>
                <w:tcMar>
                  <w:top w:w="56" w:type="dxa"/>
                  <w:left w:w="56" w:type="dxa"/>
                  <w:bottom w:w="56" w:type="dxa"/>
                  <w:right w:w="56" w:type="dxa"/>
                </w:tcMar>
              </w:tcPr>
            </w:tcPrChange>
          </w:tcPr>
          <w:p w14:paraId="56AC9EF0" w14:textId="77777777" w:rsidR="009232A1" w:rsidRDefault="009232A1" w:rsidP="009232A1">
            <w:pPr>
              <w:widowControl w:val="0"/>
              <w:spacing w:after="0" w:line="240" w:lineRule="auto"/>
              <w:rPr>
                <w:color w:val="4A86E8"/>
              </w:rPr>
            </w:pPr>
            <w:r>
              <w:rPr>
                <w:color w:val="4A86E8"/>
              </w:rPr>
              <w:t>Pakning</w:t>
            </w:r>
          </w:p>
        </w:tc>
        <w:tc>
          <w:tcPr>
            <w:tcW w:w="6106" w:type="dxa"/>
            <w:tcMar>
              <w:top w:w="56" w:type="dxa"/>
              <w:left w:w="56" w:type="dxa"/>
              <w:bottom w:w="56" w:type="dxa"/>
              <w:right w:w="56" w:type="dxa"/>
            </w:tcMar>
            <w:tcPrChange w:id="887" w:author="Birger Kidmose" w:date="2026-08-06T09:10:00Z" w16du:dateUtc="2026-08-06T07:10:00Z">
              <w:tcPr>
                <w:tcW w:w="6106" w:type="dxa"/>
                <w:tcMar>
                  <w:top w:w="56" w:type="dxa"/>
                  <w:left w:w="56" w:type="dxa"/>
                  <w:bottom w:w="56" w:type="dxa"/>
                  <w:right w:w="56" w:type="dxa"/>
                </w:tcMar>
              </w:tcPr>
            </w:tcPrChange>
          </w:tcPr>
          <w:p w14:paraId="375A4471" w14:textId="77777777" w:rsidR="009232A1" w:rsidRDefault="009232A1" w:rsidP="009232A1">
            <w:pPr>
              <w:widowControl w:val="0"/>
              <w:spacing w:after="0" w:line="240" w:lineRule="auto"/>
            </w:pPr>
            <w:r>
              <w:t>Obligatorisk</w:t>
            </w:r>
          </w:p>
        </w:tc>
      </w:tr>
      <w:tr w:rsidR="009232A1" w14:paraId="298CD2BD" w14:textId="77777777" w:rsidTr="1F0BAC7D">
        <w:trPr>
          <w:trHeight w:val="333"/>
          <w:trPrChange w:id="888" w:author="Birger Kidmose" w:date="2026-08-06T09:10:00Z" w16du:dateUtc="2026-08-06T07:10:00Z">
            <w:trPr>
              <w:trHeight w:val="333"/>
            </w:trPr>
          </w:trPrChange>
        </w:trPr>
        <w:tc>
          <w:tcPr>
            <w:tcW w:w="455" w:type="dxa"/>
            <w:tcMar>
              <w:top w:w="56" w:type="dxa"/>
              <w:left w:w="56" w:type="dxa"/>
              <w:bottom w:w="56" w:type="dxa"/>
              <w:right w:w="56" w:type="dxa"/>
            </w:tcMar>
            <w:tcPrChange w:id="889" w:author="Birger Kidmose" w:date="2026-08-06T09:10:00Z" w16du:dateUtc="2026-08-06T07:10:00Z">
              <w:tcPr>
                <w:tcW w:w="455" w:type="dxa"/>
                <w:tcMar>
                  <w:top w:w="56" w:type="dxa"/>
                  <w:left w:w="56" w:type="dxa"/>
                  <w:bottom w:w="56" w:type="dxa"/>
                  <w:right w:w="56" w:type="dxa"/>
                </w:tcMar>
              </w:tcPr>
            </w:tcPrChange>
          </w:tcPr>
          <w:p w14:paraId="32BEF6CD" w14:textId="77777777" w:rsidR="009232A1" w:rsidRDefault="009232A1" w:rsidP="009232A1">
            <w:pPr>
              <w:widowControl w:val="0"/>
              <w:spacing w:after="0" w:line="240" w:lineRule="auto"/>
            </w:pPr>
          </w:p>
        </w:tc>
        <w:tc>
          <w:tcPr>
            <w:tcW w:w="3384" w:type="dxa"/>
            <w:tcMar>
              <w:top w:w="56" w:type="dxa"/>
              <w:left w:w="56" w:type="dxa"/>
              <w:bottom w:w="56" w:type="dxa"/>
              <w:right w:w="56" w:type="dxa"/>
            </w:tcMar>
            <w:tcPrChange w:id="890" w:author="Birger Kidmose" w:date="2026-08-06T09:10:00Z" w16du:dateUtc="2026-08-06T07:10:00Z">
              <w:tcPr>
                <w:tcW w:w="3384" w:type="dxa"/>
                <w:tcMar>
                  <w:top w:w="56" w:type="dxa"/>
                  <w:left w:w="56" w:type="dxa"/>
                  <w:bottom w:w="56" w:type="dxa"/>
                  <w:right w:w="56" w:type="dxa"/>
                </w:tcMar>
              </w:tcPr>
            </w:tcPrChange>
          </w:tcPr>
          <w:p w14:paraId="630EDB08" w14:textId="77777777" w:rsidR="009232A1" w:rsidRDefault="009232A1" w:rsidP="009232A1">
            <w:pPr>
              <w:widowControl w:val="0"/>
              <w:spacing w:after="0" w:line="240" w:lineRule="auto"/>
            </w:pPr>
            <w:r>
              <w:t>Varenummer</w:t>
            </w:r>
          </w:p>
        </w:tc>
        <w:tc>
          <w:tcPr>
            <w:tcW w:w="6106" w:type="dxa"/>
            <w:tcMar>
              <w:top w:w="56" w:type="dxa"/>
              <w:left w:w="56" w:type="dxa"/>
              <w:bottom w:w="56" w:type="dxa"/>
              <w:right w:w="56" w:type="dxa"/>
            </w:tcMar>
            <w:tcPrChange w:id="891" w:author="Birger Kidmose" w:date="2026-08-06T09:10:00Z" w16du:dateUtc="2026-08-06T07:10:00Z">
              <w:tcPr>
                <w:tcW w:w="6106" w:type="dxa"/>
                <w:tcMar>
                  <w:top w:w="56" w:type="dxa"/>
                  <w:left w:w="56" w:type="dxa"/>
                  <w:bottom w:w="56" w:type="dxa"/>
                  <w:right w:w="56" w:type="dxa"/>
                </w:tcMar>
              </w:tcPr>
            </w:tcPrChange>
          </w:tcPr>
          <w:p w14:paraId="4BF5A376" w14:textId="1EEEC2F6" w:rsidR="009232A1" w:rsidRDefault="009232A1" w:rsidP="009232A1">
            <w:pPr>
              <w:widowControl w:val="0"/>
              <w:spacing w:after="0" w:line="240" w:lineRule="auto"/>
            </w:pPr>
            <w:r>
              <w:t>Varenummer på lægemiddelpakning</w:t>
            </w:r>
            <w:del w:id="892" w:author="Birger Kidmose" w:date="2026-08-06T09:10:00Z" w16du:dateUtc="2026-08-06T07:10:00Z">
              <w:r w:rsidR="00DD08CB">
                <w:delText>, obligatorisk</w:delText>
              </w:r>
            </w:del>
            <w:r>
              <w:t xml:space="preserve">. </w:t>
            </w:r>
          </w:p>
        </w:tc>
      </w:tr>
      <w:tr w:rsidR="009232A1" w14:paraId="0A145432" w14:textId="77777777" w:rsidTr="1F0BAC7D">
        <w:trPr>
          <w:trHeight w:val="333"/>
          <w:trPrChange w:id="893" w:author="Birger Kidmose" w:date="2026-08-06T09:10:00Z" w16du:dateUtc="2026-08-06T07:10:00Z">
            <w:trPr>
              <w:trHeight w:val="333"/>
            </w:trPr>
          </w:trPrChange>
        </w:trPr>
        <w:tc>
          <w:tcPr>
            <w:tcW w:w="455" w:type="dxa"/>
            <w:tcMar>
              <w:top w:w="56" w:type="dxa"/>
              <w:left w:w="56" w:type="dxa"/>
              <w:bottom w:w="56" w:type="dxa"/>
              <w:right w:w="56" w:type="dxa"/>
            </w:tcMar>
            <w:tcPrChange w:id="894" w:author="Birger Kidmose" w:date="2026-08-06T09:10:00Z" w16du:dateUtc="2026-08-06T07:10:00Z">
              <w:tcPr>
                <w:tcW w:w="455" w:type="dxa"/>
                <w:tcMar>
                  <w:top w:w="56" w:type="dxa"/>
                  <w:left w:w="56" w:type="dxa"/>
                  <w:bottom w:w="56" w:type="dxa"/>
                  <w:right w:w="56" w:type="dxa"/>
                </w:tcMar>
              </w:tcPr>
            </w:tcPrChange>
          </w:tcPr>
          <w:p w14:paraId="1A7D7394" w14:textId="77777777" w:rsidR="009232A1" w:rsidRDefault="009232A1" w:rsidP="009232A1">
            <w:pPr>
              <w:widowControl w:val="0"/>
              <w:spacing w:after="0" w:line="240" w:lineRule="auto"/>
            </w:pPr>
          </w:p>
        </w:tc>
        <w:tc>
          <w:tcPr>
            <w:tcW w:w="3384" w:type="dxa"/>
            <w:tcMar>
              <w:top w:w="56" w:type="dxa"/>
              <w:left w:w="56" w:type="dxa"/>
              <w:bottom w:w="56" w:type="dxa"/>
              <w:right w:w="56" w:type="dxa"/>
            </w:tcMar>
            <w:tcPrChange w:id="895" w:author="Birger Kidmose" w:date="2026-08-06T09:10:00Z" w16du:dateUtc="2026-08-06T07:10:00Z">
              <w:tcPr>
                <w:tcW w:w="3384" w:type="dxa"/>
                <w:tcMar>
                  <w:top w:w="56" w:type="dxa"/>
                  <w:left w:w="56" w:type="dxa"/>
                  <w:bottom w:w="56" w:type="dxa"/>
                  <w:right w:w="56" w:type="dxa"/>
                </w:tcMar>
              </w:tcPr>
            </w:tcPrChange>
          </w:tcPr>
          <w:p w14:paraId="59C7C337" w14:textId="77777777" w:rsidR="009232A1" w:rsidRDefault="009232A1" w:rsidP="009232A1">
            <w:pPr>
              <w:widowControl w:val="0"/>
              <w:spacing w:after="0" w:line="240" w:lineRule="auto"/>
            </w:pPr>
            <w:r>
              <w:t>Varenummerkilde</w:t>
            </w:r>
          </w:p>
        </w:tc>
        <w:tc>
          <w:tcPr>
            <w:tcW w:w="6106" w:type="dxa"/>
            <w:tcMar>
              <w:top w:w="56" w:type="dxa"/>
              <w:left w:w="56" w:type="dxa"/>
              <w:bottom w:w="56" w:type="dxa"/>
              <w:right w:w="56" w:type="dxa"/>
            </w:tcMar>
            <w:tcPrChange w:id="896" w:author="Birger Kidmose" w:date="2026-08-06T09:10:00Z" w16du:dateUtc="2026-08-06T07:10:00Z">
              <w:tcPr>
                <w:tcW w:w="6106" w:type="dxa"/>
                <w:tcMar>
                  <w:top w:w="56" w:type="dxa"/>
                  <w:left w:w="56" w:type="dxa"/>
                  <w:bottom w:w="56" w:type="dxa"/>
                  <w:right w:w="56" w:type="dxa"/>
                </w:tcMar>
              </w:tcPr>
            </w:tcPrChange>
          </w:tcPr>
          <w:p w14:paraId="5F98F5A3" w14:textId="77777777" w:rsidR="009232A1" w:rsidRPr="00876D32" w:rsidRDefault="009232A1" w:rsidP="009232A1">
            <w:pPr>
              <w:widowControl w:val="0"/>
              <w:spacing w:after="0" w:line="240" w:lineRule="auto"/>
            </w:pPr>
            <w:r w:rsidRPr="00876D32">
              <w:t>Kilde til varenummer, f.eks. “Medicinpriser”, “Magistrel”, …</w:t>
            </w:r>
          </w:p>
        </w:tc>
      </w:tr>
      <w:tr w:rsidR="009232A1" w14:paraId="0E690DE8" w14:textId="77777777" w:rsidTr="1F0BAC7D">
        <w:trPr>
          <w:trHeight w:val="333"/>
          <w:trPrChange w:id="897" w:author="Birger Kidmose" w:date="2026-08-06T09:10:00Z" w16du:dateUtc="2026-08-06T07:10:00Z">
            <w:trPr>
              <w:trHeight w:val="333"/>
            </w:trPr>
          </w:trPrChange>
        </w:trPr>
        <w:tc>
          <w:tcPr>
            <w:tcW w:w="455" w:type="dxa"/>
            <w:tcMar>
              <w:top w:w="56" w:type="dxa"/>
              <w:left w:w="56" w:type="dxa"/>
              <w:bottom w:w="56" w:type="dxa"/>
              <w:right w:w="56" w:type="dxa"/>
            </w:tcMar>
            <w:tcPrChange w:id="898" w:author="Birger Kidmose" w:date="2026-08-06T09:10:00Z" w16du:dateUtc="2026-08-06T07:10:00Z">
              <w:tcPr>
                <w:tcW w:w="455" w:type="dxa"/>
                <w:tcMar>
                  <w:top w:w="56" w:type="dxa"/>
                  <w:left w:w="56" w:type="dxa"/>
                  <w:bottom w:w="56" w:type="dxa"/>
                  <w:right w:w="56" w:type="dxa"/>
                </w:tcMar>
              </w:tcPr>
            </w:tcPrChange>
          </w:tcPr>
          <w:p w14:paraId="48EEBDCF" w14:textId="77777777" w:rsidR="009232A1" w:rsidRPr="00876D32" w:rsidRDefault="009232A1" w:rsidP="009232A1">
            <w:pPr>
              <w:widowControl w:val="0"/>
              <w:spacing w:after="0" w:line="240" w:lineRule="auto"/>
            </w:pPr>
          </w:p>
        </w:tc>
        <w:tc>
          <w:tcPr>
            <w:tcW w:w="3384" w:type="dxa"/>
            <w:tcMar>
              <w:top w:w="56" w:type="dxa"/>
              <w:left w:w="56" w:type="dxa"/>
              <w:bottom w:w="56" w:type="dxa"/>
              <w:right w:w="56" w:type="dxa"/>
            </w:tcMar>
            <w:tcPrChange w:id="899" w:author="Birger Kidmose" w:date="2026-08-06T09:10:00Z" w16du:dateUtc="2026-08-06T07:10:00Z">
              <w:tcPr>
                <w:tcW w:w="3384" w:type="dxa"/>
                <w:tcMar>
                  <w:top w:w="56" w:type="dxa"/>
                  <w:left w:w="56" w:type="dxa"/>
                  <w:bottom w:w="56" w:type="dxa"/>
                  <w:right w:w="56" w:type="dxa"/>
                </w:tcMar>
              </w:tcPr>
            </w:tcPrChange>
          </w:tcPr>
          <w:p w14:paraId="09F47828" w14:textId="77777777" w:rsidR="009232A1" w:rsidRDefault="009232A1" w:rsidP="009232A1">
            <w:pPr>
              <w:widowControl w:val="0"/>
              <w:spacing w:after="0" w:line="240" w:lineRule="auto"/>
            </w:pPr>
            <w:r>
              <w:t>PakningsstørrelseNumerisk</w:t>
            </w:r>
          </w:p>
        </w:tc>
        <w:tc>
          <w:tcPr>
            <w:tcW w:w="6106" w:type="dxa"/>
            <w:tcMar>
              <w:top w:w="56" w:type="dxa"/>
              <w:left w:w="56" w:type="dxa"/>
              <w:bottom w:w="56" w:type="dxa"/>
              <w:right w:w="56" w:type="dxa"/>
            </w:tcMar>
            <w:tcPrChange w:id="900" w:author="Birger Kidmose" w:date="2026-08-06T09:10:00Z" w16du:dateUtc="2026-08-06T07:10:00Z">
              <w:tcPr>
                <w:tcW w:w="6106" w:type="dxa"/>
                <w:tcMar>
                  <w:top w:w="56" w:type="dxa"/>
                  <w:left w:w="56" w:type="dxa"/>
                  <w:bottom w:w="56" w:type="dxa"/>
                  <w:right w:w="56" w:type="dxa"/>
                </w:tcMar>
              </w:tcPr>
            </w:tcPrChange>
          </w:tcPr>
          <w:p w14:paraId="02B254BA" w14:textId="4499866B" w:rsidR="009232A1" w:rsidRDefault="009232A1" w:rsidP="009232A1">
            <w:pPr>
              <w:widowControl w:val="0"/>
              <w:spacing w:after="0" w:line="240" w:lineRule="auto"/>
            </w:pPr>
            <w:r>
              <w:t>F.eks. 6000, obligatorisk</w:t>
            </w:r>
            <w:r w:rsidR="006B6B6C">
              <w:t xml:space="preserve"> </w:t>
            </w:r>
            <w:ins w:id="901" w:author="Birger Kidmose" w:date="2026-08-06T09:10:00Z" w16du:dateUtc="2026-08-06T07:10:00Z">
              <w:r w:rsidR="006B6B6C">
                <w:t>hvis PakningsstørrelseTekst ikke er angivet</w:t>
              </w:r>
            </w:ins>
          </w:p>
        </w:tc>
      </w:tr>
      <w:tr w:rsidR="009232A1" w14:paraId="49B60CA7" w14:textId="77777777" w:rsidTr="1F0BAC7D">
        <w:trPr>
          <w:trHeight w:val="333"/>
          <w:trPrChange w:id="902" w:author="Birger Kidmose" w:date="2026-08-06T09:10:00Z" w16du:dateUtc="2026-08-06T07:10:00Z">
            <w:trPr>
              <w:trHeight w:val="333"/>
            </w:trPr>
          </w:trPrChange>
        </w:trPr>
        <w:tc>
          <w:tcPr>
            <w:tcW w:w="455" w:type="dxa"/>
            <w:tcMar>
              <w:top w:w="56" w:type="dxa"/>
              <w:left w:w="56" w:type="dxa"/>
              <w:bottom w:w="56" w:type="dxa"/>
              <w:right w:w="56" w:type="dxa"/>
            </w:tcMar>
            <w:tcPrChange w:id="903" w:author="Birger Kidmose" w:date="2026-08-06T09:10:00Z" w16du:dateUtc="2026-08-06T07:10:00Z">
              <w:tcPr>
                <w:tcW w:w="455" w:type="dxa"/>
                <w:tcMar>
                  <w:top w:w="56" w:type="dxa"/>
                  <w:left w:w="56" w:type="dxa"/>
                  <w:bottom w:w="56" w:type="dxa"/>
                  <w:right w:w="56" w:type="dxa"/>
                </w:tcMar>
              </w:tcPr>
            </w:tcPrChange>
          </w:tcPr>
          <w:p w14:paraId="6F4748CF" w14:textId="77777777" w:rsidR="009232A1" w:rsidRDefault="009232A1" w:rsidP="009232A1">
            <w:pPr>
              <w:widowControl w:val="0"/>
              <w:spacing w:after="0" w:line="240" w:lineRule="auto"/>
            </w:pPr>
          </w:p>
        </w:tc>
        <w:tc>
          <w:tcPr>
            <w:tcW w:w="3384" w:type="dxa"/>
            <w:tcMar>
              <w:top w:w="56" w:type="dxa"/>
              <w:left w:w="56" w:type="dxa"/>
              <w:bottom w:w="56" w:type="dxa"/>
              <w:right w:w="56" w:type="dxa"/>
            </w:tcMar>
            <w:tcPrChange w:id="904" w:author="Birger Kidmose" w:date="2026-08-06T09:10:00Z" w16du:dateUtc="2026-08-06T07:10:00Z">
              <w:tcPr>
                <w:tcW w:w="3384" w:type="dxa"/>
                <w:tcMar>
                  <w:top w:w="56" w:type="dxa"/>
                  <w:left w:w="56" w:type="dxa"/>
                  <w:bottom w:w="56" w:type="dxa"/>
                  <w:right w:w="56" w:type="dxa"/>
                </w:tcMar>
              </w:tcPr>
            </w:tcPrChange>
          </w:tcPr>
          <w:p w14:paraId="1CC121A4" w14:textId="77777777" w:rsidR="009232A1" w:rsidRDefault="009232A1" w:rsidP="009232A1">
            <w:pPr>
              <w:widowControl w:val="0"/>
              <w:spacing w:after="0" w:line="240" w:lineRule="auto"/>
            </w:pPr>
            <w:r>
              <w:t>PakningsstørrelseEnhed</w:t>
            </w:r>
          </w:p>
        </w:tc>
        <w:tc>
          <w:tcPr>
            <w:tcW w:w="6106" w:type="dxa"/>
            <w:tcMar>
              <w:top w:w="56" w:type="dxa"/>
              <w:left w:w="56" w:type="dxa"/>
              <w:bottom w:w="56" w:type="dxa"/>
              <w:right w:w="56" w:type="dxa"/>
            </w:tcMar>
            <w:tcPrChange w:id="905" w:author="Birger Kidmose" w:date="2026-08-06T09:10:00Z" w16du:dateUtc="2026-08-06T07:10:00Z">
              <w:tcPr>
                <w:tcW w:w="6106" w:type="dxa"/>
                <w:tcMar>
                  <w:top w:w="56" w:type="dxa"/>
                  <w:left w:w="56" w:type="dxa"/>
                  <w:bottom w:w="56" w:type="dxa"/>
                  <w:right w:w="56" w:type="dxa"/>
                </w:tcMar>
              </w:tcPr>
            </w:tcPrChange>
          </w:tcPr>
          <w:p w14:paraId="38344E8B" w14:textId="1189F935" w:rsidR="009232A1" w:rsidRPr="00876D32" w:rsidRDefault="009232A1" w:rsidP="009232A1">
            <w:pPr>
              <w:widowControl w:val="0"/>
              <w:spacing w:after="0" w:line="240" w:lineRule="auto"/>
            </w:pPr>
            <w:r w:rsidRPr="00876D32">
              <w:t xml:space="preserve">F.eks. “ml”, </w:t>
            </w:r>
            <w:r>
              <w:t xml:space="preserve">obligatorisk </w:t>
            </w:r>
            <w:ins w:id="906" w:author="Birger Kidmose" w:date="2026-08-06T09:10:00Z" w16du:dateUtc="2026-08-06T07:10:00Z">
              <w:r w:rsidR="006B6B6C">
                <w:t>hvis PakningsstørrelseTekst ikke er angivet</w:t>
              </w:r>
            </w:ins>
          </w:p>
        </w:tc>
      </w:tr>
      <w:tr w:rsidR="009232A1" w:rsidRPr="00AC0D8F" w14:paraId="2F29D4DE" w14:textId="77777777" w:rsidTr="1F0BAC7D">
        <w:trPr>
          <w:trHeight w:val="333"/>
          <w:trPrChange w:id="907" w:author="Birger Kidmose" w:date="2026-08-06T09:10:00Z" w16du:dateUtc="2026-08-06T07:10:00Z">
            <w:trPr>
              <w:trHeight w:val="333"/>
            </w:trPr>
          </w:trPrChange>
        </w:trPr>
        <w:tc>
          <w:tcPr>
            <w:tcW w:w="455" w:type="dxa"/>
            <w:tcMar>
              <w:top w:w="56" w:type="dxa"/>
              <w:left w:w="56" w:type="dxa"/>
              <w:bottom w:w="56" w:type="dxa"/>
              <w:right w:w="56" w:type="dxa"/>
            </w:tcMar>
            <w:tcPrChange w:id="908" w:author="Birger Kidmose" w:date="2026-08-06T09:10:00Z" w16du:dateUtc="2026-08-06T07:10:00Z">
              <w:tcPr>
                <w:tcW w:w="455" w:type="dxa"/>
                <w:tcMar>
                  <w:top w:w="56" w:type="dxa"/>
                  <w:left w:w="56" w:type="dxa"/>
                  <w:bottom w:w="56" w:type="dxa"/>
                  <w:right w:w="56" w:type="dxa"/>
                </w:tcMar>
              </w:tcPr>
            </w:tcPrChange>
          </w:tcPr>
          <w:p w14:paraId="68103A8F" w14:textId="77777777" w:rsidR="009232A1" w:rsidRPr="00876D32" w:rsidRDefault="009232A1" w:rsidP="009232A1">
            <w:pPr>
              <w:widowControl w:val="0"/>
              <w:spacing w:after="0" w:line="240" w:lineRule="auto"/>
            </w:pPr>
          </w:p>
        </w:tc>
        <w:tc>
          <w:tcPr>
            <w:tcW w:w="3384" w:type="dxa"/>
            <w:tcMar>
              <w:top w:w="56" w:type="dxa"/>
              <w:left w:w="56" w:type="dxa"/>
              <w:bottom w:w="56" w:type="dxa"/>
              <w:right w:w="56" w:type="dxa"/>
            </w:tcMar>
            <w:tcPrChange w:id="909" w:author="Birger Kidmose" w:date="2026-08-06T09:10:00Z" w16du:dateUtc="2026-08-06T07:10:00Z">
              <w:tcPr>
                <w:tcW w:w="3384" w:type="dxa"/>
                <w:tcMar>
                  <w:top w:w="56" w:type="dxa"/>
                  <w:left w:w="56" w:type="dxa"/>
                  <w:bottom w:w="56" w:type="dxa"/>
                  <w:right w:w="56" w:type="dxa"/>
                </w:tcMar>
              </w:tcPr>
            </w:tcPrChange>
          </w:tcPr>
          <w:p w14:paraId="51A35C43" w14:textId="77777777" w:rsidR="009232A1" w:rsidRDefault="009232A1" w:rsidP="009232A1">
            <w:pPr>
              <w:widowControl w:val="0"/>
              <w:spacing w:after="0" w:line="240" w:lineRule="auto"/>
            </w:pPr>
            <w:commentRangeStart w:id="910"/>
            <w:commentRangeStart w:id="911"/>
            <w:commentRangeStart w:id="912"/>
            <w:r>
              <w:t>PakningsstørrelseTekst</w:t>
            </w:r>
          </w:p>
        </w:tc>
        <w:tc>
          <w:tcPr>
            <w:tcW w:w="6106" w:type="dxa"/>
            <w:tcMar>
              <w:top w:w="56" w:type="dxa"/>
              <w:left w:w="56" w:type="dxa"/>
              <w:bottom w:w="56" w:type="dxa"/>
              <w:right w:w="56" w:type="dxa"/>
            </w:tcMar>
            <w:tcPrChange w:id="913" w:author="Birger Kidmose" w:date="2026-08-06T09:10:00Z" w16du:dateUtc="2026-08-06T07:10:00Z">
              <w:tcPr>
                <w:tcW w:w="6106" w:type="dxa"/>
                <w:tcMar>
                  <w:top w:w="56" w:type="dxa"/>
                  <w:left w:w="56" w:type="dxa"/>
                  <w:bottom w:w="56" w:type="dxa"/>
                  <w:right w:w="56" w:type="dxa"/>
                </w:tcMar>
              </w:tcPr>
            </w:tcPrChange>
          </w:tcPr>
          <w:p w14:paraId="031747CA" w14:textId="2369BF60" w:rsidR="009232A1" w:rsidRPr="005F095D" w:rsidRDefault="009232A1" w:rsidP="009232A1">
            <w:pPr>
              <w:widowControl w:val="0"/>
              <w:spacing w:after="0" w:line="240" w:lineRule="auto"/>
              <w:rPr>
                <w:lang w:val="sv-SE"/>
              </w:rPr>
            </w:pPr>
            <w:r w:rsidRPr="005F095D">
              <w:rPr>
                <w:lang w:val="sv-SE"/>
              </w:rPr>
              <w:t xml:space="preserve">F.eks. “12 x 500 ml”, </w:t>
            </w:r>
            <w:del w:id="914" w:author="Birger Kidmose" w:date="2026-08-06T09:10:00Z" w16du:dateUtc="2026-08-06T07:10:00Z">
              <w:r w:rsidR="002C49F6">
                <w:rPr>
                  <w:lang w:val="sv-SE"/>
                </w:rPr>
                <w:delText xml:space="preserve">ikke </w:delText>
              </w:r>
            </w:del>
            <w:r w:rsidRPr="005F095D">
              <w:rPr>
                <w:lang w:val="sv-SE"/>
              </w:rPr>
              <w:t>obligatorisk</w:t>
            </w:r>
            <w:ins w:id="915" w:author="Birger Kidmose" w:date="2026-08-06T09:10:00Z" w16du:dateUtc="2026-08-06T07:10:00Z">
              <w:r w:rsidR="00AC0D8F">
                <w:rPr>
                  <w:lang w:val="sv-SE"/>
                </w:rPr>
                <w:t xml:space="preserve"> </w:t>
              </w:r>
              <w:r w:rsidR="00806287">
                <w:t>hvis PakningsstørrelseNumerisk og PakningsstørrelseEnhed ikke er angivet</w:t>
              </w:r>
              <w:commentRangeEnd w:id="910"/>
              <w:r w:rsidR="00F93F8D" w:rsidRPr="005F095D">
                <w:rPr>
                  <w:rStyle w:val="CommentReference"/>
                  <w:sz w:val="22"/>
                  <w:szCs w:val="22"/>
                  <w:lang w:val="sv-SE"/>
                </w:rPr>
                <w:commentReference w:id="910"/>
              </w:r>
              <w:commentRangeEnd w:id="911"/>
              <w:r w:rsidRPr="005F095D">
                <w:rPr>
                  <w:rStyle w:val="CommentReference"/>
                  <w:sz w:val="22"/>
                  <w:szCs w:val="22"/>
                  <w:lang w:val="sv-SE"/>
                </w:rPr>
                <w:commentReference w:id="911"/>
              </w:r>
              <w:commentRangeEnd w:id="912"/>
              <w:r w:rsidRPr="005F095D">
                <w:rPr>
                  <w:rStyle w:val="CommentReference"/>
                  <w:sz w:val="22"/>
                  <w:szCs w:val="22"/>
                  <w:lang w:val="sv-SE"/>
                </w:rPr>
                <w:commentReference w:id="912"/>
              </w:r>
            </w:ins>
          </w:p>
        </w:tc>
      </w:tr>
      <w:tr w:rsidR="009232A1" w14:paraId="1173854D" w14:textId="77777777" w:rsidTr="1F0BAC7D">
        <w:trPr>
          <w:trHeight w:val="333"/>
          <w:trPrChange w:id="917"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918" w:author="Birger Kidmose" w:date="2026-08-06T09:10:00Z" w16du:dateUtc="2026-08-06T07:10:00Z">
              <w:tcPr>
                <w:tcW w:w="3839" w:type="dxa"/>
                <w:gridSpan w:val="2"/>
                <w:tcMar>
                  <w:top w:w="56" w:type="dxa"/>
                  <w:left w:w="56" w:type="dxa"/>
                  <w:bottom w:w="56" w:type="dxa"/>
                  <w:right w:w="56" w:type="dxa"/>
                </w:tcMar>
              </w:tcPr>
            </w:tcPrChange>
          </w:tcPr>
          <w:p w14:paraId="72D8233C" w14:textId="77777777" w:rsidR="009232A1" w:rsidRDefault="009232A1" w:rsidP="009232A1">
            <w:pPr>
              <w:widowControl w:val="0"/>
              <w:spacing w:after="0" w:line="240" w:lineRule="auto"/>
              <w:rPr>
                <w:color w:val="4A86E8"/>
              </w:rPr>
            </w:pPr>
            <w:r>
              <w:rPr>
                <w:color w:val="4A86E8"/>
              </w:rPr>
              <w:t>Dosering</w:t>
            </w:r>
          </w:p>
        </w:tc>
        <w:tc>
          <w:tcPr>
            <w:tcW w:w="6106" w:type="dxa"/>
            <w:tcMar>
              <w:top w:w="56" w:type="dxa"/>
              <w:left w:w="56" w:type="dxa"/>
              <w:bottom w:w="56" w:type="dxa"/>
              <w:right w:w="56" w:type="dxa"/>
            </w:tcMar>
            <w:tcPrChange w:id="919" w:author="Birger Kidmose" w:date="2026-08-06T09:10:00Z" w16du:dateUtc="2026-08-06T07:10:00Z">
              <w:tcPr>
                <w:tcW w:w="6106" w:type="dxa"/>
                <w:tcMar>
                  <w:top w:w="56" w:type="dxa"/>
                  <w:left w:w="56" w:type="dxa"/>
                  <w:bottom w:w="56" w:type="dxa"/>
                  <w:right w:w="56" w:type="dxa"/>
                </w:tcMar>
              </w:tcPr>
            </w:tcPrChange>
          </w:tcPr>
          <w:p w14:paraId="68CCBCCA" w14:textId="46978DE8" w:rsidR="009232A1" w:rsidRDefault="7A9BED7B" w:rsidP="1F0BAC7D">
            <w:pPr>
              <w:widowControl w:val="0"/>
              <w:spacing w:after="0" w:line="240" w:lineRule="auto"/>
            </w:pPr>
            <w:ins w:id="920" w:author="Birger Kidmose" w:date="2026-08-06T09:10:00Z" w16du:dateUtc="2026-08-06T07:10:00Z">
              <w:r>
                <w:t>Optionel hvis recepten er “til brug i praksis”</w:t>
              </w:r>
            </w:ins>
          </w:p>
        </w:tc>
      </w:tr>
      <w:tr w:rsidR="009232A1" w14:paraId="0CB50838" w14:textId="77777777" w:rsidTr="1F0BAC7D">
        <w:trPr>
          <w:trHeight w:val="333"/>
          <w:trPrChange w:id="921" w:author="Birger Kidmose" w:date="2026-08-06T09:10:00Z" w16du:dateUtc="2026-08-06T07:10:00Z">
            <w:trPr>
              <w:trHeight w:val="333"/>
            </w:trPr>
          </w:trPrChange>
        </w:trPr>
        <w:tc>
          <w:tcPr>
            <w:tcW w:w="455" w:type="dxa"/>
            <w:tcMar>
              <w:top w:w="56" w:type="dxa"/>
              <w:left w:w="56" w:type="dxa"/>
              <w:bottom w:w="56" w:type="dxa"/>
              <w:right w:w="56" w:type="dxa"/>
            </w:tcMar>
            <w:tcPrChange w:id="922" w:author="Birger Kidmose" w:date="2026-08-06T09:10:00Z" w16du:dateUtc="2026-08-06T07:10:00Z">
              <w:tcPr>
                <w:tcW w:w="455" w:type="dxa"/>
                <w:tcMar>
                  <w:top w:w="56" w:type="dxa"/>
                  <w:left w:w="56" w:type="dxa"/>
                  <w:bottom w:w="56" w:type="dxa"/>
                  <w:right w:w="56" w:type="dxa"/>
                </w:tcMar>
              </w:tcPr>
            </w:tcPrChange>
          </w:tcPr>
          <w:p w14:paraId="17CD8E60" w14:textId="77777777" w:rsidR="009232A1" w:rsidRDefault="009232A1" w:rsidP="009232A1">
            <w:pPr>
              <w:widowControl w:val="0"/>
              <w:spacing w:after="0" w:line="240" w:lineRule="auto"/>
            </w:pPr>
          </w:p>
        </w:tc>
        <w:tc>
          <w:tcPr>
            <w:tcW w:w="3384" w:type="dxa"/>
            <w:tcMar>
              <w:top w:w="56" w:type="dxa"/>
              <w:left w:w="56" w:type="dxa"/>
              <w:bottom w:w="56" w:type="dxa"/>
              <w:right w:w="56" w:type="dxa"/>
            </w:tcMar>
            <w:tcPrChange w:id="923" w:author="Birger Kidmose" w:date="2026-08-06T09:10:00Z" w16du:dateUtc="2026-08-06T07:10:00Z">
              <w:tcPr>
                <w:tcW w:w="3384" w:type="dxa"/>
                <w:tcMar>
                  <w:top w:w="56" w:type="dxa"/>
                  <w:left w:w="56" w:type="dxa"/>
                  <w:bottom w:w="56" w:type="dxa"/>
                  <w:right w:w="56" w:type="dxa"/>
                </w:tcMar>
              </w:tcPr>
            </w:tcPrChange>
          </w:tcPr>
          <w:p w14:paraId="43DBC394" w14:textId="77777777" w:rsidR="009232A1" w:rsidRDefault="009232A1" w:rsidP="009232A1">
            <w:pPr>
              <w:widowControl w:val="0"/>
              <w:spacing w:after="0" w:line="240" w:lineRule="auto"/>
            </w:pPr>
            <w:r>
              <w:t>Doseringstekst</w:t>
            </w:r>
          </w:p>
        </w:tc>
        <w:tc>
          <w:tcPr>
            <w:tcW w:w="6106" w:type="dxa"/>
            <w:tcMar>
              <w:top w:w="56" w:type="dxa"/>
              <w:left w:w="56" w:type="dxa"/>
              <w:bottom w:w="56" w:type="dxa"/>
              <w:right w:w="56" w:type="dxa"/>
            </w:tcMar>
            <w:tcPrChange w:id="924" w:author="Birger Kidmose" w:date="2026-08-06T09:10:00Z" w16du:dateUtc="2026-08-06T07:10:00Z">
              <w:tcPr>
                <w:tcW w:w="6106" w:type="dxa"/>
                <w:tcMar>
                  <w:top w:w="56" w:type="dxa"/>
                  <w:left w:w="56" w:type="dxa"/>
                  <w:bottom w:w="56" w:type="dxa"/>
                  <w:right w:w="56" w:type="dxa"/>
                </w:tcMar>
              </w:tcPr>
            </w:tcPrChange>
          </w:tcPr>
          <w:p w14:paraId="60EAE246" w14:textId="77777777" w:rsidR="009232A1" w:rsidRDefault="009232A1" w:rsidP="009232A1">
            <w:pPr>
              <w:widowControl w:val="0"/>
              <w:spacing w:after="0" w:line="240" w:lineRule="auto"/>
            </w:pPr>
            <w:r w:rsidRPr="00876D32">
              <w:t xml:space="preserve">Dosering som fritekst. </w:t>
            </w:r>
          </w:p>
          <w:p w14:paraId="6E07535A" w14:textId="08F6D780" w:rsidR="00343B21" w:rsidRPr="00876D32" w:rsidRDefault="00343B21" w:rsidP="009232A1">
            <w:pPr>
              <w:widowControl w:val="0"/>
              <w:spacing w:after="0" w:line="240" w:lineRule="auto"/>
              <w:rPr>
                <w:ins w:id="925" w:author="Birger Kidmose" w:date="2026-08-06T09:10:00Z" w16du:dateUtc="2026-08-06T07:10:00Z"/>
              </w:rPr>
            </w:pPr>
            <w:ins w:id="926" w:author="Birger Kidmose" w:date="2026-08-06T09:10:00Z" w16du:dateUtc="2026-08-06T07:10:00Z">
              <w:r>
                <w:t xml:space="preserve">Doseringsteksten indeholder også patientinformation for hobbydyr. </w:t>
              </w:r>
            </w:ins>
          </w:p>
          <w:p w14:paraId="2DF78BA5" w14:textId="77777777" w:rsidR="009232A1" w:rsidRPr="00876D32" w:rsidRDefault="009232A1" w:rsidP="009232A1">
            <w:pPr>
              <w:widowControl w:val="0"/>
              <w:spacing w:after="0" w:line="240" w:lineRule="auto"/>
              <w:rPr>
                <w:shd w:val="clear" w:color="auto" w:fill="F4CCCC"/>
              </w:rPr>
            </w:pPr>
            <w:r w:rsidRPr="00876D32">
              <w:t>Der skal ikke anvendes doseringskoder fra Medicinpriser eller FMK’s strukturerede doseringer.</w:t>
            </w:r>
          </w:p>
        </w:tc>
      </w:tr>
      <w:tr w:rsidR="009232A1" w14:paraId="1632ACEB" w14:textId="77777777" w:rsidTr="1F0BAC7D">
        <w:trPr>
          <w:trHeight w:val="333"/>
          <w:trPrChange w:id="927"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928" w:author="Birger Kidmose" w:date="2026-08-06T09:10:00Z" w16du:dateUtc="2026-08-06T07:10:00Z">
              <w:tcPr>
                <w:tcW w:w="3839" w:type="dxa"/>
                <w:gridSpan w:val="2"/>
                <w:tcMar>
                  <w:top w:w="56" w:type="dxa"/>
                  <w:left w:w="56" w:type="dxa"/>
                  <w:bottom w:w="56" w:type="dxa"/>
                  <w:right w:w="56" w:type="dxa"/>
                </w:tcMar>
              </w:tcPr>
            </w:tcPrChange>
          </w:tcPr>
          <w:p w14:paraId="18090691" w14:textId="00EA9678" w:rsidR="009232A1" w:rsidRDefault="00DD08CB" w:rsidP="009232A1">
            <w:pPr>
              <w:spacing w:after="0" w:line="240" w:lineRule="auto"/>
              <w:rPr>
                <w:color w:val="4A86E8"/>
              </w:rPr>
            </w:pPr>
            <w:del w:id="929" w:author="Birger Kidmose" w:date="2026-08-06T09:10:00Z" w16du:dateUtc="2026-08-06T07:10:00Z">
              <w:r>
                <w:rPr>
                  <w:color w:val="4A86E8"/>
                </w:rPr>
                <w:delText>Udlevering</w:delText>
              </w:r>
            </w:del>
            <w:ins w:id="930" w:author="Birger Kidmose" w:date="2026-08-06T09:10:00Z" w16du:dateUtc="2026-08-06T07:10:00Z">
              <w:r w:rsidR="009232A1">
                <w:rPr>
                  <w:color w:val="4A86E8"/>
                </w:rPr>
                <w:t>Tilladte u</w:t>
              </w:r>
              <w:r w:rsidR="009232A1" w:rsidRPr="302F4859">
                <w:rPr>
                  <w:color w:val="4A86E8"/>
                </w:rPr>
                <w:t>dlevering</w:t>
              </w:r>
              <w:r w:rsidR="009232A1">
                <w:rPr>
                  <w:color w:val="4A86E8"/>
                </w:rPr>
                <w:t>er</w:t>
              </w:r>
            </w:ins>
          </w:p>
        </w:tc>
        <w:tc>
          <w:tcPr>
            <w:tcW w:w="6106" w:type="dxa"/>
            <w:tcMar>
              <w:top w:w="56" w:type="dxa"/>
              <w:left w:w="56" w:type="dxa"/>
              <w:bottom w:w="56" w:type="dxa"/>
              <w:right w:w="56" w:type="dxa"/>
            </w:tcMar>
            <w:tcPrChange w:id="931" w:author="Birger Kidmose" w:date="2026-08-06T09:10:00Z" w16du:dateUtc="2026-08-06T07:10:00Z">
              <w:tcPr>
                <w:tcW w:w="6106" w:type="dxa"/>
                <w:tcMar>
                  <w:top w:w="56" w:type="dxa"/>
                  <w:left w:w="56" w:type="dxa"/>
                  <w:bottom w:w="56" w:type="dxa"/>
                  <w:right w:w="56" w:type="dxa"/>
                </w:tcMar>
              </w:tcPr>
            </w:tcPrChange>
          </w:tcPr>
          <w:p w14:paraId="2D4DA153" w14:textId="77777777" w:rsidR="009232A1" w:rsidRDefault="009232A1" w:rsidP="009232A1">
            <w:pPr>
              <w:widowControl w:val="0"/>
              <w:spacing w:after="0" w:line="240" w:lineRule="auto"/>
            </w:pPr>
          </w:p>
        </w:tc>
      </w:tr>
      <w:tr w:rsidR="009232A1" w14:paraId="59F431A7" w14:textId="77777777" w:rsidTr="1F0BAC7D">
        <w:trPr>
          <w:trHeight w:val="333"/>
          <w:trPrChange w:id="932" w:author="Birger Kidmose" w:date="2026-08-06T09:10:00Z" w16du:dateUtc="2026-08-06T07:10:00Z">
            <w:trPr>
              <w:trHeight w:val="333"/>
            </w:trPr>
          </w:trPrChange>
        </w:trPr>
        <w:tc>
          <w:tcPr>
            <w:tcW w:w="455" w:type="dxa"/>
            <w:tcMar>
              <w:top w:w="56" w:type="dxa"/>
              <w:left w:w="56" w:type="dxa"/>
              <w:bottom w:w="56" w:type="dxa"/>
              <w:right w:w="56" w:type="dxa"/>
            </w:tcMar>
            <w:tcPrChange w:id="933" w:author="Birger Kidmose" w:date="2026-08-06T09:10:00Z" w16du:dateUtc="2026-08-06T07:10:00Z">
              <w:tcPr>
                <w:tcW w:w="455" w:type="dxa"/>
                <w:tcMar>
                  <w:top w:w="56" w:type="dxa"/>
                  <w:left w:w="56" w:type="dxa"/>
                  <w:bottom w:w="56" w:type="dxa"/>
                  <w:right w:w="56" w:type="dxa"/>
                </w:tcMar>
              </w:tcPr>
            </w:tcPrChange>
          </w:tcPr>
          <w:p w14:paraId="31207CF4" w14:textId="77777777" w:rsidR="009232A1" w:rsidRDefault="009232A1" w:rsidP="009232A1">
            <w:pPr>
              <w:widowControl w:val="0"/>
              <w:spacing w:after="0" w:line="240" w:lineRule="auto"/>
            </w:pPr>
          </w:p>
        </w:tc>
        <w:tc>
          <w:tcPr>
            <w:tcW w:w="3384" w:type="dxa"/>
            <w:tcMar>
              <w:top w:w="56" w:type="dxa"/>
              <w:left w:w="56" w:type="dxa"/>
              <w:bottom w:w="56" w:type="dxa"/>
              <w:right w:w="56" w:type="dxa"/>
            </w:tcMar>
            <w:tcPrChange w:id="934" w:author="Birger Kidmose" w:date="2026-08-06T09:10:00Z" w16du:dateUtc="2026-08-06T07:10:00Z">
              <w:tcPr>
                <w:tcW w:w="3384" w:type="dxa"/>
                <w:tcMar>
                  <w:top w:w="56" w:type="dxa"/>
                  <w:left w:w="56" w:type="dxa"/>
                  <w:bottom w:w="56" w:type="dxa"/>
                  <w:right w:w="56" w:type="dxa"/>
                </w:tcMar>
              </w:tcPr>
            </w:tcPrChange>
          </w:tcPr>
          <w:p w14:paraId="46665E5A" w14:textId="77777777" w:rsidR="009232A1" w:rsidRDefault="009232A1" w:rsidP="009232A1">
            <w:pPr>
              <w:widowControl w:val="0"/>
              <w:spacing w:after="0" w:line="240" w:lineRule="auto"/>
            </w:pPr>
            <w:r>
              <w:t>AntalPakninger</w:t>
            </w:r>
          </w:p>
        </w:tc>
        <w:tc>
          <w:tcPr>
            <w:tcW w:w="6106" w:type="dxa"/>
            <w:tcMar>
              <w:top w:w="56" w:type="dxa"/>
              <w:left w:w="56" w:type="dxa"/>
              <w:bottom w:w="56" w:type="dxa"/>
              <w:right w:w="56" w:type="dxa"/>
            </w:tcMar>
            <w:tcPrChange w:id="935" w:author="Birger Kidmose" w:date="2026-08-06T09:10:00Z" w16du:dateUtc="2026-08-06T07:10:00Z">
              <w:tcPr>
                <w:tcW w:w="6106" w:type="dxa"/>
                <w:tcMar>
                  <w:top w:w="56" w:type="dxa"/>
                  <w:left w:w="56" w:type="dxa"/>
                  <w:bottom w:w="56" w:type="dxa"/>
                  <w:right w:w="56" w:type="dxa"/>
                </w:tcMar>
              </w:tcPr>
            </w:tcPrChange>
          </w:tcPr>
          <w:p w14:paraId="603E87FF" w14:textId="77777777" w:rsidR="009232A1" w:rsidRPr="00876D32" w:rsidRDefault="009232A1" w:rsidP="009232A1">
            <w:pPr>
              <w:widowControl w:val="0"/>
              <w:spacing w:after="0" w:line="240" w:lineRule="auto"/>
            </w:pPr>
            <w:r w:rsidRPr="00876D32">
              <w:t>Antal pakninger der kan udleveres på én gang</w:t>
            </w:r>
          </w:p>
        </w:tc>
      </w:tr>
      <w:tr w:rsidR="009232A1" w14:paraId="0DE5D887" w14:textId="77777777" w:rsidTr="1F0BAC7D">
        <w:trPr>
          <w:trHeight w:val="333"/>
          <w:trPrChange w:id="936" w:author="Birger Kidmose" w:date="2026-08-06T09:10:00Z" w16du:dateUtc="2026-08-06T07:10:00Z">
            <w:trPr>
              <w:trHeight w:val="333"/>
            </w:trPr>
          </w:trPrChange>
        </w:trPr>
        <w:tc>
          <w:tcPr>
            <w:tcW w:w="455" w:type="dxa"/>
            <w:tcMar>
              <w:top w:w="56" w:type="dxa"/>
              <w:left w:w="56" w:type="dxa"/>
              <w:bottom w:w="56" w:type="dxa"/>
              <w:right w:w="56" w:type="dxa"/>
            </w:tcMar>
            <w:tcPrChange w:id="937" w:author="Birger Kidmose" w:date="2026-08-06T09:10:00Z" w16du:dateUtc="2026-08-06T07:10:00Z">
              <w:tcPr>
                <w:tcW w:w="455" w:type="dxa"/>
                <w:tcMar>
                  <w:top w:w="56" w:type="dxa"/>
                  <w:left w:w="56" w:type="dxa"/>
                  <w:bottom w:w="56" w:type="dxa"/>
                  <w:right w:w="56" w:type="dxa"/>
                </w:tcMar>
              </w:tcPr>
            </w:tcPrChange>
          </w:tcPr>
          <w:p w14:paraId="0821C2B7" w14:textId="77777777" w:rsidR="009232A1" w:rsidRPr="00876D32" w:rsidRDefault="009232A1" w:rsidP="009232A1">
            <w:pPr>
              <w:widowControl w:val="0"/>
              <w:spacing w:after="0" w:line="240" w:lineRule="auto"/>
            </w:pPr>
          </w:p>
        </w:tc>
        <w:tc>
          <w:tcPr>
            <w:tcW w:w="3384" w:type="dxa"/>
            <w:tcMar>
              <w:top w:w="56" w:type="dxa"/>
              <w:left w:w="56" w:type="dxa"/>
              <w:bottom w:w="56" w:type="dxa"/>
              <w:right w:w="56" w:type="dxa"/>
            </w:tcMar>
            <w:tcPrChange w:id="938" w:author="Birger Kidmose" w:date="2026-08-06T09:10:00Z" w16du:dateUtc="2026-08-06T07:10:00Z">
              <w:tcPr>
                <w:tcW w:w="3384" w:type="dxa"/>
                <w:tcMar>
                  <w:top w:w="56" w:type="dxa"/>
                  <w:left w:w="56" w:type="dxa"/>
                  <w:bottom w:w="56" w:type="dxa"/>
                  <w:right w:w="56" w:type="dxa"/>
                </w:tcMar>
              </w:tcPr>
            </w:tcPrChange>
          </w:tcPr>
          <w:p w14:paraId="1237A14D" w14:textId="77777777" w:rsidR="009232A1" w:rsidRDefault="009232A1" w:rsidP="009232A1">
            <w:pPr>
              <w:widowControl w:val="0"/>
              <w:spacing w:after="0" w:line="240" w:lineRule="auto"/>
            </w:pPr>
            <w:r>
              <w:t>AntalUdleveringer</w:t>
            </w:r>
          </w:p>
        </w:tc>
        <w:tc>
          <w:tcPr>
            <w:tcW w:w="6106" w:type="dxa"/>
            <w:tcMar>
              <w:top w:w="56" w:type="dxa"/>
              <w:left w:w="56" w:type="dxa"/>
              <w:bottom w:w="56" w:type="dxa"/>
              <w:right w:w="56" w:type="dxa"/>
            </w:tcMar>
            <w:tcPrChange w:id="939" w:author="Birger Kidmose" w:date="2026-08-06T09:10:00Z" w16du:dateUtc="2026-08-06T07:10:00Z">
              <w:tcPr>
                <w:tcW w:w="6106" w:type="dxa"/>
                <w:tcMar>
                  <w:top w:w="56" w:type="dxa"/>
                  <w:left w:w="56" w:type="dxa"/>
                  <w:bottom w:w="56" w:type="dxa"/>
                  <w:right w:w="56" w:type="dxa"/>
                </w:tcMar>
              </w:tcPr>
            </w:tcPrChange>
          </w:tcPr>
          <w:p w14:paraId="7B33D100" w14:textId="147215BB" w:rsidR="009232A1" w:rsidRPr="00876D32" w:rsidRDefault="009232A1" w:rsidP="009232A1">
            <w:pPr>
              <w:widowControl w:val="0"/>
              <w:spacing w:after="0" w:line="240" w:lineRule="auto"/>
            </w:pPr>
            <w:r w:rsidRPr="00876D32">
              <w:t>Obligatorisk (bemærk ikke antal genudleveringer)</w:t>
            </w:r>
          </w:p>
        </w:tc>
      </w:tr>
      <w:tr w:rsidR="009232A1" w14:paraId="79DF0082" w14:textId="77777777" w:rsidTr="1F0BAC7D">
        <w:trPr>
          <w:trHeight w:val="333"/>
          <w:trPrChange w:id="940" w:author="Birger Kidmose" w:date="2026-08-06T09:10:00Z" w16du:dateUtc="2026-08-06T07:10:00Z">
            <w:trPr>
              <w:trHeight w:val="333"/>
            </w:trPr>
          </w:trPrChange>
        </w:trPr>
        <w:tc>
          <w:tcPr>
            <w:tcW w:w="455" w:type="dxa"/>
            <w:tcMar>
              <w:top w:w="56" w:type="dxa"/>
              <w:left w:w="56" w:type="dxa"/>
              <w:bottom w:w="56" w:type="dxa"/>
              <w:right w:w="56" w:type="dxa"/>
            </w:tcMar>
            <w:tcPrChange w:id="941" w:author="Birger Kidmose" w:date="2026-08-06T09:10:00Z" w16du:dateUtc="2026-08-06T07:10:00Z">
              <w:tcPr>
                <w:tcW w:w="455" w:type="dxa"/>
                <w:tcMar>
                  <w:top w:w="56" w:type="dxa"/>
                  <w:left w:w="56" w:type="dxa"/>
                  <w:bottom w:w="56" w:type="dxa"/>
                  <w:right w:w="56" w:type="dxa"/>
                </w:tcMar>
              </w:tcPr>
            </w:tcPrChange>
          </w:tcPr>
          <w:p w14:paraId="45B05955" w14:textId="77777777" w:rsidR="009232A1" w:rsidRPr="00876D32" w:rsidRDefault="009232A1" w:rsidP="009232A1">
            <w:pPr>
              <w:widowControl w:val="0"/>
              <w:spacing w:after="0" w:line="240" w:lineRule="auto"/>
            </w:pPr>
          </w:p>
        </w:tc>
        <w:tc>
          <w:tcPr>
            <w:tcW w:w="3384" w:type="dxa"/>
            <w:tcMar>
              <w:top w:w="56" w:type="dxa"/>
              <w:left w:w="56" w:type="dxa"/>
              <w:bottom w:w="56" w:type="dxa"/>
              <w:right w:w="56" w:type="dxa"/>
            </w:tcMar>
            <w:tcPrChange w:id="942" w:author="Birger Kidmose" w:date="2026-08-06T09:10:00Z" w16du:dateUtc="2026-08-06T07:10:00Z">
              <w:tcPr>
                <w:tcW w:w="3384" w:type="dxa"/>
                <w:tcMar>
                  <w:top w:w="56" w:type="dxa"/>
                  <w:left w:w="56" w:type="dxa"/>
                  <w:bottom w:w="56" w:type="dxa"/>
                  <w:right w:w="56" w:type="dxa"/>
                </w:tcMar>
              </w:tcPr>
            </w:tcPrChange>
          </w:tcPr>
          <w:p w14:paraId="195FE4C1" w14:textId="77777777" w:rsidR="009232A1" w:rsidRDefault="009232A1" w:rsidP="009232A1">
            <w:pPr>
              <w:widowControl w:val="0"/>
              <w:spacing w:after="0" w:line="240" w:lineRule="auto"/>
            </w:pPr>
            <w:r>
              <w:t>Iterationsinterval</w:t>
            </w:r>
          </w:p>
        </w:tc>
        <w:tc>
          <w:tcPr>
            <w:tcW w:w="6106" w:type="dxa"/>
            <w:tcMar>
              <w:top w:w="56" w:type="dxa"/>
              <w:left w:w="56" w:type="dxa"/>
              <w:bottom w:w="56" w:type="dxa"/>
              <w:right w:w="56" w:type="dxa"/>
            </w:tcMar>
            <w:tcPrChange w:id="943" w:author="Birger Kidmose" w:date="2026-08-06T09:10:00Z" w16du:dateUtc="2026-08-06T07:10:00Z">
              <w:tcPr>
                <w:tcW w:w="6106" w:type="dxa"/>
                <w:tcMar>
                  <w:top w:w="56" w:type="dxa"/>
                  <w:left w:w="56" w:type="dxa"/>
                  <w:bottom w:w="56" w:type="dxa"/>
                  <w:right w:w="56" w:type="dxa"/>
                </w:tcMar>
              </w:tcPr>
            </w:tcPrChange>
          </w:tcPr>
          <w:p w14:paraId="0ED76F8C" w14:textId="77777777" w:rsidR="009232A1" w:rsidRPr="00876D32" w:rsidRDefault="009232A1" w:rsidP="009232A1">
            <w:pPr>
              <w:widowControl w:val="0"/>
              <w:spacing w:after="0" w:line="240" w:lineRule="auto"/>
            </w:pPr>
            <w:r w:rsidRPr="00876D32">
              <w:t>Minimum tidsrum mellem udleveringer, udelades hvis antal udleveringer er 1</w:t>
            </w:r>
          </w:p>
        </w:tc>
      </w:tr>
      <w:tr w:rsidR="009232A1" w14:paraId="640E089C" w14:textId="77777777" w:rsidTr="1F0BAC7D">
        <w:trPr>
          <w:trHeight w:val="333"/>
          <w:trPrChange w:id="944" w:author="Birger Kidmose" w:date="2026-08-06T09:10:00Z" w16du:dateUtc="2026-08-06T07:10:00Z">
            <w:trPr>
              <w:trHeight w:val="333"/>
            </w:trPr>
          </w:trPrChange>
        </w:trPr>
        <w:tc>
          <w:tcPr>
            <w:tcW w:w="455" w:type="dxa"/>
            <w:tcMar>
              <w:top w:w="56" w:type="dxa"/>
              <w:left w:w="56" w:type="dxa"/>
              <w:bottom w:w="56" w:type="dxa"/>
              <w:right w:w="56" w:type="dxa"/>
            </w:tcMar>
            <w:tcPrChange w:id="945" w:author="Birger Kidmose" w:date="2026-08-06T09:10:00Z" w16du:dateUtc="2026-08-06T07:10:00Z">
              <w:tcPr>
                <w:tcW w:w="455" w:type="dxa"/>
                <w:tcMar>
                  <w:top w:w="56" w:type="dxa"/>
                  <w:left w:w="56" w:type="dxa"/>
                  <w:bottom w:w="56" w:type="dxa"/>
                  <w:right w:w="56" w:type="dxa"/>
                </w:tcMar>
              </w:tcPr>
            </w:tcPrChange>
          </w:tcPr>
          <w:p w14:paraId="7B237355" w14:textId="77777777" w:rsidR="009232A1" w:rsidRPr="00876D32" w:rsidRDefault="009232A1" w:rsidP="009232A1">
            <w:pPr>
              <w:widowControl w:val="0"/>
              <w:spacing w:after="0" w:line="240" w:lineRule="auto"/>
            </w:pPr>
          </w:p>
        </w:tc>
        <w:tc>
          <w:tcPr>
            <w:tcW w:w="3384" w:type="dxa"/>
            <w:tcMar>
              <w:top w:w="56" w:type="dxa"/>
              <w:left w:w="56" w:type="dxa"/>
              <w:bottom w:w="56" w:type="dxa"/>
              <w:right w:w="56" w:type="dxa"/>
            </w:tcMar>
            <w:tcPrChange w:id="946" w:author="Birger Kidmose" w:date="2026-08-06T09:10:00Z" w16du:dateUtc="2026-08-06T07:10:00Z">
              <w:tcPr>
                <w:tcW w:w="3384" w:type="dxa"/>
                <w:tcMar>
                  <w:top w:w="56" w:type="dxa"/>
                  <w:left w:w="56" w:type="dxa"/>
                  <w:bottom w:w="56" w:type="dxa"/>
                  <w:right w:w="56" w:type="dxa"/>
                </w:tcMar>
              </w:tcPr>
            </w:tcPrChange>
          </w:tcPr>
          <w:p w14:paraId="1A0C8AAD" w14:textId="77777777" w:rsidR="009232A1" w:rsidRDefault="009232A1" w:rsidP="009232A1">
            <w:pPr>
              <w:widowControl w:val="0"/>
              <w:spacing w:after="0" w:line="240" w:lineRule="auto"/>
            </w:pPr>
            <w:r>
              <w:t>IterationsintervalEnhed</w:t>
            </w:r>
          </w:p>
        </w:tc>
        <w:tc>
          <w:tcPr>
            <w:tcW w:w="6106" w:type="dxa"/>
            <w:tcMar>
              <w:top w:w="56" w:type="dxa"/>
              <w:left w:w="56" w:type="dxa"/>
              <w:bottom w:w="56" w:type="dxa"/>
              <w:right w:w="56" w:type="dxa"/>
            </w:tcMar>
            <w:tcPrChange w:id="947" w:author="Birger Kidmose" w:date="2026-08-06T09:10:00Z" w16du:dateUtc="2026-08-06T07:10:00Z">
              <w:tcPr>
                <w:tcW w:w="6106" w:type="dxa"/>
                <w:tcMar>
                  <w:top w:w="56" w:type="dxa"/>
                  <w:left w:w="56" w:type="dxa"/>
                  <w:bottom w:w="56" w:type="dxa"/>
                  <w:right w:w="56" w:type="dxa"/>
                </w:tcMar>
              </w:tcPr>
            </w:tcPrChange>
          </w:tcPr>
          <w:p w14:paraId="6E30DFFE" w14:textId="77777777" w:rsidR="009232A1" w:rsidRDefault="009232A1" w:rsidP="009232A1">
            <w:pPr>
              <w:widowControl w:val="0"/>
              <w:spacing w:after="0" w:line="240" w:lineRule="auto"/>
            </w:pPr>
            <w:r>
              <w:t>Dage, uger eller måneder</w:t>
            </w:r>
          </w:p>
        </w:tc>
      </w:tr>
      <w:tr w:rsidR="009232A1" w14:paraId="0D8C535E" w14:textId="77777777" w:rsidTr="1F0BAC7D">
        <w:trPr>
          <w:trHeight w:val="333"/>
          <w:trPrChange w:id="948"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949" w:author="Birger Kidmose" w:date="2026-08-06T09:10:00Z" w16du:dateUtc="2026-08-06T07:10:00Z">
              <w:tcPr>
                <w:tcW w:w="3839" w:type="dxa"/>
                <w:gridSpan w:val="2"/>
                <w:tcMar>
                  <w:top w:w="56" w:type="dxa"/>
                  <w:left w:w="56" w:type="dxa"/>
                  <w:bottom w:w="56" w:type="dxa"/>
                  <w:right w:w="56" w:type="dxa"/>
                </w:tcMar>
              </w:tcPr>
            </w:tcPrChange>
          </w:tcPr>
          <w:p w14:paraId="096D33E6" w14:textId="77777777" w:rsidR="009232A1" w:rsidRDefault="009232A1" w:rsidP="009232A1">
            <w:pPr>
              <w:widowControl w:val="0"/>
              <w:spacing w:after="0" w:line="240" w:lineRule="auto"/>
            </w:pPr>
            <w:r>
              <w:t>Udstedelsesdato</w:t>
            </w:r>
          </w:p>
        </w:tc>
        <w:tc>
          <w:tcPr>
            <w:tcW w:w="6106" w:type="dxa"/>
            <w:tcMar>
              <w:top w:w="56" w:type="dxa"/>
              <w:left w:w="56" w:type="dxa"/>
              <w:bottom w:w="56" w:type="dxa"/>
              <w:right w:w="56" w:type="dxa"/>
            </w:tcMar>
            <w:tcPrChange w:id="950" w:author="Birger Kidmose" w:date="2026-08-06T09:10:00Z" w16du:dateUtc="2026-08-06T07:10:00Z">
              <w:tcPr>
                <w:tcW w:w="6106" w:type="dxa"/>
                <w:tcMar>
                  <w:top w:w="56" w:type="dxa"/>
                  <w:left w:w="56" w:type="dxa"/>
                  <w:bottom w:w="56" w:type="dxa"/>
                  <w:right w:w="56" w:type="dxa"/>
                </w:tcMar>
              </w:tcPr>
            </w:tcPrChange>
          </w:tcPr>
          <w:p w14:paraId="3D6CAF42" w14:textId="005B3715" w:rsidR="009232A1" w:rsidRDefault="009232A1" w:rsidP="009232A1">
            <w:pPr>
              <w:widowControl w:val="0"/>
              <w:spacing w:after="0" w:line="240" w:lineRule="auto"/>
            </w:pPr>
            <w:r>
              <w:t xml:space="preserve">Udstedelsesdato, typisk den samme som “recept </w:t>
            </w:r>
            <w:del w:id="951" w:author="Birger Kidmose" w:date="2026-08-06T09:10:00Z" w16du:dateUtc="2026-08-06T07:10:00Z">
              <w:r w:rsidR="00DD08CB" w:rsidRPr="00876D32">
                <w:delText>gyldig</w:delText>
              </w:r>
            </w:del>
            <w:ins w:id="952" w:author="Birger Kidmose" w:date="2026-08-06T09:10:00Z" w16du:dateUtc="2026-08-06T07:10:00Z">
              <w:r>
                <w:t>gældende</w:t>
              </w:r>
            </w:ins>
            <w:r>
              <w:t xml:space="preserve"> fra”. I langt de fleste tilfælde er denne også lig med tidspunktet recepten oprettes i receptserveren angivet i “gældende fra”. (§43)</w:t>
            </w:r>
          </w:p>
        </w:tc>
      </w:tr>
      <w:tr w:rsidR="009232A1" w14:paraId="1173BE94" w14:textId="77777777" w:rsidTr="1F0BAC7D">
        <w:trPr>
          <w:trHeight w:val="333"/>
          <w:trPrChange w:id="953"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954" w:author="Birger Kidmose" w:date="2026-08-06T09:10:00Z" w16du:dateUtc="2026-08-06T07:10:00Z">
              <w:tcPr>
                <w:tcW w:w="3839" w:type="dxa"/>
                <w:gridSpan w:val="2"/>
                <w:tcMar>
                  <w:top w:w="56" w:type="dxa"/>
                  <w:left w:w="56" w:type="dxa"/>
                  <w:bottom w:w="56" w:type="dxa"/>
                  <w:right w:w="56" w:type="dxa"/>
                </w:tcMar>
              </w:tcPr>
            </w:tcPrChange>
          </w:tcPr>
          <w:p w14:paraId="5B66EF33" w14:textId="77777777" w:rsidR="009232A1" w:rsidRDefault="009232A1" w:rsidP="009232A1">
            <w:pPr>
              <w:widowControl w:val="0"/>
              <w:spacing w:after="0" w:line="240" w:lineRule="auto"/>
            </w:pPr>
            <w:r>
              <w:t>Recept gældende fra</w:t>
            </w:r>
          </w:p>
        </w:tc>
        <w:tc>
          <w:tcPr>
            <w:tcW w:w="6106" w:type="dxa"/>
            <w:tcMar>
              <w:top w:w="56" w:type="dxa"/>
              <w:left w:w="56" w:type="dxa"/>
              <w:bottom w:w="56" w:type="dxa"/>
              <w:right w:w="56" w:type="dxa"/>
            </w:tcMar>
            <w:tcPrChange w:id="955" w:author="Birger Kidmose" w:date="2026-08-06T09:10:00Z" w16du:dateUtc="2026-08-06T07:10:00Z">
              <w:tcPr>
                <w:tcW w:w="6106" w:type="dxa"/>
                <w:tcMar>
                  <w:top w:w="56" w:type="dxa"/>
                  <w:left w:w="56" w:type="dxa"/>
                  <w:bottom w:w="56" w:type="dxa"/>
                  <w:right w:w="56" w:type="dxa"/>
                </w:tcMar>
              </w:tcPr>
            </w:tcPrChange>
          </w:tcPr>
          <w:p w14:paraId="16F35E42" w14:textId="4B26A3C7" w:rsidR="009232A1" w:rsidRPr="00876D32" w:rsidRDefault="009232A1" w:rsidP="009232A1">
            <w:pPr>
              <w:widowControl w:val="0"/>
              <w:spacing w:after="0" w:line="240" w:lineRule="auto"/>
            </w:pPr>
            <w:r w:rsidRPr="00876D32">
              <w:t>Dato</w:t>
            </w:r>
            <w:r>
              <w:t>en</w:t>
            </w:r>
            <w:r w:rsidRPr="00876D32">
              <w:t xml:space="preserve"> recepten er gyldig fra, oftest lig udstedelsesdato, men kan være fremdateret op til 3 måneder (§ 42)</w:t>
            </w:r>
          </w:p>
        </w:tc>
      </w:tr>
      <w:tr w:rsidR="009232A1" w14:paraId="618741E8" w14:textId="77777777" w:rsidTr="1F0BAC7D">
        <w:trPr>
          <w:trHeight w:val="333"/>
          <w:trPrChange w:id="956"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957" w:author="Birger Kidmose" w:date="2026-08-06T09:10:00Z" w16du:dateUtc="2026-08-06T07:10:00Z">
              <w:tcPr>
                <w:tcW w:w="3839" w:type="dxa"/>
                <w:gridSpan w:val="2"/>
                <w:tcMar>
                  <w:top w:w="56" w:type="dxa"/>
                  <w:left w:w="56" w:type="dxa"/>
                  <w:bottom w:w="56" w:type="dxa"/>
                  <w:right w:w="56" w:type="dxa"/>
                </w:tcMar>
              </w:tcPr>
            </w:tcPrChange>
          </w:tcPr>
          <w:p w14:paraId="2062FAE0" w14:textId="77777777" w:rsidR="009232A1" w:rsidRDefault="009232A1" w:rsidP="009232A1">
            <w:pPr>
              <w:widowControl w:val="0"/>
              <w:spacing w:after="0" w:line="240" w:lineRule="auto"/>
            </w:pPr>
            <w:r>
              <w:t>Recept gældende til</w:t>
            </w:r>
          </w:p>
        </w:tc>
        <w:tc>
          <w:tcPr>
            <w:tcW w:w="6106" w:type="dxa"/>
            <w:tcMar>
              <w:top w:w="56" w:type="dxa"/>
              <w:left w:w="56" w:type="dxa"/>
              <w:bottom w:w="56" w:type="dxa"/>
              <w:right w:w="56" w:type="dxa"/>
            </w:tcMar>
            <w:tcPrChange w:id="958" w:author="Birger Kidmose" w:date="2026-08-06T09:10:00Z" w16du:dateUtc="2026-08-06T07:10:00Z">
              <w:tcPr>
                <w:tcW w:w="6106" w:type="dxa"/>
                <w:tcMar>
                  <w:top w:w="56" w:type="dxa"/>
                  <w:left w:w="56" w:type="dxa"/>
                  <w:bottom w:w="56" w:type="dxa"/>
                  <w:right w:w="56" w:type="dxa"/>
                </w:tcMar>
              </w:tcPr>
            </w:tcPrChange>
          </w:tcPr>
          <w:p w14:paraId="103F2551" w14:textId="74F81350" w:rsidR="009232A1" w:rsidRPr="00876D32" w:rsidRDefault="009232A1" w:rsidP="009232A1">
            <w:pPr>
              <w:widowControl w:val="0"/>
              <w:spacing w:after="0" w:line="240" w:lineRule="auto"/>
            </w:pPr>
            <w:r w:rsidRPr="00876D32">
              <w:t>Dato</w:t>
            </w:r>
            <w:r>
              <w:t>en</w:t>
            </w:r>
            <w:r w:rsidRPr="00876D32">
              <w:t xml:space="preserve"> recepten er gyldig til (inklusiv), normalt 2 år efter recept gyldig fra (defaultværdi), men kan angives til en kortere periode (§ 42) </w:t>
            </w:r>
          </w:p>
        </w:tc>
      </w:tr>
      <w:tr w:rsidR="009232A1" w14:paraId="7D8A0AE3" w14:textId="77777777" w:rsidTr="1F0BAC7D">
        <w:trPr>
          <w:trHeight w:val="333"/>
          <w:trPrChange w:id="959"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960" w:author="Birger Kidmose" w:date="2026-08-06T09:10:00Z" w16du:dateUtc="2026-08-06T07:10:00Z">
              <w:tcPr>
                <w:tcW w:w="3839" w:type="dxa"/>
                <w:gridSpan w:val="2"/>
                <w:tcMar>
                  <w:top w:w="56" w:type="dxa"/>
                  <w:left w:w="56" w:type="dxa"/>
                  <w:bottom w:w="56" w:type="dxa"/>
                  <w:right w:w="56" w:type="dxa"/>
                </w:tcMar>
              </w:tcPr>
            </w:tcPrChange>
          </w:tcPr>
          <w:p w14:paraId="1CF844F0" w14:textId="77777777" w:rsidR="009232A1" w:rsidRDefault="009232A1" w:rsidP="009232A1">
            <w:pPr>
              <w:widowControl w:val="0"/>
              <w:spacing w:after="0" w:line="240" w:lineRule="auto"/>
            </w:pPr>
            <w:r>
              <w:t>Substitution tilladt</w:t>
            </w:r>
          </w:p>
        </w:tc>
        <w:tc>
          <w:tcPr>
            <w:tcW w:w="6106" w:type="dxa"/>
            <w:tcMar>
              <w:top w:w="56" w:type="dxa"/>
              <w:left w:w="56" w:type="dxa"/>
              <w:bottom w:w="56" w:type="dxa"/>
              <w:right w:w="56" w:type="dxa"/>
            </w:tcMar>
            <w:tcPrChange w:id="961" w:author="Birger Kidmose" w:date="2026-08-06T09:10:00Z" w16du:dateUtc="2026-08-06T07:10:00Z">
              <w:tcPr>
                <w:tcW w:w="6106" w:type="dxa"/>
                <w:tcMar>
                  <w:top w:w="56" w:type="dxa"/>
                  <w:left w:w="56" w:type="dxa"/>
                  <w:bottom w:w="56" w:type="dxa"/>
                  <w:right w:w="56" w:type="dxa"/>
                </w:tcMar>
              </w:tcPr>
            </w:tcPrChange>
          </w:tcPr>
          <w:p w14:paraId="7B7974FD" w14:textId="77777777" w:rsidR="009232A1" w:rsidRDefault="009232A1" w:rsidP="009232A1">
            <w:pPr>
              <w:widowControl w:val="0"/>
              <w:spacing w:after="0" w:line="240" w:lineRule="auto"/>
            </w:pPr>
            <w:r>
              <w:t>Ja/nej</w:t>
            </w:r>
          </w:p>
        </w:tc>
      </w:tr>
      <w:tr w:rsidR="009232A1" w14:paraId="14FE9152" w14:textId="77777777" w:rsidTr="1F0BAC7D">
        <w:trPr>
          <w:trHeight w:val="333"/>
          <w:trPrChange w:id="962"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963" w:author="Birger Kidmose" w:date="2026-08-06T09:10:00Z" w16du:dateUtc="2026-08-06T07:10:00Z">
              <w:tcPr>
                <w:tcW w:w="3839" w:type="dxa"/>
                <w:gridSpan w:val="2"/>
                <w:tcMar>
                  <w:top w:w="56" w:type="dxa"/>
                  <w:left w:w="56" w:type="dxa"/>
                  <w:bottom w:w="56" w:type="dxa"/>
                  <w:right w:w="56" w:type="dxa"/>
                </w:tcMar>
              </w:tcPr>
            </w:tcPrChange>
          </w:tcPr>
          <w:p w14:paraId="33D0A5C5" w14:textId="77777777" w:rsidR="009232A1" w:rsidRDefault="009232A1" w:rsidP="009232A1">
            <w:pPr>
              <w:widowControl w:val="0"/>
              <w:spacing w:after="0" w:line="240" w:lineRule="auto"/>
            </w:pPr>
            <w:r>
              <w:t>Opsplitning tilladt</w:t>
            </w:r>
          </w:p>
        </w:tc>
        <w:tc>
          <w:tcPr>
            <w:tcW w:w="6106" w:type="dxa"/>
            <w:tcMar>
              <w:top w:w="56" w:type="dxa"/>
              <w:left w:w="56" w:type="dxa"/>
              <w:bottom w:w="56" w:type="dxa"/>
              <w:right w:w="56" w:type="dxa"/>
            </w:tcMar>
            <w:tcPrChange w:id="964" w:author="Birger Kidmose" w:date="2026-08-06T09:10:00Z" w16du:dateUtc="2026-08-06T07:10:00Z">
              <w:tcPr>
                <w:tcW w:w="6106" w:type="dxa"/>
                <w:tcMar>
                  <w:top w:w="56" w:type="dxa"/>
                  <w:left w:w="56" w:type="dxa"/>
                  <w:bottom w:w="56" w:type="dxa"/>
                  <w:right w:w="56" w:type="dxa"/>
                </w:tcMar>
              </w:tcPr>
            </w:tcPrChange>
          </w:tcPr>
          <w:p w14:paraId="6674416B" w14:textId="77777777" w:rsidR="009232A1" w:rsidRDefault="009232A1" w:rsidP="009232A1">
            <w:pPr>
              <w:widowControl w:val="0"/>
              <w:spacing w:after="0" w:line="240" w:lineRule="auto"/>
            </w:pPr>
            <w:r>
              <w:t>Ja/nej (§ 46)</w:t>
            </w:r>
          </w:p>
        </w:tc>
      </w:tr>
      <w:tr w:rsidR="009232A1" w14:paraId="64FB89CE" w14:textId="77777777" w:rsidTr="1F0BAC7D">
        <w:trPr>
          <w:trHeight w:val="333"/>
          <w:trPrChange w:id="965"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966" w:author="Birger Kidmose" w:date="2026-08-06T09:10:00Z" w16du:dateUtc="2026-08-06T07:10:00Z">
              <w:tcPr>
                <w:tcW w:w="3839" w:type="dxa"/>
                <w:gridSpan w:val="2"/>
                <w:tcMar>
                  <w:top w:w="56" w:type="dxa"/>
                  <w:left w:w="56" w:type="dxa"/>
                  <w:bottom w:w="56" w:type="dxa"/>
                  <w:right w:w="56" w:type="dxa"/>
                </w:tcMar>
              </w:tcPr>
            </w:tcPrChange>
          </w:tcPr>
          <w:p w14:paraId="0519BC67" w14:textId="77777777" w:rsidR="009232A1" w:rsidRDefault="009232A1" w:rsidP="009232A1">
            <w:pPr>
              <w:widowControl w:val="0"/>
              <w:spacing w:after="0" w:line="240" w:lineRule="auto"/>
            </w:pPr>
            <w:r>
              <w:t>Til erhverv</w:t>
            </w:r>
          </w:p>
        </w:tc>
        <w:tc>
          <w:tcPr>
            <w:tcW w:w="6106" w:type="dxa"/>
            <w:tcMar>
              <w:top w:w="56" w:type="dxa"/>
              <w:left w:w="56" w:type="dxa"/>
              <w:bottom w:w="56" w:type="dxa"/>
              <w:right w:w="56" w:type="dxa"/>
            </w:tcMar>
            <w:tcPrChange w:id="967" w:author="Birger Kidmose" w:date="2026-08-06T09:10:00Z" w16du:dateUtc="2026-08-06T07:10:00Z">
              <w:tcPr>
                <w:tcW w:w="6106" w:type="dxa"/>
                <w:tcMar>
                  <w:top w:w="56" w:type="dxa"/>
                  <w:left w:w="56" w:type="dxa"/>
                  <w:bottom w:w="56" w:type="dxa"/>
                  <w:right w:w="56" w:type="dxa"/>
                </w:tcMar>
              </w:tcPr>
            </w:tcPrChange>
          </w:tcPr>
          <w:p w14:paraId="475D6514" w14:textId="77777777" w:rsidR="009232A1" w:rsidRDefault="009232A1" w:rsidP="009232A1">
            <w:pPr>
              <w:widowControl w:val="0"/>
              <w:spacing w:after="0" w:line="240" w:lineRule="auto"/>
            </w:pPr>
            <w:r>
              <w:t>Ja/nej (§ 51)</w:t>
            </w:r>
          </w:p>
        </w:tc>
      </w:tr>
      <w:tr w:rsidR="009232A1" w14:paraId="5E0BC551" w14:textId="77777777" w:rsidTr="1F0BAC7D">
        <w:trPr>
          <w:trHeight w:val="333"/>
          <w:trPrChange w:id="968"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969" w:author="Birger Kidmose" w:date="2026-08-06T09:10:00Z" w16du:dateUtc="2026-08-06T07:10:00Z">
              <w:tcPr>
                <w:tcW w:w="3839" w:type="dxa"/>
                <w:gridSpan w:val="2"/>
                <w:tcMar>
                  <w:top w:w="56" w:type="dxa"/>
                  <w:left w:w="56" w:type="dxa"/>
                  <w:bottom w:w="56" w:type="dxa"/>
                  <w:right w:w="56" w:type="dxa"/>
                </w:tcMar>
              </w:tcPr>
            </w:tcPrChange>
          </w:tcPr>
          <w:p w14:paraId="20E28000" w14:textId="77777777" w:rsidR="009232A1" w:rsidRDefault="009232A1" w:rsidP="009232A1">
            <w:pPr>
              <w:widowControl w:val="0"/>
              <w:spacing w:after="0" w:line="240" w:lineRule="auto"/>
            </w:pPr>
            <w:r>
              <w:t>Til produktionsdyr</w:t>
            </w:r>
          </w:p>
        </w:tc>
        <w:tc>
          <w:tcPr>
            <w:tcW w:w="6106" w:type="dxa"/>
            <w:tcMar>
              <w:top w:w="56" w:type="dxa"/>
              <w:left w:w="56" w:type="dxa"/>
              <w:bottom w:w="56" w:type="dxa"/>
              <w:right w:w="56" w:type="dxa"/>
            </w:tcMar>
            <w:tcPrChange w:id="970" w:author="Birger Kidmose" w:date="2026-08-06T09:10:00Z" w16du:dateUtc="2026-08-06T07:10:00Z">
              <w:tcPr>
                <w:tcW w:w="6106" w:type="dxa"/>
                <w:tcMar>
                  <w:top w:w="56" w:type="dxa"/>
                  <w:left w:w="56" w:type="dxa"/>
                  <w:bottom w:w="56" w:type="dxa"/>
                  <w:right w:w="56" w:type="dxa"/>
                </w:tcMar>
              </w:tcPr>
            </w:tcPrChange>
          </w:tcPr>
          <w:p w14:paraId="2C554383" w14:textId="77777777" w:rsidR="009232A1" w:rsidRDefault="009232A1" w:rsidP="009232A1">
            <w:pPr>
              <w:widowControl w:val="0"/>
              <w:spacing w:after="0" w:line="240" w:lineRule="auto"/>
            </w:pPr>
            <w:r>
              <w:t>Ja/nej (§ 51)</w:t>
            </w:r>
          </w:p>
        </w:tc>
      </w:tr>
      <w:tr w:rsidR="009232A1" w14:paraId="404D7444" w14:textId="77777777" w:rsidTr="1F0BAC7D">
        <w:trPr>
          <w:trHeight w:val="333"/>
          <w:trPrChange w:id="971"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972" w:author="Birger Kidmose" w:date="2026-08-06T09:10:00Z" w16du:dateUtc="2026-08-06T07:10:00Z">
              <w:tcPr>
                <w:tcW w:w="3839" w:type="dxa"/>
                <w:gridSpan w:val="2"/>
                <w:tcMar>
                  <w:top w:w="56" w:type="dxa"/>
                  <w:left w:w="56" w:type="dxa"/>
                  <w:bottom w:w="56" w:type="dxa"/>
                  <w:right w:w="56" w:type="dxa"/>
                </w:tcMar>
              </w:tcPr>
            </w:tcPrChange>
          </w:tcPr>
          <w:p w14:paraId="049D8E45" w14:textId="7765E50F" w:rsidR="009232A1" w:rsidRDefault="009232A1" w:rsidP="009232A1">
            <w:pPr>
              <w:widowControl w:val="0"/>
              <w:spacing w:after="0" w:line="240" w:lineRule="auto"/>
            </w:pPr>
            <w:r>
              <w:t>Tilbageholdelsestid</w:t>
            </w:r>
            <w:del w:id="973" w:author="Birger Kidmose" w:date="2026-08-06T09:10:00Z" w16du:dateUtc="2026-08-06T07:10:00Z">
              <w:r w:rsidR="00DD08CB">
                <w:delText>, værdi</w:delText>
              </w:r>
            </w:del>
          </w:p>
        </w:tc>
        <w:tc>
          <w:tcPr>
            <w:tcW w:w="6106" w:type="dxa"/>
            <w:tcMar>
              <w:top w:w="56" w:type="dxa"/>
              <w:left w:w="56" w:type="dxa"/>
              <w:bottom w:w="56" w:type="dxa"/>
              <w:right w:w="56" w:type="dxa"/>
            </w:tcMar>
            <w:tcPrChange w:id="974" w:author="Birger Kidmose" w:date="2026-08-06T09:10:00Z" w16du:dateUtc="2026-08-06T07:10:00Z">
              <w:tcPr>
                <w:tcW w:w="6106" w:type="dxa"/>
                <w:tcMar>
                  <w:top w:w="56" w:type="dxa"/>
                  <w:left w:w="56" w:type="dxa"/>
                  <w:bottom w:w="56" w:type="dxa"/>
                  <w:right w:w="56" w:type="dxa"/>
                </w:tcMar>
              </w:tcPr>
            </w:tcPrChange>
          </w:tcPr>
          <w:p w14:paraId="2B679860" w14:textId="427F5E5B" w:rsidR="009232A1" w:rsidRDefault="009232A1" w:rsidP="009232A1">
            <w:pPr>
              <w:widowControl w:val="0"/>
              <w:spacing w:after="0" w:line="240" w:lineRule="auto"/>
            </w:pPr>
            <w:r w:rsidRPr="00876D32">
              <w:t xml:space="preserve">Tilbageholdelsestid, evt. 0, optionel (§ 51). Tilbageholdelsestiden fremgår af SPC/produktresume, men ikke af Medicinpriser. </w:t>
            </w:r>
            <w:r>
              <w:t xml:space="preserve">Ikke obligatorisk </w:t>
            </w:r>
          </w:p>
        </w:tc>
      </w:tr>
      <w:tr w:rsidR="001E5488" w14:paraId="47B0EBFC" w14:textId="77777777" w:rsidTr="00876D32">
        <w:trPr>
          <w:trHeight w:val="333"/>
          <w:del w:id="975" w:author="Birger Kidmose" w:date="2026-08-06T09:10:00Z" w16du:dateUtc="2026-08-06T07:10:00Z"/>
        </w:trPr>
        <w:tc>
          <w:tcPr>
            <w:tcW w:w="3839" w:type="dxa"/>
            <w:gridSpan w:val="2"/>
            <w:tcMar>
              <w:top w:w="56" w:type="dxa"/>
              <w:left w:w="56" w:type="dxa"/>
              <w:bottom w:w="56" w:type="dxa"/>
              <w:right w:w="56" w:type="dxa"/>
            </w:tcMar>
          </w:tcPr>
          <w:p w14:paraId="363C7EE7" w14:textId="77777777" w:rsidR="001E5488" w:rsidRDefault="00DD08CB">
            <w:pPr>
              <w:widowControl w:val="0"/>
              <w:spacing w:after="0" w:line="240" w:lineRule="auto"/>
              <w:rPr>
                <w:del w:id="976" w:author="Birger Kidmose" w:date="2026-08-06T09:10:00Z" w16du:dateUtc="2026-08-06T07:10:00Z"/>
              </w:rPr>
            </w:pPr>
            <w:del w:id="977" w:author="Birger Kidmose" w:date="2026-08-06T09:10:00Z" w16du:dateUtc="2026-08-06T07:10:00Z">
              <w:r>
                <w:delText>Tilbageholdelsestid, enhed</w:delText>
              </w:r>
            </w:del>
          </w:p>
        </w:tc>
        <w:tc>
          <w:tcPr>
            <w:tcW w:w="6106" w:type="dxa"/>
            <w:tcMar>
              <w:top w:w="56" w:type="dxa"/>
              <w:left w:w="56" w:type="dxa"/>
              <w:bottom w:w="56" w:type="dxa"/>
              <w:right w:w="56" w:type="dxa"/>
            </w:tcMar>
          </w:tcPr>
          <w:p w14:paraId="49DD3E6E" w14:textId="77777777" w:rsidR="001E5488" w:rsidRDefault="00DD08CB">
            <w:pPr>
              <w:widowControl w:val="0"/>
              <w:spacing w:after="0" w:line="240" w:lineRule="auto"/>
              <w:rPr>
                <w:del w:id="978" w:author="Birger Kidmose" w:date="2026-08-06T09:10:00Z" w16du:dateUtc="2026-08-06T07:10:00Z"/>
              </w:rPr>
            </w:pPr>
            <w:del w:id="979" w:author="Birger Kidmose" w:date="2026-08-06T09:10:00Z" w16du:dateUtc="2026-08-06T07:10:00Z">
              <w:r w:rsidRPr="00876D32">
                <w:delText xml:space="preserve">Enhed for ovenstående. Angives som dage (f.eks. ved mælke- og ægproduktion), uger, måneder (f.eks. heste) eller graddage (akvatiske arter). </w:delText>
              </w:r>
              <w:r>
                <w:delText xml:space="preserve">Se også IterationIntervalUnit. </w:delText>
              </w:r>
            </w:del>
          </w:p>
        </w:tc>
      </w:tr>
      <w:tr w:rsidR="009232A1" w14:paraId="7A1AED64" w14:textId="77777777" w:rsidTr="1F0BAC7D">
        <w:trPr>
          <w:trHeight w:val="333"/>
          <w:trPrChange w:id="980"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981" w:author="Birger Kidmose" w:date="2026-08-06T09:10:00Z" w16du:dateUtc="2026-08-06T07:10:00Z">
              <w:tcPr>
                <w:tcW w:w="3839" w:type="dxa"/>
                <w:gridSpan w:val="2"/>
                <w:tcMar>
                  <w:top w:w="56" w:type="dxa"/>
                  <w:left w:w="56" w:type="dxa"/>
                  <w:bottom w:w="56" w:type="dxa"/>
                  <w:right w:w="56" w:type="dxa"/>
                </w:tcMar>
              </w:tcPr>
            </w:tcPrChange>
          </w:tcPr>
          <w:p w14:paraId="3C240CC2" w14:textId="77777777" w:rsidR="009232A1" w:rsidRDefault="009232A1" w:rsidP="009232A1">
            <w:pPr>
              <w:widowControl w:val="0"/>
              <w:spacing w:after="0" w:line="240" w:lineRule="auto"/>
            </w:pPr>
            <w:r>
              <w:t>Advarselstekst</w:t>
            </w:r>
          </w:p>
        </w:tc>
        <w:tc>
          <w:tcPr>
            <w:tcW w:w="6106" w:type="dxa"/>
            <w:tcMar>
              <w:top w:w="56" w:type="dxa"/>
              <w:left w:w="56" w:type="dxa"/>
              <w:bottom w:w="56" w:type="dxa"/>
              <w:right w:w="56" w:type="dxa"/>
            </w:tcMar>
            <w:tcPrChange w:id="982" w:author="Birger Kidmose" w:date="2026-08-06T09:10:00Z" w16du:dateUtc="2026-08-06T07:10:00Z">
              <w:tcPr>
                <w:tcW w:w="6106" w:type="dxa"/>
                <w:tcMar>
                  <w:top w:w="56" w:type="dxa"/>
                  <w:left w:w="56" w:type="dxa"/>
                  <w:bottom w:w="56" w:type="dxa"/>
                  <w:right w:w="56" w:type="dxa"/>
                </w:tcMar>
              </w:tcPr>
            </w:tcPrChange>
          </w:tcPr>
          <w:p w14:paraId="4E0A3EE0" w14:textId="2B539423" w:rsidR="009232A1" w:rsidRPr="00876D32" w:rsidRDefault="009232A1" w:rsidP="009232A1">
            <w:pPr>
              <w:widowControl w:val="0"/>
              <w:spacing w:after="0" w:line="240" w:lineRule="auto"/>
            </w:pPr>
            <w:r w:rsidRPr="00876D32">
              <w:t>Optionel fritekst jf. receptbekendtgørelse § 43, eventuelle advarsler, der er nødvendige for at sikre forsigtig og fornuftig anvendelse af antimikrobielle stoffer.</w:t>
            </w:r>
          </w:p>
        </w:tc>
      </w:tr>
      <w:tr w:rsidR="009232A1" w14:paraId="014ACF48" w14:textId="77777777" w:rsidTr="1F0BAC7D">
        <w:trPr>
          <w:trHeight w:val="333"/>
          <w:trPrChange w:id="983"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984" w:author="Birger Kidmose" w:date="2026-08-06T09:10:00Z" w16du:dateUtc="2026-08-06T07:10:00Z">
              <w:tcPr>
                <w:tcW w:w="3839" w:type="dxa"/>
                <w:gridSpan w:val="2"/>
                <w:tcMar>
                  <w:top w:w="56" w:type="dxa"/>
                  <w:left w:w="56" w:type="dxa"/>
                  <w:bottom w:w="56" w:type="dxa"/>
                  <w:right w:w="56" w:type="dxa"/>
                </w:tcMar>
              </w:tcPr>
            </w:tcPrChange>
          </w:tcPr>
          <w:p w14:paraId="7612033F" w14:textId="77777777" w:rsidR="009232A1" w:rsidRDefault="009232A1" w:rsidP="009232A1">
            <w:pPr>
              <w:widowControl w:val="0"/>
              <w:spacing w:after="0" w:line="240" w:lineRule="auto"/>
            </w:pPr>
            <w:r>
              <w:t>Erklæringstekst</w:t>
            </w:r>
          </w:p>
        </w:tc>
        <w:tc>
          <w:tcPr>
            <w:tcW w:w="6106" w:type="dxa"/>
            <w:tcMar>
              <w:top w:w="56" w:type="dxa"/>
              <w:left w:w="56" w:type="dxa"/>
              <w:bottom w:w="56" w:type="dxa"/>
              <w:right w:w="56" w:type="dxa"/>
            </w:tcMar>
            <w:tcPrChange w:id="985" w:author="Birger Kidmose" w:date="2026-08-06T09:10:00Z" w16du:dateUtc="2026-08-06T07:10:00Z">
              <w:tcPr>
                <w:tcW w:w="6106" w:type="dxa"/>
                <w:tcMar>
                  <w:top w:w="56" w:type="dxa"/>
                  <w:left w:w="56" w:type="dxa"/>
                  <w:bottom w:w="56" w:type="dxa"/>
                  <w:right w:w="56" w:type="dxa"/>
                </w:tcMar>
              </w:tcPr>
            </w:tcPrChange>
          </w:tcPr>
          <w:p w14:paraId="2C1373B6" w14:textId="4066DCB4" w:rsidR="009232A1" w:rsidRPr="00876D32" w:rsidRDefault="009232A1" w:rsidP="009232A1">
            <w:pPr>
              <w:widowControl w:val="0"/>
              <w:spacing w:after="0" w:line="240" w:lineRule="auto"/>
            </w:pPr>
            <w:r w:rsidRPr="00876D32">
              <w:t>Optionel fritekst jf. receptbekendtgørelse § 44, hvis et lægemiddel ordineres til brug efter kaskadereglen, eller hvis et antimikrobielt lægemiddel ordineres til profylakse eller metafylakse.</w:t>
            </w:r>
          </w:p>
        </w:tc>
      </w:tr>
      <w:tr w:rsidR="009232A1" w14:paraId="26CF31D1" w14:textId="77777777" w:rsidTr="1F0BAC7D">
        <w:tc>
          <w:tcPr>
            <w:tcW w:w="3839" w:type="dxa"/>
            <w:gridSpan w:val="2"/>
            <w:tcMar>
              <w:top w:w="56" w:type="dxa"/>
              <w:left w:w="56" w:type="dxa"/>
              <w:bottom w:w="56" w:type="dxa"/>
              <w:right w:w="56" w:type="dxa"/>
            </w:tcMar>
            <w:tcPrChange w:id="986" w:author="Birger Kidmose" w:date="2026-08-06T09:10:00Z" w16du:dateUtc="2026-08-06T07:10:00Z">
              <w:tcPr>
                <w:tcW w:w="3839" w:type="dxa"/>
                <w:gridSpan w:val="2"/>
                <w:tcMar>
                  <w:top w:w="56" w:type="dxa"/>
                  <w:left w:w="56" w:type="dxa"/>
                  <w:bottom w:w="56" w:type="dxa"/>
                  <w:right w:w="56" w:type="dxa"/>
                </w:tcMar>
              </w:tcPr>
            </w:tcPrChange>
          </w:tcPr>
          <w:p w14:paraId="2DFEBF8B" w14:textId="77777777" w:rsidR="009232A1" w:rsidRDefault="009232A1" w:rsidP="009232A1">
            <w:pPr>
              <w:spacing w:after="0" w:line="240" w:lineRule="auto"/>
            </w:pPr>
            <w:r>
              <w:rPr>
                <w:color w:val="4A86E8"/>
              </w:rPr>
              <w:t>Ændret af</w:t>
            </w:r>
          </w:p>
        </w:tc>
        <w:tc>
          <w:tcPr>
            <w:tcW w:w="6106" w:type="dxa"/>
            <w:tcMar>
              <w:top w:w="56" w:type="dxa"/>
              <w:left w:w="56" w:type="dxa"/>
              <w:bottom w:w="56" w:type="dxa"/>
              <w:right w:w="56" w:type="dxa"/>
            </w:tcMar>
            <w:tcPrChange w:id="987" w:author="Birger Kidmose" w:date="2026-08-06T09:10:00Z" w16du:dateUtc="2026-08-06T07:10:00Z">
              <w:tcPr>
                <w:tcW w:w="6106" w:type="dxa"/>
                <w:tcMar>
                  <w:top w:w="56" w:type="dxa"/>
                  <w:left w:w="56" w:type="dxa"/>
                  <w:bottom w:w="56" w:type="dxa"/>
                  <w:right w:w="56" w:type="dxa"/>
                </w:tcMar>
              </w:tcPr>
            </w:tcPrChange>
          </w:tcPr>
          <w:p w14:paraId="18224207" w14:textId="5AB6B4D8" w:rsidR="009232A1" w:rsidRDefault="009232A1" w:rsidP="009232A1">
            <w:pPr>
              <w:spacing w:after="0" w:line="240" w:lineRule="auto"/>
            </w:pPr>
            <w:r w:rsidRPr="00876D32">
              <w:t>Optionelt, men registreres ved ændring af status</w:t>
            </w:r>
            <w:r>
              <w:t xml:space="preserve"> og dermed version</w:t>
            </w:r>
            <w:r w:rsidRPr="00876D32">
              <w:t xml:space="preserve">. </w:t>
            </w:r>
          </w:p>
          <w:p w14:paraId="7FC4169B" w14:textId="58A8E641" w:rsidR="009232A1" w:rsidRPr="00E254AF" w:rsidRDefault="009232A1" w:rsidP="009232A1">
            <w:pPr>
              <w:spacing w:after="0" w:line="240" w:lineRule="auto"/>
            </w:pPr>
            <w:r w:rsidRPr="00E254AF">
              <w:t xml:space="preserve">Ændring foretaget af en dyrlæge registreres med DyrlægeId og DyrlægepraksisId hvis dyrlægen er tilknyttet praksis. </w:t>
            </w:r>
          </w:p>
          <w:p w14:paraId="21070ECA" w14:textId="1E4AB1B6" w:rsidR="009232A1" w:rsidRPr="00876D32" w:rsidRDefault="009232A1" w:rsidP="009232A1">
            <w:pPr>
              <w:spacing w:after="0" w:line="240" w:lineRule="auto"/>
            </w:pPr>
            <w:r w:rsidRPr="00E254AF">
              <w:t xml:space="preserve">Ændring foretaget af apoteks- eller §39 vet-forhandlermedarbejder registreres med enten ApotekerId eller Vet-forhandlerId samt navnet på medarbejderen. </w:t>
            </w:r>
          </w:p>
        </w:tc>
      </w:tr>
      <w:tr w:rsidR="009232A1" w14:paraId="1BF3D9E2" w14:textId="77777777" w:rsidTr="1F0BAC7D">
        <w:trPr>
          <w:trHeight w:val="333"/>
          <w:trPrChange w:id="988" w:author="Birger Kidmose" w:date="2026-08-06T09:10:00Z" w16du:dateUtc="2026-08-06T07:10:00Z">
            <w:trPr>
              <w:trHeight w:val="333"/>
            </w:trPr>
          </w:trPrChange>
        </w:trPr>
        <w:tc>
          <w:tcPr>
            <w:tcW w:w="455" w:type="dxa"/>
            <w:tcMar>
              <w:top w:w="56" w:type="dxa"/>
              <w:left w:w="56" w:type="dxa"/>
              <w:bottom w:w="56" w:type="dxa"/>
              <w:right w:w="56" w:type="dxa"/>
            </w:tcMar>
            <w:tcPrChange w:id="989" w:author="Birger Kidmose" w:date="2026-08-06T09:10:00Z" w16du:dateUtc="2026-08-06T07:10:00Z">
              <w:tcPr>
                <w:tcW w:w="455" w:type="dxa"/>
                <w:tcMar>
                  <w:top w:w="56" w:type="dxa"/>
                  <w:left w:w="56" w:type="dxa"/>
                  <w:bottom w:w="56" w:type="dxa"/>
                  <w:right w:w="56" w:type="dxa"/>
                </w:tcMar>
              </w:tcPr>
            </w:tcPrChange>
          </w:tcPr>
          <w:p w14:paraId="75B6D343" w14:textId="77777777" w:rsidR="009232A1" w:rsidRPr="00876D32" w:rsidRDefault="009232A1" w:rsidP="009232A1">
            <w:pPr>
              <w:spacing w:after="0" w:line="240" w:lineRule="auto"/>
            </w:pPr>
          </w:p>
        </w:tc>
        <w:tc>
          <w:tcPr>
            <w:tcW w:w="3384" w:type="dxa"/>
            <w:tcMar>
              <w:top w:w="56" w:type="dxa"/>
              <w:left w:w="56" w:type="dxa"/>
              <w:bottom w:w="56" w:type="dxa"/>
              <w:right w:w="56" w:type="dxa"/>
            </w:tcMar>
            <w:tcPrChange w:id="990" w:author="Birger Kidmose" w:date="2026-08-06T09:10:00Z" w16du:dateUtc="2026-08-06T07:10:00Z">
              <w:tcPr>
                <w:tcW w:w="3384" w:type="dxa"/>
                <w:tcMar>
                  <w:top w:w="56" w:type="dxa"/>
                  <w:left w:w="56" w:type="dxa"/>
                  <w:bottom w:w="56" w:type="dxa"/>
                  <w:right w:w="56" w:type="dxa"/>
                </w:tcMar>
              </w:tcPr>
            </w:tcPrChange>
          </w:tcPr>
          <w:p w14:paraId="01D3999B" w14:textId="77777777" w:rsidR="009232A1" w:rsidRDefault="009232A1" w:rsidP="009232A1">
            <w:pPr>
              <w:spacing w:after="0" w:line="240" w:lineRule="auto"/>
            </w:pPr>
            <w:r>
              <w:t>DyrlægeId</w:t>
            </w:r>
          </w:p>
        </w:tc>
        <w:tc>
          <w:tcPr>
            <w:tcW w:w="6106" w:type="dxa"/>
            <w:tcMar>
              <w:top w:w="56" w:type="dxa"/>
              <w:left w:w="56" w:type="dxa"/>
              <w:bottom w:w="56" w:type="dxa"/>
              <w:right w:w="56" w:type="dxa"/>
            </w:tcMar>
            <w:tcPrChange w:id="991" w:author="Birger Kidmose" w:date="2026-08-06T09:10:00Z" w16du:dateUtc="2026-08-06T07:10:00Z">
              <w:tcPr>
                <w:tcW w:w="6106" w:type="dxa"/>
                <w:tcMar>
                  <w:top w:w="56" w:type="dxa"/>
                  <w:left w:w="56" w:type="dxa"/>
                  <w:bottom w:w="56" w:type="dxa"/>
                  <w:right w:w="56" w:type="dxa"/>
                </w:tcMar>
              </w:tcPr>
            </w:tcPrChange>
          </w:tcPr>
          <w:p w14:paraId="2DB88C87" w14:textId="77777777" w:rsidR="009232A1" w:rsidRDefault="009232A1" w:rsidP="009232A1">
            <w:pPr>
              <w:spacing w:after="0" w:line="240" w:lineRule="auto"/>
            </w:pPr>
            <w:r>
              <w:t>Reference til Dyrlæge</w:t>
            </w:r>
          </w:p>
        </w:tc>
      </w:tr>
      <w:tr w:rsidR="009232A1" w14:paraId="574BAD0B" w14:textId="77777777" w:rsidTr="1F0BAC7D">
        <w:tc>
          <w:tcPr>
            <w:tcW w:w="455" w:type="dxa"/>
            <w:tcMar>
              <w:top w:w="56" w:type="dxa"/>
              <w:left w:w="56" w:type="dxa"/>
              <w:bottom w:w="56" w:type="dxa"/>
              <w:right w:w="56" w:type="dxa"/>
            </w:tcMar>
            <w:tcPrChange w:id="992" w:author="Birger Kidmose" w:date="2026-08-06T09:10:00Z" w16du:dateUtc="2026-08-06T07:10:00Z">
              <w:tcPr>
                <w:tcW w:w="455" w:type="dxa"/>
                <w:tcMar>
                  <w:top w:w="56" w:type="dxa"/>
                  <w:left w:w="56" w:type="dxa"/>
                  <w:bottom w:w="56" w:type="dxa"/>
                  <w:right w:w="56" w:type="dxa"/>
                </w:tcMar>
              </w:tcPr>
            </w:tcPrChange>
          </w:tcPr>
          <w:p w14:paraId="74FA7E7A" w14:textId="77777777" w:rsidR="009232A1" w:rsidRDefault="009232A1" w:rsidP="009232A1">
            <w:pPr>
              <w:spacing w:after="0" w:line="240" w:lineRule="auto"/>
            </w:pPr>
          </w:p>
        </w:tc>
        <w:tc>
          <w:tcPr>
            <w:tcW w:w="3384" w:type="dxa"/>
            <w:tcMar>
              <w:top w:w="56" w:type="dxa"/>
              <w:left w:w="56" w:type="dxa"/>
              <w:bottom w:w="56" w:type="dxa"/>
              <w:right w:w="56" w:type="dxa"/>
            </w:tcMar>
            <w:tcPrChange w:id="993" w:author="Birger Kidmose" w:date="2026-08-06T09:10:00Z" w16du:dateUtc="2026-08-06T07:10:00Z">
              <w:tcPr>
                <w:tcW w:w="3384" w:type="dxa"/>
                <w:tcMar>
                  <w:top w:w="56" w:type="dxa"/>
                  <w:left w:w="56" w:type="dxa"/>
                  <w:bottom w:w="56" w:type="dxa"/>
                  <w:right w:w="56" w:type="dxa"/>
                </w:tcMar>
              </w:tcPr>
            </w:tcPrChange>
          </w:tcPr>
          <w:p w14:paraId="48D3042F" w14:textId="77777777" w:rsidR="009232A1" w:rsidRDefault="009232A1" w:rsidP="009232A1">
            <w:pPr>
              <w:spacing w:after="0" w:line="240" w:lineRule="auto"/>
            </w:pPr>
            <w:r>
              <w:t>DyrlægepraksisId</w:t>
            </w:r>
          </w:p>
        </w:tc>
        <w:tc>
          <w:tcPr>
            <w:tcW w:w="6106" w:type="dxa"/>
            <w:tcMar>
              <w:top w:w="56" w:type="dxa"/>
              <w:left w:w="56" w:type="dxa"/>
              <w:bottom w:w="56" w:type="dxa"/>
              <w:right w:w="56" w:type="dxa"/>
            </w:tcMar>
            <w:tcPrChange w:id="994" w:author="Birger Kidmose" w:date="2026-08-06T09:10:00Z" w16du:dateUtc="2026-08-06T07:10:00Z">
              <w:tcPr>
                <w:tcW w:w="6106" w:type="dxa"/>
                <w:tcMar>
                  <w:top w:w="56" w:type="dxa"/>
                  <w:left w:w="56" w:type="dxa"/>
                  <w:bottom w:w="56" w:type="dxa"/>
                  <w:right w:w="56" w:type="dxa"/>
                </w:tcMar>
              </w:tcPr>
            </w:tcPrChange>
          </w:tcPr>
          <w:p w14:paraId="62544E46" w14:textId="77777777" w:rsidR="009232A1" w:rsidRDefault="009232A1" w:rsidP="009232A1">
            <w:pPr>
              <w:spacing w:after="0" w:line="240" w:lineRule="auto"/>
            </w:pPr>
            <w:r>
              <w:t>Reference til Dyrlægepraksis</w:t>
            </w:r>
          </w:p>
        </w:tc>
      </w:tr>
      <w:tr w:rsidR="009232A1" w14:paraId="7DBB436C" w14:textId="77777777" w:rsidTr="1F0BAC7D">
        <w:tc>
          <w:tcPr>
            <w:tcW w:w="455" w:type="dxa"/>
            <w:tcMar>
              <w:top w:w="56" w:type="dxa"/>
              <w:left w:w="56" w:type="dxa"/>
              <w:bottom w:w="56" w:type="dxa"/>
              <w:right w:w="56" w:type="dxa"/>
            </w:tcMar>
            <w:tcPrChange w:id="995" w:author="Birger Kidmose" w:date="2026-08-06T09:10:00Z" w16du:dateUtc="2026-08-06T07:10:00Z">
              <w:tcPr>
                <w:tcW w:w="455" w:type="dxa"/>
                <w:tcMar>
                  <w:top w:w="56" w:type="dxa"/>
                  <w:left w:w="56" w:type="dxa"/>
                  <w:bottom w:w="56" w:type="dxa"/>
                  <w:right w:w="56" w:type="dxa"/>
                </w:tcMar>
              </w:tcPr>
            </w:tcPrChange>
          </w:tcPr>
          <w:p w14:paraId="325D412A" w14:textId="77777777" w:rsidR="009232A1" w:rsidRPr="00876D32" w:rsidRDefault="009232A1" w:rsidP="009232A1">
            <w:pPr>
              <w:spacing w:after="0" w:line="240" w:lineRule="auto"/>
            </w:pPr>
          </w:p>
        </w:tc>
        <w:tc>
          <w:tcPr>
            <w:tcW w:w="3384" w:type="dxa"/>
            <w:tcMar>
              <w:top w:w="56" w:type="dxa"/>
              <w:left w:w="56" w:type="dxa"/>
              <w:bottom w:w="56" w:type="dxa"/>
              <w:right w:w="56" w:type="dxa"/>
            </w:tcMar>
            <w:tcPrChange w:id="996" w:author="Birger Kidmose" w:date="2026-08-06T09:10:00Z" w16du:dateUtc="2026-08-06T07:10:00Z">
              <w:tcPr>
                <w:tcW w:w="3384" w:type="dxa"/>
                <w:tcMar>
                  <w:top w:w="56" w:type="dxa"/>
                  <w:left w:w="56" w:type="dxa"/>
                  <w:bottom w:w="56" w:type="dxa"/>
                  <w:right w:w="56" w:type="dxa"/>
                </w:tcMar>
              </w:tcPr>
            </w:tcPrChange>
          </w:tcPr>
          <w:p w14:paraId="3E99C385" w14:textId="587DF564" w:rsidR="009232A1" w:rsidRDefault="009232A1" w:rsidP="009232A1">
            <w:pPr>
              <w:spacing w:after="0" w:line="240" w:lineRule="auto"/>
            </w:pPr>
            <w:r>
              <w:t>ApotekerId</w:t>
            </w:r>
          </w:p>
        </w:tc>
        <w:tc>
          <w:tcPr>
            <w:tcW w:w="6106" w:type="dxa"/>
            <w:tcMar>
              <w:top w:w="56" w:type="dxa"/>
              <w:left w:w="56" w:type="dxa"/>
              <w:bottom w:w="56" w:type="dxa"/>
              <w:right w:w="56" w:type="dxa"/>
            </w:tcMar>
            <w:tcPrChange w:id="997" w:author="Birger Kidmose" w:date="2026-08-06T09:10:00Z" w16du:dateUtc="2026-08-06T07:10:00Z">
              <w:tcPr>
                <w:tcW w:w="6106" w:type="dxa"/>
                <w:tcMar>
                  <w:top w:w="56" w:type="dxa"/>
                  <w:left w:w="56" w:type="dxa"/>
                  <w:bottom w:w="56" w:type="dxa"/>
                  <w:right w:w="56" w:type="dxa"/>
                </w:tcMar>
              </w:tcPr>
            </w:tcPrChange>
          </w:tcPr>
          <w:p w14:paraId="2BEEA84C" w14:textId="77777777" w:rsidR="009232A1" w:rsidRDefault="009232A1" w:rsidP="009232A1">
            <w:pPr>
              <w:spacing w:after="0" w:line="240" w:lineRule="auto"/>
            </w:pPr>
            <w:r>
              <w:t>Reference til Apoteker</w:t>
            </w:r>
          </w:p>
        </w:tc>
      </w:tr>
      <w:tr w:rsidR="009232A1" w14:paraId="678A6501" w14:textId="77777777" w:rsidTr="1F0BAC7D">
        <w:tc>
          <w:tcPr>
            <w:tcW w:w="455" w:type="dxa"/>
            <w:tcMar>
              <w:top w:w="56" w:type="dxa"/>
              <w:left w:w="56" w:type="dxa"/>
              <w:bottom w:w="56" w:type="dxa"/>
              <w:right w:w="56" w:type="dxa"/>
            </w:tcMar>
            <w:tcPrChange w:id="998" w:author="Birger Kidmose" w:date="2026-08-06T09:10:00Z" w16du:dateUtc="2026-08-06T07:10:00Z">
              <w:tcPr>
                <w:tcW w:w="455" w:type="dxa"/>
                <w:tcMar>
                  <w:top w:w="56" w:type="dxa"/>
                  <w:left w:w="56" w:type="dxa"/>
                  <w:bottom w:w="56" w:type="dxa"/>
                  <w:right w:w="56" w:type="dxa"/>
                </w:tcMar>
              </w:tcPr>
            </w:tcPrChange>
          </w:tcPr>
          <w:p w14:paraId="4123DECE" w14:textId="77777777" w:rsidR="009232A1" w:rsidRDefault="009232A1" w:rsidP="009232A1">
            <w:pPr>
              <w:spacing w:after="0" w:line="240" w:lineRule="auto"/>
            </w:pPr>
          </w:p>
        </w:tc>
        <w:tc>
          <w:tcPr>
            <w:tcW w:w="3384" w:type="dxa"/>
            <w:tcMar>
              <w:top w:w="56" w:type="dxa"/>
              <w:left w:w="56" w:type="dxa"/>
              <w:bottom w:w="56" w:type="dxa"/>
              <w:right w:w="56" w:type="dxa"/>
            </w:tcMar>
            <w:tcPrChange w:id="999" w:author="Birger Kidmose" w:date="2026-08-06T09:10:00Z" w16du:dateUtc="2026-08-06T07:10:00Z">
              <w:tcPr>
                <w:tcW w:w="3384" w:type="dxa"/>
                <w:tcMar>
                  <w:top w:w="56" w:type="dxa"/>
                  <w:left w:w="56" w:type="dxa"/>
                  <w:bottom w:w="56" w:type="dxa"/>
                  <w:right w:w="56" w:type="dxa"/>
                </w:tcMar>
              </w:tcPr>
            </w:tcPrChange>
          </w:tcPr>
          <w:p w14:paraId="182761E6" w14:textId="77777777" w:rsidR="009232A1" w:rsidRDefault="009232A1" w:rsidP="009232A1">
            <w:pPr>
              <w:spacing w:after="0" w:line="240" w:lineRule="auto"/>
            </w:pPr>
            <w:r>
              <w:t>Vet-forhandlerid</w:t>
            </w:r>
          </w:p>
        </w:tc>
        <w:tc>
          <w:tcPr>
            <w:tcW w:w="6106" w:type="dxa"/>
            <w:tcMar>
              <w:top w:w="56" w:type="dxa"/>
              <w:left w:w="56" w:type="dxa"/>
              <w:bottom w:w="56" w:type="dxa"/>
              <w:right w:w="56" w:type="dxa"/>
            </w:tcMar>
            <w:tcPrChange w:id="1000" w:author="Birger Kidmose" w:date="2026-08-06T09:10:00Z" w16du:dateUtc="2026-08-06T07:10:00Z">
              <w:tcPr>
                <w:tcW w:w="6106" w:type="dxa"/>
                <w:tcMar>
                  <w:top w:w="56" w:type="dxa"/>
                  <w:left w:w="56" w:type="dxa"/>
                  <w:bottom w:w="56" w:type="dxa"/>
                  <w:right w:w="56" w:type="dxa"/>
                </w:tcMar>
              </w:tcPr>
            </w:tcPrChange>
          </w:tcPr>
          <w:p w14:paraId="39E37EF6" w14:textId="77777777" w:rsidR="009232A1" w:rsidRDefault="009232A1" w:rsidP="009232A1">
            <w:pPr>
              <w:spacing w:after="0" w:line="240" w:lineRule="auto"/>
            </w:pPr>
            <w:r>
              <w:t>Reference til Vet-forhandlere</w:t>
            </w:r>
          </w:p>
        </w:tc>
      </w:tr>
      <w:tr w:rsidR="009232A1" w14:paraId="0A58F984" w14:textId="77777777" w:rsidTr="1F0BAC7D">
        <w:trPr>
          <w:trHeight w:val="333"/>
          <w:trPrChange w:id="1001" w:author="Birger Kidmose" w:date="2026-08-06T09:10:00Z" w16du:dateUtc="2026-08-06T07:10:00Z">
            <w:trPr>
              <w:trHeight w:val="333"/>
            </w:trPr>
          </w:trPrChange>
        </w:trPr>
        <w:tc>
          <w:tcPr>
            <w:tcW w:w="455" w:type="dxa"/>
            <w:tcMar>
              <w:top w:w="56" w:type="dxa"/>
              <w:left w:w="56" w:type="dxa"/>
              <w:bottom w:w="56" w:type="dxa"/>
              <w:right w:w="56" w:type="dxa"/>
            </w:tcMar>
            <w:tcPrChange w:id="1002" w:author="Birger Kidmose" w:date="2026-08-06T09:10:00Z" w16du:dateUtc="2026-08-06T07:10:00Z">
              <w:tcPr>
                <w:tcW w:w="455" w:type="dxa"/>
                <w:tcMar>
                  <w:top w:w="56" w:type="dxa"/>
                  <w:left w:w="56" w:type="dxa"/>
                  <w:bottom w:w="56" w:type="dxa"/>
                  <w:right w:w="56" w:type="dxa"/>
                </w:tcMar>
              </w:tcPr>
            </w:tcPrChange>
          </w:tcPr>
          <w:p w14:paraId="141681F2" w14:textId="77777777" w:rsidR="009232A1" w:rsidRDefault="009232A1" w:rsidP="009232A1">
            <w:pPr>
              <w:spacing w:after="0" w:line="240" w:lineRule="auto"/>
            </w:pPr>
          </w:p>
        </w:tc>
        <w:tc>
          <w:tcPr>
            <w:tcW w:w="3384" w:type="dxa"/>
            <w:tcMar>
              <w:top w:w="56" w:type="dxa"/>
              <w:left w:w="56" w:type="dxa"/>
              <w:bottom w:w="56" w:type="dxa"/>
              <w:right w:w="56" w:type="dxa"/>
            </w:tcMar>
            <w:tcPrChange w:id="1003" w:author="Birger Kidmose" w:date="2026-08-06T09:10:00Z" w16du:dateUtc="2026-08-06T07:10:00Z">
              <w:tcPr>
                <w:tcW w:w="3384" w:type="dxa"/>
                <w:tcMar>
                  <w:top w:w="56" w:type="dxa"/>
                  <w:left w:w="56" w:type="dxa"/>
                  <w:bottom w:w="56" w:type="dxa"/>
                  <w:right w:w="56" w:type="dxa"/>
                </w:tcMar>
              </w:tcPr>
            </w:tcPrChange>
          </w:tcPr>
          <w:p w14:paraId="3E83D032" w14:textId="022565D1" w:rsidR="009232A1" w:rsidRDefault="009232A1" w:rsidP="009232A1">
            <w:pPr>
              <w:spacing w:after="0" w:line="240" w:lineRule="auto"/>
            </w:pPr>
            <w:r>
              <w:t>Navn</w:t>
            </w:r>
          </w:p>
        </w:tc>
        <w:tc>
          <w:tcPr>
            <w:tcW w:w="6106" w:type="dxa"/>
            <w:tcMar>
              <w:top w:w="56" w:type="dxa"/>
              <w:left w:w="56" w:type="dxa"/>
              <w:bottom w:w="56" w:type="dxa"/>
              <w:right w:w="56" w:type="dxa"/>
            </w:tcMar>
            <w:tcPrChange w:id="1004" w:author="Birger Kidmose" w:date="2026-08-06T09:10:00Z" w16du:dateUtc="2026-08-06T07:10:00Z">
              <w:tcPr>
                <w:tcW w:w="6106" w:type="dxa"/>
                <w:tcMar>
                  <w:top w:w="56" w:type="dxa"/>
                  <w:left w:w="56" w:type="dxa"/>
                  <w:bottom w:w="56" w:type="dxa"/>
                  <w:right w:w="56" w:type="dxa"/>
                </w:tcMar>
              </w:tcPr>
            </w:tcPrChange>
          </w:tcPr>
          <w:p w14:paraId="61D6D93E" w14:textId="3942C45E" w:rsidR="009232A1" w:rsidRDefault="009232A1" w:rsidP="009232A1">
            <w:pPr>
              <w:spacing w:after="0" w:line="240" w:lineRule="auto"/>
            </w:pPr>
            <w:r>
              <w:t>Tekst, obligatorisk når ændringen er foretaget af en apoteks- eller §39 vet-forhandlermedarbejder</w:t>
            </w:r>
          </w:p>
        </w:tc>
      </w:tr>
      <w:tr w:rsidR="009232A1" w14:paraId="4018F8B8" w14:textId="77777777" w:rsidTr="1F0BAC7D">
        <w:tc>
          <w:tcPr>
            <w:tcW w:w="3839" w:type="dxa"/>
            <w:gridSpan w:val="2"/>
            <w:tcMar>
              <w:top w:w="56" w:type="dxa"/>
              <w:left w:w="56" w:type="dxa"/>
              <w:bottom w:w="56" w:type="dxa"/>
              <w:right w:w="56" w:type="dxa"/>
            </w:tcMar>
            <w:tcPrChange w:id="1005" w:author="Birger Kidmose" w:date="2026-08-06T09:10:00Z" w16du:dateUtc="2026-08-06T07:10:00Z">
              <w:tcPr>
                <w:tcW w:w="3839" w:type="dxa"/>
                <w:gridSpan w:val="2"/>
                <w:tcMar>
                  <w:top w:w="56" w:type="dxa"/>
                  <w:left w:w="56" w:type="dxa"/>
                  <w:bottom w:w="56" w:type="dxa"/>
                  <w:right w:w="56" w:type="dxa"/>
                </w:tcMar>
              </w:tcPr>
            </w:tcPrChange>
          </w:tcPr>
          <w:p w14:paraId="73DDA1FD" w14:textId="77777777" w:rsidR="009232A1" w:rsidRDefault="009232A1" w:rsidP="009232A1">
            <w:pPr>
              <w:spacing w:after="0" w:line="240" w:lineRule="auto"/>
            </w:pPr>
            <w:r>
              <w:t>Ændret dato og tid</w:t>
            </w:r>
          </w:p>
        </w:tc>
        <w:tc>
          <w:tcPr>
            <w:tcW w:w="6106" w:type="dxa"/>
            <w:tcMar>
              <w:top w:w="56" w:type="dxa"/>
              <w:left w:w="56" w:type="dxa"/>
              <w:bottom w:w="56" w:type="dxa"/>
              <w:right w:w="56" w:type="dxa"/>
            </w:tcMar>
            <w:tcPrChange w:id="1006" w:author="Birger Kidmose" w:date="2026-08-06T09:10:00Z" w16du:dateUtc="2026-08-06T07:10:00Z">
              <w:tcPr>
                <w:tcW w:w="6106" w:type="dxa"/>
                <w:tcMar>
                  <w:top w:w="56" w:type="dxa"/>
                  <w:left w:w="56" w:type="dxa"/>
                  <w:bottom w:w="56" w:type="dxa"/>
                  <w:right w:w="56" w:type="dxa"/>
                </w:tcMar>
              </w:tcPr>
            </w:tcPrChange>
          </w:tcPr>
          <w:p w14:paraId="189C5296" w14:textId="77777777" w:rsidR="009232A1" w:rsidRPr="00876D32" w:rsidRDefault="009232A1" w:rsidP="009232A1">
            <w:pPr>
              <w:spacing w:after="0" w:line="240" w:lineRule="auto"/>
            </w:pPr>
            <w:r w:rsidRPr="00876D32">
              <w:t>Optionelt, men registreres ved ændring af status og dermed version.</w:t>
            </w:r>
          </w:p>
        </w:tc>
      </w:tr>
      <w:tr w:rsidR="009232A1" w14:paraId="230F76E5" w14:textId="77777777" w:rsidTr="1F0BAC7D">
        <w:trPr>
          <w:ins w:id="1007" w:author="Birger Kidmose" w:date="2026-08-06T09:10:00Z" w16du:dateUtc="2026-08-06T07:10:00Z"/>
        </w:trPr>
        <w:tc>
          <w:tcPr>
            <w:tcW w:w="3839" w:type="dxa"/>
            <w:gridSpan w:val="2"/>
            <w:tcMar>
              <w:top w:w="56" w:type="dxa"/>
              <w:left w:w="56" w:type="dxa"/>
              <w:bottom w:w="56" w:type="dxa"/>
              <w:right w:w="56" w:type="dxa"/>
            </w:tcMar>
          </w:tcPr>
          <w:p w14:paraId="1D41AA01" w14:textId="0279D433" w:rsidR="009232A1" w:rsidRDefault="009232A1" w:rsidP="009232A1">
            <w:pPr>
              <w:spacing w:after="0" w:line="240" w:lineRule="auto"/>
              <w:rPr>
                <w:ins w:id="1008" w:author="Birger Kidmose" w:date="2026-08-06T09:10:00Z" w16du:dateUtc="2026-08-06T07:10:00Z"/>
              </w:rPr>
            </w:pPr>
            <w:ins w:id="1009" w:author="Birger Kidmose" w:date="2026-08-06T09:10:00Z" w16du:dateUtc="2026-08-06T07:10:00Z">
              <w:r w:rsidRPr="00337A10">
                <w:t>Oprettelsestidspunkt</w:t>
              </w:r>
            </w:ins>
          </w:p>
        </w:tc>
        <w:tc>
          <w:tcPr>
            <w:tcW w:w="6106" w:type="dxa"/>
            <w:tcMar>
              <w:top w:w="56" w:type="dxa"/>
              <w:left w:w="56" w:type="dxa"/>
              <w:bottom w:w="56" w:type="dxa"/>
              <w:right w:w="56" w:type="dxa"/>
            </w:tcMar>
          </w:tcPr>
          <w:p w14:paraId="7B23AF78" w14:textId="537F4C4B" w:rsidR="009232A1" w:rsidRPr="00876D32" w:rsidRDefault="009232A1" w:rsidP="009232A1">
            <w:pPr>
              <w:spacing w:after="0" w:line="240" w:lineRule="auto"/>
              <w:rPr>
                <w:ins w:id="1010" w:author="Birger Kidmose" w:date="2026-08-06T09:10:00Z" w16du:dateUtc="2026-08-06T07:10:00Z"/>
              </w:rPr>
            </w:pPr>
            <w:ins w:id="1011" w:author="Birger Kidmose" w:date="2026-08-06T09:10:00Z" w16du:dateUtc="2026-08-06T07:10:00Z">
              <w:r w:rsidRPr="002D2082">
                <w:t>Tidspunkt recepten er oprettet i Løsningen, sættes af Løsningen</w:t>
              </w:r>
              <w:r>
                <w:t>.</w:t>
              </w:r>
            </w:ins>
          </w:p>
        </w:tc>
      </w:tr>
      <w:tr w:rsidR="009232A1" w14:paraId="3AC6F579" w14:textId="77777777" w:rsidTr="1F0BAC7D">
        <w:trPr>
          <w:trHeight w:val="333"/>
          <w:trPrChange w:id="1012"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1013" w:author="Birger Kidmose" w:date="2026-08-06T09:10:00Z" w16du:dateUtc="2026-08-06T07:10:00Z">
              <w:tcPr>
                <w:tcW w:w="3839" w:type="dxa"/>
                <w:gridSpan w:val="2"/>
                <w:tcMar>
                  <w:top w:w="56" w:type="dxa"/>
                  <w:left w:w="56" w:type="dxa"/>
                  <w:bottom w:w="56" w:type="dxa"/>
                  <w:right w:w="56" w:type="dxa"/>
                </w:tcMar>
              </w:tcPr>
            </w:tcPrChange>
          </w:tcPr>
          <w:p w14:paraId="190A757A" w14:textId="77777777" w:rsidR="009232A1" w:rsidRDefault="009232A1" w:rsidP="009232A1">
            <w:pPr>
              <w:widowControl w:val="0"/>
              <w:spacing w:after="0" w:line="240" w:lineRule="auto"/>
            </w:pPr>
            <w:r>
              <w:t>Status</w:t>
            </w:r>
          </w:p>
        </w:tc>
        <w:tc>
          <w:tcPr>
            <w:tcW w:w="6106" w:type="dxa"/>
            <w:tcMar>
              <w:top w:w="56" w:type="dxa"/>
              <w:left w:w="56" w:type="dxa"/>
              <w:bottom w:w="56" w:type="dxa"/>
              <w:right w:w="56" w:type="dxa"/>
            </w:tcMar>
            <w:tcPrChange w:id="1014" w:author="Birger Kidmose" w:date="2026-08-06T09:10:00Z" w16du:dateUtc="2026-08-06T07:10:00Z">
              <w:tcPr>
                <w:tcW w:w="6106" w:type="dxa"/>
                <w:tcMar>
                  <w:top w:w="56" w:type="dxa"/>
                  <w:left w:w="56" w:type="dxa"/>
                  <w:bottom w:w="56" w:type="dxa"/>
                  <w:right w:w="56" w:type="dxa"/>
                </w:tcMar>
              </w:tcPr>
            </w:tcPrChange>
          </w:tcPr>
          <w:p w14:paraId="41497980" w14:textId="77777777" w:rsidR="009232A1" w:rsidRPr="00876D32" w:rsidRDefault="009232A1" w:rsidP="009232A1">
            <w:pPr>
              <w:widowControl w:val="0"/>
              <w:spacing w:after="0" w:line="240" w:lineRule="auto"/>
            </w:pPr>
            <w:r w:rsidRPr="00876D32">
              <w:t>Receptens status: “Åben” eller en af de lukkede “Afsluttet”, “Annulleret”, “Udløbet”, “Ugyldig”, “Inaktiv”. De forskellige lukket-status afspejler forskellige aktørers handling og mulighed for at fortryde.</w:t>
            </w:r>
          </w:p>
        </w:tc>
      </w:tr>
      <w:tr w:rsidR="009232A1" w14:paraId="7A644101" w14:textId="77777777" w:rsidTr="1F0BAC7D">
        <w:trPr>
          <w:trHeight w:val="333"/>
          <w:trPrChange w:id="1015"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1016" w:author="Birger Kidmose" w:date="2026-08-06T09:10:00Z" w16du:dateUtc="2026-08-06T07:10:00Z">
              <w:tcPr>
                <w:tcW w:w="3839" w:type="dxa"/>
                <w:gridSpan w:val="2"/>
                <w:tcMar>
                  <w:top w:w="56" w:type="dxa"/>
                  <w:left w:w="56" w:type="dxa"/>
                  <w:bottom w:w="56" w:type="dxa"/>
                  <w:right w:w="56" w:type="dxa"/>
                </w:tcMar>
              </w:tcPr>
            </w:tcPrChange>
          </w:tcPr>
          <w:p w14:paraId="7DC3F1DA" w14:textId="77777777" w:rsidR="009232A1" w:rsidRDefault="009232A1" w:rsidP="009232A1">
            <w:pPr>
              <w:widowControl w:val="0"/>
              <w:spacing w:after="0" w:line="240" w:lineRule="auto"/>
            </w:pPr>
            <w:r>
              <w:t>Gældende fra</w:t>
            </w:r>
          </w:p>
        </w:tc>
        <w:tc>
          <w:tcPr>
            <w:tcW w:w="6106" w:type="dxa"/>
            <w:tcMar>
              <w:top w:w="56" w:type="dxa"/>
              <w:left w:w="56" w:type="dxa"/>
              <w:bottom w:w="56" w:type="dxa"/>
              <w:right w:w="56" w:type="dxa"/>
            </w:tcMar>
            <w:tcPrChange w:id="1017" w:author="Birger Kidmose" w:date="2026-08-06T09:10:00Z" w16du:dateUtc="2026-08-06T07:10:00Z">
              <w:tcPr>
                <w:tcW w:w="6106" w:type="dxa"/>
                <w:tcMar>
                  <w:top w:w="56" w:type="dxa"/>
                  <w:left w:w="56" w:type="dxa"/>
                  <w:bottom w:w="56" w:type="dxa"/>
                  <w:right w:w="56" w:type="dxa"/>
                </w:tcMar>
              </w:tcPr>
            </w:tcPrChange>
          </w:tcPr>
          <w:p w14:paraId="612242A9" w14:textId="77777777" w:rsidR="009232A1" w:rsidRPr="00876D32" w:rsidRDefault="009232A1" w:rsidP="009232A1">
            <w:pPr>
              <w:widowControl w:val="0"/>
              <w:spacing w:after="0" w:line="240" w:lineRule="auto"/>
            </w:pPr>
            <w:r w:rsidRPr="00876D32">
              <w:t>Dato og tid til versionering</w:t>
            </w:r>
          </w:p>
        </w:tc>
      </w:tr>
      <w:tr w:rsidR="009232A1" w14:paraId="0DCE6558" w14:textId="77777777" w:rsidTr="1F0BAC7D">
        <w:trPr>
          <w:trHeight w:val="333"/>
          <w:trPrChange w:id="1018"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1019" w:author="Birger Kidmose" w:date="2026-08-06T09:10:00Z" w16du:dateUtc="2026-08-06T07:10:00Z">
              <w:tcPr>
                <w:tcW w:w="3839" w:type="dxa"/>
                <w:gridSpan w:val="2"/>
                <w:tcMar>
                  <w:top w:w="56" w:type="dxa"/>
                  <w:left w:w="56" w:type="dxa"/>
                  <w:bottom w:w="56" w:type="dxa"/>
                  <w:right w:w="56" w:type="dxa"/>
                </w:tcMar>
              </w:tcPr>
            </w:tcPrChange>
          </w:tcPr>
          <w:p w14:paraId="731ECDFA" w14:textId="77777777" w:rsidR="009232A1" w:rsidRDefault="009232A1" w:rsidP="009232A1">
            <w:pPr>
              <w:widowControl w:val="0"/>
              <w:spacing w:after="0" w:line="240" w:lineRule="auto"/>
            </w:pPr>
            <w:r>
              <w:t>Gældende til</w:t>
            </w:r>
          </w:p>
        </w:tc>
        <w:tc>
          <w:tcPr>
            <w:tcW w:w="6106" w:type="dxa"/>
            <w:tcMar>
              <w:top w:w="56" w:type="dxa"/>
              <w:left w:w="56" w:type="dxa"/>
              <w:bottom w:w="56" w:type="dxa"/>
              <w:right w:w="56" w:type="dxa"/>
            </w:tcMar>
            <w:tcPrChange w:id="1020" w:author="Birger Kidmose" w:date="2026-08-06T09:10:00Z" w16du:dateUtc="2026-08-06T07:10:00Z">
              <w:tcPr>
                <w:tcW w:w="6106" w:type="dxa"/>
                <w:tcMar>
                  <w:top w:w="56" w:type="dxa"/>
                  <w:left w:w="56" w:type="dxa"/>
                  <w:bottom w:w="56" w:type="dxa"/>
                  <w:right w:w="56" w:type="dxa"/>
                </w:tcMar>
              </w:tcPr>
            </w:tcPrChange>
          </w:tcPr>
          <w:p w14:paraId="7FD0F185" w14:textId="77777777" w:rsidR="009232A1" w:rsidRPr="00876D32" w:rsidRDefault="009232A1" w:rsidP="009232A1">
            <w:pPr>
              <w:widowControl w:val="0"/>
              <w:spacing w:after="0" w:line="240" w:lineRule="auto"/>
            </w:pPr>
            <w:r w:rsidRPr="00876D32">
              <w:t>Dato og tid til versionering</w:t>
            </w:r>
          </w:p>
        </w:tc>
      </w:tr>
    </w:tbl>
    <w:p w14:paraId="42129558" w14:textId="77777777" w:rsidR="001E5488" w:rsidRPr="00876D32" w:rsidRDefault="001E5488"/>
    <w:p w14:paraId="5DF82988" w14:textId="77777777" w:rsidR="001E5488" w:rsidRPr="00876D32" w:rsidRDefault="00DD08CB">
      <w:pPr>
        <w:rPr>
          <w:shd w:val="clear" w:color="auto" w:fill="F4CCCC"/>
        </w:rPr>
      </w:pPr>
      <w:r w:rsidRPr="00876D32">
        <w:t xml:space="preserve">Klausulbetingelse er udeladt, da dette ikke er relevant for veterinære recepter. </w:t>
      </w:r>
    </w:p>
    <w:p w14:paraId="145E3B13" w14:textId="410B9FFE" w:rsidR="001E5488" w:rsidRPr="00876D32" w:rsidRDefault="001D72CE" w:rsidP="00043482">
      <w:pPr>
        <w:pStyle w:val="Heading3"/>
        <w:ind w:firstLine="720"/>
        <w:pPrChange w:id="1021" w:author="Birger Kidmose" w:date="2026-08-06T09:10:00Z" w16du:dateUtc="2026-08-06T07:10:00Z">
          <w:pPr>
            <w:pStyle w:val="Heading3"/>
          </w:pPr>
        </w:pPrChange>
      </w:pPr>
      <w:bookmarkStart w:id="1022" w:name="_xwn9o6z8sqxp"/>
      <w:bookmarkStart w:id="1023" w:name="_28s7xya6x0t9"/>
      <w:bookmarkStart w:id="1024" w:name="_Toc231991128"/>
      <w:bookmarkEnd w:id="1022"/>
      <w:bookmarkEnd w:id="1023"/>
      <w:commentRangeStart w:id="1025"/>
      <w:commentRangeStart w:id="1026"/>
      <w:r>
        <w:t>6</w:t>
      </w:r>
      <w:r w:rsidR="00DD08CB">
        <w:t xml:space="preserve">.1.2 - </w:t>
      </w:r>
      <w:commentRangeStart w:id="1027"/>
      <w:r w:rsidR="00DD08CB">
        <w:t>Bestilling</w:t>
      </w:r>
      <w:bookmarkEnd w:id="1024"/>
      <w:commentRangeEnd w:id="1025"/>
      <w:r w:rsidR="00183681" w:rsidRPr="00876D32">
        <w:rPr>
          <w:rStyle w:val="CommentReference"/>
          <w:sz w:val="28"/>
          <w:szCs w:val="28"/>
        </w:rPr>
        <w:commentReference w:id="1025"/>
      </w:r>
      <w:commentRangeEnd w:id="1026"/>
      <w:r w:rsidRPr="00876D32">
        <w:rPr>
          <w:rStyle w:val="CommentReference"/>
          <w:sz w:val="28"/>
          <w:szCs w:val="28"/>
        </w:rPr>
        <w:commentReference w:id="1026"/>
      </w:r>
      <w:commentRangeEnd w:id="1027"/>
      <w:r w:rsidR="00636A45" w:rsidRPr="00876D32">
        <w:rPr>
          <w:rStyle w:val="CommentReference"/>
          <w:sz w:val="28"/>
          <w:szCs w:val="28"/>
        </w:rPr>
        <w:commentReference w:id="1027"/>
      </w:r>
    </w:p>
    <w:p w14:paraId="7E0CF442" w14:textId="4EE5DF1A" w:rsidR="001E5488" w:rsidRDefault="00DD08CB">
      <w:r w:rsidRPr="00876D32">
        <w:t xml:space="preserve">Bestillingen har flere formål. Bestillingen kan oprettes på forhånd af dyrlægen, hvormed recepten “adresseres” til et apotek eller en </w:t>
      </w:r>
      <w:r w:rsidR="00A024B0">
        <w:t>§39 vet-forhandler</w:t>
      </w:r>
      <w:r w:rsidRPr="00876D32">
        <w:t xml:space="preserve">, hvilket kan være nødvendig f.eks. ved forsendelse.  Bestillingen fungerer desuden som en “lås”, der sikrer at et andet apotek eller en anden </w:t>
      </w:r>
      <w:r w:rsidR="00A024B0">
        <w:t>§39 vet-forhandler</w:t>
      </w:r>
      <w:r w:rsidRPr="00876D32">
        <w:t xml:space="preserve"> ikke udleverer, når der allerede er en igangværende udlevering et andet sted. </w:t>
      </w:r>
    </w:p>
    <w:p w14:paraId="0EACE2D3" w14:textId="77777777" w:rsidR="00167D4A" w:rsidRPr="00167D4A" w:rsidRDefault="00167D4A" w:rsidP="00167D4A">
      <w:pPr>
        <w:rPr>
          <w:ins w:id="1028" w:author="Birger Kidmose" w:date="2026-08-06T09:10:00Z" w16du:dateUtc="2026-08-06T07:10:00Z"/>
          <w:lang w:val="da-DK"/>
        </w:rPr>
      </w:pPr>
      <w:commentRangeStart w:id="1029"/>
      <w:ins w:id="1030" w:author="Birger Kidmose" w:date="2026-08-06T09:10:00Z" w16du:dateUtc="2026-08-06T07:10:00Z">
        <w:r w:rsidRPr="00167D4A">
          <w:rPr>
            <w:lang w:val="da-DK"/>
          </w:rPr>
          <w:t xml:space="preserve">I forbindelse med servicen ”Hent nye bestillinger” sætter anvendersystemet en intern markering via ”Kvitter for bestillinger”. Markering findes kun internt i DVR og ikke et statusskift. Se også </w:t>
        </w:r>
        <w:r w:rsidRPr="00167D4A">
          <w:rPr>
            <w:lang w:val="da-DK"/>
          </w:rPr>
          <w:fldChar w:fldCharType="begin"/>
        </w:r>
        <w:r w:rsidRPr="00167D4A">
          <w:rPr>
            <w:lang w:val="da-DK"/>
          </w:rPr>
          <w:instrText xml:space="preserve"> REF _Ref233980163 \h </w:instrText>
        </w:r>
        <w:r w:rsidRPr="00167D4A">
          <w:rPr>
            <w:lang w:val="da-DK"/>
          </w:rPr>
        </w:r>
        <w:r w:rsidRPr="00167D4A">
          <w:rPr>
            <w:lang w:val="da-DK"/>
          </w:rPr>
          <w:fldChar w:fldCharType="separate"/>
        </w:r>
        <w:r w:rsidRPr="00167D4A">
          <w:rPr>
            <w:lang w:val="da-DK"/>
          </w:rPr>
          <w:t>8.10 - Kvitter for bestillinger</w:t>
        </w:r>
        <w:r w:rsidRPr="00167D4A">
          <w:fldChar w:fldCharType="end"/>
        </w:r>
        <w:r w:rsidRPr="00167D4A">
          <w:rPr>
            <w:lang w:val="da-DK"/>
          </w:rPr>
          <w:t>.</w:t>
        </w:r>
        <w:commentRangeEnd w:id="1029"/>
        <w:r w:rsidRPr="00167D4A">
          <w:rPr>
            <w:rStyle w:val="CommentReference"/>
            <w:sz w:val="22"/>
            <w:szCs w:val="22"/>
            <w:lang w:val="da-DK"/>
          </w:rPr>
          <w:commentReference w:id="1029"/>
        </w:r>
      </w:ins>
    </w:p>
    <w:p w14:paraId="42FF839A" w14:textId="77777777" w:rsidR="00167D4A" w:rsidRPr="00876D32" w:rsidRDefault="00167D4A">
      <w:pPr>
        <w:rPr>
          <w:ins w:id="1031" w:author="Birger Kidmose" w:date="2026-08-06T09:10:00Z" w16du:dateUtc="2026-08-06T07:10:00Z"/>
        </w:rPr>
      </w:pPr>
    </w:p>
    <w:tbl>
      <w:tblPr>
        <w:tblStyle w:val="af3"/>
        <w:tblW w:w="99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1032" w:author="Birger Kidmose" w:date="2026-08-06T09:10:00Z" w16du:dateUtc="2026-08-06T07:10:00Z">
          <w:tblPr>
            <w:tblW w:w="9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455"/>
        <w:gridCol w:w="3384"/>
        <w:gridCol w:w="6106"/>
        <w:tblGridChange w:id="1033">
          <w:tblGrid>
            <w:gridCol w:w="455"/>
            <w:gridCol w:w="3384"/>
            <w:gridCol w:w="6106"/>
          </w:tblGrid>
        </w:tblGridChange>
      </w:tblGrid>
      <w:tr w:rsidR="001E5488" w14:paraId="69DA3D7E" w14:textId="77777777" w:rsidTr="006707AA">
        <w:trPr>
          <w:trHeight w:val="420"/>
          <w:tblHeader/>
          <w:trPrChange w:id="1034" w:author="Birger Kidmose" w:date="2026-08-06T09:10:00Z" w16du:dateUtc="2026-08-06T07:10:00Z">
            <w:trPr>
              <w:trHeight w:val="420"/>
              <w:tblHeader/>
            </w:trPr>
          </w:trPrChange>
        </w:trPr>
        <w:tc>
          <w:tcPr>
            <w:tcW w:w="9945" w:type="dxa"/>
            <w:gridSpan w:val="3"/>
            <w:shd w:val="clear" w:color="auto" w:fill="BFBFBF" w:themeFill="background1" w:themeFillShade="BF"/>
            <w:tcMar>
              <w:top w:w="56" w:type="dxa"/>
              <w:left w:w="56" w:type="dxa"/>
              <w:bottom w:w="56" w:type="dxa"/>
              <w:right w:w="56" w:type="dxa"/>
            </w:tcMar>
            <w:tcPrChange w:id="1035" w:author="Birger Kidmose" w:date="2026-08-06T09:10:00Z" w16du:dateUtc="2026-08-06T07:10:00Z">
              <w:tcPr>
                <w:tcW w:w="9945" w:type="dxa"/>
                <w:gridSpan w:val="3"/>
                <w:shd w:val="clear" w:color="auto" w:fill="BFBFBF" w:themeFill="background1" w:themeFillShade="BF"/>
                <w:tcMar>
                  <w:top w:w="56" w:type="dxa"/>
                  <w:left w:w="56" w:type="dxa"/>
                  <w:bottom w:w="56" w:type="dxa"/>
                  <w:right w:w="56" w:type="dxa"/>
                </w:tcMar>
              </w:tcPr>
            </w:tcPrChange>
          </w:tcPr>
          <w:p w14:paraId="52037632" w14:textId="77777777" w:rsidR="001E5488" w:rsidRDefault="00DD08CB">
            <w:pPr>
              <w:widowControl w:val="0"/>
              <w:spacing w:after="0" w:line="240" w:lineRule="auto"/>
            </w:pPr>
            <w:r>
              <w:rPr>
                <w:b/>
                <w:bCs/>
              </w:rPr>
              <w:t>Bestilling</w:t>
            </w:r>
          </w:p>
        </w:tc>
      </w:tr>
      <w:tr w:rsidR="001E5488" w14:paraId="3A4365F9" w14:textId="77777777" w:rsidTr="006707AA">
        <w:trPr>
          <w:trHeight w:val="333"/>
          <w:trPrChange w:id="1036"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1037" w:author="Birger Kidmose" w:date="2026-08-06T09:10:00Z" w16du:dateUtc="2026-08-06T07:10:00Z">
              <w:tcPr>
                <w:tcW w:w="3839" w:type="dxa"/>
                <w:gridSpan w:val="2"/>
                <w:tcMar>
                  <w:top w:w="56" w:type="dxa"/>
                  <w:left w:w="56" w:type="dxa"/>
                  <w:bottom w:w="56" w:type="dxa"/>
                  <w:right w:w="56" w:type="dxa"/>
                </w:tcMar>
              </w:tcPr>
            </w:tcPrChange>
          </w:tcPr>
          <w:p w14:paraId="7476091A" w14:textId="77777777" w:rsidR="001E5488" w:rsidRDefault="00DD08CB">
            <w:pPr>
              <w:widowControl w:val="0"/>
              <w:spacing w:after="0" w:line="240" w:lineRule="auto"/>
              <w:rPr>
                <w:b/>
                <w:bCs/>
              </w:rPr>
            </w:pPr>
            <w:r>
              <w:rPr>
                <w:b/>
                <w:bCs/>
              </w:rPr>
              <w:t>Attribut</w:t>
            </w:r>
          </w:p>
        </w:tc>
        <w:tc>
          <w:tcPr>
            <w:tcW w:w="6106" w:type="dxa"/>
            <w:tcMar>
              <w:top w:w="56" w:type="dxa"/>
              <w:left w:w="56" w:type="dxa"/>
              <w:bottom w:w="56" w:type="dxa"/>
              <w:right w:w="56" w:type="dxa"/>
            </w:tcMar>
            <w:tcPrChange w:id="1038" w:author="Birger Kidmose" w:date="2026-08-06T09:10:00Z" w16du:dateUtc="2026-08-06T07:10:00Z">
              <w:tcPr>
                <w:tcW w:w="6106" w:type="dxa"/>
                <w:tcMar>
                  <w:top w:w="56" w:type="dxa"/>
                  <w:left w:w="56" w:type="dxa"/>
                  <w:bottom w:w="56" w:type="dxa"/>
                  <w:right w:w="56" w:type="dxa"/>
                </w:tcMar>
              </w:tcPr>
            </w:tcPrChange>
          </w:tcPr>
          <w:p w14:paraId="6F480DB9" w14:textId="77777777" w:rsidR="001E5488" w:rsidRDefault="00DD08CB">
            <w:pPr>
              <w:widowControl w:val="0"/>
              <w:spacing w:after="0" w:line="240" w:lineRule="auto"/>
              <w:rPr>
                <w:b/>
                <w:bCs/>
              </w:rPr>
            </w:pPr>
            <w:r>
              <w:rPr>
                <w:b/>
                <w:bCs/>
              </w:rPr>
              <w:t>Beskrivelse</w:t>
            </w:r>
          </w:p>
        </w:tc>
      </w:tr>
      <w:tr w:rsidR="001E5488" w14:paraId="2E35E7E2" w14:textId="77777777" w:rsidTr="006707AA">
        <w:trPr>
          <w:trHeight w:val="333"/>
          <w:trPrChange w:id="1039"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1040" w:author="Birger Kidmose" w:date="2026-08-06T09:10:00Z" w16du:dateUtc="2026-08-06T07:10:00Z">
              <w:tcPr>
                <w:tcW w:w="3839" w:type="dxa"/>
                <w:gridSpan w:val="2"/>
                <w:tcMar>
                  <w:top w:w="56" w:type="dxa"/>
                  <w:left w:w="56" w:type="dxa"/>
                  <w:bottom w:w="56" w:type="dxa"/>
                  <w:right w:w="56" w:type="dxa"/>
                </w:tcMar>
              </w:tcPr>
            </w:tcPrChange>
          </w:tcPr>
          <w:p w14:paraId="46ABCD5C" w14:textId="77777777" w:rsidR="001E5488" w:rsidRDefault="00DD08CB">
            <w:pPr>
              <w:widowControl w:val="0"/>
              <w:spacing w:after="0" w:line="240" w:lineRule="auto"/>
            </w:pPr>
            <w:r>
              <w:t>Id</w:t>
            </w:r>
          </w:p>
        </w:tc>
        <w:tc>
          <w:tcPr>
            <w:tcW w:w="6106" w:type="dxa"/>
            <w:tcMar>
              <w:top w:w="56" w:type="dxa"/>
              <w:left w:w="56" w:type="dxa"/>
              <w:bottom w:w="56" w:type="dxa"/>
              <w:right w:w="56" w:type="dxa"/>
            </w:tcMar>
            <w:tcPrChange w:id="1041" w:author="Birger Kidmose" w:date="2026-08-06T09:10:00Z" w16du:dateUtc="2026-08-06T07:10:00Z">
              <w:tcPr>
                <w:tcW w:w="6106" w:type="dxa"/>
                <w:tcMar>
                  <w:top w:w="56" w:type="dxa"/>
                  <w:left w:w="56" w:type="dxa"/>
                  <w:bottom w:w="56" w:type="dxa"/>
                  <w:right w:w="56" w:type="dxa"/>
                </w:tcMar>
              </w:tcPr>
            </w:tcPrChange>
          </w:tcPr>
          <w:p w14:paraId="47F21C56" w14:textId="77777777" w:rsidR="001E5488" w:rsidRPr="00876D32" w:rsidRDefault="00DD08CB">
            <w:pPr>
              <w:widowControl w:val="0"/>
              <w:spacing w:after="0" w:line="240" w:lineRule="auto"/>
            </w:pPr>
            <w:r w:rsidRPr="00876D32">
              <w:t>Teknisk nøgle til intern brug</w:t>
            </w:r>
          </w:p>
        </w:tc>
      </w:tr>
      <w:tr w:rsidR="001E5488" w14:paraId="3EDD2DC4" w14:textId="77777777" w:rsidTr="006707AA">
        <w:trPr>
          <w:trHeight w:val="333"/>
          <w:trPrChange w:id="1042"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1043" w:author="Birger Kidmose" w:date="2026-08-06T09:10:00Z" w16du:dateUtc="2026-08-06T07:10:00Z">
              <w:tcPr>
                <w:tcW w:w="3839" w:type="dxa"/>
                <w:gridSpan w:val="2"/>
                <w:tcMar>
                  <w:top w:w="56" w:type="dxa"/>
                  <w:left w:w="56" w:type="dxa"/>
                  <w:bottom w:w="56" w:type="dxa"/>
                  <w:right w:w="56" w:type="dxa"/>
                </w:tcMar>
              </w:tcPr>
            </w:tcPrChange>
          </w:tcPr>
          <w:p w14:paraId="650D9E5E" w14:textId="77777777" w:rsidR="001E5488" w:rsidRDefault="00DD08CB">
            <w:pPr>
              <w:widowControl w:val="0"/>
              <w:spacing w:after="0" w:line="240" w:lineRule="auto"/>
            </w:pPr>
            <w:r>
              <w:t>Bestillingsid</w:t>
            </w:r>
          </w:p>
        </w:tc>
        <w:tc>
          <w:tcPr>
            <w:tcW w:w="6106" w:type="dxa"/>
            <w:tcMar>
              <w:top w:w="56" w:type="dxa"/>
              <w:left w:w="56" w:type="dxa"/>
              <w:bottom w:w="56" w:type="dxa"/>
              <w:right w:w="56" w:type="dxa"/>
            </w:tcMar>
            <w:tcPrChange w:id="1044" w:author="Birger Kidmose" w:date="2026-08-06T09:10:00Z" w16du:dateUtc="2026-08-06T07:10:00Z">
              <w:tcPr>
                <w:tcW w:w="6106" w:type="dxa"/>
                <w:tcMar>
                  <w:top w:w="56" w:type="dxa"/>
                  <w:left w:w="56" w:type="dxa"/>
                  <w:bottom w:w="56" w:type="dxa"/>
                  <w:right w:w="56" w:type="dxa"/>
                </w:tcMar>
              </w:tcPr>
            </w:tcPrChange>
          </w:tcPr>
          <w:p w14:paraId="5681711C" w14:textId="77777777" w:rsidR="001E5488" w:rsidRDefault="00DD08CB">
            <w:pPr>
              <w:widowControl w:val="0"/>
              <w:spacing w:after="0" w:line="240" w:lineRule="auto"/>
            </w:pPr>
            <w:r>
              <w:t>Bestillingens offentlige id</w:t>
            </w:r>
          </w:p>
        </w:tc>
      </w:tr>
      <w:tr w:rsidR="001E5488" w14:paraId="1F14D8D4" w14:textId="77777777" w:rsidTr="006707AA">
        <w:trPr>
          <w:trHeight w:val="333"/>
          <w:trPrChange w:id="1045"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1046" w:author="Birger Kidmose" w:date="2026-08-06T09:10:00Z" w16du:dateUtc="2026-08-06T07:10:00Z">
              <w:tcPr>
                <w:tcW w:w="3839" w:type="dxa"/>
                <w:gridSpan w:val="2"/>
                <w:tcMar>
                  <w:top w:w="56" w:type="dxa"/>
                  <w:left w:w="56" w:type="dxa"/>
                  <w:bottom w:w="56" w:type="dxa"/>
                  <w:right w:w="56" w:type="dxa"/>
                </w:tcMar>
              </w:tcPr>
            </w:tcPrChange>
          </w:tcPr>
          <w:p w14:paraId="463195F0" w14:textId="77777777" w:rsidR="001E5488" w:rsidRDefault="00DD08CB">
            <w:pPr>
              <w:widowControl w:val="0"/>
              <w:spacing w:after="0" w:line="240" w:lineRule="auto"/>
            </w:pPr>
            <w:r>
              <w:t>Version</w:t>
            </w:r>
          </w:p>
        </w:tc>
        <w:tc>
          <w:tcPr>
            <w:tcW w:w="6106" w:type="dxa"/>
            <w:tcMar>
              <w:top w:w="56" w:type="dxa"/>
              <w:left w:w="56" w:type="dxa"/>
              <w:bottom w:w="56" w:type="dxa"/>
              <w:right w:w="56" w:type="dxa"/>
            </w:tcMar>
            <w:tcPrChange w:id="1047" w:author="Birger Kidmose" w:date="2026-08-06T09:10:00Z" w16du:dateUtc="2026-08-06T07:10:00Z">
              <w:tcPr>
                <w:tcW w:w="6106" w:type="dxa"/>
                <w:tcMar>
                  <w:top w:w="56" w:type="dxa"/>
                  <w:left w:w="56" w:type="dxa"/>
                  <w:bottom w:w="56" w:type="dxa"/>
                  <w:right w:w="56" w:type="dxa"/>
                </w:tcMar>
              </w:tcPr>
            </w:tcPrChange>
          </w:tcPr>
          <w:p w14:paraId="7751FAF1" w14:textId="77777777" w:rsidR="001E5488" w:rsidRDefault="00DD08CB">
            <w:pPr>
              <w:widowControl w:val="0"/>
              <w:spacing w:after="0" w:line="240" w:lineRule="auto"/>
            </w:pPr>
            <w:r>
              <w:t xml:space="preserve">Versionsnummer </w:t>
            </w:r>
          </w:p>
        </w:tc>
      </w:tr>
      <w:tr w:rsidR="001E5488" w14:paraId="72063E36" w14:textId="77777777" w:rsidTr="006707AA">
        <w:trPr>
          <w:trHeight w:val="333"/>
          <w:trPrChange w:id="1048"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1049" w:author="Birger Kidmose" w:date="2026-08-06T09:10:00Z" w16du:dateUtc="2026-08-06T07:10:00Z">
              <w:tcPr>
                <w:tcW w:w="3839" w:type="dxa"/>
                <w:gridSpan w:val="2"/>
                <w:tcMar>
                  <w:top w:w="56" w:type="dxa"/>
                  <w:left w:w="56" w:type="dxa"/>
                  <w:bottom w:w="56" w:type="dxa"/>
                  <w:right w:w="56" w:type="dxa"/>
                </w:tcMar>
              </w:tcPr>
            </w:tcPrChange>
          </w:tcPr>
          <w:p w14:paraId="7DCEF86E" w14:textId="77777777" w:rsidR="001E5488" w:rsidRDefault="00DD08CB">
            <w:pPr>
              <w:widowControl w:val="0"/>
              <w:spacing w:after="0" w:line="240" w:lineRule="auto"/>
            </w:pPr>
            <w:r>
              <w:t>Receptid</w:t>
            </w:r>
          </w:p>
        </w:tc>
        <w:tc>
          <w:tcPr>
            <w:tcW w:w="6106" w:type="dxa"/>
            <w:tcMar>
              <w:top w:w="56" w:type="dxa"/>
              <w:left w:w="56" w:type="dxa"/>
              <w:bottom w:w="56" w:type="dxa"/>
              <w:right w:w="56" w:type="dxa"/>
            </w:tcMar>
            <w:tcPrChange w:id="1050" w:author="Birger Kidmose" w:date="2026-08-06T09:10:00Z" w16du:dateUtc="2026-08-06T07:10:00Z">
              <w:tcPr>
                <w:tcW w:w="6106" w:type="dxa"/>
                <w:tcMar>
                  <w:top w:w="56" w:type="dxa"/>
                  <w:left w:w="56" w:type="dxa"/>
                  <w:bottom w:w="56" w:type="dxa"/>
                  <w:right w:w="56" w:type="dxa"/>
                </w:tcMar>
              </w:tcPr>
            </w:tcPrChange>
          </w:tcPr>
          <w:p w14:paraId="081D95BE" w14:textId="77777777" w:rsidR="001E5488" w:rsidRDefault="00DD08CB">
            <w:pPr>
              <w:widowControl w:val="0"/>
              <w:spacing w:after="0" w:line="240" w:lineRule="auto"/>
            </w:pPr>
            <w:r>
              <w:t>Reference til recepten</w:t>
            </w:r>
          </w:p>
        </w:tc>
      </w:tr>
      <w:tr w:rsidR="001E5488" w14:paraId="3C8E958D" w14:textId="77777777" w:rsidTr="006707AA">
        <w:trPr>
          <w:trHeight w:val="333"/>
          <w:trPrChange w:id="1051"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1052" w:author="Birger Kidmose" w:date="2026-08-06T09:10:00Z" w16du:dateUtc="2026-08-06T07:10:00Z">
              <w:tcPr>
                <w:tcW w:w="3839" w:type="dxa"/>
                <w:gridSpan w:val="2"/>
                <w:tcMar>
                  <w:top w:w="56" w:type="dxa"/>
                  <w:left w:w="56" w:type="dxa"/>
                  <w:bottom w:w="56" w:type="dxa"/>
                  <w:right w:w="56" w:type="dxa"/>
                </w:tcMar>
              </w:tcPr>
            </w:tcPrChange>
          </w:tcPr>
          <w:p w14:paraId="748D938D" w14:textId="77777777" w:rsidR="001E5488" w:rsidRDefault="00DD08CB">
            <w:pPr>
              <w:spacing w:after="0" w:line="240" w:lineRule="auto"/>
              <w:rPr>
                <w:color w:val="4A86E8"/>
              </w:rPr>
            </w:pPr>
            <w:r>
              <w:rPr>
                <w:color w:val="4A86E8"/>
              </w:rPr>
              <w:t>Bestiller</w:t>
            </w:r>
          </w:p>
        </w:tc>
        <w:tc>
          <w:tcPr>
            <w:tcW w:w="6106" w:type="dxa"/>
            <w:tcMar>
              <w:top w:w="56" w:type="dxa"/>
              <w:left w:w="56" w:type="dxa"/>
              <w:bottom w:w="56" w:type="dxa"/>
              <w:right w:w="56" w:type="dxa"/>
            </w:tcMar>
            <w:tcPrChange w:id="1053" w:author="Birger Kidmose" w:date="2026-08-06T09:10:00Z" w16du:dateUtc="2026-08-06T07:10:00Z">
              <w:tcPr>
                <w:tcW w:w="6106" w:type="dxa"/>
                <w:tcMar>
                  <w:top w:w="56" w:type="dxa"/>
                  <w:left w:w="56" w:type="dxa"/>
                  <w:bottom w:w="56" w:type="dxa"/>
                  <w:right w:w="56" w:type="dxa"/>
                </w:tcMar>
              </w:tcPr>
            </w:tcPrChange>
          </w:tcPr>
          <w:p w14:paraId="766284D3" w14:textId="77777777" w:rsidR="001E5488" w:rsidRPr="00876D32" w:rsidRDefault="00DD08CB">
            <w:pPr>
              <w:widowControl w:val="0"/>
              <w:spacing w:after="0" w:line="240" w:lineRule="auto"/>
            </w:pPr>
            <w:r w:rsidRPr="00876D32">
              <w:t>Enten dyrlæge og praksis.</w:t>
            </w:r>
          </w:p>
        </w:tc>
      </w:tr>
      <w:tr w:rsidR="001E5488" w14:paraId="309AEA0E" w14:textId="77777777" w:rsidTr="006707AA">
        <w:trPr>
          <w:trHeight w:val="333"/>
          <w:trPrChange w:id="1054" w:author="Birger Kidmose" w:date="2026-08-06T09:10:00Z" w16du:dateUtc="2026-08-06T07:10:00Z">
            <w:trPr>
              <w:trHeight w:val="333"/>
            </w:trPr>
          </w:trPrChange>
        </w:trPr>
        <w:tc>
          <w:tcPr>
            <w:tcW w:w="455" w:type="dxa"/>
            <w:tcMar>
              <w:top w:w="56" w:type="dxa"/>
              <w:left w:w="56" w:type="dxa"/>
              <w:bottom w:w="56" w:type="dxa"/>
              <w:right w:w="56" w:type="dxa"/>
            </w:tcMar>
            <w:tcPrChange w:id="1055" w:author="Birger Kidmose" w:date="2026-08-06T09:10:00Z" w16du:dateUtc="2026-08-06T07:10:00Z">
              <w:tcPr>
                <w:tcW w:w="455" w:type="dxa"/>
                <w:tcMar>
                  <w:top w:w="56" w:type="dxa"/>
                  <w:left w:w="56" w:type="dxa"/>
                  <w:bottom w:w="56" w:type="dxa"/>
                  <w:right w:w="56" w:type="dxa"/>
                </w:tcMar>
              </w:tcPr>
            </w:tcPrChange>
          </w:tcPr>
          <w:p w14:paraId="450C28A6" w14:textId="77777777" w:rsidR="001E5488" w:rsidRPr="00876D32" w:rsidRDefault="001E5488">
            <w:pPr>
              <w:widowControl w:val="0"/>
              <w:spacing w:after="0" w:line="240" w:lineRule="auto"/>
            </w:pPr>
          </w:p>
        </w:tc>
        <w:tc>
          <w:tcPr>
            <w:tcW w:w="3384" w:type="dxa"/>
            <w:tcMar>
              <w:top w:w="56" w:type="dxa"/>
              <w:left w:w="56" w:type="dxa"/>
              <w:bottom w:w="56" w:type="dxa"/>
              <w:right w:w="56" w:type="dxa"/>
            </w:tcMar>
            <w:tcPrChange w:id="1056" w:author="Birger Kidmose" w:date="2026-08-06T09:10:00Z" w16du:dateUtc="2026-08-06T07:10:00Z">
              <w:tcPr>
                <w:tcW w:w="3384" w:type="dxa"/>
                <w:tcMar>
                  <w:top w:w="56" w:type="dxa"/>
                  <w:left w:w="56" w:type="dxa"/>
                  <w:bottom w:w="56" w:type="dxa"/>
                  <w:right w:w="56" w:type="dxa"/>
                </w:tcMar>
              </w:tcPr>
            </w:tcPrChange>
          </w:tcPr>
          <w:p w14:paraId="7E804DC1" w14:textId="77777777" w:rsidR="001E5488" w:rsidRDefault="00DD08CB">
            <w:pPr>
              <w:widowControl w:val="0"/>
              <w:spacing w:after="0" w:line="240" w:lineRule="auto"/>
            </w:pPr>
            <w:r>
              <w:t>DyrlægeId</w:t>
            </w:r>
          </w:p>
        </w:tc>
        <w:tc>
          <w:tcPr>
            <w:tcW w:w="6106" w:type="dxa"/>
            <w:tcMar>
              <w:top w:w="56" w:type="dxa"/>
              <w:left w:w="56" w:type="dxa"/>
              <w:bottom w:w="56" w:type="dxa"/>
              <w:right w:w="56" w:type="dxa"/>
            </w:tcMar>
            <w:tcPrChange w:id="1057" w:author="Birger Kidmose" w:date="2026-08-06T09:10:00Z" w16du:dateUtc="2026-08-06T07:10:00Z">
              <w:tcPr>
                <w:tcW w:w="6106" w:type="dxa"/>
                <w:tcMar>
                  <w:top w:w="56" w:type="dxa"/>
                  <w:left w:w="56" w:type="dxa"/>
                  <w:bottom w:w="56" w:type="dxa"/>
                  <w:right w:w="56" w:type="dxa"/>
                </w:tcMar>
              </w:tcPr>
            </w:tcPrChange>
          </w:tcPr>
          <w:p w14:paraId="1B33E312" w14:textId="77777777" w:rsidR="001E5488" w:rsidRDefault="00DD08CB">
            <w:pPr>
              <w:widowControl w:val="0"/>
              <w:spacing w:after="0" w:line="240" w:lineRule="auto"/>
            </w:pPr>
            <w:r>
              <w:t>Reference til Dyrlæge</w:t>
            </w:r>
          </w:p>
        </w:tc>
      </w:tr>
      <w:tr w:rsidR="001E5488" w14:paraId="2181BD2C" w14:textId="77777777" w:rsidTr="006707AA">
        <w:trPr>
          <w:trHeight w:val="333"/>
          <w:trPrChange w:id="1058" w:author="Birger Kidmose" w:date="2026-08-06T09:10:00Z" w16du:dateUtc="2026-08-06T07:10:00Z">
            <w:trPr>
              <w:trHeight w:val="333"/>
            </w:trPr>
          </w:trPrChange>
        </w:trPr>
        <w:tc>
          <w:tcPr>
            <w:tcW w:w="455" w:type="dxa"/>
            <w:tcMar>
              <w:top w:w="56" w:type="dxa"/>
              <w:left w:w="56" w:type="dxa"/>
              <w:bottom w:w="56" w:type="dxa"/>
              <w:right w:w="56" w:type="dxa"/>
            </w:tcMar>
            <w:tcPrChange w:id="1059" w:author="Birger Kidmose" w:date="2026-08-06T09:10:00Z" w16du:dateUtc="2026-08-06T07:10:00Z">
              <w:tcPr>
                <w:tcW w:w="455" w:type="dxa"/>
                <w:tcMar>
                  <w:top w:w="56" w:type="dxa"/>
                  <w:left w:w="56" w:type="dxa"/>
                  <w:bottom w:w="56" w:type="dxa"/>
                  <w:right w:w="56" w:type="dxa"/>
                </w:tcMar>
              </w:tcPr>
            </w:tcPrChange>
          </w:tcPr>
          <w:p w14:paraId="4211DD9F" w14:textId="77777777" w:rsidR="001E5488" w:rsidRDefault="001E5488">
            <w:pPr>
              <w:widowControl w:val="0"/>
              <w:spacing w:after="0" w:line="240" w:lineRule="auto"/>
            </w:pPr>
          </w:p>
        </w:tc>
        <w:tc>
          <w:tcPr>
            <w:tcW w:w="3384" w:type="dxa"/>
            <w:tcMar>
              <w:top w:w="56" w:type="dxa"/>
              <w:left w:w="56" w:type="dxa"/>
              <w:bottom w:w="56" w:type="dxa"/>
              <w:right w:w="56" w:type="dxa"/>
            </w:tcMar>
            <w:tcPrChange w:id="1060" w:author="Birger Kidmose" w:date="2026-08-06T09:10:00Z" w16du:dateUtc="2026-08-06T07:10:00Z">
              <w:tcPr>
                <w:tcW w:w="3384" w:type="dxa"/>
                <w:tcMar>
                  <w:top w:w="56" w:type="dxa"/>
                  <w:left w:w="56" w:type="dxa"/>
                  <w:bottom w:w="56" w:type="dxa"/>
                  <w:right w:w="56" w:type="dxa"/>
                </w:tcMar>
              </w:tcPr>
            </w:tcPrChange>
          </w:tcPr>
          <w:p w14:paraId="427001FD" w14:textId="77777777" w:rsidR="001E5488" w:rsidRDefault="00DD08CB">
            <w:pPr>
              <w:widowControl w:val="0"/>
              <w:spacing w:after="0" w:line="240" w:lineRule="auto"/>
            </w:pPr>
            <w:r>
              <w:t>DyrlægepraksisId</w:t>
            </w:r>
          </w:p>
        </w:tc>
        <w:tc>
          <w:tcPr>
            <w:tcW w:w="6106" w:type="dxa"/>
            <w:tcMar>
              <w:top w:w="56" w:type="dxa"/>
              <w:left w:w="56" w:type="dxa"/>
              <w:bottom w:w="56" w:type="dxa"/>
              <w:right w:w="56" w:type="dxa"/>
            </w:tcMar>
            <w:tcPrChange w:id="1061" w:author="Birger Kidmose" w:date="2026-08-06T09:10:00Z" w16du:dateUtc="2026-08-06T07:10:00Z">
              <w:tcPr>
                <w:tcW w:w="6106" w:type="dxa"/>
                <w:tcMar>
                  <w:top w:w="56" w:type="dxa"/>
                  <w:left w:w="56" w:type="dxa"/>
                  <w:bottom w:w="56" w:type="dxa"/>
                  <w:right w:w="56" w:type="dxa"/>
                </w:tcMar>
              </w:tcPr>
            </w:tcPrChange>
          </w:tcPr>
          <w:p w14:paraId="5E092FF5" w14:textId="77777777" w:rsidR="001E5488" w:rsidRPr="00876D32" w:rsidRDefault="00DD08CB">
            <w:pPr>
              <w:widowControl w:val="0"/>
              <w:spacing w:after="0" w:line="240" w:lineRule="auto"/>
            </w:pPr>
            <w:r w:rsidRPr="00876D32">
              <w:t>Reference til dyrlægepraksis, kan angives sammen med dyrlæge. Kun obligatorisk ved bestilling til dyrlægepraksis.</w:t>
            </w:r>
          </w:p>
        </w:tc>
      </w:tr>
      <w:tr w:rsidR="001E5488" w14:paraId="0B7354C4" w14:textId="77777777" w:rsidTr="006707AA">
        <w:trPr>
          <w:trHeight w:val="333"/>
          <w:trPrChange w:id="1062" w:author="Birger Kidmose" w:date="2026-08-06T09:10:00Z" w16du:dateUtc="2026-08-06T07:10:00Z">
            <w:trPr>
              <w:trHeight w:val="333"/>
            </w:trPr>
          </w:trPrChange>
        </w:trPr>
        <w:tc>
          <w:tcPr>
            <w:tcW w:w="455" w:type="dxa"/>
            <w:tcMar>
              <w:top w:w="56" w:type="dxa"/>
              <w:left w:w="56" w:type="dxa"/>
              <w:bottom w:w="56" w:type="dxa"/>
              <w:right w:w="56" w:type="dxa"/>
            </w:tcMar>
            <w:tcPrChange w:id="1063" w:author="Birger Kidmose" w:date="2026-08-06T09:10:00Z" w16du:dateUtc="2026-08-06T07:10:00Z">
              <w:tcPr>
                <w:tcW w:w="455" w:type="dxa"/>
                <w:tcMar>
                  <w:top w:w="56" w:type="dxa"/>
                  <w:left w:w="56" w:type="dxa"/>
                  <w:bottom w:w="56" w:type="dxa"/>
                  <w:right w:w="56" w:type="dxa"/>
                </w:tcMar>
              </w:tcPr>
            </w:tcPrChange>
          </w:tcPr>
          <w:p w14:paraId="0942FB6F" w14:textId="77777777" w:rsidR="001E5488" w:rsidRDefault="001E5488">
            <w:pPr>
              <w:widowControl w:val="0"/>
              <w:spacing w:after="0" w:line="240" w:lineRule="auto"/>
            </w:pPr>
          </w:p>
        </w:tc>
        <w:tc>
          <w:tcPr>
            <w:tcW w:w="3384" w:type="dxa"/>
            <w:tcMar>
              <w:top w:w="56" w:type="dxa"/>
              <w:left w:w="56" w:type="dxa"/>
              <w:bottom w:w="56" w:type="dxa"/>
              <w:right w:w="56" w:type="dxa"/>
            </w:tcMar>
            <w:tcPrChange w:id="1064" w:author="Birger Kidmose" w:date="2026-08-06T09:10:00Z" w16du:dateUtc="2026-08-06T07:10:00Z">
              <w:tcPr>
                <w:tcW w:w="3384" w:type="dxa"/>
                <w:tcMar>
                  <w:top w:w="56" w:type="dxa"/>
                  <w:left w:w="56" w:type="dxa"/>
                  <w:bottom w:w="56" w:type="dxa"/>
                  <w:right w:w="56" w:type="dxa"/>
                </w:tcMar>
              </w:tcPr>
            </w:tcPrChange>
          </w:tcPr>
          <w:p w14:paraId="69B47882" w14:textId="77777777" w:rsidR="001E5488" w:rsidRDefault="00DD08CB">
            <w:pPr>
              <w:widowControl w:val="0"/>
              <w:spacing w:after="0" w:line="240" w:lineRule="auto"/>
            </w:pPr>
            <w:r>
              <w:t>ApotekerId</w:t>
            </w:r>
          </w:p>
        </w:tc>
        <w:tc>
          <w:tcPr>
            <w:tcW w:w="6106" w:type="dxa"/>
            <w:tcMar>
              <w:top w:w="56" w:type="dxa"/>
              <w:left w:w="56" w:type="dxa"/>
              <w:bottom w:w="56" w:type="dxa"/>
              <w:right w:w="56" w:type="dxa"/>
            </w:tcMar>
            <w:tcPrChange w:id="1065" w:author="Birger Kidmose" w:date="2026-08-06T09:10:00Z" w16du:dateUtc="2026-08-06T07:10:00Z">
              <w:tcPr>
                <w:tcW w:w="6106" w:type="dxa"/>
                <w:tcMar>
                  <w:top w:w="56" w:type="dxa"/>
                  <w:left w:w="56" w:type="dxa"/>
                  <w:bottom w:w="56" w:type="dxa"/>
                  <w:right w:w="56" w:type="dxa"/>
                </w:tcMar>
              </w:tcPr>
            </w:tcPrChange>
          </w:tcPr>
          <w:p w14:paraId="4B80135B" w14:textId="77777777" w:rsidR="001E5488" w:rsidRPr="00876D32" w:rsidRDefault="00DD08CB">
            <w:pPr>
              <w:widowControl w:val="0"/>
              <w:spacing w:after="0" w:line="240" w:lineRule="auto"/>
            </w:pPr>
            <w:bookmarkStart w:id="1066" w:name="_9shs7le8227k" w:colFirst="0" w:colLast="0"/>
            <w:bookmarkEnd w:id="1066"/>
            <w:r w:rsidRPr="00876D32">
              <w:t xml:space="preserve">Reference til Apoteker (og filialer), </w:t>
            </w:r>
            <w:bookmarkStart w:id="1067" w:name="_Hlk219991858"/>
            <w:r w:rsidRPr="00876D32">
              <w:t xml:space="preserve">angives i de situationer hvor apoteket opretter Bestillingen for at låse en recept. </w:t>
            </w:r>
            <w:bookmarkEnd w:id="1067"/>
          </w:p>
        </w:tc>
      </w:tr>
      <w:tr w:rsidR="008135C7" w14:paraId="66494B29" w14:textId="77777777" w:rsidTr="006707AA">
        <w:trPr>
          <w:trHeight w:val="333"/>
          <w:trPrChange w:id="1068" w:author="Birger Kidmose" w:date="2026-08-06T09:10:00Z" w16du:dateUtc="2026-08-06T07:10:00Z">
            <w:trPr>
              <w:trHeight w:val="333"/>
            </w:trPr>
          </w:trPrChange>
        </w:trPr>
        <w:tc>
          <w:tcPr>
            <w:tcW w:w="455" w:type="dxa"/>
            <w:tcMar>
              <w:top w:w="56" w:type="dxa"/>
              <w:left w:w="56" w:type="dxa"/>
              <w:bottom w:w="56" w:type="dxa"/>
              <w:right w:w="56" w:type="dxa"/>
            </w:tcMar>
            <w:tcPrChange w:id="1069" w:author="Birger Kidmose" w:date="2026-08-06T09:10:00Z" w16du:dateUtc="2026-08-06T07:10:00Z">
              <w:tcPr>
                <w:tcW w:w="455" w:type="dxa"/>
                <w:tcMar>
                  <w:top w:w="56" w:type="dxa"/>
                  <w:left w:w="56" w:type="dxa"/>
                  <w:bottom w:w="56" w:type="dxa"/>
                  <w:right w:w="56" w:type="dxa"/>
                </w:tcMar>
              </w:tcPr>
            </w:tcPrChange>
          </w:tcPr>
          <w:p w14:paraId="01095DDF" w14:textId="77777777" w:rsidR="008135C7" w:rsidRDefault="008135C7" w:rsidP="008135C7">
            <w:pPr>
              <w:widowControl w:val="0"/>
              <w:spacing w:after="0" w:line="240" w:lineRule="auto"/>
            </w:pPr>
          </w:p>
        </w:tc>
        <w:tc>
          <w:tcPr>
            <w:tcW w:w="3384" w:type="dxa"/>
            <w:tcMar>
              <w:top w:w="56" w:type="dxa"/>
              <w:left w:w="56" w:type="dxa"/>
              <w:bottom w:w="56" w:type="dxa"/>
              <w:right w:w="56" w:type="dxa"/>
            </w:tcMar>
            <w:tcPrChange w:id="1070" w:author="Birger Kidmose" w:date="2026-08-06T09:10:00Z" w16du:dateUtc="2026-08-06T07:10:00Z">
              <w:tcPr>
                <w:tcW w:w="3384" w:type="dxa"/>
                <w:tcMar>
                  <w:top w:w="56" w:type="dxa"/>
                  <w:left w:w="56" w:type="dxa"/>
                  <w:bottom w:w="56" w:type="dxa"/>
                  <w:right w:w="56" w:type="dxa"/>
                </w:tcMar>
              </w:tcPr>
            </w:tcPrChange>
          </w:tcPr>
          <w:p w14:paraId="5F62F619" w14:textId="51BBB9F7" w:rsidR="008135C7" w:rsidRDefault="008135C7" w:rsidP="008135C7">
            <w:pPr>
              <w:widowControl w:val="0"/>
              <w:spacing w:after="0" w:line="240" w:lineRule="auto"/>
            </w:pPr>
            <w:r>
              <w:t>Vet-forhandlerId</w:t>
            </w:r>
          </w:p>
        </w:tc>
        <w:tc>
          <w:tcPr>
            <w:tcW w:w="6106" w:type="dxa"/>
            <w:tcMar>
              <w:top w:w="56" w:type="dxa"/>
              <w:left w:w="56" w:type="dxa"/>
              <w:bottom w:w="56" w:type="dxa"/>
              <w:right w:w="56" w:type="dxa"/>
            </w:tcMar>
            <w:tcPrChange w:id="1071" w:author="Birger Kidmose" w:date="2026-08-06T09:10:00Z" w16du:dateUtc="2026-08-06T07:10:00Z">
              <w:tcPr>
                <w:tcW w:w="6106" w:type="dxa"/>
                <w:tcMar>
                  <w:top w:w="56" w:type="dxa"/>
                  <w:left w:w="56" w:type="dxa"/>
                  <w:bottom w:w="56" w:type="dxa"/>
                  <w:right w:w="56" w:type="dxa"/>
                </w:tcMar>
              </w:tcPr>
            </w:tcPrChange>
          </w:tcPr>
          <w:p w14:paraId="7287FEDD" w14:textId="4EA6F054" w:rsidR="008135C7" w:rsidRPr="00876D32" w:rsidRDefault="008135C7" w:rsidP="008135C7">
            <w:pPr>
              <w:widowControl w:val="0"/>
              <w:spacing w:after="0" w:line="240" w:lineRule="auto"/>
            </w:pPr>
            <w:r w:rsidRPr="00876D32">
              <w:t xml:space="preserve">Reference til </w:t>
            </w:r>
            <w:r>
              <w:t>Vet-forhandler</w:t>
            </w:r>
            <w:r w:rsidRPr="00876D32">
              <w:t xml:space="preserve">, angives i de situationer hvor </w:t>
            </w:r>
            <w:r>
              <w:t xml:space="preserve">vet-forhandleren </w:t>
            </w:r>
            <w:r w:rsidRPr="00876D32">
              <w:t xml:space="preserve">opretter Bestillingen for at låse en recept. </w:t>
            </w:r>
          </w:p>
        </w:tc>
      </w:tr>
      <w:tr w:rsidR="008135C7" w14:paraId="39D49622" w14:textId="77777777" w:rsidTr="006707AA">
        <w:trPr>
          <w:trHeight w:val="333"/>
          <w:trPrChange w:id="1072"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1073" w:author="Birger Kidmose" w:date="2026-08-06T09:10:00Z" w16du:dateUtc="2026-08-06T07:10:00Z">
              <w:tcPr>
                <w:tcW w:w="3839" w:type="dxa"/>
                <w:gridSpan w:val="2"/>
                <w:tcMar>
                  <w:top w:w="56" w:type="dxa"/>
                  <w:left w:w="56" w:type="dxa"/>
                  <w:bottom w:w="56" w:type="dxa"/>
                  <w:right w:w="56" w:type="dxa"/>
                </w:tcMar>
              </w:tcPr>
            </w:tcPrChange>
          </w:tcPr>
          <w:p w14:paraId="62879A59" w14:textId="77777777" w:rsidR="008135C7" w:rsidRDefault="008135C7" w:rsidP="008135C7">
            <w:pPr>
              <w:spacing w:after="0" w:line="240" w:lineRule="auto"/>
              <w:rPr>
                <w:color w:val="4A86E8"/>
              </w:rPr>
            </w:pPr>
            <w:r>
              <w:rPr>
                <w:color w:val="4A86E8"/>
              </w:rPr>
              <w:t>Modtager</w:t>
            </w:r>
          </w:p>
        </w:tc>
        <w:tc>
          <w:tcPr>
            <w:tcW w:w="6106" w:type="dxa"/>
            <w:tcMar>
              <w:top w:w="56" w:type="dxa"/>
              <w:left w:w="56" w:type="dxa"/>
              <w:bottom w:w="56" w:type="dxa"/>
              <w:right w:w="56" w:type="dxa"/>
            </w:tcMar>
            <w:tcPrChange w:id="1074" w:author="Birger Kidmose" w:date="2026-08-06T09:10:00Z" w16du:dateUtc="2026-08-06T07:10:00Z">
              <w:tcPr>
                <w:tcW w:w="6106" w:type="dxa"/>
                <w:tcMar>
                  <w:top w:w="56" w:type="dxa"/>
                  <w:left w:w="56" w:type="dxa"/>
                  <w:bottom w:w="56" w:type="dxa"/>
                  <w:right w:w="56" w:type="dxa"/>
                </w:tcMar>
              </w:tcPr>
            </w:tcPrChange>
          </w:tcPr>
          <w:p w14:paraId="07393C8D" w14:textId="310940C0" w:rsidR="008135C7" w:rsidRPr="00876D32" w:rsidRDefault="008135C7" w:rsidP="008135C7">
            <w:pPr>
              <w:spacing w:after="0" w:line="240" w:lineRule="auto"/>
            </w:pPr>
            <w:r w:rsidRPr="00876D32">
              <w:t>Enten apotek eller vet-forhandler skal forekomme</w:t>
            </w:r>
          </w:p>
        </w:tc>
      </w:tr>
      <w:tr w:rsidR="008135C7" w14:paraId="74DCE6CE" w14:textId="77777777" w:rsidTr="006707AA">
        <w:trPr>
          <w:trHeight w:val="333"/>
          <w:trPrChange w:id="1075" w:author="Birger Kidmose" w:date="2026-08-06T09:10:00Z" w16du:dateUtc="2026-08-06T07:10:00Z">
            <w:trPr>
              <w:trHeight w:val="333"/>
            </w:trPr>
          </w:trPrChange>
        </w:trPr>
        <w:tc>
          <w:tcPr>
            <w:tcW w:w="455" w:type="dxa"/>
            <w:tcMar>
              <w:top w:w="56" w:type="dxa"/>
              <w:left w:w="56" w:type="dxa"/>
              <w:bottom w:w="56" w:type="dxa"/>
              <w:right w:w="56" w:type="dxa"/>
            </w:tcMar>
            <w:tcPrChange w:id="1076" w:author="Birger Kidmose" w:date="2026-08-06T09:10:00Z" w16du:dateUtc="2026-08-06T07:10:00Z">
              <w:tcPr>
                <w:tcW w:w="455" w:type="dxa"/>
                <w:tcMar>
                  <w:top w:w="56" w:type="dxa"/>
                  <w:left w:w="56" w:type="dxa"/>
                  <w:bottom w:w="56" w:type="dxa"/>
                  <w:right w:w="56" w:type="dxa"/>
                </w:tcMar>
              </w:tcPr>
            </w:tcPrChange>
          </w:tcPr>
          <w:p w14:paraId="2B9076F0" w14:textId="77777777" w:rsidR="008135C7" w:rsidRPr="00876D32" w:rsidRDefault="008135C7" w:rsidP="008135C7">
            <w:pPr>
              <w:spacing w:after="0" w:line="240" w:lineRule="auto"/>
            </w:pPr>
          </w:p>
        </w:tc>
        <w:tc>
          <w:tcPr>
            <w:tcW w:w="3384" w:type="dxa"/>
            <w:tcMar>
              <w:top w:w="56" w:type="dxa"/>
              <w:left w:w="56" w:type="dxa"/>
              <w:bottom w:w="56" w:type="dxa"/>
              <w:right w:w="56" w:type="dxa"/>
            </w:tcMar>
            <w:tcPrChange w:id="1077" w:author="Birger Kidmose" w:date="2026-08-06T09:10:00Z" w16du:dateUtc="2026-08-06T07:10:00Z">
              <w:tcPr>
                <w:tcW w:w="3384" w:type="dxa"/>
                <w:tcMar>
                  <w:top w:w="56" w:type="dxa"/>
                  <w:left w:w="56" w:type="dxa"/>
                  <w:bottom w:w="56" w:type="dxa"/>
                  <w:right w:w="56" w:type="dxa"/>
                </w:tcMar>
              </w:tcPr>
            </w:tcPrChange>
          </w:tcPr>
          <w:p w14:paraId="602F8DD5" w14:textId="2053512C" w:rsidR="008135C7" w:rsidRDefault="008135C7" w:rsidP="008135C7">
            <w:pPr>
              <w:spacing w:after="0" w:line="240" w:lineRule="auto"/>
            </w:pPr>
            <w:r>
              <w:t>Apotekerid</w:t>
            </w:r>
          </w:p>
        </w:tc>
        <w:tc>
          <w:tcPr>
            <w:tcW w:w="6106" w:type="dxa"/>
            <w:tcMar>
              <w:top w:w="56" w:type="dxa"/>
              <w:left w:w="56" w:type="dxa"/>
              <w:bottom w:w="56" w:type="dxa"/>
              <w:right w:w="56" w:type="dxa"/>
            </w:tcMar>
            <w:tcPrChange w:id="1078" w:author="Birger Kidmose" w:date="2026-08-06T09:10:00Z" w16du:dateUtc="2026-08-06T07:10:00Z">
              <w:tcPr>
                <w:tcW w:w="6106" w:type="dxa"/>
                <w:tcMar>
                  <w:top w:w="56" w:type="dxa"/>
                  <w:left w:w="56" w:type="dxa"/>
                  <w:bottom w:w="56" w:type="dxa"/>
                  <w:right w:w="56" w:type="dxa"/>
                </w:tcMar>
              </w:tcPr>
            </w:tcPrChange>
          </w:tcPr>
          <w:p w14:paraId="1B610A82" w14:textId="77777777" w:rsidR="008135C7" w:rsidRDefault="008135C7" w:rsidP="008135C7">
            <w:pPr>
              <w:spacing w:after="0" w:line="240" w:lineRule="auto"/>
            </w:pPr>
            <w:r>
              <w:t>Reference til Apoteker</w:t>
            </w:r>
          </w:p>
        </w:tc>
      </w:tr>
      <w:tr w:rsidR="008135C7" w14:paraId="42B1B565" w14:textId="77777777" w:rsidTr="006707AA">
        <w:tc>
          <w:tcPr>
            <w:tcW w:w="455" w:type="dxa"/>
            <w:tcMar>
              <w:top w:w="56" w:type="dxa"/>
              <w:left w:w="56" w:type="dxa"/>
              <w:bottom w:w="56" w:type="dxa"/>
              <w:right w:w="56" w:type="dxa"/>
            </w:tcMar>
            <w:tcPrChange w:id="1079" w:author="Birger Kidmose" w:date="2026-08-06T09:10:00Z" w16du:dateUtc="2026-08-06T07:10:00Z">
              <w:tcPr>
                <w:tcW w:w="455" w:type="dxa"/>
                <w:tcMar>
                  <w:top w:w="56" w:type="dxa"/>
                  <w:left w:w="56" w:type="dxa"/>
                  <w:bottom w:w="56" w:type="dxa"/>
                  <w:right w:w="56" w:type="dxa"/>
                </w:tcMar>
              </w:tcPr>
            </w:tcPrChange>
          </w:tcPr>
          <w:p w14:paraId="598F54E9" w14:textId="77777777" w:rsidR="008135C7" w:rsidRDefault="008135C7" w:rsidP="008135C7">
            <w:pPr>
              <w:spacing w:after="0" w:line="240" w:lineRule="auto"/>
            </w:pPr>
          </w:p>
        </w:tc>
        <w:tc>
          <w:tcPr>
            <w:tcW w:w="3384" w:type="dxa"/>
            <w:tcMar>
              <w:top w:w="56" w:type="dxa"/>
              <w:left w:w="56" w:type="dxa"/>
              <w:bottom w:w="56" w:type="dxa"/>
              <w:right w:w="56" w:type="dxa"/>
            </w:tcMar>
            <w:tcPrChange w:id="1080" w:author="Birger Kidmose" w:date="2026-08-06T09:10:00Z" w16du:dateUtc="2026-08-06T07:10:00Z">
              <w:tcPr>
                <w:tcW w:w="3384" w:type="dxa"/>
                <w:tcMar>
                  <w:top w:w="56" w:type="dxa"/>
                  <w:left w:w="56" w:type="dxa"/>
                  <w:bottom w:w="56" w:type="dxa"/>
                  <w:right w:w="56" w:type="dxa"/>
                </w:tcMar>
              </w:tcPr>
            </w:tcPrChange>
          </w:tcPr>
          <w:p w14:paraId="6AB95405" w14:textId="375DC220" w:rsidR="008135C7" w:rsidRDefault="008135C7" w:rsidP="008135C7">
            <w:pPr>
              <w:spacing w:after="0" w:line="240" w:lineRule="auto"/>
            </w:pPr>
            <w:r>
              <w:t>Vet-forhandlerId</w:t>
            </w:r>
          </w:p>
        </w:tc>
        <w:tc>
          <w:tcPr>
            <w:tcW w:w="6106" w:type="dxa"/>
            <w:tcMar>
              <w:top w:w="56" w:type="dxa"/>
              <w:left w:w="56" w:type="dxa"/>
              <w:bottom w:w="56" w:type="dxa"/>
              <w:right w:w="56" w:type="dxa"/>
            </w:tcMar>
            <w:tcPrChange w:id="1081" w:author="Birger Kidmose" w:date="2026-08-06T09:10:00Z" w16du:dateUtc="2026-08-06T07:10:00Z">
              <w:tcPr>
                <w:tcW w:w="6106" w:type="dxa"/>
                <w:tcMar>
                  <w:top w:w="56" w:type="dxa"/>
                  <w:left w:w="56" w:type="dxa"/>
                  <w:bottom w:w="56" w:type="dxa"/>
                  <w:right w:w="56" w:type="dxa"/>
                </w:tcMar>
              </w:tcPr>
            </w:tcPrChange>
          </w:tcPr>
          <w:p w14:paraId="62D93ACD" w14:textId="77777777" w:rsidR="008135C7" w:rsidRDefault="008135C7" w:rsidP="008135C7">
            <w:pPr>
              <w:spacing w:after="0" w:line="240" w:lineRule="auto"/>
            </w:pPr>
            <w:r>
              <w:t>Reference til Vet-forhandlere</w:t>
            </w:r>
          </w:p>
        </w:tc>
      </w:tr>
      <w:tr w:rsidR="008135C7" w14:paraId="09EB5F66" w14:textId="77777777" w:rsidTr="006707AA">
        <w:tc>
          <w:tcPr>
            <w:tcW w:w="3839" w:type="dxa"/>
            <w:gridSpan w:val="2"/>
            <w:tcMar>
              <w:top w:w="56" w:type="dxa"/>
              <w:left w:w="56" w:type="dxa"/>
              <w:bottom w:w="56" w:type="dxa"/>
              <w:right w:w="56" w:type="dxa"/>
            </w:tcMar>
            <w:tcPrChange w:id="1082" w:author="Birger Kidmose" w:date="2026-08-06T09:10:00Z" w16du:dateUtc="2026-08-06T07:10:00Z">
              <w:tcPr>
                <w:tcW w:w="3839" w:type="dxa"/>
                <w:gridSpan w:val="2"/>
                <w:tcMar>
                  <w:top w:w="56" w:type="dxa"/>
                  <w:left w:w="56" w:type="dxa"/>
                  <w:bottom w:w="56" w:type="dxa"/>
                  <w:right w:w="56" w:type="dxa"/>
                </w:tcMar>
              </w:tcPr>
            </w:tcPrChange>
          </w:tcPr>
          <w:p w14:paraId="3688C540" w14:textId="77777777" w:rsidR="008135C7" w:rsidRDefault="008135C7" w:rsidP="008135C7">
            <w:pPr>
              <w:spacing w:after="0" w:line="240" w:lineRule="auto"/>
            </w:pPr>
            <w:r>
              <w:t>Bestillingsdato og tid</w:t>
            </w:r>
          </w:p>
        </w:tc>
        <w:tc>
          <w:tcPr>
            <w:tcW w:w="6106" w:type="dxa"/>
            <w:tcMar>
              <w:top w:w="56" w:type="dxa"/>
              <w:left w:w="56" w:type="dxa"/>
              <w:bottom w:w="56" w:type="dxa"/>
              <w:right w:w="56" w:type="dxa"/>
            </w:tcMar>
            <w:tcPrChange w:id="1083" w:author="Birger Kidmose" w:date="2026-08-06T09:10:00Z" w16du:dateUtc="2026-08-06T07:10:00Z">
              <w:tcPr>
                <w:tcW w:w="6106" w:type="dxa"/>
                <w:tcMar>
                  <w:top w:w="56" w:type="dxa"/>
                  <w:left w:w="56" w:type="dxa"/>
                  <w:bottom w:w="56" w:type="dxa"/>
                  <w:right w:w="56" w:type="dxa"/>
                </w:tcMar>
              </w:tcPr>
            </w:tcPrChange>
          </w:tcPr>
          <w:p w14:paraId="3803EEC2" w14:textId="77777777" w:rsidR="008135C7" w:rsidRDefault="008135C7" w:rsidP="008135C7">
            <w:pPr>
              <w:spacing w:after="0" w:line="240" w:lineRule="auto"/>
            </w:pPr>
            <w:r>
              <w:t>Dato og tid bestillingen er oprettet</w:t>
            </w:r>
          </w:p>
        </w:tc>
      </w:tr>
      <w:tr w:rsidR="008135C7" w14:paraId="40B83746" w14:textId="77777777" w:rsidTr="00883406">
        <w:tc>
          <w:tcPr>
            <w:tcW w:w="3839" w:type="dxa"/>
            <w:gridSpan w:val="2"/>
            <w:tcBorders>
              <w:bottom w:val="single" w:sz="4" w:space="0" w:color="auto"/>
            </w:tcBorders>
            <w:tcMar>
              <w:top w:w="56" w:type="dxa"/>
              <w:left w:w="56" w:type="dxa"/>
              <w:bottom w:w="56" w:type="dxa"/>
              <w:right w:w="56" w:type="dxa"/>
            </w:tcMar>
            <w:tcPrChange w:id="1084" w:author="Birger Kidmose" w:date="2026-08-06T09:10:00Z" w16du:dateUtc="2026-08-06T07:10:00Z">
              <w:tcPr>
                <w:tcW w:w="3839" w:type="dxa"/>
                <w:gridSpan w:val="2"/>
                <w:tcMar>
                  <w:top w:w="56" w:type="dxa"/>
                  <w:left w:w="56" w:type="dxa"/>
                  <w:bottom w:w="56" w:type="dxa"/>
                  <w:right w:w="56" w:type="dxa"/>
                </w:tcMar>
              </w:tcPr>
            </w:tcPrChange>
          </w:tcPr>
          <w:p w14:paraId="25B77425" w14:textId="77777777" w:rsidR="008135C7" w:rsidRDefault="008135C7" w:rsidP="008135C7">
            <w:pPr>
              <w:spacing w:after="0" w:line="240" w:lineRule="auto"/>
            </w:pPr>
            <w:r>
              <w:rPr>
                <w:color w:val="4A86E8"/>
              </w:rPr>
              <w:t>Ændret af</w:t>
            </w:r>
          </w:p>
        </w:tc>
        <w:tc>
          <w:tcPr>
            <w:tcW w:w="6106" w:type="dxa"/>
            <w:tcBorders>
              <w:bottom w:val="single" w:sz="4" w:space="0" w:color="auto"/>
            </w:tcBorders>
            <w:tcMar>
              <w:top w:w="56" w:type="dxa"/>
              <w:left w:w="56" w:type="dxa"/>
              <w:bottom w:w="56" w:type="dxa"/>
              <w:right w:w="56" w:type="dxa"/>
            </w:tcMar>
            <w:tcPrChange w:id="1085" w:author="Birger Kidmose" w:date="2026-08-06T09:10:00Z" w16du:dateUtc="2026-08-06T07:10:00Z">
              <w:tcPr>
                <w:tcW w:w="6106" w:type="dxa"/>
                <w:tcMar>
                  <w:top w:w="56" w:type="dxa"/>
                  <w:left w:w="56" w:type="dxa"/>
                  <w:bottom w:w="56" w:type="dxa"/>
                  <w:right w:w="56" w:type="dxa"/>
                </w:tcMar>
              </w:tcPr>
            </w:tcPrChange>
          </w:tcPr>
          <w:p w14:paraId="09EF69BD" w14:textId="77777777" w:rsidR="008135C7" w:rsidRPr="00876D32" w:rsidRDefault="008135C7" w:rsidP="008135C7">
            <w:pPr>
              <w:spacing w:after="0" w:line="240" w:lineRule="auto"/>
            </w:pPr>
            <w:r w:rsidRPr="00876D32">
              <w:t xml:space="preserve">Optionelt, men registreres ved ændring af status. Dvs. et sæt af organisations- og medarbejderid skal registreres ved ændringer af status og dermed version. </w:t>
            </w:r>
          </w:p>
        </w:tc>
      </w:tr>
      <w:tr w:rsidR="008135C7" w14:paraId="1314C6F3" w14:textId="77777777" w:rsidTr="00883406">
        <w:trPr>
          <w:trHeight w:val="333"/>
          <w:trPrChange w:id="1086" w:author="Birger Kidmose" w:date="2026-08-06T09:10:00Z" w16du:dateUtc="2026-08-06T07:10:00Z">
            <w:trPr>
              <w:trHeight w:val="333"/>
            </w:trPr>
          </w:trPrChange>
        </w:trPr>
        <w:tc>
          <w:tcPr>
            <w:tcW w:w="455" w:type="dxa"/>
            <w:tcBorders>
              <w:top w:val="single" w:sz="4" w:space="0" w:color="auto"/>
              <w:left w:val="single" w:sz="4" w:space="0" w:color="auto"/>
              <w:bottom w:val="single" w:sz="4" w:space="0" w:color="auto"/>
              <w:right w:val="single" w:sz="4" w:space="0" w:color="auto"/>
            </w:tcBorders>
            <w:tcPrChange w:id="1087" w:author="Birger Kidmose" w:date="2026-08-06T09:10:00Z" w16du:dateUtc="2026-08-06T07:10:00Z">
              <w:tcPr>
                <w:tcW w:w="455" w:type="dxa"/>
                <w:tcMar>
                  <w:top w:w="56" w:type="dxa"/>
                  <w:left w:w="56" w:type="dxa"/>
                  <w:bottom w:w="56" w:type="dxa"/>
                  <w:right w:w="56" w:type="dxa"/>
                </w:tcMar>
              </w:tcPr>
            </w:tcPrChange>
          </w:tcPr>
          <w:p w14:paraId="4A8DFF6E" w14:textId="77777777" w:rsidR="008135C7" w:rsidRPr="00876D32" w:rsidRDefault="008135C7">
            <w:pPr>
              <w:spacing w:after="0" w:line="240" w:lineRule="auto"/>
            </w:pPr>
          </w:p>
        </w:tc>
        <w:tc>
          <w:tcPr>
            <w:tcW w:w="3384" w:type="dxa"/>
            <w:tcBorders>
              <w:top w:val="single" w:sz="4" w:space="0" w:color="auto"/>
              <w:left w:val="single" w:sz="4" w:space="0" w:color="auto"/>
              <w:bottom w:val="single" w:sz="4" w:space="0" w:color="auto"/>
              <w:right w:val="single" w:sz="4" w:space="0" w:color="auto"/>
            </w:tcBorders>
            <w:tcPrChange w:id="1088" w:author="Birger Kidmose" w:date="2026-08-06T09:10:00Z" w16du:dateUtc="2026-08-06T07:10:00Z">
              <w:tcPr>
                <w:tcW w:w="3384" w:type="dxa"/>
                <w:tcMar>
                  <w:top w:w="56" w:type="dxa"/>
                  <w:left w:w="56" w:type="dxa"/>
                  <w:bottom w:w="56" w:type="dxa"/>
                  <w:right w:w="56" w:type="dxa"/>
                </w:tcMar>
              </w:tcPr>
            </w:tcPrChange>
          </w:tcPr>
          <w:p w14:paraId="448D0251" w14:textId="77777777" w:rsidR="008135C7" w:rsidRDefault="008135C7">
            <w:pPr>
              <w:spacing w:after="0" w:line="240" w:lineRule="auto"/>
            </w:pPr>
            <w:r>
              <w:t>DyrlægeId</w:t>
            </w:r>
          </w:p>
        </w:tc>
        <w:tc>
          <w:tcPr>
            <w:tcW w:w="6106" w:type="dxa"/>
            <w:tcBorders>
              <w:top w:val="single" w:sz="4" w:space="0" w:color="auto"/>
              <w:left w:val="single" w:sz="4" w:space="0" w:color="auto"/>
              <w:bottom w:val="single" w:sz="4" w:space="0" w:color="auto"/>
              <w:right w:val="single" w:sz="4" w:space="0" w:color="auto"/>
            </w:tcBorders>
            <w:tcPrChange w:id="1089" w:author="Birger Kidmose" w:date="2026-08-06T09:10:00Z" w16du:dateUtc="2026-08-06T07:10:00Z">
              <w:tcPr>
                <w:tcW w:w="6106" w:type="dxa"/>
                <w:tcMar>
                  <w:top w:w="56" w:type="dxa"/>
                  <w:left w:w="56" w:type="dxa"/>
                  <w:bottom w:w="56" w:type="dxa"/>
                  <w:right w:w="56" w:type="dxa"/>
                </w:tcMar>
              </w:tcPr>
            </w:tcPrChange>
          </w:tcPr>
          <w:p w14:paraId="709EB1B8" w14:textId="77777777" w:rsidR="008135C7" w:rsidRDefault="008135C7">
            <w:pPr>
              <w:spacing w:after="0" w:line="240" w:lineRule="auto"/>
            </w:pPr>
            <w:r>
              <w:t>Reference til Dyrlæge</w:t>
            </w:r>
          </w:p>
        </w:tc>
      </w:tr>
      <w:tr w:rsidR="008135C7" w14:paraId="158A37E2" w14:textId="77777777" w:rsidTr="00883406">
        <w:tc>
          <w:tcPr>
            <w:tcW w:w="455" w:type="dxa"/>
            <w:tcBorders>
              <w:top w:val="single" w:sz="4" w:space="0" w:color="auto"/>
              <w:left w:val="single" w:sz="4" w:space="0" w:color="auto"/>
              <w:bottom w:val="single" w:sz="4" w:space="0" w:color="auto"/>
              <w:right w:val="single" w:sz="4" w:space="0" w:color="auto"/>
            </w:tcBorders>
            <w:tcPrChange w:id="1090" w:author="Birger Kidmose" w:date="2026-08-06T09:10:00Z" w16du:dateUtc="2026-08-06T07:10:00Z">
              <w:tcPr>
                <w:tcW w:w="455" w:type="dxa"/>
                <w:tcMar>
                  <w:top w:w="56" w:type="dxa"/>
                  <w:left w:w="56" w:type="dxa"/>
                  <w:bottom w:w="56" w:type="dxa"/>
                  <w:right w:w="56" w:type="dxa"/>
                </w:tcMar>
              </w:tcPr>
            </w:tcPrChange>
          </w:tcPr>
          <w:p w14:paraId="1F21095C" w14:textId="77777777" w:rsidR="008135C7" w:rsidRDefault="008135C7">
            <w:pPr>
              <w:spacing w:after="0" w:line="240" w:lineRule="auto"/>
            </w:pPr>
          </w:p>
        </w:tc>
        <w:tc>
          <w:tcPr>
            <w:tcW w:w="3384" w:type="dxa"/>
            <w:tcBorders>
              <w:top w:val="single" w:sz="4" w:space="0" w:color="auto"/>
              <w:left w:val="single" w:sz="4" w:space="0" w:color="auto"/>
              <w:bottom w:val="single" w:sz="4" w:space="0" w:color="auto"/>
              <w:right w:val="single" w:sz="4" w:space="0" w:color="auto"/>
            </w:tcBorders>
            <w:tcPrChange w:id="1091" w:author="Birger Kidmose" w:date="2026-08-06T09:10:00Z" w16du:dateUtc="2026-08-06T07:10:00Z">
              <w:tcPr>
                <w:tcW w:w="3384" w:type="dxa"/>
                <w:tcMar>
                  <w:top w:w="56" w:type="dxa"/>
                  <w:left w:w="56" w:type="dxa"/>
                  <w:bottom w:w="56" w:type="dxa"/>
                  <w:right w:w="56" w:type="dxa"/>
                </w:tcMar>
              </w:tcPr>
            </w:tcPrChange>
          </w:tcPr>
          <w:p w14:paraId="5170C0EC" w14:textId="77777777" w:rsidR="008135C7" w:rsidRDefault="008135C7">
            <w:pPr>
              <w:spacing w:after="0" w:line="240" w:lineRule="auto"/>
            </w:pPr>
            <w:r>
              <w:t>DyrlægepraksisId</w:t>
            </w:r>
          </w:p>
        </w:tc>
        <w:tc>
          <w:tcPr>
            <w:tcW w:w="6106" w:type="dxa"/>
            <w:tcBorders>
              <w:top w:val="single" w:sz="4" w:space="0" w:color="auto"/>
              <w:left w:val="single" w:sz="4" w:space="0" w:color="auto"/>
              <w:bottom w:val="single" w:sz="4" w:space="0" w:color="auto"/>
              <w:right w:val="single" w:sz="4" w:space="0" w:color="auto"/>
            </w:tcBorders>
            <w:tcPrChange w:id="1092" w:author="Birger Kidmose" w:date="2026-08-06T09:10:00Z" w16du:dateUtc="2026-08-06T07:10:00Z">
              <w:tcPr>
                <w:tcW w:w="6106" w:type="dxa"/>
                <w:tcMar>
                  <w:top w:w="56" w:type="dxa"/>
                  <w:left w:w="56" w:type="dxa"/>
                  <w:bottom w:w="56" w:type="dxa"/>
                  <w:right w:w="56" w:type="dxa"/>
                </w:tcMar>
              </w:tcPr>
            </w:tcPrChange>
          </w:tcPr>
          <w:p w14:paraId="6DA607E8" w14:textId="77777777" w:rsidR="008135C7" w:rsidRDefault="008135C7">
            <w:pPr>
              <w:spacing w:after="0" w:line="240" w:lineRule="auto"/>
            </w:pPr>
            <w:r>
              <w:t>Reference til Dyrlægepraksis</w:t>
            </w:r>
          </w:p>
        </w:tc>
      </w:tr>
      <w:tr w:rsidR="008135C7" w14:paraId="01D6D572" w14:textId="77777777" w:rsidTr="00883406">
        <w:tc>
          <w:tcPr>
            <w:tcW w:w="455" w:type="dxa"/>
            <w:tcBorders>
              <w:top w:val="single" w:sz="4" w:space="0" w:color="auto"/>
              <w:left w:val="single" w:sz="4" w:space="0" w:color="auto"/>
              <w:bottom w:val="single" w:sz="4" w:space="0" w:color="auto"/>
              <w:right w:val="single" w:sz="4" w:space="0" w:color="auto"/>
            </w:tcBorders>
            <w:tcPrChange w:id="1093" w:author="Birger Kidmose" w:date="2026-08-06T09:10:00Z" w16du:dateUtc="2026-08-06T07:10:00Z">
              <w:tcPr>
                <w:tcW w:w="455" w:type="dxa"/>
                <w:tcMar>
                  <w:top w:w="56" w:type="dxa"/>
                  <w:left w:w="56" w:type="dxa"/>
                  <w:bottom w:w="56" w:type="dxa"/>
                  <w:right w:w="56" w:type="dxa"/>
                </w:tcMar>
              </w:tcPr>
            </w:tcPrChange>
          </w:tcPr>
          <w:p w14:paraId="728EA274" w14:textId="77777777" w:rsidR="008135C7" w:rsidRPr="00876D32" w:rsidRDefault="008135C7">
            <w:pPr>
              <w:spacing w:after="0" w:line="240" w:lineRule="auto"/>
            </w:pPr>
          </w:p>
        </w:tc>
        <w:tc>
          <w:tcPr>
            <w:tcW w:w="3384" w:type="dxa"/>
            <w:tcBorders>
              <w:top w:val="single" w:sz="4" w:space="0" w:color="auto"/>
              <w:left w:val="single" w:sz="4" w:space="0" w:color="auto"/>
              <w:bottom w:val="single" w:sz="4" w:space="0" w:color="auto"/>
              <w:right w:val="single" w:sz="4" w:space="0" w:color="auto"/>
            </w:tcBorders>
            <w:tcPrChange w:id="1094" w:author="Birger Kidmose" w:date="2026-08-06T09:10:00Z" w16du:dateUtc="2026-08-06T07:10:00Z">
              <w:tcPr>
                <w:tcW w:w="3384" w:type="dxa"/>
                <w:tcMar>
                  <w:top w:w="56" w:type="dxa"/>
                  <w:left w:w="56" w:type="dxa"/>
                  <w:bottom w:w="56" w:type="dxa"/>
                  <w:right w:w="56" w:type="dxa"/>
                </w:tcMar>
              </w:tcPr>
            </w:tcPrChange>
          </w:tcPr>
          <w:p w14:paraId="64FB35AC" w14:textId="6EF51BB1" w:rsidR="008135C7" w:rsidRDefault="008135C7">
            <w:pPr>
              <w:spacing w:after="0" w:line="240" w:lineRule="auto"/>
            </w:pPr>
            <w:r>
              <w:t>ApotekerId</w:t>
            </w:r>
          </w:p>
        </w:tc>
        <w:tc>
          <w:tcPr>
            <w:tcW w:w="6106" w:type="dxa"/>
            <w:tcBorders>
              <w:top w:val="single" w:sz="4" w:space="0" w:color="auto"/>
              <w:left w:val="single" w:sz="4" w:space="0" w:color="auto"/>
              <w:bottom w:val="single" w:sz="4" w:space="0" w:color="auto"/>
              <w:right w:val="single" w:sz="4" w:space="0" w:color="auto"/>
            </w:tcBorders>
            <w:tcPrChange w:id="1095" w:author="Birger Kidmose" w:date="2026-08-06T09:10:00Z" w16du:dateUtc="2026-08-06T07:10:00Z">
              <w:tcPr>
                <w:tcW w:w="6106" w:type="dxa"/>
                <w:tcMar>
                  <w:top w:w="56" w:type="dxa"/>
                  <w:left w:w="56" w:type="dxa"/>
                  <w:bottom w:w="56" w:type="dxa"/>
                  <w:right w:w="56" w:type="dxa"/>
                </w:tcMar>
              </w:tcPr>
            </w:tcPrChange>
          </w:tcPr>
          <w:p w14:paraId="1446F94E" w14:textId="77777777" w:rsidR="008135C7" w:rsidRDefault="008135C7">
            <w:pPr>
              <w:spacing w:after="0" w:line="240" w:lineRule="auto"/>
            </w:pPr>
            <w:r>
              <w:t>Reference til Apoteker</w:t>
            </w:r>
          </w:p>
        </w:tc>
      </w:tr>
      <w:tr w:rsidR="008135C7" w14:paraId="6D239D33" w14:textId="77777777" w:rsidTr="00883406">
        <w:tc>
          <w:tcPr>
            <w:tcW w:w="455" w:type="dxa"/>
            <w:tcBorders>
              <w:top w:val="single" w:sz="4" w:space="0" w:color="auto"/>
              <w:left w:val="single" w:sz="4" w:space="0" w:color="auto"/>
              <w:bottom w:val="single" w:sz="4" w:space="0" w:color="auto"/>
              <w:right w:val="single" w:sz="4" w:space="0" w:color="auto"/>
            </w:tcBorders>
            <w:tcPrChange w:id="1096" w:author="Birger Kidmose" w:date="2026-08-06T09:10:00Z" w16du:dateUtc="2026-08-06T07:10:00Z">
              <w:tcPr>
                <w:tcW w:w="455" w:type="dxa"/>
                <w:tcMar>
                  <w:top w:w="56" w:type="dxa"/>
                  <w:left w:w="56" w:type="dxa"/>
                  <w:bottom w:w="56" w:type="dxa"/>
                  <w:right w:w="56" w:type="dxa"/>
                </w:tcMar>
              </w:tcPr>
            </w:tcPrChange>
          </w:tcPr>
          <w:p w14:paraId="29C71B0E" w14:textId="77777777" w:rsidR="008135C7" w:rsidRDefault="008135C7">
            <w:pPr>
              <w:spacing w:after="0" w:line="240" w:lineRule="auto"/>
            </w:pPr>
          </w:p>
        </w:tc>
        <w:tc>
          <w:tcPr>
            <w:tcW w:w="3384" w:type="dxa"/>
            <w:tcBorders>
              <w:top w:val="single" w:sz="4" w:space="0" w:color="auto"/>
              <w:left w:val="single" w:sz="4" w:space="0" w:color="auto"/>
              <w:bottom w:val="single" w:sz="4" w:space="0" w:color="auto"/>
              <w:right w:val="single" w:sz="4" w:space="0" w:color="auto"/>
            </w:tcBorders>
            <w:tcPrChange w:id="1097" w:author="Birger Kidmose" w:date="2026-08-06T09:10:00Z" w16du:dateUtc="2026-08-06T07:10:00Z">
              <w:tcPr>
                <w:tcW w:w="3384" w:type="dxa"/>
                <w:tcMar>
                  <w:top w:w="56" w:type="dxa"/>
                  <w:left w:w="56" w:type="dxa"/>
                  <w:bottom w:w="56" w:type="dxa"/>
                  <w:right w:w="56" w:type="dxa"/>
                </w:tcMar>
              </w:tcPr>
            </w:tcPrChange>
          </w:tcPr>
          <w:p w14:paraId="5665BB1C" w14:textId="3E8F9745" w:rsidR="008135C7" w:rsidRDefault="008135C7">
            <w:pPr>
              <w:spacing w:after="0" w:line="240" w:lineRule="auto"/>
            </w:pPr>
            <w:r>
              <w:t>Vet-forhandlerId</w:t>
            </w:r>
          </w:p>
        </w:tc>
        <w:tc>
          <w:tcPr>
            <w:tcW w:w="6106" w:type="dxa"/>
            <w:tcBorders>
              <w:top w:val="single" w:sz="4" w:space="0" w:color="auto"/>
              <w:left w:val="single" w:sz="4" w:space="0" w:color="auto"/>
              <w:bottom w:val="single" w:sz="4" w:space="0" w:color="auto"/>
              <w:right w:val="single" w:sz="4" w:space="0" w:color="auto"/>
            </w:tcBorders>
            <w:tcPrChange w:id="1098" w:author="Birger Kidmose" w:date="2026-08-06T09:10:00Z" w16du:dateUtc="2026-08-06T07:10:00Z">
              <w:tcPr>
                <w:tcW w:w="6106" w:type="dxa"/>
                <w:tcMar>
                  <w:top w:w="56" w:type="dxa"/>
                  <w:left w:w="56" w:type="dxa"/>
                  <w:bottom w:w="56" w:type="dxa"/>
                  <w:right w:w="56" w:type="dxa"/>
                </w:tcMar>
              </w:tcPr>
            </w:tcPrChange>
          </w:tcPr>
          <w:p w14:paraId="17C7F58B" w14:textId="77777777" w:rsidR="008135C7" w:rsidRDefault="008135C7">
            <w:pPr>
              <w:spacing w:after="0" w:line="240" w:lineRule="auto"/>
            </w:pPr>
            <w:r>
              <w:t>Reference til Vet-forhandlere</w:t>
            </w:r>
          </w:p>
        </w:tc>
      </w:tr>
      <w:tr w:rsidR="008135C7" w14:paraId="77B6769C" w14:textId="77777777" w:rsidTr="00883406">
        <w:trPr>
          <w:trHeight w:val="333"/>
          <w:trPrChange w:id="1099" w:author="Birger Kidmose" w:date="2026-08-06T09:10:00Z" w16du:dateUtc="2026-08-06T07:10:00Z">
            <w:trPr>
              <w:trHeight w:val="333"/>
            </w:trPr>
          </w:trPrChange>
        </w:trPr>
        <w:tc>
          <w:tcPr>
            <w:tcW w:w="455" w:type="dxa"/>
            <w:tcBorders>
              <w:top w:val="single" w:sz="4" w:space="0" w:color="auto"/>
              <w:left w:val="single" w:sz="4" w:space="0" w:color="auto"/>
              <w:bottom w:val="single" w:sz="4" w:space="0" w:color="auto"/>
              <w:right w:val="single" w:sz="4" w:space="0" w:color="auto"/>
            </w:tcBorders>
            <w:tcPrChange w:id="1100" w:author="Birger Kidmose" w:date="2026-08-06T09:10:00Z" w16du:dateUtc="2026-08-06T07:10:00Z">
              <w:tcPr>
                <w:tcW w:w="455" w:type="dxa"/>
                <w:tcMar>
                  <w:top w:w="56" w:type="dxa"/>
                  <w:left w:w="56" w:type="dxa"/>
                  <w:bottom w:w="56" w:type="dxa"/>
                  <w:right w:w="56" w:type="dxa"/>
                </w:tcMar>
              </w:tcPr>
            </w:tcPrChange>
          </w:tcPr>
          <w:p w14:paraId="0A52A737" w14:textId="77777777" w:rsidR="008135C7" w:rsidRDefault="008135C7">
            <w:pPr>
              <w:spacing w:after="0" w:line="240" w:lineRule="auto"/>
            </w:pPr>
          </w:p>
        </w:tc>
        <w:tc>
          <w:tcPr>
            <w:tcW w:w="3384" w:type="dxa"/>
            <w:tcBorders>
              <w:top w:val="single" w:sz="4" w:space="0" w:color="auto"/>
              <w:left w:val="single" w:sz="4" w:space="0" w:color="auto"/>
              <w:bottom w:val="single" w:sz="4" w:space="0" w:color="auto"/>
              <w:right w:val="single" w:sz="4" w:space="0" w:color="auto"/>
            </w:tcBorders>
            <w:tcPrChange w:id="1101" w:author="Birger Kidmose" w:date="2026-08-06T09:10:00Z" w16du:dateUtc="2026-08-06T07:10:00Z">
              <w:tcPr>
                <w:tcW w:w="3384" w:type="dxa"/>
                <w:tcMar>
                  <w:top w:w="56" w:type="dxa"/>
                  <w:left w:w="56" w:type="dxa"/>
                  <w:bottom w:w="56" w:type="dxa"/>
                  <w:right w:w="56" w:type="dxa"/>
                </w:tcMar>
              </w:tcPr>
            </w:tcPrChange>
          </w:tcPr>
          <w:p w14:paraId="1FE59BDC" w14:textId="28F8F2E3" w:rsidR="008135C7" w:rsidRDefault="00B9494D">
            <w:pPr>
              <w:spacing w:after="0" w:line="240" w:lineRule="auto"/>
            </w:pPr>
            <w:r>
              <w:t>Navn</w:t>
            </w:r>
          </w:p>
        </w:tc>
        <w:tc>
          <w:tcPr>
            <w:tcW w:w="6106" w:type="dxa"/>
            <w:tcBorders>
              <w:top w:val="single" w:sz="4" w:space="0" w:color="auto"/>
              <w:left w:val="single" w:sz="4" w:space="0" w:color="auto"/>
              <w:bottom w:val="single" w:sz="4" w:space="0" w:color="auto"/>
              <w:right w:val="single" w:sz="4" w:space="0" w:color="auto"/>
            </w:tcBorders>
            <w:tcPrChange w:id="1102" w:author="Birger Kidmose" w:date="2026-08-06T09:10:00Z" w16du:dateUtc="2026-08-06T07:10:00Z">
              <w:tcPr>
                <w:tcW w:w="6106" w:type="dxa"/>
                <w:tcMar>
                  <w:top w:w="56" w:type="dxa"/>
                  <w:left w:w="56" w:type="dxa"/>
                  <w:bottom w:w="56" w:type="dxa"/>
                  <w:right w:w="56" w:type="dxa"/>
                </w:tcMar>
              </w:tcPr>
            </w:tcPrChange>
          </w:tcPr>
          <w:p w14:paraId="46990736" w14:textId="7A545FF9" w:rsidR="008135C7" w:rsidRDefault="008135C7">
            <w:pPr>
              <w:spacing w:after="0" w:line="240" w:lineRule="auto"/>
            </w:pPr>
            <w:r>
              <w:t>Tekst, obligatorisk når ændringen er foretaget af en apoteks- eller §39 vet-forhandlermedarbejder</w:t>
            </w:r>
          </w:p>
        </w:tc>
      </w:tr>
      <w:tr w:rsidR="008135C7" w14:paraId="622F9874" w14:textId="77777777" w:rsidTr="00883406">
        <w:tc>
          <w:tcPr>
            <w:tcW w:w="3839" w:type="dxa"/>
            <w:gridSpan w:val="2"/>
            <w:tcBorders>
              <w:top w:val="single" w:sz="4" w:space="0" w:color="auto"/>
            </w:tcBorders>
            <w:tcMar>
              <w:top w:w="56" w:type="dxa"/>
              <w:left w:w="56" w:type="dxa"/>
              <w:bottom w:w="56" w:type="dxa"/>
              <w:right w:w="56" w:type="dxa"/>
            </w:tcMar>
            <w:tcPrChange w:id="1103" w:author="Birger Kidmose" w:date="2026-08-06T09:10:00Z" w16du:dateUtc="2026-08-06T07:10:00Z">
              <w:tcPr>
                <w:tcW w:w="3839" w:type="dxa"/>
                <w:gridSpan w:val="2"/>
                <w:tcMar>
                  <w:top w:w="56" w:type="dxa"/>
                  <w:left w:w="56" w:type="dxa"/>
                  <w:bottom w:w="56" w:type="dxa"/>
                  <w:right w:w="56" w:type="dxa"/>
                </w:tcMar>
              </w:tcPr>
            </w:tcPrChange>
          </w:tcPr>
          <w:p w14:paraId="15908A9A" w14:textId="77777777" w:rsidR="008135C7" w:rsidRDefault="008135C7" w:rsidP="008135C7">
            <w:pPr>
              <w:spacing w:after="0" w:line="240" w:lineRule="auto"/>
            </w:pPr>
            <w:r>
              <w:t>Ændret dato og tid</w:t>
            </w:r>
          </w:p>
        </w:tc>
        <w:tc>
          <w:tcPr>
            <w:tcW w:w="6106" w:type="dxa"/>
            <w:tcBorders>
              <w:top w:val="single" w:sz="4" w:space="0" w:color="auto"/>
            </w:tcBorders>
            <w:tcMar>
              <w:top w:w="56" w:type="dxa"/>
              <w:left w:w="56" w:type="dxa"/>
              <w:bottom w:w="56" w:type="dxa"/>
              <w:right w:w="56" w:type="dxa"/>
            </w:tcMar>
            <w:tcPrChange w:id="1104" w:author="Birger Kidmose" w:date="2026-08-06T09:10:00Z" w16du:dateUtc="2026-08-06T07:10:00Z">
              <w:tcPr>
                <w:tcW w:w="6106" w:type="dxa"/>
                <w:tcMar>
                  <w:top w:w="56" w:type="dxa"/>
                  <w:left w:w="56" w:type="dxa"/>
                  <w:bottom w:w="56" w:type="dxa"/>
                  <w:right w:w="56" w:type="dxa"/>
                </w:tcMar>
              </w:tcPr>
            </w:tcPrChange>
          </w:tcPr>
          <w:p w14:paraId="6521F136" w14:textId="77777777" w:rsidR="008135C7" w:rsidRPr="00876D32" w:rsidRDefault="008135C7" w:rsidP="008135C7">
            <w:pPr>
              <w:spacing w:after="0" w:line="240" w:lineRule="auto"/>
            </w:pPr>
            <w:r w:rsidRPr="00876D32">
              <w:t>Optionelt, men registreres ved ændring af status og dermed version.</w:t>
            </w:r>
          </w:p>
        </w:tc>
      </w:tr>
      <w:tr w:rsidR="008135C7" w14:paraId="0AC5D240" w14:textId="77777777" w:rsidTr="5998574F">
        <w:trPr>
          <w:trHeight w:val="333"/>
          <w:trPrChange w:id="1105"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1106" w:author="Birger Kidmose" w:date="2026-08-06T09:10:00Z" w16du:dateUtc="2026-08-06T07:10:00Z">
              <w:tcPr>
                <w:tcW w:w="3839" w:type="dxa"/>
                <w:gridSpan w:val="2"/>
                <w:tcMar>
                  <w:top w:w="56" w:type="dxa"/>
                  <w:left w:w="56" w:type="dxa"/>
                  <w:bottom w:w="56" w:type="dxa"/>
                  <w:right w:w="56" w:type="dxa"/>
                </w:tcMar>
              </w:tcPr>
            </w:tcPrChange>
          </w:tcPr>
          <w:p w14:paraId="56F8934C" w14:textId="77777777" w:rsidR="008135C7" w:rsidRDefault="008135C7" w:rsidP="008135C7">
            <w:pPr>
              <w:spacing w:after="0" w:line="240" w:lineRule="auto"/>
            </w:pPr>
            <w:r>
              <w:t>Status</w:t>
            </w:r>
          </w:p>
        </w:tc>
        <w:tc>
          <w:tcPr>
            <w:tcW w:w="6106" w:type="dxa"/>
            <w:tcMar>
              <w:top w:w="56" w:type="dxa"/>
              <w:left w:w="56" w:type="dxa"/>
              <w:bottom w:w="56" w:type="dxa"/>
              <w:right w:w="56" w:type="dxa"/>
            </w:tcMar>
            <w:tcPrChange w:id="1107" w:author="Birger Kidmose" w:date="2026-08-06T09:10:00Z" w16du:dateUtc="2026-08-06T07:10:00Z">
              <w:tcPr>
                <w:tcW w:w="6106" w:type="dxa"/>
                <w:tcMar>
                  <w:top w:w="56" w:type="dxa"/>
                  <w:left w:w="56" w:type="dxa"/>
                  <w:bottom w:w="56" w:type="dxa"/>
                  <w:right w:w="56" w:type="dxa"/>
                </w:tcMar>
              </w:tcPr>
            </w:tcPrChange>
          </w:tcPr>
          <w:p w14:paraId="1937BFCD" w14:textId="3778737C" w:rsidR="008135C7" w:rsidRDefault="004F1FAC" w:rsidP="008135C7">
            <w:pPr>
              <w:spacing w:after="0" w:line="240" w:lineRule="auto"/>
            </w:pPr>
            <w:r>
              <w:t>“Bestilt”, “Udført” eller “Annulleret</w:t>
            </w:r>
            <w:del w:id="1108" w:author="Birger Kidmose" w:date="2026-08-06T09:10:00Z" w16du:dateUtc="2026-08-06T07:10:00Z">
              <w:r w:rsidR="008135C7">
                <w:delText>”</w:delText>
              </w:r>
            </w:del>
            <w:ins w:id="1109" w:author="Birger Kidmose" w:date="2026-08-06T09:10:00Z" w16du:dateUtc="2026-08-06T07:10:00Z">
              <w:r>
                <w:t xml:space="preserve">”, se afsnit </w:t>
              </w:r>
              <w:r>
                <w:fldChar w:fldCharType="begin"/>
              </w:r>
              <w:r>
                <w:instrText xml:space="preserve"> REF _Ref233796871 \h </w:instrText>
              </w:r>
              <w:r>
                <w:fldChar w:fldCharType="separate"/>
              </w:r>
              <w:r>
                <w:t>7</w:t>
              </w:r>
              <w:r w:rsidRPr="00DD08CB">
                <w:t>.</w:t>
              </w:r>
              <w:r>
                <w:t>1</w:t>
              </w:r>
              <w:r w:rsidRPr="00DD08CB">
                <w:t xml:space="preserve"> - Livscyklus for recept, bestilling og udlevering</w:t>
              </w:r>
              <w:r>
                <w:fldChar w:fldCharType="end"/>
              </w:r>
            </w:ins>
          </w:p>
        </w:tc>
      </w:tr>
      <w:tr w:rsidR="008135C7" w14:paraId="1D1EE745" w14:textId="77777777" w:rsidTr="5998574F">
        <w:trPr>
          <w:trHeight w:val="333"/>
          <w:trPrChange w:id="1110"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1111" w:author="Birger Kidmose" w:date="2026-08-06T09:10:00Z" w16du:dateUtc="2026-08-06T07:10:00Z">
              <w:tcPr>
                <w:tcW w:w="3839" w:type="dxa"/>
                <w:gridSpan w:val="2"/>
                <w:tcMar>
                  <w:top w:w="56" w:type="dxa"/>
                  <w:left w:w="56" w:type="dxa"/>
                  <w:bottom w:w="56" w:type="dxa"/>
                  <w:right w:w="56" w:type="dxa"/>
                </w:tcMar>
              </w:tcPr>
            </w:tcPrChange>
          </w:tcPr>
          <w:p w14:paraId="621F8C42" w14:textId="77777777" w:rsidR="008135C7" w:rsidRDefault="008135C7" w:rsidP="008135C7">
            <w:pPr>
              <w:spacing w:after="0" w:line="240" w:lineRule="auto"/>
              <w:rPr>
                <w:color w:val="4A86E8"/>
              </w:rPr>
            </w:pPr>
            <w:r>
              <w:rPr>
                <w:color w:val="4A86E8"/>
              </w:rPr>
              <w:t>Levering</w:t>
            </w:r>
          </w:p>
        </w:tc>
        <w:tc>
          <w:tcPr>
            <w:tcW w:w="6106" w:type="dxa"/>
            <w:tcMar>
              <w:top w:w="56" w:type="dxa"/>
              <w:left w:w="56" w:type="dxa"/>
              <w:bottom w:w="56" w:type="dxa"/>
              <w:right w:w="56" w:type="dxa"/>
            </w:tcMar>
            <w:tcPrChange w:id="1112" w:author="Birger Kidmose" w:date="2026-08-06T09:10:00Z" w16du:dateUtc="2026-08-06T07:10:00Z">
              <w:tcPr>
                <w:tcW w:w="6106" w:type="dxa"/>
                <w:tcMar>
                  <w:top w:w="56" w:type="dxa"/>
                  <w:left w:w="56" w:type="dxa"/>
                  <w:bottom w:w="56" w:type="dxa"/>
                  <w:right w:w="56" w:type="dxa"/>
                </w:tcMar>
              </w:tcPr>
            </w:tcPrChange>
          </w:tcPr>
          <w:p w14:paraId="6F54A3DA" w14:textId="3645C644" w:rsidR="008135C7" w:rsidRPr="00876D32" w:rsidRDefault="008135C7" w:rsidP="008135C7">
            <w:pPr>
              <w:spacing w:after="0" w:line="240" w:lineRule="auto"/>
            </w:pPr>
            <w:r w:rsidRPr="00876D32">
              <w:t>Enten apotek eller vet-forhandler skal forekomme</w:t>
            </w:r>
          </w:p>
        </w:tc>
      </w:tr>
      <w:tr w:rsidR="008135C7" w14:paraId="1238DCF6" w14:textId="77777777" w:rsidTr="5998574F">
        <w:trPr>
          <w:trHeight w:val="333"/>
          <w:trPrChange w:id="1113" w:author="Birger Kidmose" w:date="2026-08-06T09:10:00Z" w16du:dateUtc="2026-08-06T07:10:00Z">
            <w:trPr>
              <w:trHeight w:val="333"/>
            </w:trPr>
          </w:trPrChange>
        </w:trPr>
        <w:tc>
          <w:tcPr>
            <w:tcW w:w="455" w:type="dxa"/>
            <w:tcMar>
              <w:top w:w="56" w:type="dxa"/>
              <w:left w:w="56" w:type="dxa"/>
              <w:bottom w:w="56" w:type="dxa"/>
              <w:right w:w="56" w:type="dxa"/>
            </w:tcMar>
            <w:tcPrChange w:id="1114" w:author="Birger Kidmose" w:date="2026-08-06T09:10:00Z" w16du:dateUtc="2026-08-06T07:10:00Z">
              <w:tcPr>
                <w:tcW w:w="455" w:type="dxa"/>
                <w:tcMar>
                  <w:top w:w="56" w:type="dxa"/>
                  <w:left w:w="56" w:type="dxa"/>
                  <w:bottom w:w="56" w:type="dxa"/>
                  <w:right w:w="56" w:type="dxa"/>
                </w:tcMar>
              </w:tcPr>
            </w:tcPrChange>
          </w:tcPr>
          <w:p w14:paraId="459B0C52" w14:textId="77777777" w:rsidR="008135C7" w:rsidRPr="00876D32" w:rsidRDefault="008135C7" w:rsidP="008135C7">
            <w:pPr>
              <w:spacing w:after="0" w:line="240" w:lineRule="auto"/>
            </w:pPr>
          </w:p>
        </w:tc>
        <w:tc>
          <w:tcPr>
            <w:tcW w:w="3384" w:type="dxa"/>
            <w:tcMar>
              <w:top w:w="56" w:type="dxa"/>
              <w:left w:w="56" w:type="dxa"/>
              <w:bottom w:w="56" w:type="dxa"/>
              <w:right w:w="56" w:type="dxa"/>
            </w:tcMar>
            <w:tcPrChange w:id="1115" w:author="Birger Kidmose" w:date="2026-08-06T09:10:00Z" w16du:dateUtc="2026-08-06T07:10:00Z">
              <w:tcPr>
                <w:tcW w:w="3384" w:type="dxa"/>
                <w:tcMar>
                  <w:top w:w="56" w:type="dxa"/>
                  <w:left w:w="56" w:type="dxa"/>
                  <w:bottom w:w="56" w:type="dxa"/>
                  <w:right w:w="56" w:type="dxa"/>
                </w:tcMar>
              </w:tcPr>
            </w:tcPrChange>
          </w:tcPr>
          <w:p w14:paraId="68347FDA" w14:textId="77777777" w:rsidR="008135C7" w:rsidRDefault="008135C7" w:rsidP="008135C7">
            <w:pPr>
              <w:spacing w:after="0" w:line="240" w:lineRule="auto"/>
            </w:pPr>
            <w:r>
              <w:t>Leveringsinstruktion</w:t>
            </w:r>
          </w:p>
        </w:tc>
        <w:tc>
          <w:tcPr>
            <w:tcW w:w="6106" w:type="dxa"/>
            <w:tcMar>
              <w:top w:w="56" w:type="dxa"/>
              <w:left w:w="56" w:type="dxa"/>
              <w:bottom w:w="56" w:type="dxa"/>
              <w:right w:w="56" w:type="dxa"/>
            </w:tcMar>
            <w:tcPrChange w:id="1116" w:author="Birger Kidmose" w:date="2026-08-06T09:10:00Z" w16du:dateUtc="2026-08-06T07:10:00Z">
              <w:tcPr>
                <w:tcW w:w="6106" w:type="dxa"/>
                <w:tcMar>
                  <w:top w:w="56" w:type="dxa"/>
                  <w:left w:w="56" w:type="dxa"/>
                  <w:bottom w:w="56" w:type="dxa"/>
                  <w:right w:w="56" w:type="dxa"/>
                </w:tcMar>
              </w:tcPr>
            </w:tcPrChange>
          </w:tcPr>
          <w:p w14:paraId="4119B4C6" w14:textId="77777777" w:rsidR="008135C7" w:rsidRPr="00876D32" w:rsidRDefault="008135C7" w:rsidP="008135C7">
            <w:pPr>
              <w:spacing w:after="0" w:line="240" w:lineRule="auto"/>
            </w:pPr>
            <w:r w:rsidRPr="00876D32">
              <w:t>Fritekst, ikke obligatorisk, modelleres som i FMK 1.4 / 1.6 (flere felter).</w:t>
            </w:r>
          </w:p>
        </w:tc>
      </w:tr>
      <w:tr w:rsidR="008135C7" w14:paraId="0C898F6F" w14:textId="77777777" w:rsidTr="5998574F">
        <w:trPr>
          <w:trHeight w:val="333"/>
          <w:trPrChange w:id="1117" w:author="Birger Kidmose" w:date="2026-08-06T09:10:00Z" w16du:dateUtc="2026-08-06T07:10:00Z">
            <w:trPr>
              <w:trHeight w:val="333"/>
            </w:trPr>
          </w:trPrChange>
        </w:trPr>
        <w:tc>
          <w:tcPr>
            <w:tcW w:w="455" w:type="dxa"/>
            <w:tcMar>
              <w:top w:w="56" w:type="dxa"/>
              <w:left w:w="56" w:type="dxa"/>
              <w:bottom w:w="56" w:type="dxa"/>
              <w:right w:w="56" w:type="dxa"/>
            </w:tcMar>
            <w:tcPrChange w:id="1118" w:author="Birger Kidmose" w:date="2026-08-06T09:10:00Z" w16du:dateUtc="2026-08-06T07:10:00Z">
              <w:tcPr>
                <w:tcW w:w="455" w:type="dxa"/>
                <w:tcMar>
                  <w:top w:w="56" w:type="dxa"/>
                  <w:left w:w="56" w:type="dxa"/>
                  <w:bottom w:w="56" w:type="dxa"/>
                  <w:right w:w="56" w:type="dxa"/>
                </w:tcMar>
              </w:tcPr>
            </w:tcPrChange>
          </w:tcPr>
          <w:p w14:paraId="2A81725B" w14:textId="77777777" w:rsidR="008135C7" w:rsidRPr="00876D32" w:rsidRDefault="008135C7" w:rsidP="008135C7">
            <w:pPr>
              <w:spacing w:after="0" w:line="240" w:lineRule="auto"/>
            </w:pPr>
          </w:p>
        </w:tc>
        <w:tc>
          <w:tcPr>
            <w:tcW w:w="3384" w:type="dxa"/>
            <w:tcMar>
              <w:top w:w="56" w:type="dxa"/>
              <w:left w:w="56" w:type="dxa"/>
              <w:bottom w:w="56" w:type="dxa"/>
              <w:right w:w="56" w:type="dxa"/>
            </w:tcMar>
            <w:tcPrChange w:id="1119" w:author="Birger Kidmose" w:date="2026-08-06T09:10:00Z" w16du:dateUtc="2026-08-06T07:10:00Z">
              <w:tcPr>
                <w:tcW w:w="3384" w:type="dxa"/>
                <w:tcMar>
                  <w:top w:w="56" w:type="dxa"/>
                  <w:left w:w="56" w:type="dxa"/>
                  <w:bottom w:w="56" w:type="dxa"/>
                  <w:right w:w="56" w:type="dxa"/>
                </w:tcMar>
              </w:tcPr>
            </w:tcPrChange>
          </w:tcPr>
          <w:p w14:paraId="430CCE3F" w14:textId="77777777" w:rsidR="008135C7" w:rsidRDefault="008135C7" w:rsidP="008135C7">
            <w:pPr>
              <w:spacing w:after="0" w:line="240" w:lineRule="auto"/>
            </w:pPr>
            <w:r>
              <w:t>Leveringsadresse</w:t>
            </w:r>
          </w:p>
        </w:tc>
        <w:tc>
          <w:tcPr>
            <w:tcW w:w="6106" w:type="dxa"/>
            <w:tcMar>
              <w:top w:w="56" w:type="dxa"/>
              <w:left w:w="56" w:type="dxa"/>
              <w:bottom w:w="56" w:type="dxa"/>
              <w:right w:w="56" w:type="dxa"/>
            </w:tcMar>
            <w:tcPrChange w:id="1120" w:author="Birger Kidmose" w:date="2026-08-06T09:10:00Z" w16du:dateUtc="2026-08-06T07:10:00Z">
              <w:tcPr>
                <w:tcW w:w="6106" w:type="dxa"/>
                <w:tcMar>
                  <w:top w:w="56" w:type="dxa"/>
                  <w:left w:w="56" w:type="dxa"/>
                  <w:bottom w:w="56" w:type="dxa"/>
                  <w:right w:w="56" w:type="dxa"/>
                </w:tcMar>
              </w:tcPr>
            </w:tcPrChange>
          </w:tcPr>
          <w:p w14:paraId="5D5121C6" w14:textId="77777777" w:rsidR="008135C7" w:rsidRPr="00876D32" w:rsidRDefault="008135C7" w:rsidP="008135C7">
            <w:pPr>
              <w:spacing w:after="0" w:line="240" w:lineRule="auto"/>
            </w:pPr>
            <w:r w:rsidRPr="00876D32">
              <w:t>Leveringsadresse, modelleres som i FMK 1.4 / 1.6 (flere felter).</w:t>
            </w:r>
          </w:p>
        </w:tc>
      </w:tr>
      <w:tr w:rsidR="008135C7" w14:paraId="34C6A3B7" w14:textId="77777777" w:rsidTr="5998574F">
        <w:trPr>
          <w:trHeight w:val="333"/>
          <w:trPrChange w:id="1121"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1122" w:author="Birger Kidmose" w:date="2026-08-06T09:10:00Z" w16du:dateUtc="2026-08-06T07:10:00Z">
              <w:tcPr>
                <w:tcW w:w="3839" w:type="dxa"/>
                <w:gridSpan w:val="2"/>
                <w:tcMar>
                  <w:top w:w="56" w:type="dxa"/>
                  <w:left w:w="56" w:type="dxa"/>
                  <w:bottom w:w="56" w:type="dxa"/>
                  <w:right w:w="56" w:type="dxa"/>
                </w:tcMar>
              </w:tcPr>
            </w:tcPrChange>
          </w:tcPr>
          <w:p w14:paraId="14505B63" w14:textId="77777777" w:rsidR="008135C7" w:rsidRDefault="008135C7" w:rsidP="008135C7">
            <w:pPr>
              <w:spacing w:after="0" w:line="240" w:lineRule="auto"/>
            </w:pPr>
            <w:r>
              <w:t>Gældende fra</w:t>
            </w:r>
          </w:p>
        </w:tc>
        <w:tc>
          <w:tcPr>
            <w:tcW w:w="6106" w:type="dxa"/>
            <w:tcMar>
              <w:top w:w="56" w:type="dxa"/>
              <w:left w:w="56" w:type="dxa"/>
              <w:bottom w:w="56" w:type="dxa"/>
              <w:right w:w="56" w:type="dxa"/>
            </w:tcMar>
            <w:tcPrChange w:id="1123" w:author="Birger Kidmose" w:date="2026-08-06T09:10:00Z" w16du:dateUtc="2026-08-06T07:10:00Z">
              <w:tcPr>
                <w:tcW w:w="6106" w:type="dxa"/>
                <w:tcMar>
                  <w:top w:w="56" w:type="dxa"/>
                  <w:left w:w="56" w:type="dxa"/>
                  <w:bottom w:w="56" w:type="dxa"/>
                  <w:right w:w="56" w:type="dxa"/>
                </w:tcMar>
              </w:tcPr>
            </w:tcPrChange>
          </w:tcPr>
          <w:p w14:paraId="69CE9212" w14:textId="77777777" w:rsidR="008135C7" w:rsidRPr="00876D32" w:rsidRDefault="008135C7" w:rsidP="008135C7">
            <w:pPr>
              <w:spacing w:after="0" w:line="240" w:lineRule="auto"/>
            </w:pPr>
            <w:r w:rsidRPr="00876D32">
              <w:t>Dato og tid til versionering</w:t>
            </w:r>
          </w:p>
        </w:tc>
      </w:tr>
      <w:tr w:rsidR="008135C7" w14:paraId="4C8CB796" w14:textId="77777777" w:rsidTr="5998574F">
        <w:trPr>
          <w:trHeight w:val="333"/>
          <w:trPrChange w:id="1124"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1125" w:author="Birger Kidmose" w:date="2026-08-06T09:10:00Z" w16du:dateUtc="2026-08-06T07:10:00Z">
              <w:tcPr>
                <w:tcW w:w="3839" w:type="dxa"/>
                <w:gridSpan w:val="2"/>
                <w:tcMar>
                  <w:top w:w="56" w:type="dxa"/>
                  <w:left w:w="56" w:type="dxa"/>
                  <w:bottom w:w="56" w:type="dxa"/>
                  <w:right w:w="56" w:type="dxa"/>
                </w:tcMar>
              </w:tcPr>
            </w:tcPrChange>
          </w:tcPr>
          <w:p w14:paraId="438381E4" w14:textId="77777777" w:rsidR="008135C7" w:rsidRDefault="008135C7" w:rsidP="008135C7">
            <w:pPr>
              <w:spacing w:after="0" w:line="240" w:lineRule="auto"/>
            </w:pPr>
            <w:r>
              <w:t>Gældende til</w:t>
            </w:r>
          </w:p>
        </w:tc>
        <w:tc>
          <w:tcPr>
            <w:tcW w:w="6106" w:type="dxa"/>
            <w:tcMar>
              <w:top w:w="56" w:type="dxa"/>
              <w:left w:w="56" w:type="dxa"/>
              <w:bottom w:w="56" w:type="dxa"/>
              <w:right w:w="56" w:type="dxa"/>
            </w:tcMar>
            <w:tcPrChange w:id="1126" w:author="Birger Kidmose" w:date="2026-08-06T09:10:00Z" w16du:dateUtc="2026-08-06T07:10:00Z">
              <w:tcPr>
                <w:tcW w:w="6106" w:type="dxa"/>
                <w:tcMar>
                  <w:top w:w="56" w:type="dxa"/>
                  <w:left w:w="56" w:type="dxa"/>
                  <w:bottom w:w="56" w:type="dxa"/>
                  <w:right w:w="56" w:type="dxa"/>
                </w:tcMar>
              </w:tcPr>
            </w:tcPrChange>
          </w:tcPr>
          <w:p w14:paraId="271ADC93" w14:textId="77777777" w:rsidR="008135C7" w:rsidRPr="00876D32" w:rsidRDefault="008135C7" w:rsidP="008135C7">
            <w:pPr>
              <w:spacing w:after="0" w:line="240" w:lineRule="auto"/>
              <w:rPr>
                <w:shd w:val="clear" w:color="auto" w:fill="F4CCCC"/>
              </w:rPr>
            </w:pPr>
            <w:r w:rsidRPr="00876D32">
              <w:t>Dato og tid til versionering</w:t>
            </w:r>
          </w:p>
        </w:tc>
      </w:tr>
    </w:tbl>
    <w:p w14:paraId="3DACEE27" w14:textId="4FAA276B" w:rsidR="001E5488" w:rsidRDefault="001D72CE">
      <w:pPr>
        <w:pStyle w:val="Heading3"/>
      </w:pPr>
      <w:bookmarkStart w:id="1127" w:name="_qrgy1uqwh69o" w:colFirst="0" w:colLast="0"/>
      <w:bookmarkStart w:id="1128" w:name="_vwbke4gepy80"/>
      <w:bookmarkStart w:id="1129" w:name="_Toc231991129"/>
      <w:bookmarkEnd w:id="1127"/>
      <w:bookmarkEnd w:id="1128"/>
      <w:commentRangeStart w:id="1130"/>
      <w:commentRangeStart w:id="1131"/>
      <w:r>
        <w:t>6</w:t>
      </w:r>
      <w:r w:rsidR="00DD08CB">
        <w:t xml:space="preserve">.1.3 </w:t>
      </w:r>
      <w:r w:rsidR="00F55E56">
        <w:t>–</w:t>
      </w:r>
      <w:r w:rsidR="00DD08CB">
        <w:t xml:space="preserve"> Udleveringer</w:t>
      </w:r>
      <w:bookmarkEnd w:id="1129"/>
      <w:commentRangeEnd w:id="1130"/>
      <w:r w:rsidR="00EB2C46">
        <w:rPr>
          <w:rStyle w:val="CommentReference"/>
          <w:sz w:val="28"/>
          <w:szCs w:val="28"/>
        </w:rPr>
        <w:commentReference w:id="1130"/>
      </w:r>
      <w:commentRangeEnd w:id="1131"/>
      <w:r>
        <w:rPr>
          <w:rStyle w:val="CommentReference"/>
          <w:sz w:val="28"/>
          <w:szCs w:val="28"/>
        </w:rPr>
        <w:commentReference w:id="1131"/>
      </w:r>
    </w:p>
    <w:p w14:paraId="73F2222C" w14:textId="47F418A3" w:rsidR="00F55E56" w:rsidRPr="00F55E56" w:rsidRDefault="00F55E56" w:rsidP="00F55E56">
      <w:r w:rsidRPr="00F55E56">
        <w:t xml:space="preserve">Udleveringen beskriver tidspunkt, ekspeditionsforhold (hvem og hvor) og eventuel information om substituering, hvis dette er muligt. En udlevering er afhængig af, at der </w:t>
      </w:r>
      <w:r w:rsidR="009B18A6">
        <w:t xml:space="preserve">foreligger en recept og </w:t>
      </w:r>
      <w:r w:rsidRPr="00F55E56">
        <w:t xml:space="preserve">eksisterer en bestilling. Derfor fremgår både receptID og bestillingsID også af udleveringsentiteten.  </w:t>
      </w:r>
    </w:p>
    <w:p w14:paraId="69073169" w14:textId="6E40AEF8" w:rsidR="00F55E56" w:rsidRPr="00F55E56" w:rsidRDefault="00F55E56" w:rsidP="00F55E56">
      <w:r>
        <w:t xml:space="preserve">Hverken en bestilling </w:t>
      </w:r>
      <w:r w:rsidR="009B18A6">
        <w:t>eller</w:t>
      </w:r>
      <w:r>
        <w:t xml:space="preserve"> en udlevering kan </w:t>
      </w:r>
      <w:r w:rsidR="009B18A6">
        <w:t xml:space="preserve">således </w:t>
      </w:r>
      <w:r>
        <w:t xml:space="preserve">eksistere, eller oprettes, uden der foreligger en recept. Det betyder samtidig, at ved </w:t>
      </w:r>
      <w:r w:rsidR="009A1730">
        <w:t xml:space="preserve">annullering </w:t>
      </w:r>
      <w:r>
        <w:t xml:space="preserve">af recepten </w:t>
      </w:r>
      <w:r w:rsidR="009A1730">
        <w:t>skal</w:t>
      </w:r>
      <w:r>
        <w:t xml:space="preserve"> en bestilling og/eller en udlevering også </w:t>
      </w:r>
      <w:r w:rsidR="00AE4A97">
        <w:t xml:space="preserve">markeres som </w:t>
      </w:r>
      <w:r w:rsidR="009A1730">
        <w:t>annulleret</w:t>
      </w:r>
      <w:r>
        <w:t xml:space="preserve">. </w:t>
      </w:r>
      <w:ins w:id="1132" w:author="Birger Kidmose" w:date="2026-08-06T09:10:00Z" w16du:dateUtc="2026-08-06T07:10:00Z">
        <w:r w:rsidR="00103D0C">
          <w:t xml:space="preserve">En </w:t>
        </w:r>
        <w:r w:rsidR="00103D0C" w:rsidRPr="00103D0C">
          <w:t xml:space="preserve">gennemført udlevering </w:t>
        </w:r>
        <w:r w:rsidR="004F13E9">
          <w:t xml:space="preserve">(Status = Udleveret) </w:t>
        </w:r>
        <w:r w:rsidR="00103D0C" w:rsidRPr="00103D0C">
          <w:t>skal blokere for annullering af recepten.</w:t>
        </w:r>
      </w:ins>
    </w:p>
    <w:tbl>
      <w:tblPr>
        <w:tblStyle w:val="af4"/>
        <w:tblW w:w="99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1133" w:author="Birger Kidmose" w:date="2026-08-06T09:10:00Z" w16du:dateUtc="2026-08-06T07:10:00Z">
          <w:tblPr>
            <w:tblW w:w="9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455"/>
        <w:gridCol w:w="3384"/>
        <w:gridCol w:w="6106"/>
        <w:tblGridChange w:id="1134">
          <w:tblGrid>
            <w:gridCol w:w="455"/>
            <w:gridCol w:w="3384"/>
            <w:gridCol w:w="6106"/>
          </w:tblGrid>
        </w:tblGridChange>
      </w:tblGrid>
      <w:tr w:rsidR="001E5488" w14:paraId="6108AEAC" w14:textId="77777777" w:rsidTr="5998574F">
        <w:trPr>
          <w:trHeight w:val="420"/>
          <w:tblHeader/>
          <w:trPrChange w:id="1135" w:author="Birger Kidmose" w:date="2026-08-06T09:10:00Z" w16du:dateUtc="2026-08-06T07:10:00Z">
            <w:trPr>
              <w:trHeight w:val="420"/>
              <w:tblHeader/>
            </w:trPr>
          </w:trPrChange>
        </w:trPr>
        <w:tc>
          <w:tcPr>
            <w:tcW w:w="9945" w:type="dxa"/>
            <w:gridSpan w:val="3"/>
            <w:shd w:val="clear" w:color="auto" w:fill="BFBFBF" w:themeFill="background1" w:themeFillShade="BF"/>
            <w:tcMar>
              <w:top w:w="56" w:type="dxa"/>
              <w:left w:w="56" w:type="dxa"/>
              <w:bottom w:w="56" w:type="dxa"/>
              <w:right w:w="56" w:type="dxa"/>
            </w:tcMar>
            <w:tcPrChange w:id="1136" w:author="Birger Kidmose" w:date="2026-08-06T09:10:00Z" w16du:dateUtc="2026-08-06T07:10:00Z">
              <w:tcPr>
                <w:tcW w:w="9945" w:type="dxa"/>
                <w:gridSpan w:val="3"/>
                <w:shd w:val="clear" w:color="auto" w:fill="BFBFBF" w:themeFill="background1" w:themeFillShade="BF"/>
                <w:tcMar>
                  <w:top w:w="56" w:type="dxa"/>
                  <w:left w:w="56" w:type="dxa"/>
                  <w:bottom w:w="56" w:type="dxa"/>
                  <w:right w:w="56" w:type="dxa"/>
                </w:tcMar>
              </w:tcPr>
            </w:tcPrChange>
          </w:tcPr>
          <w:p w14:paraId="2E392337" w14:textId="77777777" w:rsidR="001E5488" w:rsidRDefault="00DD08CB">
            <w:pPr>
              <w:widowControl w:val="0"/>
              <w:spacing w:after="0" w:line="240" w:lineRule="auto"/>
            </w:pPr>
            <w:r>
              <w:rPr>
                <w:b/>
                <w:bCs/>
              </w:rPr>
              <w:t>Udlevering</w:t>
            </w:r>
          </w:p>
        </w:tc>
      </w:tr>
      <w:tr w:rsidR="001E5488" w14:paraId="6520EEB7" w14:textId="77777777" w:rsidTr="5998574F">
        <w:trPr>
          <w:trHeight w:val="333"/>
          <w:trPrChange w:id="1137"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1138" w:author="Birger Kidmose" w:date="2026-08-06T09:10:00Z" w16du:dateUtc="2026-08-06T07:10:00Z">
              <w:tcPr>
                <w:tcW w:w="3839" w:type="dxa"/>
                <w:gridSpan w:val="2"/>
                <w:tcMar>
                  <w:top w:w="56" w:type="dxa"/>
                  <w:left w:w="56" w:type="dxa"/>
                  <w:bottom w:w="56" w:type="dxa"/>
                  <w:right w:w="56" w:type="dxa"/>
                </w:tcMar>
              </w:tcPr>
            </w:tcPrChange>
          </w:tcPr>
          <w:p w14:paraId="2521F772" w14:textId="77777777" w:rsidR="001E5488" w:rsidRDefault="00DD08CB">
            <w:pPr>
              <w:widowControl w:val="0"/>
              <w:spacing w:after="0" w:line="240" w:lineRule="auto"/>
              <w:rPr>
                <w:b/>
                <w:bCs/>
              </w:rPr>
            </w:pPr>
            <w:r>
              <w:rPr>
                <w:b/>
                <w:bCs/>
              </w:rPr>
              <w:t>Attribut</w:t>
            </w:r>
          </w:p>
        </w:tc>
        <w:tc>
          <w:tcPr>
            <w:tcW w:w="6106" w:type="dxa"/>
            <w:tcMar>
              <w:top w:w="56" w:type="dxa"/>
              <w:left w:w="56" w:type="dxa"/>
              <w:bottom w:w="56" w:type="dxa"/>
              <w:right w:w="56" w:type="dxa"/>
            </w:tcMar>
            <w:tcPrChange w:id="1139" w:author="Birger Kidmose" w:date="2026-08-06T09:10:00Z" w16du:dateUtc="2026-08-06T07:10:00Z">
              <w:tcPr>
                <w:tcW w:w="6106" w:type="dxa"/>
                <w:tcMar>
                  <w:top w:w="56" w:type="dxa"/>
                  <w:left w:w="56" w:type="dxa"/>
                  <w:bottom w:w="56" w:type="dxa"/>
                  <w:right w:w="56" w:type="dxa"/>
                </w:tcMar>
              </w:tcPr>
            </w:tcPrChange>
          </w:tcPr>
          <w:p w14:paraId="231E86AA" w14:textId="77777777" w:rsidR="001E5488" w:rsidRDefault="00DD08CB">
            <w:pPr>
              <w:widowControl w:val="0"/>
              <w:spacing w:after="0" w:line="240" w:lineRule="auto"/>
              <w:rPr>
                <w:b/>
                <w:bCs/>
              </w:rPr>
            </w:pPr>
            <w:r>
              <w:rPr>
                <w:b/>
                <w:bCs/>
              </w:rPr>
              <w:t>Beskrivelse</w:t>
            </w:r>
          </w:p>
        </w:tc>
      </w:tr>
      <w:tr w:rsidR="001E5488" w14:paraId="570DD87D" w14:textId="77777777" w:rsidTr="5998574F">
        <w:trPr>
          <w:trHeight w:val="333"/>
          <w:trPrChange w:id="1140"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1141" w:author="Birger Kidmose" w:date="2026-08-06T09:10:00Z" w16du:dateUtc="2026-08-06T07:10:00Z">
              <w:tcPr>
                <w:tcW w:w="3839" w:type="dxa"/>
                <w:gridSpan w:val="2"/>
                <w:tcMar>
                  <w:top w:w="56" w:type="dxa"/>
                  <w:left w:w="56" w:type="dxa"/>
                  <w:bottom w:w="56" w:type="dxa"/>
                  <w:right w:w="56" w:type="dxa"/>
                </w:tcMar>
              </w:tcPr>
            </w:tcPrChange>
          </w:tcPr>
          <w:p w14:paraId="3B72BCD8" w14:textId="77777777" w:rsidR="001E5488" w:rsidRDefault="00DD08CB">
            <w:pPr>
              <w:widowControl w:val="0"/>
              <w:spacing w:after="0" w:line="240" w:lineRule="auto"/>
            </w:pPr>
            <w:r>
              <w:t>Id</w:t>
            </w:r>
          </w:p>
        </w:tc>
        <w:tc>
          <w:tcPr>
            <w:tcW w:w="6106" w:type="dxa"/>
            <w:tcMar>
              <w:top w:w="56" w:type="dxa"/>
              <w:left w:w="56" w:type="dxa"/>
              <w:bottom w:w="56" w:type="dxa"/>
              <w:right w:w="56" w:type="dxa"/>
            </w:tcMar>
            <w:tcPrChange w:id="1142" w:author="Birger Kidmose" w:date="2026-08-06T09:10:00Z" w16du:dateUtc="2026-08-06T07:10:00Z">
              <w:tcPr>
                <w:tcW w:w="6106" w:type="dxa"/>
                <w:tcMar>
                  <w:top w:w="56" w:type="dxa"/>
                  <w:left w:w="56" w:type="dxa"/>
                  <w:bottom w:w="56" w:type="dxa"/>
                  <w:right w:w="56" w:type="dxa"/>
                </w:tcMar>
              </w:tcPr>
            </w:tcPrChange>
          </w:tcPr>
          <w:p w14:paraId="3BC3868E" w14:textId="77777777" w:rsidR="001E5488" w:rsidRPr="00876D32" w:rsidRDefault="00DD08CB">
            <w:pPr>
              <w:widowControl w:val="0"/>
              <w:spacing w:after="0" w:line="240" w:lineRule="auto"/>
            </w:pPr>
            <w:r w:rsidRPr="00876D32">
              <w:t>Teknisk nøgle til intern brug</w:t>
            </w:r>
          </w:p>
        </w:tc>
      </w:tr>
      <w:tr w:rsidR="001E5488" w14:paraId="75685943" w14:textId="77777777" w:rsidTr="5998574F">
        <w:trPr>
          <w:trHeight w:val="333"/>
          <w:trPrChange w:id="1143"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1144" w:author="Birger Kidmose" w:date="2026-08-06T09:10:00Z" w16du:dateUtc="2026-08-06T07:10:00Z">
              <w:tcPr>
                <w:tcW w:w="3839" w:type="dxa"/>
                <w:gridSpan w:val="2"/>
                <w:tcMar>
                  <w:top w:w="56" w:type="dxa"/>
                  <w:left w:w="56" w:type="dxa"/>
                  <w:bottom w:w="56" w:type="dxa"/>
                  <w:right w:w="56" w:type="dxa"/>
                </w:tcMar>
              </w:tcPr>
            </w:tcPrChange>
          </w:tcPr>
          <w:p w14:paraId="49372A9F" w14:textId="77777777" w:rsidR="001E5488" w:rsidRDefault="00DD08CB">
            <w:pPr>
              <w:widowControl w:val="0"/>
              <w:spacing w:after="0" w:line="240" w:lineRule="auto"/>
            </w:pPr>
            <w:r>
              <w:t>UdleveringsId</w:t>
            </w:r>
          </w:p>
        </w:tc>
        <w:tc>
          <w:tcPr>
            <w:tcW w:w="6106" w:type="dxa"/>
            <w:tcMar>
              <w:top w:w="56" w:type="dxa"/>
              <w:left w:w="56" w:type="dxa"/>
              <w:bottom w:w="56" w:type="dxa"/>
              <w:right w:w="56" w:type="dxa"/>
            </w:tcMar>
            <w:tcPrChange w:id="1145" w:author="Birger Kidmose" w:date="2026-08-06T09:10:00Z" w16du:dateUtc="2026-08-06T07:10:00Z">
              <w:tcPr>
                <w:tcW w:w="6106" w:type="dxa"/>
                <w:tcMar>
                  <w:top w:w="56" w:type="dxa"/>
                  <w:left w:w="56" w:type="dxa"/>
                  <w:bottom w:w="56" w:type="dxa"/>
                  <w:right w:w="56" w:type="dxa"/>
                </w:tcMar>
              </w:tcPr>
            </w:tcPrChange>
          </w:tcPr>
          <w:p w14:paraId="646AEF39" w14:textId="77777777" w:rsidR="001E5488" w:rsidRDefault="00DD08CB">
            <w:pPr>
              <w:widowControl w:val="0"/>
              <w:spacing w:after="0" w:line="240" w:lineRule="auto"/>
            </w:pPr>
            <w:r>
              <w:t>Udleveringens offentlige id</w:t>
            </w:r>
          </w:p>
        </w:tc>
      </w:tr>
      <w:tr w:rsidR="001E5488" w14:paraId="3124AC95" w14:textId="77777777" w:rsidTr="5998574F">
        <w:trPr>
          <w:trHeight w:val="333"/>
          <w:trPrChange w:id="1146"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1147" w:author="Birger Kidmose" w:date="2026-08-06T09:10:00Z" w16du:dateUtc="2026-08-06T07:10:00Z">
              <w:tcPr>
                <w:tcW w:w="3839" w:type="dxa"/>
                <w:gridSpan w:val="2"/>
                <w:tcMar>
                  <w:top w:w="56" w:type="dxa"/>
                  <w:left w:w="56" w:type="dxa"/>
                  <w:bottom w:w="56" w:type="dxa"/>
                  <w:right w:w="56" w:type="dxa"/>
                </w:tcMar>
              </w:tcPr>
            </w:tcPrChange>
          </w:tcPr>
          <w:p w14:paraId="3F354D56" w14:textId="6579C9B4" w:rsidR="001E5488" w:rsidRDefault="00DD08CB">
            <w:pPr>
              <w:widowControl w:val="0"/>
              <w:spacing w:after="0" w:line="240" w:lineRule="auto"/>
            </w:pPr>
            <w:r>
              <w:t>Recept</w:t>
            </w:r>
            <w:r w:rsidR="00023063">
              <w:t>I</w:t>
            </w:r>
            <w:r>
              <w:t>d</w:t>
            </w:r>
          </w:p>
        </w:tc>
        <w:tc>
          <w:tcPr>
            <w:tcW w:w="6106" w:type="dxa"/>
            <w:tcMar>
              <w:top w:w="56" w:type="dxa"/>
              <w:left w:w="56" w:type="dxa"/>
              <w:bottom w:w="56" w:type="dxa"/>
              <w:right w:w="56" w:type="dxa"/>
            </w:tcMar>
            <w:tcPrChange w:id="1148" w:author="Birger Kidmose" w:date="2026-08-06T09:10:00Z" w16du:dateUtc="2026-08-06T07:10:00Z">
              <w:tcPr>
                <w:tcW w:w="6106" w:type="dxa"/>
                <w:tcMar>
                  <w:top w:w="56" w:type="dxa"/>
                  <w:left w:w="56" w:type="dxa"/>
                  <w:bottom w:w="56" w:type="dxa"/>
                  <w:right w:w="56" w:type="dxa"/>
                </w:tcMar>
              </w:tcPr>
            </w:tcPrChange>
          </w:tcPr>
          <w:p w14:paraId="7AE4A897" w14:textId="39B64225" w:rsidR="001E5488" w:rsidRDefault="00DD08CB">
            <w:pPr>
              <w:widowControl w:val="0"/>
              <w:spacing w:after="0" w:line="240" w:lineRule="auto"/>
            </w:pPr>
            <w:r>
              <w:t>Reference til recepten</w:t>
            </w:r>
            <w:ins w:id="1149" w:author="Birger Kidmose" w:date="2026-08-06T09:10:00Z" w16du:dateUtc="2026-08-06T07:10:00Z">
              <w:r w:rsidR="00FF25E6">
                <w:t>, obligatorisk</w:t>
              </w:r>
            </w:ins>
          </w:p>
        </w:tc>
      </w:tr>
      <w:tr w:rsidR="001E5488" w14:paraId="72E4CE34" w14:textId="77777777" w:rsidTr="5998574F">
        <w:trPr>
          <w:trHeight w:val="333"/>
          <w:trPrChange w:id="1150"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1151" w:author="Birger Kidmose" w:date="2026-08-06T09:10:00Z" w16du:dateUtc="2026-08-06T07:10:00Z">
              <w:tcPr>
                <w:tcW w:w="3839" w:type="dxa"/>
                <w:gridSpan w:val="2"/>
                <w:tcMar>
                  <w:top w:w="56" w:type="dxa"/>
                  <w:left w:w="56" w:type="dxa"/>
                  <w:bottom w:w="56" w:type="dxa"/>
                  <w:right w:w="56" w:type="dxa"/>
                </w:tcMar>
              </w:tcPr>
            </w:tcPrChange>
          </w:tcPr>
          <w:p w14:paraId="66FD9031" w14:textId="77777777" w:rsidR="001E5488" w:rsidRDefault="00DD08CB">
            <w:pPr>
              <w:widowControl w:val="0"/>
              <w:spacing w:after="0" w:line="240" w:lineRule="auto"/>
            </w:pPr>
            <w:r>
              <w:t>BestillingsId</w:t>
            </w:r>
          </w:p>
        </w:tc>
        <w:tc>
          <w:tcPr>
            <w:tcW w:w="6106" w:type="dxa"/>
            <w:tcMar>
              <w:top w:w="56" w:type="dxa"/>
              <w:left w:w="56" w:type="dxa"/>
              <w:bottom w:w="56" w:type="dxa"/>
              <w:right w:w="56" w:type="dxa"/>
            </w:tcMar>
            <w:tcPrChange w:id="1152" w:author="Birger Kidmose" w:date="2026-08-06T09:10:00Z" w16du:dateUtc="2026-08-06T07:10:00Z">
              <w:tcPr>
                <w:tcW w:w="6106" w:type="dxa"/>
                <w:tcMar>
                  <w:top w:w="56" w:type="dxa"/>
                  <w:left w:w="56" w:type="dxa"/>
                  <w:bottom w:w="56" w:type="dxa"/>
                  <w:right w:w="56" w:type="dxa"/>
                </w:tcMar>
              </w:tcPr>
            </w:tcPrChange>
          </w:tcPr>
          <w:p w14:paraId="28918D41" w14:textId="77777777" w:rsidR="001E5488" w:rsidRDefault="00DD08CB">
            <w:pPr>
              <w:widowControl w:val="0"/>
              <w:spacing w:after="0" w:line="240" w:lineRule="auto"/>
            </w:pPr>
            <w:r>
              <w:t>Reference til bestillingen, obligatorisk</w:t>
            </w:r>
          </w:p>
        </w:tc>
      </w:tr>
      <w:tr w:rsidR="001E5488" w14:paraId="342A87C9" w14:textId="77777777" w:rsidTr="5998574F">
        <w:trPr>
          <w:trHeight w:val="333"/>
          <w:trPrChange w:id="1153"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1154" w:author="Birger Kidmose" w:date="2026-08-06T09:10:00Z" w16du:dateUtc="2026-08-06T07:10:00Z">
              <w:tcPr>
                <w:tcW w:w="3839" w:type="dxa"/>
                <w:gridSpan w:val="2"/>
                <w:tcMar>
                  <w:top w:w="56" w:type="dxa"/>
                  <w:left w:w="56" w:type="dxa"/>
                  <w:bottom w:w="56" w:type="dxa"/>
                  <w:right w:w="56" w:type="dxa"/>
                </w:tcMar>
              </w:tcPr>
            </w:tcPrChange>
          </w:tcPr>
          <w:p w14:paraId="4EC787B1" w14:textId="77777777" w:rsidR="001E5488" w:rsidRDefault="00DD08CB">
            <w:pPr>
              <w:widowControl w:val="0"/>
              <w:spacing w:after="0" w:line="240" w:lineRule="auto"/>
            </w:pPr>
            <w:r>
              <w:t>Udleveringstidspunkt</w:t>
            </w:r>
          </w:p>
        </w:tc>
        <w:tc>
          <w:tcPr>
            <w:tcW w:w="6106" w:type="dxa"/>
            <w:tcMar>
              <w:top w:w="56" w:type="dxa"/>
              <w:left w:w="56" w:type="dxa"/>
              <w:bottom w:w="56" w:type="dxa"/>
              <w:right w:w="56" w:type="dxa"/>
            </w:tcMar>
            <w:tcPrChange w:id="1155" w:author="Birger Kidmose" w:date="2026-08-06T09:10:00Z" w16du:dateUtc="2026-08-06T07:10:00Z">
              <w:tcPr>
                <w:tcW w:w="6106" w:type="dxa"/>
                <w:tcMar>
                  <w:top w:w="56" w:type="dxa"/>
                  <w:left w:w="56" w:type="dxa"/>
                  <w:bottom w:w="56" w:type="dxa"/>
                  <w:right w:w="56" w:type="dxa"/>
                </w:tcMar>
              </w:tcPr>
            </w:tcPrChange>
          </w:tcPr>
          <w:p w14:paraId="57AD733B" w14:textId="77777777" w:rsidR="001E5488" w:rsidRPr="00876D32" w:rsidRDefault="00DD08CB">
            <w:pPr>
              <w:widowControl w:val="0"/>
              <w:spacing w:after="0" w:line="240" w:lineRule="auto"/>
            </w:pPr>
            <w:r w:rsidRPr="00876D32">
              <w:t xml:space="preserve">Dato og tid for udlevering </w:t>
            </w:r>
          </w:p>
        </w:tc>
      </w:tr>
      <w:tr w:rsidR="001E5488" w14:paraId="1D5F1EF1" w14:textId="77777777" w:rsidTr="00883406">
        <w:trPr>
          <w:trHeight w:val="333"/>
          <w:trPrChange w:id="1156" w:author="Birger Kidmose" w:date="2026-08-06T09:10:00Z" w16du:dateUtc="2026-08-06T07:10:00Z">
            <w:trPr>
              <w:trHeight w:val="333"/>
            </w:trPr>
          </w:trPrChange>
        </w:trPr>
        <w:tc>
          <w:tcPr>
            <w:tcW w:w="3839" w:type="dxa"/>
            <w:gridSpan w:val="2"/>
            <w:tcBorders>
              <w:bottom w:val="single" w:sz="4" w:space="0" w:color="auto"/>
            </w:tcBorders>
            <w:tcMar>
              <w:top w:w="56" w:type="dxa"/>
              <w:left w:w="56" w:type="dxa"/>
              <w:bottom w:w="56" w:type="dxa"/>
              <w:right w:w="56" w:type="dxa"/>
            </w:tcMar>
            <w:tcPrChange w:id="1157" w:author="Birger Kidmose" w:date="2026-08-06T09:10:00Z" w16du:dateUtc="2026-08-06T07:10:00Z">
              <w:tcPr>
                <w:tcW w:w="3839" w:type="dxa"/>
                <w:gridSpan w:val="2"/>
                <w:tcMar>
                  <w:top w:w="56" w:type="dxa"/>
                  <w:left w:w="56" w:type="dxa"/>
                  <w:bottom w:w="56" w:type="dxa"/>
                  <w:right w:w="56" w:type="dxa"/>
                </w:tcMar>
              </w:tcPr>
            </w:tcPrChange>
          </w:tcPr>
          <w:p w14:paraId="5EA7EC54" w14:textId="0C3BF0BC" w:rsidR="001E5488" w:rsidRDefault="00023063">
            <w:pPr>
              <w:spacing w:after="0" w:line="240" w:lineRule="auto"/>
              <w:rPr>
                <w:color w:val="4A86E8"/>
              </w:rPr>
            </w:pPr>
            <w:r>
              <w:rPr>
                <w:color w:val="4A86E8"/>
              </w:rPr>
              <w:t>U</w:t>
            </w:r>
            <w:r w:rsidR="00DD08CB">
              <w:rPr>
                <w:color w:val="4A86E8"/>
              </w:rPr>
              <w:t xml:space="preserve">dleveret af </w:t>
            </w:r>
          </w:p>
        </w:tc>
        <w:tc>
          <w:tcPr>
            <w:tcW w:w="6106" w:type="dxa"/>
            <w:tcMar>
              <w:top w:w="56" w:type="dxa"/>
              <w:left w:w="56" w:type="dxa"/>
              <w:bottom w:w="56" w:type="dxa"/>
              <w:right w:w="56" w:type="dxa"/>
            </w:tcMar>
            <w:tcPrChange w:id="1158" w:author="Birger Kidmose" w:date="2026-08-06T09:10:00Z" w16du:dateUtc="2026-08-06T07:10:00Z">
              <w:tcPr>
                <w:tcW w:w="6106" w:type="dxa"/>
                <w:tcMar>
                  <w:top w:w="56" w:type="dxa"/>
                  <w:left w:w="56" w:type="dxa"/>
                  <w:bottom w:w="56" w:type="dxa"/>
                  <w:right w:w="56" w:type="dxa"/>
                </w:tcMar>
              </w:tcPr>
            </w:tcPrChange>
          </w:tcPr>
          <w:p w14:paraId="6B224933" w14:textId="18533D1D" w:rsidR="001E5488" w:rsidRPr="00876D32" w:rsidRDefault="00DD08CB">
            <w:pPr>
              <w:spacing w:after="0" w:line="240" w:lineRule="auto"/>
            </w:pPr>
            <w:r w:rsidRPr="00876D32">
              <w:t>Enten apotek eller vet-forhandler skal forekomme</w:t>
            </w:r>
          </w:p>
        </w:tc>
      </w:tr>
      <w:tr w:rsidR="00023063" w14:paraId="3363724C" w14:textId="77777777" w:rsidTr="00883406">
        <w:tc>
          <w:tcPr>
            <w:tcW w:w="455" w:type="dxa"/>
            <w:tcBorders>
              <w:top w:val="single" w:sz="4" w:space="0" w:color="auto"/>
              <w:left w:val="single" w:sz="4" w:space="0" w:color="auto"/>
              <w:bottom w:val="single" w:sz="4" w:space="0" w:color="auto"/>
              <w:right w:val="single" w:sz="4" w:space="0" w:color="auto"/>
            </w:tcBorders>
            <w:tcPrChange w:id="1159" w:author="Birger Kidmose" w:date="2026-08-06T09:10:00Z" w16du:dateUtc="2026-08-06T07:10:00Z">
              <w:tcPr>
                <w:tcW w:w="455" w:type="dxa"/>
                <w:tcMar>
                  <w:top w:w="56" w:type="dxa"/>
                  <w:left w:w="56" w:type="dxa"/>
                  <w:bottom w:w="56" w:type="dxa"/>
                  <w:right w:w="56" w:type="dxa"/>
                </w:tcMar>
              </w:tcPr>
            </w:tcPrChange>
          </w:tcPr>
          <w:p w14:paraId="3DF00C2A" w14:textId="77777777" w:rsidR="00023063" w:rsidRPr="00876D32" w:rsidRDefault="00023063">
            <w:pPr>
              <w:spacing w:after="0" w:line="240" w:lineRule="auto"/>
            </w:pPr>
          </w:p>
        </w:tc>
        <w:tc>
          <w:tcPr>
            <w:tcW w:w="3384" w:type="dxa"/>
            <w:tcBorders>
              <w:top w:val="single" w:sz="4" w:space="0" w:color="auto"/>
              <w:left w:val="single" w:sz="4" w:space="0" w:color="auto"/>
              <w:bottom w:val="single" w:sz="4" w:space="0" w:color="auto"/>
              <w:right w:val="single" w:sz="4" w:space="0" w:color="auto"/>
            </w:tcBorders>
            <w:tcPrChange w:id="1160" w:author="Birger Kidmose" w:date="2026-08-06T09:10:00Z" w16du:dateUtc="2026-08-06T07:10:00Z">
              <w:tcPr>
                <w:tcW w:w="3384" w:type="dxa"/>
                <w:tcMar>
                  <w:top w:w="56" w:type="dxa"/>
                  <w:left w:w="56" w:type="dxa"/>
                  <w:bottom w:w="56" w:type="dxa"/>
                  <w:right w:w="56" w:type="dxa"/>
                </w:tcMar>
              </w:tcPr>
            </w:tcPrChange>
          </w:tcPr>
          <w:p w14:paraId="3D0F7D20" w14:textId="77777777" w:rsidR="00023063" w:rsidRDefault="00023063">
            <w:pPr>
              <w:spacing w:after="0" w:line="240" w:lineRule="auto"/>
            </w:pPr>
            <w:r>
              <w:t>ApotekerId</w:t>
            </w:r>
          </w:p>
        </w:tc>
        <w:tc>
          <w:tcPr>
            <w:tcW w:w="6106" w:type="dxa"/>
            <w:tcBorders>
              <w:top w:val="single" w:sz="4" w:space="0" w:color="auto"/>
              <w:left w:val="single" w:sz="4" w:space="0" w:color="auto"/>
              <w:bottom w:val="single" w:sz="4" w:space="0" w:color="auto"/>
              <w:right w:val="single" w:sz="4" w:space="0" w:color="auto"/>
            </w:tcBorders>
            <w:tcPrChange w:id="1161" w:author="Birger Kidmose" w:date="2026-08-06T09:10:00Z" w16du:dateUtc="2026-08-06T07:10:00Z">
              <w:tcPr>
                <w:tcW w:w="6106" w:type="dxa"/>
                <w:tcMar>
                  <w:top w:w="56" w:type="dxa"/>
                  <w:left w:w="56" w:type="dxa"/>
                  <w:bottom w:w="56" w:type="dxa"/>
                  <w:right w:w="56" w:type="dxa"/>
                </w:tcMar>
              </w:tcPr>
            </w:tcPrChange>
          </w:tcPr>
          <w:p w14:paraId="1640149C" w14:textId="77777777" w:rsidR="00023063" w:rsidRDefault="00023063">
            <w:pPr>
              <w:spacing w:after="0" w:line="240" w:lineRule="auto"/>
            </w:pPr>
            <w:r>
              <w:t>Reference til Apoteker</w:t>
            </w:r>
          </w:p>
        </w:tc>
      </w:tr>
      <w:tr w:rsidR="00023063" w14:paraId="3DEC2B80" w14:textId="77777777" w:rsidTr="00883406">
        <w:tc>
          <w:tcPr>
            <w:tcW w:w="455" w:type="dxa"/>
            <w:tcBorders>
              <w:top w:val="single" w:sz="4" w:space="0" w:color="auto"/>
              <w:left w:val="single" w:sz="4" w:space="0" w:color="auto"/>
              <w:bottom w:val="single" w:sz="4" w:space="0" w:color="auto"/>
              <w:right w:val="single" w:sz="4" w:space="0" w:color="auto"/>
            </w:tcBorders>
            <w:tcPrChange w:id="1162" w:author="Birger Kidmose" w:date="2026-08-06T09:10:00Z" w16du:dateUtc="2026-08-06T07:10:00Z">
              <w:tcPr>
                <w:tcW w:w="455" w:type="dxa"/>
                <w:tcMar>
                  <w:top w:w="56" w:type="dxa"/>
                  <w:left w:w="56" w:type="dxa"/>
                  <w:bottom w:w="56" w:type="dxa"/>
                  <w:right w:w="56" w:type="dxa"/>
                </w:tcMar>
              </w:tcPr>
            </w:tcPrChange>
          </w:tcPr>
          <w:p w14:paraId="0924AE58" w14:textId="77777777" w:rsidR="00023063" w:rsidRDefault="00023063">
            <w:pPr>
              <w:spacing w:after="0" w:line="240" w:lineRule="auto"/>
            </w:pPr>
          </w:p>
        </w:tc>
        <w:tc>
          <w:tcPr>
            <w:tcW w:w="3384" w:type="dxa"/>
            <w:tcBorders>
              <w:top w:val="single" w:sz="4" w:space="0" w:color="auto"/>
              <w:left w:val="single" w:sz="4" w:space="0" w:color="auto"/>
              <w:bottom w:val="single" w:sz="4" w:space="0" w:color="auto"/>
              <w:right w:val="single" w:sz="4" w:space="0" w:color="auto"/>
            </w:tcBorders>
            <w:tcPrChange w:id="1163" w:author="Birger Kidmose" w:date="2026-08-06T09:10:00Z" w16du:dateUtc="2026-08-06T07:10:00Z">
              <w:tcPr>
                <w:tcW w:w="3384" w:type="dxa"/>
                <w:tcMar>
                  <w:top w:w="56" w:type="dxa"/>
                  <w:left w:w="56" w:type="dxa"/>
                  <w:bottom w:w="56" w:type="dxa"/>
                  <w:right w:w="56" w:type="dxa"/>
                </w:tcMar>
              </w:tcPr>
            </w:tcPrChange>
          </w:tcPr>
          <w:p w14:paraId="5F412C8D" w14:textId="77777777" w:rsidR="00023063" w:rsidRDefault="00023063">
            <w:pPr>
              <w:spacing w:after="0" w:line="240" w:lineRule="auto"/>
            </w:pPr>
            <w:r>
              <w:t>Vet-forhandlerId</w:t>
            </w:r>
          </w:p>
        </w:tc>
        <w:tc>
          <w:tcPr>
            <w:tcW w:w="6106" w:type="dxa"/>
            <w:tcBorders>
              <w:top w:val="single" w:sz="4" w:space="0" w:color="auto"/>
              <w:left w:val="single" w:sz="4" w:space="0" w:color="auto"/>
              <w:bottom w:val="single" w:sz="4" w:space="0" w:color="auto"/>
              <w:right w:val="single" w:sz="4" w:space="0" w:color="auto"/>
            </w:tcBorders>
            <w:tcPrChange w:id="1164" w:author="Birger Kidmose" w:date="2026-08-06T09:10:00Z" w16du:dateUtc="2026-08-06T07:10:00Z">
              <w:tcPr>
                <w:tcW w:w="6106" w:type="dxa"/>
                <w:tcMar>
                  <w:top w:w="56" w:type="dxa"/>
                  <w:left w:w="56" w:type="dxa"/>
                  <w:bottom w:w="56" w:type="dxa"/>
                  <w:right w:w="56" w:type="dxa"/>
                </w:tcMar>
              </w:tcPr>
            </w:tcPrChange>
          </w:tcPr>
          <w:p w14:paraId="6256FB1B" w14:textId="77777777" w:rsidR="00023063" w:rsidRDefault="00023063">
            <w:pPr>
              <w:spacing w:after="0" w:line="240" w:lineRule="auto"/>
            </w:pPr>
            <w:r>
              <w:t>Reference til Vet-forhandlere</w:t>
            </w:r>
          </w:p>
        </w:tc>
      </w:tr>
      <w:tr w:rsidR="00023063" w14:paraId="07C08BC5" w14:textId="77777777" w:rsidTr="00883406">
        <w:trPr>
          <w:trHeight w:val="333"/>
          <w:trPrChange w:id="1165" w:author="Birger Kidmose" w:date="2026-08-06T09:10:00Z" w16du:dateUtc="2026-08-06T07:10:00Z">
            <w:trPr>
              <w:trHeight w:val="333"/>
            </w:trPr>
          </w:trPrChange>
        </w:trPr>
        <w:tc>
          <w:tcPr>
            <w:tcW w:w="455" w:type="dxa"/>
            <w:tcBorders>
              <w:top w:val="single" w:sz="4" w:space="0" w:color="auto"/>
              <w:left w:val="single" w:sz="4" w:space="0" w:color="auto"/>
              <w:bottom w:val="single" w:sz="4" w:space="0" w:color="auto"/>
              <w:right w:val="single" w:sz="4" w:space="0" w:color="auto"/>
            </w:tcBorders>
            <w:tcPrChange w:id="1166" w:author="Birger Kidmose" w:date="2026-08-06T09:10:00Z" w16du:dateUtc="2026-08-06T07:10:00Z">
              <w:tcPr>
                <w:tcW w:w="455" w:type="dxa"/>
                <w:tcMar>
                  <w:top w:w="56" w:type="dxa"/>
                  <w:left w:w="56" w:type="dxa"/>
                  <w:bottom w:w="56" w:type="dxa"/>
                  <w:right w:w="56" w:type="dxa"/>
                </w:tcMar>
              </w:tcPr>
            </w:tcPrChange>
          </w:tcPr>
          <w:p w14:paraId="284DAE89" w14:textId="77777777" w:rsidR="00023063" w:rsidRDefault="00023063">
            <w:pPr>
              <w:spacing w:after="0" w:line="240" w:lineRule="auto"/>
            </w:pPr>
          </w:p>
        </w:tc>
        <w:tc>
          <w:tcPr>
            <w:tcW w:w="3384" w:type="dxa"/>
            <w:tcBorders>
              <w:top w:val="single" w:sz="4" w:space="0" w:color="auto"/>
              <w:left w:val="single" w:sz="4" w:space="0" w:color="auto"/>
              <w:bottom w:val="single" w:sz="4" w:space="0" w:color="auto"/>
              <w:right w:val="single" w:sz="4" w:space="0" w:color="auto"/>
            </w:tcBorders>
            <w:tcPrChange w:id="1167" w:author="Birger Kidmose" w:date="2026-08-06T09:10:00Z" w16du:dateUtc="2026-08-06T07:10:00Z">
              <w:tcPr>
                <w:tcW w:w="3384" w:type="dxa"/>
                <w:tcMar>
                  <w:top w:w="56" w:type="dxa"/>
                  <w:left w:w="56" w:type="dxa"/>
                  <w:bottom w:w="56" w:type="dxa"/>
                  <w:right w:w="56" w:type="dxa"/>
                </w:tcMar>
              </w:tcPr>
            </w:tcPrChange>
          </w:tcPr>
          <w:p w14:paraId="472D79DD" w14:textId="6A96D503" w:rsidR="00023063" w:rsidRDefault="00B9494D">
            <w:pPr>
              <w:spacing w:after="0" w:line="240" w:lineRule="auto"/>
            </w:pPr>
            <w:r>
              <w:t>Navn</w:t>
            </w:r>
          </w:p>
        </w:tc>
        <w:tc>
          <w:tcPr>
            <w:tcW w:w="6106" w:type="dxa"/>
            <w:tcBorders>
              <w:top w:val="single" w:sz="4" w:space="0" w:color="auto"/>
              <w:left w:val="single" w:sz="4" w:space="0" w:color="auto"/>
              <w:bottom w:val="single" w:sz="4" w:space="0" w:color="auto"/>
              <w:right w:val="single" w:sz="4" w:space="0" w:color="auto"/>
            </w:tcBorders>
            <w:tcPrChange w:id="1168" w:author="Birger Kidmose" w:date="2026-08-06T09:10:00Z" w16du:dateUtc="2026-08-06T07:10:00Z">
              <w:tcPr>
                <w:tcW w:w="6106" w:type="dxa"/>
                <w:tcMar>
                  <w:top w:w="56" w:type="dxa"/>
                  <w:left w:w="56" w:type="dxa"/>
                  <w:bottom w:w="56" w:type="dxa"/>
                  <w:right w:w="56" w:type="dxa"/>
                </w:tcMar>
              </w:tcPr>
            </w:tcPrChange>
          </w:tcPr>
          <w:p w14:paraId="36A8E0B0" w14:textId="6C3792F5" w:rsidR="00023063" w:rsidRDefault="000F1F26">
            <w:pPr>
              <w:spacing w:after="0" w:line="240" w:lineRule="auto"/>
            </w:pPr>
            <w:r>
              <w:t xml:space="preserve">Obligatorisk. </w:t>
            </w:r>
            <w:r w:rsidR="00023063">
              <w:t>Navn på den apoteks- eller vet-forhandlermedarbejder der har udleveret lægemidlet</w:t>
            </w:r>
          </w:p>
        </w:tc>
      </w:tr>
      <w:tr w:rsidR="001E5488" w14:paraId="31FFE69C" w14:textId="77777777" w:rsidTr="00883406">
        <w:trPr>
          <w:trHeight w:val="333"/>
          <w:trPrChange w:id="1169" w:author="Birger Kidmose" w:date="2026-08-06T09:10:00Z" w16du:dateUtc="2026-08-06T07:10:00Z">
            <w:trPr>
              <w:trHeight w:val="333"/>
            </w:trPr>
          </w:trPrChange>
        </w:trPr>
        <w:tc>
          <w:tcPr>
            <w:tcW w:w="3839" w:type="dxa"/>
            <w:gridSpan w:val="2"/>
            <w:tcBorders>
              <w:top w:val="single" w:sz="4" w:space="0" w:color="auto"/>
            </w:tcBorders>
            <w:tcMar>
              <w:top w:w="56" w:type="dxa"/>
              <w:left w:w="56" w:type="dxa"/>
              <w:bottom w:w="56" w:type="dxa"/>
              <w:right w:w="56" w:type="dxa"/>
            </w:tcMar>
            <w:tcPrChange w:id="1170" w:author="Birger Kidmose" w:date="2026-08-06T09:10:00Z" w16du:dateUtc="2026-08-06T07:10:00Z">
              <w:tcPr>
                <w:tcW w:w="3839" w:type="dxa"/>
                <w:gridSpan w:val="2"/>
                <w:tcMar>
                  <w:top w:w="56" w:type="dxa"/>
                  <w:left w:w="56" w:type="dxa"/>
                  <w:bottom w:w="56" w:type="dxa"/>
                  <w:right w:w="56" w:type="dxa"/>
                </w:tcMar>
              </w:tcPr>
            </w:tcPrChange>
          </w:tcPr>
          <w:p w14:paraId="67C02434" w14:textId="77777777" w:rsidR="001E5488" w:rsidRDefault="00DD08CB">
            <w:pPr>
              <w:spacing w:after="0" w:line="240" w:lineRule="auto"/>
              <w:rPr>
                <w:color w:val="4A86E8"/>
              </w:rPr>
            </w:pPr>
            <w:r>
              <w:rPr>
                <w:color w:val="4A86E8"/>
              </w:rPr>
              <w:t>Substitueret pakning</w:t>
            </w:r>
          </w:p>
        </w:tc>
        <w:tc>
          <w:tcPr>
            <w:tcW w:w="6106" w:type="dxa"/>
            <w:tcMar>
              <w:top w:w="56" w:type="dxa"/>
              <w:left w:w="56" w:type="dxa"/>
              <w:bottom w:w="56" w:type="dxa"/>
              <w:right w:w="56" w:type="dxa"/>
            </w:tcMar>
            <w:tcPrChange w:id="1171" w:author="Birger Kidmose" w:date="2026-08-06T09:10:00Z" w16du:dateUtc="2026-08-06T07:10:00Z">
              <w:tcPr>
                <w:tcW w:w="6106" w:type="dxa"/>
                <w:tcMar>
                  <w:top w:w="56" w:type="dxa"/>
                  <w:left w:w="56" w:type="dxa"/>
                  <w:bottom w:w="56" w:type="dxa"/>
                  <w:right w:w="56" w:type="dxa"/>
                </w:tcMar>
              </w:tcPr>
            </w:tcPrChange>
          </w:tcPr>
          <w:p w14:paraId="5139D07B" w14:textId="6DAACEFA" w:rsidR="001E5488" w:rsidRPr="00876D32" w:rsidRDefault="00DD08CB">
            <w:pPr>
              <w:spacing w:after="0" w:line="240" w:lineRule="auto"/>
            </w:pPr>
            <w:r w:rsidRPr="00876D32">
              <w:t xml:space="preserve">Angives kun hvis </w:t>
            </w:r>
            <w:r w:rsidR="000F1F26">
              <w:t xml:space="preserve">pakningen og/eller </w:t>
            </w:r>
            <w:r w:rsidRPr="00876D32">
              <w:t xml:space="preserve">lægemidlet på recepten substitueres. </w:t>
            </w:r>
          </w:p>
        </w:tc>
      </w:tr>
      <w:tr w:rsidR="001E5488" w14:paraId="24302778" w14:textId="77777777" w:rsidTr="5998574F">
        <w:trPr>
          <w:trHeight w:val="333"/>
          <w:trPrChange w:id="1172" w:author="Birger Kidmose" w:date="2026-08-06T09:10:00Z" w16du:dateUtc="2026-08-06T07:10:00Z">
            <w:trPr>
              <w:trHeight w:val="333"/>
            </w:trPr>
          </w:trPrChange>
        </w:trPr>
        <w:tc>
          <w:tcPr>
            <w:tcW w:w="455" w:type="dxa"/>
            <w:tcMar>
              <w:top w:w="56" w:type="dxa"/>
              <w:left w:w="56" w:type="dxa"/>
              <w:bottom w:w="56" w:type="dxa"/>
              <w:right w:w="56" w:type="dxa"/>
            </w:tcMar>
            <w:tcPrChange w:id="1173" w:author="Birger Kidmose" w:date="2026-08-06T09:10:00Z" w16du:dateUtc="2026-08-06T07:10:00Z">
              <w:tcPr>
                <w:tcW w:w="455" w:type="dxa"/>
                <w:tcMar>
                  <w:top w:w="56" w:type="dxa"/>
                  <w:left w:w="56" w:type="dxa"/>
                  <w:bottom w:w="56" w:type="dxa"/>
                  <w:right w:w="56" w:type="dxa"/>
                </w:tcMar>
              </w:tcPr>
            </w:tcPrChange>
          </w:tcPr>
          <w:p w14:paraId="413EC60A" w14:textId="77777777" w:rsidR="001E5488" w:rsidRPr="00876D32" w:rsidRDefault="001E5488">
            <w:pPr>
              <w:spacing w:after="0" w:line="240" w:lineRule="auto"/>
            </w:pPr>
          </w:p>
        </w:tc>
        <w:tc>
          <w:tcPr>
            <w:tcW w:w="3384" w:type="dxa"/>
            <w:tcMar>
              <w:top w:w="56" w:type="dxa"/>
              <w:left w:w="56" w:type="dxa"/>
              <w:bottom w:w="56" w:type="dxa"/>
              <w:right w:w="56" w:type="dxa"/>
            </w:tcMar>
            <w:tcPrChange w:id="1174" w:author="Birger Kidmose" w:date="2026-08-06T09:10:00Z" w16du:dateUtc="2026-08-06T07:10:00Z">
              <w:tcPr>
                <w:tcW w:w="3384" w:type="dxa"/>
                <w:tcMar>
                  <w:top w:w="56" w:type="dxa"/>
                  <w:left w:w="56" w:type="dxa"/>
                  <w:bottom w:w="56" w:type="dxa"/>
                  <w:right w:w="56" w:type="dxa"/>
                </w:tcMar>
              </w:tcPr>
            </w:tcPrChange>
          </w:tcPr>
          <w:p w14:paraId="20403F88" w14:textId="77777777" w:rsidR="001E5488" w:rsidRDefault="00DD08CB">
            <w:pPr>
              <w:spacing w:after="0" w:line="240" w:lineRule="auto"/>
            </w:pPr>
            <w:commentRangeStart w:id="1175"/>
            <w:commentRangeStart w:id="1176"/>
            <w:r>
              <w:t>Varenummer</w:t>
            </w:r>
            <w:commentRangeEnd w:id="1175"/>
            <w:r w:rsidR="00796FD7">
              <w:rPr>
                <w:rStyle w:val="CommentReference"/>
                <w:sz w:val="22"/>
                <w:szCs w:val="22"/>
              </w:rPr>
              <w:commentReference w:id="1175"/>
            </w:r>
            <w:commentRangeEnd w:id="1176"/>
            <w:r>
              <w:rPr>
                <w:rStyle w:val="CommentReference"/>
                <w:sz w:val="22"/>
                <w:szCs w:val="22"/>
              </w:rPr>
              <w:commentReference w:id="1176"/>
            </w:r>
          </w:p>
        </w:tc>
        <w:tc>
          <w:tcPr>
            <w:tcW w:w="6106" w:type="dxa"/>
            <w:tcMar>
              <w:top w:w="56" w:type="dxa"/>
              <w:left w:w="56" w:type="dxa"/>
              <w:bottom w:w="56" w:type="dxa"/>
              <w:right w:w="56" w:type="dxa"/>
            </w:tcMar>
            <w:tcPrChange w:id="1177" w:author="Birger Kidmose" w:date="2026-08-06T09:10:00Z" w16du:dateUtc="2026-08-06T07:10:00Z">
              <w:tcPr>
                <w:tcW w:w="6106" w:type="dxa"/>
                <w:tcMar>
                  <w:top w:w="56" w:type="dxa"/>
                  <w:left w:w="56" w:type="dxa"/>
                  <w:bottom w:w="56" w:type="dxa"/>
                  <w:right w:w="56" w:type="dxa"/>
                </w:tcMar>
              </w:tcPr>
            </w:tcPrChange>
          </w:tcPr>
          <w:p w14:paraId="5BD20C56" w14:textId="77777777" w:rsidR="001E5488" w:rsidRPr="00876D32" w:rsidRDefault="00DD08CB">
            <w:pPr>
              <w:spacing w:after="0" w:line="240" w:lineRule="auto"/>
            </w:pPr>
            <w:r w:rsidRPr="00876D32">
              <w:t xml:space="preserve">Varenummer på lægemiddelpakning, obligatorisk ved subst. </w:t>
            </w:r>
          </w:p>
        </w:tc>
      </w:tr>
      <w:tr w:rsidR="001E5488" w14:paraId="2371C2B1" w14:textId="77777777" w:rsidTr="5998574F">
        <w:trPr>
          <w:trHeight w:val="333"/>
          <w:trPrChange w:id="1178" w:author="Birger Kidmose" w:date="2026-08-06T09:10:00Z" w16du:dateUtc="2026-08-06T07:10:00Z">
            <w:trPr>
              <w:trHeight w:val="333"/>
            </w:trPr>
          </w:trPrChange>
        </w:trPr>
        <w:tc>
          <w:tcPr>
            <w:tcW w:w="455" w:type="dxa"/>
            <w:tcMar>
              <w:top w:w="56" w:type="dxa"/>
              <w:left w:w="56" w:type="dxa"/>
              <w:bottom w:w="56" w:type="dxa"/>
              <w:right w:w="56" w:type="dxa"/>
            </w:tcMar>
            <w:tcPrChange w:id="1179" w:author="Birger Kidmose" w:date="2026-08-06T09:10:00Z" w16du:dateUtc="2026-08-06T07:10:00Z">
              <w:tcPr>
                <w:tcW w:w="455" w:type="dxa"/>
                <w:tcMar>
                  <w:top w:w="56" w:type="dxa"/>
                  <w:left w:w="56" w:type="dxa"/>
                  <w:bottom w:w="56" w:type="dxa"/>
                  <w:right w:w="56" w:type="dxa"/>
                </w:tcMar>
              </w:tcPr>
            </w:tcPrChange>
          </w:tcPr>
          <w:p w14:paraId="6666F378" w14:textId="77777777" w:rsidR="001E5488" w:rsidRPr="00876D32" w:rsidRDefault="001E5488">
            <w:pPr>
              <w:spacing w:after="0" w:line="240" w:lineRule="auto"/>
            </w:pPr>
          </w:p>
        </w:tc>
        <w:tc>
          <w:tcPr>
            <w:tcW w:w="3384" w:type="dxa"/>
            <w:tcMar>
              <w:top w:w="56" w:type="dxa"/>
              <w:left w:w="56" w:type="dxa"/>
              <w:bottom w:w="56" w:type="dxa"/>
              <w:right w:w="56" w:type="dxa"/>
            </w:tcMar>
            <w:tcPrChange w:id="1180" w:author="Birger Kidmose" w:date="2026-08-06T09:10:00Z" w16du:dateUtc="2026-08-06T07:10:00Z">
              <w:tcPr>
                <w:tcW w:w="3384" w:type="dxa"/>
                <w:tcMar>
                  <w:top w:w="56" w:type="dxa"/>
                  <w:left w:w="56" w:type="dxa"/>
                  <w:bottom w:w="56" w:type="dxa"/>
                  <w:right w:w="56" w:type="dxa"/>
                </w:tcMar>
              </w:tcPr>
            </w:tcPrChange>
          </w:tcPr>
          <w:p w14:paraId="16972A5F" w14:textId="77777777" w:rsidR="001E5488" w:rsidRDefault="00DD08CB">
            <w:pPr>
              <w:spacing w:after="0" w:line="240" w:lineRule="auto"/>
            </w:pPr>
            <w:r>
              <w:t>Varenummerkilde</w:t>
            </w:r>
          </w:p>
        </w:tc>
        <w:tc>
          <w:tcPr>
            <w:tcW w:w="6106" w:type="dxa"/>
            <w:tcMar>
              <w:top w:w="56" w:type="dxa"/>
              <w:left w:w="56" w:type="dxa"/>
              <w:bottom w:w="56" w:type="dxa"/>
              <w:right w:w="56" w:type="dxa"/>
            </w:tcMar>
            <w:tcPrChange w:id="1181" w:author="Birger Kidmose" w:date="2026-08-06T09:10:00Z" w16du:dateUtc="2026-08-06T07:10:00Z">
              <w:tcPr>
                <w:tcW w:w="6106" w:type="dxa"/>
                <w:tcMar>
                  <w:top w:w="56" w:type="dxa"/>
                  <w:left w:w="56" w:type="dxa"/>
                  <w:bottom w:w="56" w:type="dxa"/>
                  <w:right w:w="56" w:type="dxa"/>
                </w:tcMar>
              </w:tcPr>
            </w:tcPrChange>
          </w:tcPr>
          <w:p w14:paraId="404147F1" w14:textId="77777777" w:rsidR="001E5488" w:rsidRPr="00876D32" w:rsidRDefault="00DD08CB">
            <w:pPr>
              <w:spacing w:after="0" w:line="240" w:lineRule="auto"/>
            </w:pPr>
            <w:r w:rsidRPr="00876D32">
              <w:t>Kilde til varenummer, f.eks. “Medicinpriser”, “Magistrel”, …</w:t>
            </w:r>
          </w:p>
        </w:tc>
      </w:tr>
      <w:tr w:rsidR="001E5488" w14:paraId="4E6D9BD0" w14:textId="77777777" w:rsidTr="5998574F">
        <w:trPr>
          <w:trHeight w:val="333"/>
          <w:trPrChange w:id="1182" w:author="Birger Kidmose" w:date="2026-08-06T09:10:00Z" w16du:dateUtc="2026-08-06T07:10:00Z">
            <w:trPr>
              <w:trHeight w:val="333"/>
            </w:trPr>
          </w:trPrChange>
        </w:trPr>
        <w:tc>
          <w:tcPr>
            <w:tcW w:w="455" w:type="dxa"/>
            <w:tcMar>
              <w:top w:w="56" w:type="dxa"/>
              <w:left w:w="56" w:type="dxa"/>
              <w:bottom w:w="56" w:type="dxa"/>
              <w:right w:w="56" w:type="dxa"/>
            </w:tcMar>
            <w:tcPrChange w:id="1183" w:author="Birger Kidmose" w:date="2026-08-06T09:10:00Z" w16du:dateUtc="2026-08-06T07:10:00Z">
              <w:tcPr>
                <w:tcW w:w="455" w:type="dxa"/>
                <w:tcMar>
                  <w:top w:w="56" w:type="dxa"/>
                  <w:left w:w="56" w:type="dxa"/>
                  <w:bottom w:w="56" w:type="dxa"/>
                  <w:right w:w="56" w:type="dxa"/>
                </w:tcMar>
              </w:tcPr>
            </w:tcPrChange>
          </w:tcPr>
          <w:p w14:paraId="5E46C77B" w14:textId="77777777" w:rsidR="001E5488" w:rsidRPr="00876D32" w:rsidRDefault="001E5488">
            <w:pPr>
              <w:spacing w:after="0" w:line="240" w:lineRule="auto"/>
            </w:pPr>
          </w:p>
        </w:tc>
        <w:tc>
          <w:tcPr>
            <w:tcW w:w="3384" w:type="dxa"/>
            <w:tcMar>
              <w:top w:w="56" w:type="dxa"/>
              <w:left w:w="56" w:type="dxa"/>
              <w:bottom w:w="56" w:type="dxa"/>
              <w:right w:w="56" w:type="dxa"/>
            </w:tcMar>
            <w:tcPrChange w:id="1184" w:author="Birger Kidmose" w:date="2026-08-06T09:10:00Z" w16du:dateUtc="2026-08-06T07:10:00Z">
              <w:tcPr>
                <w:tcW w:w="3384" w:type="dxa"/>
                <w:tcMar>
                  <w:top w:w="56" w:type="dxa"/>
                  <w:left w:w="56" w:type="dxa"/>
                  <w:bottom w:w="56" w:type="dxa"/>
                  <w:right w:w="56" w:type="dxa"/>
                </w:tcMar>
              </w:tcPr>
            </w:tcPrChange>
          </w:tcPr>
          <w:p w14:paraId="5C5FA8F3" w14:textId="77777777" w:rsidR="001E5488" w:rsidRDefault="00DD08CB">
            <w:pPr>
              <w:spacing w:after="0" w:line="240" w:lineRule="auto"/>
            </w:pPr>
            <w:r>
              <w:t>PakningsstørrelseNumerisk</w:t>
            </w:r>
          </w:p>
        </w:tc>
        <w:tc>
          <w:tcPr>
            <w:tcW w:w="6106" w:type="dxa"/>
            <w:tcMar>
              <w:top w:w="56" w:type="dxa"/>
              <w:left w:w="56" w:type="dxa"/>
              <w:bottom w:w="56" w:type="dxa"/>
              <w:right w:w="56" w:type="dxa"/>
            </w:tcMar>
            <w:tcPrChange w:id="1185" w:author="Birger Kidmose" w:date="2026-08-06T09:10:00Z" w16du:dateUtc="2026-08-06T07:10:00Z">
              <w:tcPr>
                <w:tcW w:w="6106" w:type="dxa"/>
                <w:tcMar>
                  <w:top w:w="56" w:type="dxa"/>
                  <w:left w:w="56" w:type="dxa"/>
                  <w:bottom w:w="56" w:type="dxa"/>
                  <w:right w:w="56" w:type="dxa"/>
                </w:tcMar>
              </w:tcPr>
            </w:tcPrChange>
          </w:tcPr>
          <w:p w14:paraId="5CE1685D" w14:textId="14D20EB7" w:rsidR="001E5488" w:rsidRDefault="00DD08CB">
            <w:pPr>
              <w:spacing w:after="0" w:line="240" w:lineRule="auto"/>
            </w:pPr>
            <w:r>
              <w:t xml:space="preserve">F.eks. 6000, obligatorisk </w:t>
            </w:r>
            <w:r w:rsidR="002C49F6">
              <w:t>ved subst.</w:t>
            </w:r>
          </w:p>
        </w:tc>
      </w:tr>
      <w:tr w:rsidR="001E5488" w14:paraId="46D1FC82" w14:textId="77777777" w:rsidTr="5998574F">
        <w:trPr>
          <w:trHeight w:val="333"/>
          <w:trPrChange w:id="1186" w:author="Birger Kidmose" w:date="2026-08-06T09:10:00Z" w16du:dateUtc="2026-08-06T07:10:00Z">
            <w:trPr>
              <w:trHeight w:val="333"/>
            </w:trPr>
          </w:trPrChange>
        </w:trPr>
        <w:tc>
          <w:tcPr>
            <w:tcW w:w="455" w:type="dxa"/>
            <w:tcMar>
              <w:top w:w="56" w:type="dxa"/>
              <w:left w:w="56" w:type="dxa"/>
              <w:bottom w:w="56" w:type="dxa"/>
              <w:right w:w="56" w:type="dxa"/>
            </w:tcMar>
            <w:tcPrChange w:id="1187" w:author="Birger Kidmose" w:date="2026-08-06T09:10:00Z" w16du:dateUtc="2026-08-06T07:10:00Z">
              <w:tcPr>
                <w:tcW w:w="455" w:type="dxa"/>
                <w:tcMar>
                  <w:top w:w="56" w:type="dxa"/>
                  <w:left w:w="56" w:type="dxa"/>
                  <w:bottom w:w="56" w:type="dxa"/>
                  <w:right w:w="56" w:type="dxa"/>
                </w:tcMar>
              </w:tcPr>
            </w:tcPrChange>
          </w:tcPr>
          <w:p w14:paraId="5DFF6735" w14:textId="77777777" w:rsidR="001E5488" w:rsidRDefault="001E5488">
            <w:pPr>
              <w:spacing w:after="0" w:line="240" w:lineRule="auto"/>
            </w:pPr>
          </w:p>
        </w:tc>
        <w:tc>
          <w:tcPr>
            <w:tcW w:w="3384" w:type="dxa"/>
            <w:tcMar>
              <w:top w:w="56" w:type="dxa"/>
              <w:left w:w="56" w:type="dxa"/>
              <w:bottom w:w="56" w:type="dxa"/>
              <w:right w:w="56" w:type="dxa"/>
            </w:tcMar>
            <w:tcPrChange w:id="1188" w:author="Birger Kidmose" w:date="2026-08-06T09:10:00Z" w16du:dateUtc="2026-08-06T07:10:00Z">
              <w:tcPr>
                <w:tcW w:w="3384" w:type="dxa"/>
                <w:tcMar>
                  <w:top w:w="56" w:type="dxa"/>
                  <w:left w:w="56" w:type="dxa"/>
                  <w:bottom w:w="56" w:type="dxa"/>
                  <w:right w:w="56" w:type="dxa"/>
                </w:tcMar>
              </w:tcPr>
            </w:tcPrChange>
          </w:tcPr>
          <w:p w14:paraId="2A2744A1" w14:textId="77777777" w:rsidR="001E5488" w:rsidRDefault="00DD08CB">
            <w:pPr>
              <w:spacing w:after="0" w:line="240" w:lineRule="auto"/>
            </w:pPr>
            <w:r>
              <w:t>PakningsstørrelseEnhed</w:t>
            </w:r>
          </w:p>
        </w:tc>
        <w:tc>
          <w:tcPr>
            <w:tcW w:w="6106" w:type="dxa"/>
            <w:tcMar>
              <w:top w:w="56" w:type="dxa"/>
              <w:left w:w="56" w:type="dxa"/>
              <w:bottom w:w="56" w:type="dxa"/>
              <w:right w:w="56" w:type="dxa"/>
            </w:tcMar>
            <w:tcPrChange w:id="1189" w:author="Birger Kidmose" w:date="2026-08-06T09:10:00Z" w16du:dateUtc="2026-08-06T07:10:00Z">
              <w:tcPr>
                <w:tcW w:w="6106" w:type="dxa"/>
                <w:tcMar>
                  <w:top w:w="56" w:type="dxa"/>
                  <w:left w:w="56" w:type="dxa"/>
                  <w:bottom w:w="56" w:type="dxa"/>
                  <w:right w:w="56" w:type="dxa"/>
                </w:tcMar>
              </w:tcPr>
            </w:tcPrChange>
          </w:tcPr>
          <w:p w14:paraId="3F80AF4D" w14:textId="4C17CFE2" w:rsidR="001E5488" w:rsidRPr="00876D32" w:rsidRDefault="00DD08CB">
            <w:pPr>
              <w:spacing w:after="0" w:line="240" w:lineRule="auto"/>
            </w:pPr>
            <w:r w:rsidRPr="00876D32">
              <w:t xml:space="preserve">F.eks. “ml”, </w:t>
            </w:r>
            <w:r w:rsidR="002C49F6">
              <w:t>obligatorisk ved subst.</w:t>
            </w:r>
          </w:p>
        </w:tc>
      </w:tr>
      <w:tr w:rsidR="001E5488" w14:paraId="25CC7A05" w14:textId="77777777" w:rsidTr="5998574F">
        <w:trPr>
          <w:trHeight w:val="333"/>
          <w:trPrChange w:id="1190" w:author="Birger Kidmose" w:date="2026-08-06T09:10:00Z" w16du:dateUtc="2026-08-06T07:10:00Z">
            <w:trPr>
              <w:trHeight w:val="333"/>
            </w:trPr>
          </w:trPrChange>
        </w:trPr>
        <w:tc>
          <w:tcPr>
            <w:tcW w:w="455" w:type="dxa"/>
            <w:tcMar>
              <w:top w:w="56" w:type="dxa"/>
              <w:left w:w="56" w:type="dxa"/>
              <w:bottom w:w="56" w:type="dxa"/>
              <w:right w:w="56" w:type="dxa"/>
            </w:tcMar>
            <w:tcPrChange w:id="1191" w:author="Birger Kidmose" w:date="2026-08-06T09:10:00Z" w16du:dateUtc="2026-08-06T07:10:00Z">
              <w:tcPr>
                <w:tcW w:w="455" w:type="dxa"/>
                <w:tcMar>
                  <w:top w:w="56" w:type="dxa"/>
                  <w:left w:w="56" w:type="dxa"/>
                  <w:bottom w:w="56" w:type="dxa"/>
                  <w:right w:w="56" w:type="dxa"/>
                </w:tcMar>
              </w:tcPr>
            </w:tcPrChange>
          </w:tcPr>
          <w:p w14:paraId="00D0D169" w14:textId="77777777" w:rsidR="001E5488" w:rsidRPr="00876D32" w:rsidRDefault="001E5488">
            <w:pPr>
              <w:spacing w:after="0" w:line="240" w:lineRule="auto"/>
            </w:pPr>
          </w:p>
        </w:tc>
        <w:tc>
          <w:tcPr>
            <w:tcW w:w="3384" w:type="dxa"/>
            <w:tcMar>
              <w:top w:w="56" w:type="dxa"/>
              <w:left w:w="56" w:type="dxa"/>
              <w:bottom w:w="56" w:type="dxa"/>
              <w:right w:w="56" w:type="dxa"/>
            </w:tcMar>
            <w:tcPrChange w:id="1192" w:author="Birger Kidmose" w:date="2026-08-06T09:10:00Z" w16du:dateUtc="2026-08-06T07:10:00Z">
              <w:tcPr>
                <w:tcW w:w="3384" w:type="dxa"/>
                <w:tcMar>
                  <w:top w:w="56" w:type="dxa"/>
                  <w:left w:w="56" w:type="dxa"/>
                  <w:bottom w:w="56" w:type="dxa"/>
                  <w:right w:w="56" w:type="dxa"/>
                </w:tcMar>
              </w:tcPr>
            </w:tcPrChange>
          </w:tcPr>
          <w:p w14:paraId="65FE55E0" w14:textId="77777777" w:rsidR="001E5488" w:rsidRDefault="00DD08CB">
            <w:pPr>
              <w:spacing w:after="0" w:line="240" w:lineRule="auto"/>
            </w:pPr>
            <w:r>
              <w:t>PakningsstørrelseTekst</w:t>
            </w:r>
          </w:p>
        </w:tc>
        <w:tc>
          <w:tcPr>
            <w:tcW w:w="6106" w:type="dxa"/>
            <w:tcMar>
              <w:top w:w="56" w:type="dxa"/>
              <w:left w:w="56" w:type="dxa"/>
              <w:bottom w:w="56" w:type="dxa"/>
              <w:right w:w="56" w:type="dxa"/>
            </w:tcMar>
            <w:tcPrChange w:id="1193" w:author="Birger Kidmose" w:date="2026-08-06T09:10:00Z" w16du:dateUtc="2026-08-06T07:10:00Z">
              <w:tcPr>
                <w:tcW w:w="6106" w:type="dxa"/>
                <w:tcMar>
                  <w:top w:w="56" w:type="dxa"/>
                  <w:left w:w="56" w:type="dxa"/>
                  <w:bottom w:w="56" w:type="dxa"/>
                  <w:right w:w="56" w:type="dxa"/>
                </w:tcMar>
              </w:tcPr>
            </w:tcPrChange>
          </w:tcPr>
          <w:p w14:paraId="69315D12" w14:textId="488EF07C" w:rsidR="001E5488" w:rsidRDefault="00DD08CB">
            <w:pPr>
              <w:spacing w:after="0" w:line="240" w:lineRule="auto"/>
            </w:pPr>
            <w:r>
              <w:t xml:space="preserve">F.eks. “12 x 500 ml”, </w:t>
            </w:r>
            <w:r w:rsidR="002C49F6">
              <w:t xml:space="preserve">ikke </w:t>
            </w:r>
            <w:r>
              <w:t xml:space="preserve">obligatorisk </w:t>
            </w:r>
          </w:p>
        </w:tc>
      </w:tr>
      <w:tr w:rsidR="001E5488" w14:paraId="6D96E1A5" w14:textId="77777777" w:rsidTr="5998574F">
        <w:trPr>
          <w:trHeight w:val="333"/>
          <w:trPrChange w:id="1194"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1195" w:author="Birger Kidmose" w:date="2026-08-06T09:10:00Z" w16du:dateUtc="2026-08-06T07:10:00Z">
              <w:tcPr>
                <w:tcW w:w="3839" w:type="dxa"/>
                <w:gridSpan w:val="2"/>
                <w:tcMar>
                  <w:top w:w="56" w:type="dxa"/>
                  <w:left w:w="56" w:type="dxa"/>
                  <w:bottom w:w="56" w:type="dxa"/>
                  <w:right w:w="56" w:type="dxa"/>
                </w:tcMar>
              </w:tcPr>
            </w:tcPrChange>
          </w:tcPr>
          <w:p w14:paraId="3071DCAC" w14:textId="77777777" w:rsidR="001E5488" w:rsidRDefault="00DD08CB">
            <w:pPr>
              <w:spacing w:after="0" w:line="240" w:lineRule="auto"/>
            </w:pPr>
            <w:r>
              <w:rPr>
                <w:color w:val="4A86E8"/>
              </w:rPr>
              <w:t>Substitueret lægemiddel</w:t>
            </w:r>
          </w:p>
        </w:tc>
        <w:tc>
          <w:tcPr>
            <w:tcW w:w="6106" w:type="dxa"/>
            <w:tcMar>
              <w:top w:w="56" w:type="dxa"/>
              <w:left w:w="56" w:type="dxa"/>
              <w:bottom w:w="56" w:type="dxa"/>
              <w:right w:w="56" w:type="dxa"/>
            </w:tcMar>
            <w:tcPrChange w:id="1196" w:author="Birger Kidmose" w:date="2026-08-06T09:10:00Z" w16du:dateUtc="2026-08-06T07:10:00Z">
              <w:tcPr>
                <w:tcW w:w="6106" w:type="dxa"/>
                <w:tcMar>
                  <w:top w:w="56" w:type="dxa"/>
                  <w:left w:w="56" w:type="dxa"/>
                  <w:bottom w:w="56" w:type="dxa"/>
                  <w:right w:w="56" w:type="dxa"/>
                </w:tcMar>
              </w:tcPr>
            </w:tcPrChange>
          </w:tcPr>
          <w:p w14:paraId="1B2B7792" w14:textId="2EACA7A7" w:rsidR="001E5488" w:rsidRPr="00876D32" w:rsidRDefault="00DD08CB">
            <w:pPr>
              <w:spacing w:after="0" w:line="240" w:lineRule="auto"/>
            </w:pPr>
            <w:r w:rsidRPr="00876D32">
              <w:t>Lægemidlet skal kun angives hvis lægemidlet på recepten substitueres, og der ikke findes fælles stamdata for lægemiddel og pakning i Medicinpriser, f.eks. for</w:t>
            </w:r>
            <w:r w:rsidR="002C49F6">
              <w:t xml:space="preserve"> magistrelle lægemidler og </w:t>
            </w:r>
            <w:r w:rsidRPr="00876D32">
              <w:t xml:space="preserve">lægemidler med udleveringstilladelse. </w:t>
            </w:r>
          </w:p>
        </w:tc>
      </w:tr>
      <w:tr w:rsidR="001E5488" w14:paraId="1C7D6CC3" w14:textId="77777777" w:rsidTr="5998574F">
        <w:trPr>
          <w:trHeight w:val="333"/>
          <w:trPrChange w:id="1197" w:author="Birger Kidmose" w:date="2026-08-06T09:10:00Z" w16du:dateUtc="2026-08-06T07:10:00Z">
            <w:trPr>
              <w:trHeight w:val="333"/>
            </w:trPr>
          </w:trPrChange>
        </w:trPr>
        <w:tc>
          <w:tcPr>
            <w:tcW w:w="455" w:type="dxa"/>
            <w:tcMar>
              <w:top w:w="56" w:type="dxa"/>
              <w:left w:w="56" w:type="dxa"/>
              <w:bottom w:w="56" w:type="dxa"/>
              <w:right w:w="56" w:type="dxa"/>
            </w:tcMar>
            <w:tcPrChange w:id="1198" w:author="Birger Kidmose" w:date="2026-08-06T09:10:00Z" w16du:dateUtc="2026-08-06T07:10:00Z">
              <w:tcPr>
                <w:tcW w:w="455" w:type="dxa"/>
                <w:tcMar>
                  <w:top w:w="56" w:type="dxa"/>
                  <w:left w:w="56" w:type="dxa"/>
                  <w:bottom w:w="56" w:type="dxa"/>
                  <w:right w:w="56" w:type="dxa"/>
                </w:tcMar>
              </w:tcPr>
            </w:tcPrChange>
          </w:tcPr>
          <w:p w14:paraId="505B6D54" w14:textId="77777777" w:rsidR="001E5488" w:rsidRPr="00876D32" w:rsidRDefault="001E5488">
            <w:pPr>
              <w:spacing w:after="0" w:line="240" w:lineRule="auto"/>
            </w:pPr>
          </w:p>
        </w:tc>
        <w:tc>
          <w:tcPr>
            <w:tcW w:w="3384" w:type="dxa"/>
            <w:tcMar>
              <w:top w:w="56" w:type="dxa"/>
              <w:left w:w="56" w:type="dxa"/>
              <w:bottom w:w="56" w:type="dxa"/>
              <w:right w:w="56" w:type="dxa"/>
            </w:tcMar>
            <w:tcPrChange w:id="1199" w:author="Birger Kidmose" w:date="2026-08-06T09:10:00Z" w16du:dateUtc="2026-08-06T07:10:00Z">
              <w:tcPr>
                <w:tcW w:w="3384" w:type="dxa"/>
                <w:tcMar>
                  <w:top w:w="56" w:type="dxa"/>
                  <w:left w:w="56" w:type="dxa"/>
                  <w:bottom w:w="56" w:type="dxa"/>
                  <w:right w:w="56" w:type="dxa"/>
                </w:tcMar>
              </w:tcPr>
            </w:tcPrChange>
          </w:tcPr>
          <w:p w14:paraId="5E7E090E" w14:textId="77777777" w:rsidR="001E5488" w:rsidRDefault="00DD08CB">
            <w:pPr>
              <w:widowControl w:val="0"/>
              <w:spacing w:after="0" w:line="240" w:lineRule="auto"/>
              <w:rPr>
                <w:color w:val="FF00FF"/>
                <w:shd w:val="clear" w:color="auto" w:fill="FF9900"/>
              </w:rPr>
            </w:pPr>
            <w:r>
              <w:t>SubstitueretDrugid</w:t>
            </w:r>
          </w:p>
        </w:tc>
        <w:tc>
          <w:tcPr>
            <w:tcW w:w="6106" w:type="dxa"/>
            <w:tcMar>
              <w:top w:w="56" w:type="dxa"/>
              <w:left w:w="56" w:type="dxa"/>
              <w:bottom w:w="56" w:type="dxa"/>
              <w:right w:w="56" w:type="dxa"/>
            </w:tcMar>
            <w:tcPrChange w:id="1200" w:author="Birger Kidmose" w:date="2026-08-06T09:10:00Z" w16du:dateUtc="2026-08-06T07:10:00Z">
              <w:tcPr>
                <w:tcW w:w="6106" w:type="dxa"/>
                <w:tcMar>
                  <w:top w:w="56" w:type="dxa"/>
                  <w:left w:w="56" w:type="dxa"/>
                  <w:bottom w:w="56" w:type="dxa"/>
                  <w:right w:w="56" w:type="dxa"/>
                </w:tcMar>
              </w:tcPr>
            </w:tcPrChange>
          </w:tcPr>
          <w:p w14:paraId="242E3A40" w14:textId="38551B85" w:rsidR="001E5488" w:rsidRPr="00876D32" w:rsidRDefault="00DD08CB">
            <w:pPr>
              <w:spacing w:after="0" w:line="240" w:lineRule="auto"/>
            </w:pPr>
            <w:r>
              <w:t xml:space="preserve">Unik identifikation af </w:t>
            </w:r>
            <w:del w:id="1201" w:author="Birger Kidmose" w:date="2026-08-06T09:10:00Z" w16du:dateUtc="2026-08-06T07:10:00Z">
              <w:r w:rsidRPr="00876D32">
                <w:delText xml:space="preserve">på </w:delText>
              </w:r>
            </w:del>
            <w:r>
              <w:t>lægemiddel der er substitueret til</w:t>
            </w:r>
            <w:r w:rsidR="5286DC6B">
              <w:t>, obligatorisk hvis lægemidler er subsititueret.</w:t>
            </w:r>
          </w:p>
        </w:tc>
      </w:tr>
      <w:tr w:rsidR="001E5488" w14:paraId="41AFE184" w14:textId="77777777" w:rsidTr="5998574F">
        <w:trPr>
          <w:trHeight w:val="333"/>
          <w:trPrChange w:id="1202" w:author="Birger Kidmose" w:date="2026-08-06T09:10:00Z" w16du:dateUtc="2026-08-06T07:10:00Z">
            <w:trPr>
              <w:trHeight w:val="333"/>
            </w:trPr>
          </w:trPrChange>
        </w:trPr>
        <w:tc>
          <w:tcPr>
            <w:tcW w:w="455" w:type="dxa"/>
            <w:tcMar>
              <w:top w:w="56" w:type="dxa"/>
              <w:left w:w="56" w:type="dxa"/>
              <w:bottom w:w="56" w:type="dxa"/>
              <w:right w:w="56" w:type="dxa"/>
            </w:tcMar>
            <w:tcPrChange w:id="1203" w:author="Birger Kidmose" w:date="2026-08-06T09:10:00Z" w16du:dateUtc="2026-08-06T07:10:00Z">
              <w:tcPr>
                <w:tcW w:w="455" w:type="dxa"/>
                <w:tcMar>
                  <w:top w:w="56" w:type="dxa"/>
                  <w:left w:w="56" w:type="dxa"/>
                  <w:bottom w:w="56" w:type="dxa"/>
                  <w:right w:w="56" w:type="dxa"/>
                </w:tcMar>
              </w:tcPr>
            </w:tcPrChange>
          </w:tcPr>
          <w:p w14:paraId="12C24192" w14:textId="77777777" w:rsidR="001E5488" w:rsidRPr="00876D32" w:rsidRDefault="001E5488">
            <w:pPr>
              <w:spacing w:after="0" w:line="240" w:lineRule="auto"/>
            </w:pPr>
          </w:p>
        </w:tc>
        <w:tc>
          <w:tcPr>
            <w:tcW w:w="3384" w:type="dxa"/>
            <w:tcMar>
              <w:top w:w="56" w:type="dxa"/>
              <w:left w:w="56" w:type="dxa"/>
              <w:bottom w:w="56" w:type="dxa"/>
              <w:right w:w="56" w:type="dxa"/>
            </w:tcMar>
            <w:tcPrChange w:id="1204" w:author="Birger Kidmose" w:date="2026-08-06T09:10:00Z" w16du:dateUtc="2026-08-06T07:10:00Z">
              <w:tcPr>
                <w:tcW w:w="3384" w:type="dxa"/>
                <w:tcMar>
                  <w:top w:w="56" w:type="dxa"/>
                  <w:left w:w="56" w:type="dxa"/>
                  <w:bottom w:w="56" w:type="dxa"/>
                  <w:right w:w="56" w:type="dxa"/>
                </w:tcMar>
              </w:tcPr>
            </w:tcPrChange>
          </w:tcPr>
          <w:p w14:paraId="415A3184" w14:textId="77777777" w:rsidR="001E5488" w:rsidRDefault="00DD08CB">
            <w:pPr>
              <w:widowControl w:val="0"/>
              <w:spacing w:after="0" w:line="240" w:lineRule="auto"/>
            </w:pPr>
            <w:r>
              <w:t>SubstitueretLægemiddelnavn</w:t>
            </w:r>
          </w:p>
        </w:tc>
        <w:tc>
          <w:tcPr>
            <w:tcW w:w="6106" w:type="dxa"/>
            <w:tcMar>
              <w:top w:w="56" w:type="dxa"/>
              <w:left w:w="56" w:type="dxa"/>
              <w:bottom w:w="56" w:type="dxa"/>
              <w:right w:w="56" w:type="dxa"/>
            </w:tcMar>
            <w:tcPrChange w:id="1205" w:author="Birger Kidmose" w:date="2026-08-06T09:10:00Z" w16du:dateUtc="2026-08-06T07:10:00Z">
              <w:tcPr>
                <w:tcW w:w="6106" w:type="dxa"/>
                <w:tcMar>
                  <w:top w:w="56" w:type="dxa"/>
                  <w:left w:w="56" w:type="dxa"/>
                  <w:bottom w:w="56" w:type="dxa"/>
                  <w:right w:w="56" w:type="dxa"/>
                </w:tcMar>
              </w:tcPr>
            </w:tcPrChange>
          </w:tcPr>
          <w:p w14:paraId="3C2A66A0" w14:textId="77777777" w:rsidR="001E5488" w:rsidRPr="00876D32" w:rsidRDefault="00DD08CB">
            <w:pPr>
              <w:spacing w:after="0" w:line="240" w:lineRule="auto"/>
            </w:pPr>
            <w:r w:rsidRPr="00876D32">
              <w:t xml:space="preserve">Handelsnavn på lægemiddel der er substitueret til (svarende til hvad der er angivet på pakningen), obligatorisk hvis lægemidler er subsititueret. </w:t>
            </w:r>
          </w:p>
        </w:tc>
      </w:tr>
      <w:tr w:rsidR="001E5488" w14:paraId="45F0BC35" w14:textId="77777777" w:rsidTr="5998574F">
        <w:trPr>
          <w:trHeight w:val="333"/>
          <w:trPrChange w:id="1206"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1207" w:author="Birger Kidmose" w:date="2026-08-06T09:10:00Z" w16du:dateUtc="2026-08-06T07:10:00Z">
              <w:tcPr>
                <w:tcW w:w="3839" w:type="dxa"/>
                <w:gridSpan w:val="2"/>
                <w:tcMar>
                  <w:top w:w="56" w:type="dxa"/>
                  <w:left w:w="56" w:type="dxa"/>
                  <w:bottom w:w="56" w:type="dxa"/>
                  <w:right w:w="56" w:type="dxa"/>
                </w:tcMar>
              </w:tcPr>
            </w:tcPrChange>
          </w:tcPr>
          <w:p w14:paraId="136B532E" w14:textId="77777777" w:rsidR="001E5488" w:rsidRDefault="00DD08CB">
            <w:pPr>
              <w:spacing w:after="0" w:line="240" w:lineRule="auto"/>
            </w:pPr>
            <w:r>
              <w:rPr>
                <w:color w:val="4A86E8"/>
              </w:rPr>
              <w:t>Tilbageført af</w:t>
            </w:r>
          </w:p>
        </w:tc>
        <w:tc>
          <w:tcPr>
            <w:tcW w:w="6106" w:type="dxa"/>
            <w:tcMar>
              <w:top w:w="56" w:type="dxa"/>
              <w:left w:w="56" w:type="dxa"/>
              <w:bottom w:w="56" w:type="dxa"/>
              <w:right w:w="56" w:type="dxa"/>
            </w:tcMar>
            <w:tcPrChange w:id="1208" w:author="Birger Kidmose" w:date="2026-08-06T09:10:00Z" w16du:dateUtc="2026-08-06T07:10:00Z">
              <w:tcPr>
                <w:tcW w:w="6106" w:type="dxa"/>
                <w:tcMar>
                  <w:top w:w="56" w:type="dxa"/>
                  <w:left w:w="56" w:type="dxa"/>
                  <w:bottom w:w="56" w:type="dxa"/>
                  <w:right w:w="56" w:type="dxa"/>
                </w:tcMar>
              </w:tcPr>
            </w:tcPrChange>
          </w:tcPr>
          <w:p w14:paraId="1762D777" w14:textId="379C31CF" w:rsidR="001E5488" w:rsidRPr="00876D32" w:rsidRDefault="00DD08CB" w:rsidP="00876D32">
            <w:pPr>
              <w:spacing w:after="0" w:line="240" w:lineRule="auto"/>
            </w:pPr>
            <w:r w:rsidRPr="00876D32">
              <w:t>Optionelt, men registreres ved tilbageføring. Dvs. organisations</w:t>
            </w:r>
            <w:r w:rsidR="00B9494D">
              <w:t>id</w:t>
            </w:r>
            <w:r w:rsidRPr="00876D32">
              <w:t xml:space="preserve"> og medarbejder</w:t>
            </w:r>
            <w:r w:rsidR="00B9494D">
              <w:t>navn</w:t>
            </w:r>
            <w:r w:rsidRPr="00876D32">
              <w:t xml:space="preserve"> skal registreres ved ændringer af status og dermed version. </w:t>
            </w:r>
          </w:p>
        </w:tc>
      </w:tr>
      <w:tr w:rsidR="001E5488" w14:paraId="6EB9D083" w14:textId="77777777" w:rsidTr="5998574F">
        <w:trPr>
          <w:trHeight w:val="333"/>
          <w:trPrChange w:id="1209" w:author="Birger Kidmose" w:date="2026-08-06T09:10:00Z" w16du:dateUtc="2026-08-06T07:10:00Z">
            <w:trPr>
              <w:trHeight w:val="333"/>
            </w:trPr>
          </w:trPrChange>
        </w:trPr>
        <w:tc>
          <w:tcPr>
            <w:tcW w:w="455" w:type="dxa"/>
            <w:tcMar>
              <w:top w:w="56" w:type="dxa"/>
              <w:left w:w="56" w:type="dxa"/>
              <w:bottom w:w="56" w:type="dxa"/>
              <w:right w:w="56" w:type="dxa"/>
            </w:tcMar>
            <w:tcPrChange w:id="1210" w:author="Birger Kidmose" w:date="2026-08-06T09:10:00Z" w16du:dateUtc="2026-08-06T07:10:00Z">
              <w:tcPr>
                <w:tcW w:w="455" w:type="dxa"/>
                <w:tcMar>
                  <w:top w:w="56" w:type="dxa"/>
                  <w:left w:w="56" w:type="dxa"/>
                  <w:bottom w:w="56" w:type="dxa"/>
                  <w:right w:w="56" w:type="dxa"/>
                </w:tcMar>
              </w:tcPr>
            </w:tcPrChange>
          </w:tcPr>
          <w:p w14:paraId="0A04C5DA" w14:textId="77777777" w:rsidR="001E5488" w:rsidRPr="00876D32" w:rsidRDefault="001E5488" w:rsidP="00876D32">
            <w:pPr>
              <w:spacing w:after="0" w:line="240" w:lineRule="auto"/>
            </w:pPr>
          </w:p>
        </w:tc>
        <w:tc>
          <w:tcPr>
            <w:tcW w:w="3384" w:type="dxa"/>
            <w:tcMar>
              <w:top w:w="56" w:type="dxa"/>
              <w:left w:w="56" w:type="dxa"/>
              <w:bottom w:w="56" w:type="dxa"/>
              <w:right w:w="56" w:type="dxa"/>
            </w:tcMar>
            <w:tcPrChange w:id="1211" w:author="Birger Kidmose" w:date="2026-08-06T09:10:00Z" w16du:dateUtc="2026-08-06T07:10:00Z">
              <w:tcPr>
                <w:tcW w:w="3384" w:type="dxa"/>
                <w:tcMar>
                  <w:top w:w="56" w:type="dxa"/>
                  <w:left w:w="56" w:type="dxa"/>
                  <w:bottom w:w="56" w:type="dxa"/>
                  <w:right w:w="56" w:type="dxa"/>
                </w:tcMar>
              </w:tcPr>
            </w:tcPrChange>
          </w:tcPr>
          <w:p w14:paraId="7426F151" w14:textId="77777777" w:rsidR="001E5488" w:rsidRDefault="00DD08CB">
            <w:pPr>
              <w:widowControl w:val="0"/>
              <w:spacing w:after="0" w:line="240" w:lineRule="auto"/>
            </w:pPr>
            <w:r>
              <w:t>Apotekerid</w:t>
            </w:r>
          </w:p>
        </w:tc>
        <w:tc>
          <w:tcPr>
            <w:tcW w:w="6106" w:type="dxa"/>
            <w:tcMar>
              <w:top w:w="56" w:type="dxa"/>
              <w:left w:w="56" w:type="dxa"/>
              <w:bottom w:w="56" w:type="dxa"/>
              <w:right w:w="56" w:type="dxa"/>
            </w:tcMar>
            <w:tcPrChange w:id="1212" w:author="Birger Kidmose" w:date="2026-08-06T09:10:00Z" w16du:dateUtc="2026-08-06T07:10:00Z">
              <w:tcPr>
                <w:tcW w:w="6106" w:type="dxa"/>
                <w:tcMar>
                  <w:top w:w="56" w:type="dxa"/>
                  <w:left w:w="56" w:type="dxa"/>
                  <w:bottom w:w="56" w:type="dxa"/>
                  <w:right w:w="56" w:type="dxa"/>
                </w:tcMar>
              </w:tcPr>
            </w:tcPrChange>
          </w:tcPr>
          <w:p w14:paraId="1504A850" w14:textId="77777777" w:rsidR="001E5488" w:rsidRDefault="00DD08CB" w:rsidP="00876D32">
            <w:pPr>
              <w:spacing w:after="0" w:line="240" w:lineRule="auto"/>
            </w:pPr>
            <w:r>
              <w:t>Reference til Apoteker</w:t>
            </w:r>
          </w:p>
        </w:tc>
      </w:tr>
      <w:tr w:rsidR="001E5488" w14:paraId="0CCF02D5" w14:textId="77777777" w:rsidTr="5998574F">
        <w:trPr>
          <w:trHeight w:val="333"/>
          <w:trPrChange w:id="1213" w:author="Birger Kidmose" w:date="2026-08-06T09:10:00Z" w16du:dateUtc="2026-08-06T07:10:00Z">
            <w:trPr>
              <w:trHeight w:val="333"/>
            </w:trPr>
          </w:trPrChange>
        </w:trPr>
        <w:tc>
          <w:tcPr>
            <w:tcW w:w="455" w:type="dxa"/>
            <w:tcMar>
              <w:top w:w="56" w:type="dxa"/>
              <w:left w:w="56" w:type="dxa"/>
              <w:bottom w:w="56" w:type="dxa"/>
              <w:right w:w="56" w:type="dxa"/>
            </w:tcMar>
            <w:tcPrChange w:id="1214" w:author="Birger Kidmose" w:date="2026-08-06T09:10:00Z" w16du:dateUtc="2026-08-06T07:10:00Z">
              <w:tcPr>
                <w:tcW w:w="455" w:type="dxa"/>
                <w:tcMar>
                  <w:top w:w="56" w:type="dxa"/>
                  <w:left w:w="56" w:type="dxa"/>
                  <w:bottom w:w="56" w:type="dxa"/>
                  <w:right w:w="56" w:type="dxa"/>
                </w:tcMar>
              </w:tcPr>
            </w:tcPrChange>
          </w:tcPr>
          <w:p w14:paraId="4109673B" w14:textId="77777777" w:rsidR="001E5488" w:rsidRDefault="001E5488" w:rsidP="00876D32">
            <w:pPr>
              <w:spacing w:after="0" w:line="240" w:lineRule="auto"/>
            </w:pPr>
          </w:p>
        </w:tc>
        <w:tc>
          <w:tcPr>
            <w:tcW w:w="3384" w:type="dxa"/>
            <w:tcMar>
              <w:top w:w="56" w:type="dxa"/>
              <w:left w:w="56" w:type="dxa"/>
              <w:bottom w:w="56" w:type="dxa"/>
              <w:right w:w="56" w:type="dxa"/>
            </w:tcMar>
            <w:tcPrChange w:id="1215" w:author="Birger Kidmose" w:date="2026-08-06T09:10:00Z" w16du:dateUtc="2026-08-06T07:10:00Z">
              <w:tcPr>
                <w:tcW w:w="3384" w:type="dxa"/>
                <w:tcMar>
                  <w:top w:w="56" w:type="dxa"/>
                  <w:left w:w="56" w:type="dxa"/>
                  <w:bottom w:w="56" w:type="dxa"/>
                  <w:right w:w="56" w:type="dxa"/>
                </w:tcMar>
              </w:tcPr>
            </w:tcPrChange>
          </w:tcPr>
          <w:p w14:paraId="20CA0DE3" w14:textId="77777777" w:rsidR="001E5488" w:rsidRDefault="00DD08CB">
            <w:pPr>
              <w:widowControl w:val="0"/>
              <w:spacing w:after="0" w:line="240" w:lineRule="auto"/>
            </w:pPr>
            <w:r>
              <w:t>Vet-forhandlerid</w:t>
            </w:r>
          </w:p>
        </w:tc>
        <w:tc>
          <w:tcPr>
            <w:tcW w:w="6106" w:type="dxa"/>
            <w:tcMar>
              <w:top w:w="56" w:type="dxa"/>
              <w:left w:w="56" w:type="dxa"/>
              <w:bottom w:w="56" w:type="dxa"/>
              <w:right w:w="56" w:type="dxa"/>
            </w:tcMar>
            <w:tcPrChange w:id="1216" w:author="Birger Kidmose" w:date="2026-08-06T09:10:00Z" w16du:dateUtc="2026-08-06T07:10:00Z">
              <w:tcPr>
                <w:tcW w:w="6106" w:type="dxa"/>
                <w:tcMar>
                  <w:top w:w="56" w:type="dxa"/>
                  <w:left w:w="56" w:type="dxa"/>
                  <w:bottom w:w="56" w:type="dxa"/>
                  <w:right w:w="56" w:type="dxa"/>
                </w:tcMar>
              </w:tcPr>
            </w:tcPrChange>
          </w:tcPr>
          <w:p w14:paraId="028393F0" w14:textId="77777777" w:rsidR="001E5488" w:rsidRDefault="00DD08CB" w:rsidP="00876D32">
            <w:pPr>
              <w:spacing w:after="0" w:line="240" w:lineRule="auto"/>
            </w:pPr>
            <w:r>
              <w:t>Reference til Vet-forhandlere</w:t>
            </w:r>
          </w:p>
        </w:tc>
      </w:tr>
      <w:tr w:rsidR="00B9494D" w14:paraId="42D7E489" w14:textId="77777777" w:rsidTr="5998574F">
        <w:trPr>
          <w:trHeight w:val="333"/>
          <w:trPrChange w:id="1217" w:author="Birger Kidmose" w:date="2026-08-06T09:10:00Z" w16du:dateUtc="2026-08-06T07:10:00Z">
            <w:trPr>
              <w:trHeight w:val="333"/>
            </w:trPr>
          </w:trPrChange>
        </w:trPr>
        <w:tc>
          <w:tcPr>
            <w:tcW w:w="455" w:type="dxa"/>
            <w:tcMar>
              <w:top w:w="56" w:type="dxa"/>
              <w:left w:w="56" w:type="dxa"/>
              <w:bottom w:w="56" w:type="dxa"/>
              <w:right w:w="56" w:type="dxa"/>
            </w:tcMar>
            <w:tcPrChange w:id="1218" w:author="Birger Kidmose" w:date="2026-08-06T09:10:00Z" w16du:dateUtc="2026-08-06T07:10:00Z">
              <w:tcPr>
                <w:tcW w:w="455" w:type="dxa"/>
                <w:tcMar>
                  <w:top w:w="56" w:type="dxa"/>
                  <w:left w:w="56" w:type="dxa"/>
                  <w:bottom w:w="56" w:type="dxa"/>
                  <w:right w:w="56" w:type="dxa"/>
                </w:tcMar>
              </w:tcPr>
            </w:tcPrChange>
          </w:tcPr>
          <w:p w14:paraId="1D06B714" w14:textId="77777777" w:rsidR="00B9494D" w:rsidRDefault="00B9494D" w:rsidP="00876D32">
            <w:pPr>
              <w:spacing w:after="0" w:line="240" w:lineRule="auto"/>
            </w:pPr>
          </w:p>
        </w:tc>
        <w:tc>
          <w:tcPr>
            <w:tcW w:w="3384" w:type="dxa"/>
            <w:tcMar>
              <w:top w:w="56" w:type="dxa"/>
              <w:left w:w="56" w:type="dxa"/>
              <w:bottom w:w="56" w:type="dxa"/>
              <w:right w:w="56" w:type="dxa"/>
            </w:tcMar>
            <w:tcPrChange w:id="1219" w:author="Birger Kidmose" w:date="2026-08-06T09:10:00Z" w16du:dateUtc="2026-08-06T07:10:00Z">
              <w:tcPr>
                <w:tcW w:w="3384" w:type="dxa"/>
                <w:tcMar>
                  <w:top w:w="56" w:type="dxa"/>
                  <w:left w:w="56" w:type="dxa"/>
                  <w:bottom w:w="56" w:type="dxa"/>
                  <w:right w:w="56" w:type="dxa"/>
                </w:tcMar>
              </w:tcPr>
            </w:tcPrChange>
          </w:tcPr>
          <w:p w14:paraId="25AA46C5" w14:textId="052491CE" w:rsidR="00B9494D" w:rsidRDefault="00B9494D">
            <w:pPr>
              <w:widowControl w:val="0"/>
              <w:spacing w:after="0" w:line="240" w:lineRule="auto"/>
            </w:pPr>
            <w:r>
              <w:t>Navn</w:t>
            </w:r>
          </w:p>
        </w:tc>
        <w:tc>
          <w:tcPr>
            <w:tcW w:w="6106" w:type="dxa"/>
            <w:tcMar>
              <w:top w:w="56" w:type="dxa"/>
              <w:left w:w="56" w:type="dxa"/>
              <w:bottom w:w="56" w:type="dxa"/>
              <w:right w:w="56" w:type="dxa"/>
            </w:tcMar>
            <w:tcPrChange w:id="1220" w:author="Birger Kidmose" w:date="2026-08-06T09:10:00Z" w16du:dateUtc="2026-08-06T07:10:00Z">
              <w:tcPr>
                <w:tcW w:w="6106" w:type="dxa"/>
                <w:tcMar>
                  <w:top w:w="56" w:type="dxa"/>
                  <w:left w:w="56" w:type="dxa"/>
                  <w:bottom w:w="56" w:type="dxa"/>
                  <w:right w:w="56" w:type="dxa"/>
                </w:tcMar>
              </w:tcPr>
            </w:tcPrChange>
          </w:tcPr>
          <w:p w14:paraId="1069B881" w14:textId="3022559F" w:rsidR="00B9494D" w:rsidRDefault="00B9494D" w:rsidP="00876D32">
            <w:pPr>
              <w:spacing w:after="0" w:line="240" w:lineRule="auto"/>
            </w:pPr>
            <w:r>
              <w:t>Obligatorisk ved tilbageføring</w:t>
            </w:r>
          </w:p>
        </w:tc>
      </w:tr>
      <w:tr w:rsidR="001E5488" w14:paraId="598F7835" w14:textId="77777777" w:rsidTr="5998574F">
        <w:trPr>
          <w:trHeight w:val="333"/>
          <w:trPrChange w:id="1221"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1222" w:author="Birger Kidmose" w:date="2026-08-06T09:10:00Z" w16du:dateUtc="2026-08-06T07:10:00Z">
              <w:tcPr>
                <w:tcW w:w="3839" w:type="dxa"/>
                <w:gridSpan w:val="2"/>
                <w:tcMar>
                  <w:top w:w="56" w:type="dxa"/>
                  <w:left w:w="56" w:type="dxa"/>
                  <w:bottom w:w="56" w:type="dxa"/>
                  <w:right w:w="56" w:type="dxa"/>
                </w:tcMar>
              </w:tcPr>
            </w:tcPrChange>
          </w:tcPr>
          <w:p w14:paraId="7CAC5209" w14:textId="5F278EF1" w:rsidR="001E5488" w:rsidRDefault="0076555C" w:rsidP="00876D32">
            <w:pPr>
              <w:spacing w:after="0" w:line="240" w:lineRule="auto"/>
            </w:pPr>
            <w:r>
              <w:t>Status</w:t>
            </w:r>
          </w:p>
        </w:tc>
        <w:tc>
          <w:tcPr>
            <w:tcW w:w="6106" w:type="dxa"/>
            <w:tcMar>
              <w:top w:w="56" w:type="dxa"/>
              <w:left w:w="56" w:type="dxa"/>
              <w:bottom w:w="56" w:type="dxa"/>
              <w:right w:w="56" w:type="dxa"/>
            </w:tcMar>
            <w:tcPrChange w:id="1223" w:author="Birger Kidmose" w:date="2026-08-06T09:10:00Z" w16du:dateUtc="2026-08-06T07:10:00Z">
              <w:tcPr>
                <w:tcW w:w="6106" w:type="dxa"/>
                <w:tcMar>
                  <w:top w:w="56" w:type="dxa"/>
                  <w:left w:w="56" w:type="dxa"/>
                  <w:bottom w:w="56" w:type="dxa"/>
                  <w:right w:w="56" w:type="dxa"/>
                </w:tcMar>
              </w:tcPr>
            </w:tcPrChange>
          </w:tcPr>
          <w:p w14:paraId="79D41DFD" w14:textId="60A9D2BE" w:rsidR="001E5488" w:rsidRPr="00876D32" w:rsidRDefault="004C00DB" w:rsidP="00876D32">
            <w:pPr>
              <w:spacing w:after="0" w:line="240" w:lineRule="auto"/>
            </w:pPr>
            <w:r>
              <w:t>“Udleveret” eller “</w:t>
            </w:r>
            <w:del w:id="1224" w:author="Birger Kidmose" w:date="2026-08-06T09:10:00Z" w16du:dateUtc="2026-08-06T07:10:00Z">
              <w:r w:rsidR="0076555C">
                <w:delText>Annulleret”</w:delText>
              </w:r>
            </w:del>
            <w:ins w:id="1225" w:author="Birger Kidmose" w:date="2026-08-06T09:10:00Z" w16du:dateUtc="2026-08-06T07:10:00Z">
              <w:r w:rsidRPr="00311378">
                <w:t>Tilbageført</w:t>
              </w:r>
              <w:r>
                <w:t xml:space="preserve">”, se afsnit </w:t>
              </w:r>
              <w:r>
                <w:fldChar w:fldCharType="begin"/>
              </w:r>
              <w:r>
                <w:instrText xml:space="preserve"> REF _Ref233797065 \h </w:instrText>
              </w:r>
              <w:r>
                <w:fldChar w:fldCharType="separate"/>
              </w:r>
              <w:r>
                <w:t>7</w:t>
              </w:r>
              <w:r w:rsidRPr="00DD08CB">
                <w:t>.</w:t>
              </w:r>
              <w:r>
                <w:t>1</w:t>
              </w:r>
              <w:r w:rsidRPr="00DD08CB">
                <w:t xml:space="preserve"> - Livscyklus for recept, bestilling og udlevering</w:t>
              </w:r>
              <w:r>
                <w:fldChar w:fldCharType="end"/>
              </w:r>
            </w:ins>
          </w:p>
        </w:tc>
      </w:tr>
      <w:tr w:rsidR="0076555C" w14:paraId="76703FE4" w14:textId="77777777" w:rsidTr="5998574F">
        <w:trPr>
          <w:trHeight w:val="333"/>
          <w:trPrChange w:id="1226"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1227" w:author="Birger Kidmose" w:date="2026-08-06T09:10:00Z" w16du:dateUtc="2026-08-06T07:10:00Z">
              <w:tcPr>
                <w:tcW w:w="3839" w:type="dxa"/>
                <w:gridSpan w:val="2"/>
                <w:tcMar>
                  <w:top w:w="56" w:type="dxa"/>
                  <w:left w:w="56" w:type="dxa"/>
                  <w:bottom w:w="56" w:type="dxa"/>
                  <w:right w:w="56" w:type="dxa"/>
                </w:tcMar>
              </w:tcPr>
            </w:tcPrChange>
          </w:tcPr>
          <w:p w14:paraId="0A85AB74" w14:textId="6A0A6F39" w:rsidR="0076555C" w:rsidRDefault="0076555C" w:rsidP="0076555C">
            <w:pPr>
              <w:spacing w:after="0" w:line="240" w:lineRule="auto"/>
            </w:pPr>
            <w:r>
              <w:t>Tilbageført dato og tid</w:t>
            </w:r>
          </w:p>
        </w:tc>
        <w:tc>
          <w:tcPr>
            <w:tcW w:w="6106" w:type="dxa"/>
            <w:tcMar>
              <w:top w:w="56" w:type="dxa"/>
              <w:left w:w="56" w:type="dxa"/>
              <w:bottom w:w="56" w:type="dxa"/>
              <w:right w:w="56" w:type="dxa"/>
            </w:tcMar>
            <w:tcPrChange w:id="1228" w:author="Birger Kidmose" w:date="2026-08-06T09:10:00Z" w16du:dateUtc="2026-08-06T07:10:00Z">
              <w:tcPr>
                <w:tcW w:w="6106" w:type="dxa"/>
                <w:tcMar>
                  <w:top w:w="56" w:type="dxa"/>
                  <w:left w:w="56" w:type="dxa"/>
                  <w:bottom w:w="56" w:type="dxa"/>
                  <w:right w:w="56" w:type="dxa"/>
                </w:tcMar>
              </w:tcPr>
            </w:tcPrChange>
          </w:tcPr>
          <w:p w14:paraId="450F48FF" w14:textId="2D59C57C" w:rsidR="0076555C" w:rsidRPr="00876D32" w:rsidRDefault="0076555C" w:rsidP="0076555C">
            <w:pPr>
              <w:spacing w:after="0" w:line="240" w:lineRule="auto"/>
            </w:pPr>
            <w:r w:rsidRPr="00876D32">
              <w:t>Optionelt, men registreres ved tilbageføring.</w:t>
            </w:r>
          </w:p>
        </w:tc>
      </w:tr>
      <w:tr w:rsidR="0076555C" w14:paraId="335BDAFF" w14:textId="77777777" w:rsidTr="5998574F">
        <w:trPr>
          <w:trHeight w:val="333"/>
          <w:trPrChange w:id="1229"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1230" w:author="Birger Kidmose" w:date="2026-08-06T09:10:00Z" w16du:dateUtc="2026-08-06T07:10:00Z">
              <w:tcPr>
                <w:tcW w:w="3839" w:type="dxa"/>
                <w:gridSpan w:val="2"/>
                <w:tcMar>
                  <w:top w:w="56" w:type="dxa"/>
                  <w:left w:w="56" w:type="dxa"/>
                  <w:bottom w:w="56" w:type="dxa"/>
                  <w:right w:w="56" w:type="dxa"/>
                </w:tcMar>
              </w:tcPr>
            </w:tcPrChange>
          </w:tcPr>
          <w:p w14:paraId="7003687C" w14:textId="77777777" w:rsidR="0076555C" w:rsidRDefault="0076555C" w:rsidP="0076555C">
            <w:pPr>
              <w:spacing w:after="0" w:line="240" w:lineRule="auto"/>
            </w:pPr>
            <w:r>
              <w:t>Gældende fra</w:t>
            </w:r>
          </w:p>
        </w:tc>
        <w:tc>
          <w:tcPr>
            <w:tcW w:w="6106" w:type="dxa"/>
            <w:tcMar>
              <w:top w:w="56" w:type="dxa"/>
              <w:left w:w="56" w:type="dxa"/>
              <w:bottom w:w="56" w:type="dxa"/>
              <w:right w:w="56" w:type="dxa"/>
            </w:tcMar>
            <w:tcPrChange w:id="1231" w:author="Birger Kidmose" w:date="2026-08-06T09:10:00Z" w16du:dateUtc="2026-08-06T07:10:00Z">
              <w:tcPr>
                <w:tcW w:w="6106" w:type="dxa"/>
                <w:tcMar>
                  <w:top w:w="56" w:type="dxa"/>
                  <w:left w:w="56" w:type="dxa"/>
                  <w:bottom w:w="56" w:type="dxa"/>
                  <w:right w:w="56" w:type="dxa"/>
                </w:tcMar>
              </w:tcPr>
            </w:tcPrChange>
          </w:tcPr>
          <w:p w14:paraId="4DCC5814" w14:textId="77777777" w:rsidR="0076555C" w:rsidRDefault="0076555C" w:rsidP="0076555C">
            <w:pPr>
              <w:spacing w:after="0" w:line="240" w:lineRule="auto"/>
            </w:pPr>
            <w:r>
              <w:t>Dato og tid til versionering</w:t>
            </w:r>
          </w:p>
        </w:tc>
      </w:tr>
      <w:tr w:rsidR="0076555C" w14:paraId="62EFC3E4" w14:textId="77777777" w:rsidTr="5998574F">
        <w:trPr>
          <w:trHeight w:val="333"/>
          <w:trPrChange w:id="1232" w:author="Birger Kidmose" w:date="2026-08-06T09:10:00Z" w16du:dateUtc="2026-08-06T07:10:00Z">
            <w:trPr>
              <w:trHeight w:val="333"/>
            </w:trPr>
          </w:trPrChange>
        </w:trPr>
        <w:tc>
          <w:tcPr>
            <w:tcW w:w="3839" w:type="dxa"/>
            <w:gridSpan w:val="2"/>
            <w:tcMar>
              <w:top w:w="56" w:type="dxa"/>
              <w:left w:w="56" w:type="dxa"/>
              <w:bottom w:w="56" w:type="dxa"/>
              <w:right w:w="56" w:type="dxa"/>
            </w:tcMar>
            <w:tcPrChange w:id="1233" w:author="Birger Kidmose" w:date="2026-08-06T09:10:00Z" w16du:dateUtc="2026-08-06T07:10:00Z">
              <w:tcPr>
                <w:tcW w:w="3839" w:type="dxa"/>
                <w:gridSpan w:val="2"/>
                <w:tcMar>
                  <w:top w:w="56" w:type="dxa"/>
                  <w:left w:w="56" w:type="dxa"/>
                  <w:bottom w:w="56" w:type="dxa"/>
                  <w:right w:w="56" w:type="dxa"/>
                </w:tcMar>
              </w:tcPr>
            </w:tcPrChange>
          </w:tcPr>
          <w:p w14:paraId="65ED3968" w14:textId="77777777" w:rsidR="0076555C" w:rsidRDefault="0076555C" w:rsidP="0076555C">
            <w:pPr>
              <w:spacing w:after="0" w:line="240" w:lineRule="auto"/>
            </w:pPr>
            <w:r>
              <w:t>Gældende til</w:t>
            </w:r>
          </w:p>
        </w:tc>
        <w:tc>
          <w:tcPr>
            <w:tcW w:w="6106" w:type="dxa"/>
            <w:tcMar>
              <w:top w:w="56" w:type="dxa"/>
              <w:left w:w="56" w:type="dxa"/>
              <w:bottom w:w="56" w:type="dxa"/>
              <w:right w:w="56" w:type="dxa"/>
            </w:tcMar>
            <w:tcPrChange w:id="1234" w:author="Birger Kidmose" w:date="2026-08-06T09:10:00Z" w16du:dateUtc="2026-08-06T07:10:00Z">
              <w:tcPr>
                <w:tcW w:w="6106" w:type="dxa"/>
                <w:tcMar>
                  <w:top w:w="56" w:type="dxa"/>
                  <w:left w:w="56" w:type="dxa"/>
                  <w:bottom w:w="56" w:type="dxa"/>
                  <w:right w:w="56" w:type="dxa"/>
                </w:tcMar>
              </w:tcPr>
            </w:tcPrChange>
          </w:tcPr>
          <w:p w14:paraId="58C043A4" w14:textId="77777777" w:rsidR="0076555C" w:rsidRDefault="0076555C" w:rsidP="0076555C">
            <w:pPr>
              <w:spacing w:after="0" w:line="240" w:lineRule="auto"/>
            </w:pPr>
            <w:r>
              <w:t>Dato og tid til versionering</w:t>
            </w:r>
          </w:p>
        </w:tc>
      </w:tr>
    </w:tbl>
    <w:p w14:paraId="233AEF73" w14:textId="77777777" w:rsidR="001E5488" w:rsidRPr="00876D32" w:rsidRDefault="001E5488" w:rsidP="00DD08CB">
      <w:pPr>
        <w:widowControl w:val="0"/>
        <w:pBdr>
          <w:top w:val="nil"/>
          <w:left w:val="nil"/>
          <w:bottom w:val="nil"/>
          <w:right w:val="nil"/>
          <w:between w:val="nil"/>
        </w:pBdr>
        <w:spacing w:after="0"/>
        <w:rPr>
          <w:sz w:val="18"/>
        </w:rPr>
      </w:pPr>
    </w:p>
    <w:p w14:paraId="15CEB40E" w14:textId="6BC8DA63" w:rsidR="00675EF5" w:rsidRDefault="00DD08CB" w:rsidP="00B95B82">
      <w:r w:rsidRPr="00E4573C">
        <w:t xml:space="preserve">Apotekerne og </w:t>
      </w:r>
      <w:r w:rsidR="00993E84">
        <w:t xml:space="preserve">§39 </w:t>
      </w:r>
      <w:r w:rsidRPr="00E4573C">
        <w:t>vet-forhandlerne kan i sjældne tilfælde substituere lægemidler, f.eks. når der ordineres lægemidler der også kan anvendes til human brug. Dette vil i så fald ske i følge pakningssubstitutions</w:t>
      </w:r>
      <w:r w:rsidRPr="00876D32">
        <w:t>- grupperne i Medicinpriser, og det er derfor nødvendigt at kunne angive substitueret pakning. Det kan i enkelte tilfælde være nødvendigt at angive lægemiddeldata også, f.eks. for lægemidler med udleveringstilladelse.</w:t>
      </w:r>
      <w:bookmarkStart w:id="1235" w:name="_cf7r541i9eyv" w:colFirst="0" w:colLast="0"/>
      <w:bookmarkStart w:id="1236" w:name="_fil8fu6550qv"/>
      <w:bookmarkEnd w:id="1235"/>
      <w:bookmarkEnd w:id="1236"/>
    </w:p>
    <w:p w14:paraId="1BD6661F" w14:textId="69A77E55" w:rsidR="001E5488" w:rsidRPr="00876D32" w:rsidRDefault="006963AD">
      <w:pPr>
        <w:pStyle w:val="Heading1"/>
      </w:pPr>
      <w:bookmarkStart w:id="1237" w:name="_gbn8vct1f03m" w:colFirst="0" w:colLast="0"/>
      <w:bookmarkStart w:id="1238" w:name="_9u1p0us2gbgc"/>
      <w:bookmarkStart w:id="1239" w:name="_Toc231991130"/>
      <w:bookmarkEnd w:id="1237"/>
      <w:bookmarkEnd w:id="1238"/>
      <w:r>
        <w:t>7</w:t>
      </w:r>
      <w:r w:rsidR="00DD08CB" w:rsidRPr="00876D32">
        <w:t xml:space="preserve"> - Introduktion til </w:t>
      </w:r>
      <w:r w:rsidR="004779B8">
        <w:t xml:space="preserve">DVR </w:t>
      </w:r>
      <w:r w:rsidR="00DD08CB" w:rsidRPr="00876D32">
        <w:t>services</w:t>
      </w:r>
      <w:bookmarkEnd w:id="1239"/>
    </w:p>
    <w:p w14:paraId="0B1865B1" w14:textId="012A4E20" w:rsidR="001E5488" w:rsidRPr="00876D32" w:rsidRDefault="004922BC">
      <w:pPr>
        <w:spacing w:before="200"/>
      </w:pPr>
      <w:r>
        <w:t xml:space="preserve">Løsningen </w:t>
      </w:r>
      <w:r w:rsidR="00DD08CB" w:rsidRPr="00876D32">
        <w:t xml:space="preserve">skal udstille funktionalitet til en række forskellige anvendere. I dette afsnit beskrives fælles principper for </w:t>
      </w:r>
      <w:r w:rsidR="00473F81">
        <w:t>DVR-services</w:t>
      </w:r>
      <w:r w:rsidR="00DD08CB" w:rsidRPr="00876D32">
        <w:t xml:space="preserve">, herefter de enkelte services. </w:t>
      </w:r>
    </w:p>
    <w:p w14:paraId="4201F425" w14:textId="578B64E2" w:rsidR="001E5488" w:rsidRPr="008B0B84" w:rsidRDefault="00473F81">
      <w:r>
        <w:t>DVR-services</w:t>
      </w:r>
      <w:r w:rsidR="00DD08CB" w:rsidRPr="00876D32">
        <w:t xml:space="preserve"> er i høj grad designet, så de svarer til de eksisterende services, som FMK udstiller til apotekerne, dels til opslag på recepter </w:t>
      </w:r>
      <w:r w:rsidR="00DD08CB" w:rsidRPr="008B0B84">
        <w:t xml:space="preserve">og bestillinger og dels til at oprette udleveringer samt øvrige services. </w:t>
      </w:r>
    </w:p>
    <w:p w14:paraId="5FFFF5CC" w14:textId="1B031D7A" w:rsidR="001E5488" w:rsidRPr="008B0B84" w:rsidRDefault="00245B4E">
      <w:r>
        <w:t xml:space="preserve">Services til </w:t>
      </w:r>
      <w:r w:rsidR="00DD08CB" w:rsidRPr="008B0B84">
        <w:t xml:space="preserve">dyrlægesystemer og </w:t>
      </w:r>
      <w:r w:rsidR="00A024B0">
        <w:t>§39 vet-forhandler</w:t>
      </w:r>
      <w:r>
        <w:t xml:space="preserve">systemer skal være </w:t>
      </w:r>
      <w:r w:rsidR="00DD08CB" w:rsidRPr="008B0B84">
        <w:t xml:space="preserve">REST-baserede. </w:t>
      </w:r>
    </w:p>
    <w:p w14:paraId="79858273" w14:textId="045EB7C9" w:rsidR="001E5488" w:rsidRPr="008B0B84" w:rsidRDefault="004922BC">
      <w:r>
        <w:t>Løsningen</w:t>
      </w:r>
      <w:r w:rsidR="00DD08CB" w:rsidRPr="008B0B84">
        <w:t xml:space="preserve"> skal udstille funktionalitet til en række forskellige anvendere:</w:t>
      </w:r>
    </w:p>
    <w:p w14:paraId="11EA72D6" w14:textId="77777777" w:rsidR="001E5488" w:rsidRPr="008B0B84" w:rsidRDefault="00DD08CB" w:rsidP="008B0B84">
      <w:pPr>
        <w:numPr>
          <w:ilvl w:val="0"/>
          <w:numId w:val="13"/>
        </w:numPr>
        <w:rPr>
          <w:b/>
        </w:rPr>
      </w:pPr>
      <w:r w:rsidRPr="008B0B84">
        <w:rPr>
          <w:b/>
        </w:rPr>
        <w:t>Services til dyrlægesystemer</w:t>
      </w:r>
      <w:r w:rsidRPr="008B0B84">
        <w:t xml:space="preserve"> for at understøtte opgaven med at udstede recepter. Disse udstilles på internettet som REST-services med data i json-format. </w:t>
      </w:r>
    </w:p>
    <w:p w14:paraId="6A44355C" w14:textId="159B60F7" w:rsidR="001E5488" w:rsidRPr="00876D32" w:rsidRDefault="00DD08CB" w:rsidP="008B0B84">
      <w:pPr>
        <w:numPr>
          <w:ilvl w:val="0"/>
          <w:numId w:val="13"/>
        </w:numPr>
      </w:pPr>
      <w:r w:rsidRPr="5998574F">
        <w:rPr>
          <w:b/>
          <w:bCs/>
        </w:rPr>
        <w:t>Services til vet-</w:t>
      </w:r>
      <w:del w:id="1240" w:author="Birger Kidmose" w:date="2026-08-06T09:10:00Z" w16du:dateUtc="2026-08-06T07:10:00Z">
        <w:r w:rsidRPr="008B0B84">
          <w:rPr>
            <w:b/>
          </w:rPr>
          <w:delText>forhandlere</w:delText>
        </w:r>
      </w:del>
      <w:ins w:id="1241" w:author="Birger Kidmose" w:date="2026-08-06T09:10:00Z" w16du:dateUtc="2026-08-06T07:10:00Z">
        <w:r w:rsidRPr="5998574F">
          <w:rPr>
            <w:b/>
            <w:bCs/>
          </w:rPr>
          <w:t>forhandler</w:t>
        </w:r>
        <w:r w:rsidR="515A2BDC" w:rsidRPr="5998574F">
          <w:rPr>
            <w:b/>
            <w:bCs/>
          </w:rPr>
          <w:t>systemer</w:t>
        </w:r>
      </w:ins>
      <w:r>
        <w:t xml:space="preserve"> for at understøtte opgaven med at udlevere lægemidler på baggrund af recepter. Services udstilles på internettet som REST-services med data i json-format. </w:t>
      </w:r>
    </w:p>
    <w:p w14:paraId="55BFFE69" w14:textId="0B6A6F9F" w:rsidR="001E5488" w:rsidRPr="00876D32" w:rsidRDefault="798679E8" w:rsidP="667F5B50">
      <w:pPr>
        <w:numPr>
          <w:ilvl w:val="0"/>
          <w:numId w:val="23"/>
        </w:numPr>
        <w:rPr>
          <w:b/>
          <w:bCs/>
        </w:rPr>
      </w:pPr>
      <w:r w:rsidRPr="667F5B50">
        <w:rPr>
          <w:b/>
          <w:bCs/>
        </w:rPr>
        <w:t>Services til apotekssystemer</w:t>
      </w:r>
      <w:r>
        <w:t xml:space="preserve"> primært for at understøtte opgaven med at udlevere lægemidler på baggrund af recepter, sekundært for at understøtte opgaven med at oprette recepter i </w:t>
      </w:r>
      <w:r w:rsidR="42CD38BC">
        <w:t>Løsningen</w:t>
      </w:r>
      <w:r>
        <w:t xml:space="preserve"> når der modtages fysiske recepter. </w:t>
      </w:r>
      <w:r w:rsidRPr="667F5B50">
        <w:rPr>
          <w:lang w:val="da-DK"/>
        </w:rPr>
        <w:t xml:space="preserve">Services skal både </w:t>
      </w:r>
      <w:r>
        <w:t>teknisk</w:t>
      </w:r>
      <w:del w:id="1242" w:author="Birger Kidmose" w:date="2026-08-06T09:10:00Z" w16du:dateUtc="2026-08-06T07:10:00Z">
        <w:r w:rsidR="00DD08CB" w:rsidRPr="008B0B84">
          <w:delText xml:space="preserve"> (se </w:delText>
        </w:r>
        <w:r w:rsidR="00DD08CB">
          <w:fldChar w:fldCharType="begin"/>
        </w:r>
        <w:r w:rsidR="00DD08CB">
          <w:delInstrText>HYPERLINK \l "_flvlivwt331t" \h</w:delInstrText>
        </w:r>
        <w:r w:rsidR="00DD08CB">
          <w:fldChar w:fldCharType="separate"/>
        </w:r>
        <w:r w:rsidR="00DD08CB">
          <w:rPr>
            <w:color w:val="1155CC"/>
            <w:u w:val="single"/>
          </w:rPr>
          <w:delText>Den Gode Webservice</w:delText>
        </w:r>
        <w:r w:rsidR="00DD08CB">
          <w:fldChar w:fldCharType="end"/>
        </w:r>
        <w:r w:rsidR="00DD08CB" w:rsidRPr="008B0B84">
          <w:delText xml:space="preserve"> herunder)</w:delText>
        </w:r>
      </w:del>
      <w:r>
        <w:t xml:space="preserve"> og funktionelt, </w:t>
      </w:r>
      <w:r w:rsidR="4612F0E4" w:rsidRPr="667F5B50">
        <w:rPr>
          <w:lang w:val="da-DK"/>
        </w:rPr>
        <w:t>svare</w:t>
      </w:r>
      <w:r>
        <w:t xml:space="preserve"> til den allerede eksisterende recept-funktionalitet, som disse systemer anvender på FMK. Dvs. at services udstilles på </w:t>
      </w:r>
      <w:r w:rsidR="2AF2D480" w:rsidRPr="667F5B50">
        <w:rPr>
          <w:lang w:val="da-DK"/>
        </w:rPr>
        <w:t>S</w:t>
      </w:r>
      <w:r w:rsidR="5F632439" w:rsidRPr="667F5B50">
        <w:rPr>
          <w:lang w:val="da-DK"/>
        </w:rPr>
        <w:t>undhedsdatanettet</w:t>
      </w:r>
      <w:r>
        <w:t xml:space="preserve"> via Den Gode Webservice-standarden, og services indhold så vidt muligt har samme format som FMK.</w:t>
      </w:r>
    </w:p>
    <w:p w14:paraId="418FE2E1" w14:textId="08542796" w:rsidR="001E5488" w:rsidRPr="00876D32" w:rsidRDefault="00DD08CB" w:rsidP="00F04205">
      <w:pPr>
        <w:numPr>
          <w:ilvl w:val="0"/>
          <w:numId w:val="13"/>
        </w:numPr>
        <w:rPr>
          <w:b/>
        </w:rPr>
      </w:pPr>
      <w:r w:rsidRPr="00876D32">
        <w:rPr>
          <w:b/>
        </w:rPr>
        <w:t>Services til DVR online</w:t>
      </w:r>
      <w:r w:rsidRPr="00876D32">
        <w:t xml:space="preserve"> skal udstilles efter samme principper som services til </w:t>
      </w:r>
      <w:r w:rsidRPr="00F04205">
        <w:t xml:space="preserve">dyrlægesystemer og </w:t>
      </w:r>
      <w:r w:rsidR="00A024B0">
        <w:t>§39 vet-forhandle</w:t>
      </w:r>
      <w:r w:rsidR="00245B4E">
        <w:t>rsystemer</w:t>
      </w:r>
      <w:r w:rsidRPr="00876D32">
        <w:t>.</w:t>
      </w:r>
    </w:p>
    <w:p w14:paraId="47FF9852" w14:textId="48923D3F" w:rsidR="001E5488" w:rsidRPr="00213EF1" w:rsidRDefault="798679E8">
      <w:r w:rsidRPr="667F5B50">
        <w:rPr>
          <w:lang w:val="da-DK"/>
        </w:rPr>
        <w:t>Stamdata</w:t>
      </w:r>
      <w:r w:rsidR="77E2701D" w:rsidRPr="667F5B50">
        <w:rPr>
          <w:lang w:val="da-DK"/>
        </w:rPr>
        <w:t xml:space="preserve"> </w:t>
      </w:r>
      <w:r w:rsidRPr="667F5B50">
        <w:rPr>
          <w:lang w:val="da-DK"/>
        </w:rPr>
        <w:t xml:space="preserve">services er </w:t>
      </w:r>
      <w:r>
        <w:t xml:space="preserve">beskrevet i </w:t>
      </w:r>
      <w:del w:id="1243" w:author="Birger Kidmose" w:date="2026-08-06T09:10:00Z" w16du:dateUtc="2026-08-06T07:10:00Z">
        <w:r w:rsidR="00DD08CB">
          <w:fldChar w:fldCharType="begin"/>
        </w:r>
        <w:r w:rsidR="00DD08CB">
          <w:delInstrText>HYPERLINK \l "_cf7r541i9eyv" \h</w:delInstrText>
        </w:r>
        <w:r w:rsidR="00DD08CB">
          <w:fldChar w:fldCharType="separate"/>
        </w:r>
        <w:r w:rsidR="00DD08CB">
          <w:rPr>
            <w:color w:val="1155CC"/>
            <w:u w:val="single"/>
          </w:rPr>
          <w:delText>4 - Introduktion til stamdataservices</w:delText>
        </w:r>
        <w:r w:rsidR="00DD08CB">
          <w:fldChar w:fldCharType="end"/>
        </w:r>
        <w:r w:rsidR="00DD08CB" w:rsidRPr="00F04205">
          <w:delText xml:space="preserve"> og </w:delText>
        </w:r>
        <w:r w:rsidR="00DD08CB">
          <w:fldChar w:fldCharType="begin"/>
        </w:r>
        <w:r w:rsidR="00DD08CB">
          <w:delInstrText>HYPERLINK \l "_jg6wjlm97zb7" \h</w:delInstrText>
        </w:r>
        <w:r w:rsidR="00DD08CB">
          <w:fldChar w:fldCharType="separate"/>
        </w:r>
        <w:r w:rsidR="00DD08CB">
          <w:rPr>
            <w:color w:val="1155CC"/>
            <w:u w:val="single"/>
          </w:rPr>
          <w:delText>5 - Stamdataservices</w:delText>
        </w:r>
        <w:r w:rsidR="00DD08CB">
          <w:fldChar w:fldCharType="end"/>
        </w:r>
        <w:r w:rsidR="00DD08CB" w:rsidRPr="00F04205">
          <w:rPr>
            <w:lang w:val="da-DK"/>
          </w:rPr>
          <w:delText xml:space="preserve">.  afsnit </w:delText>
        </w:r>
        <w:r w:rsidR="00003350">
          <w:fldChar w:fldCharType="begin"/>
        </w:r>
        <w:r w:rsidR="00003350">
          <w:delInstrText>HYPERLINK \l "_k2i45gmrdx41" \h</w:delInstrText>
        </w:r>
        <w:r w:rsidR="00003350">
          <w:fldChar w:fldCharType="separate"/>
        </w:r>
        <w:r w:rsidR="00003350" w:rsidRPr="00213EF1">
          <w:rPr>
            <w:color w:val="1155CC"/>
            <w:u w:val="single"/>
            <w:lang w:val="da-DK"/>
          </w:rPr>
          <w:delText>4.1 - REST services</w:delText>
        </w:r>
        <w:r w:rsidR="00003350">
          <w:fldChar w:fldCharType="end"/>
        </w:r>
      </w:del>
      <w:ins w:id="1244" w:author="Birger Kidmose" w:date="2026-08-06T09:10:00Z" w16du:dateUtc="2026-08-06T07:10:00Z">
        <w:r>
          <w:fldChar w:fldCharType="begin"/>
        </w:r>
        <w:r>
          <w:instrText>HYPERLINK \l "_4_-_Introduktion"</w:instrText>
        </w:r>
        <w:r>
          <w:fldChar w:fldCharType="separate"/>
        </w:r>
        <w:r w:rsidRPr="667F5B50">
          <w:rPr>
            <w:color w:val="1155CC"/>
            <w:u w:val="single"/>
          </w:rPr>
          <w:t>4 - Introduktion til stamdataservices</w:t>
        </w:r>
        <w:r>
          <w:fldChar w:fldCharType="end"/>
        </w:r>
        <w:r>
          <w:t xml:space="preserve"> og </w:t>
        </w:r>
        <w:r>
          <w:fldChar w:fldCharType="begin"/>
        </w:r>
        <w:r>
          <w:instrText>HYPERLINK \l "_jg6wjlm97zb7"</w:instrText>
        </w:r>
        <w:r>
          <w:fldChar w:fldCharType="separate"/>
        </w:r>
        <w:r w:rsidRPr="667F5B50">
          <w:rPr>
            <w:color w:val="1155CC"/>
            <w:u w:val="single"/>
          </w:rPr>
          <w:t>5 - Stamdataservices</w:t>
        </w:r>
        <w:r>
          <w:fldChar w:fldCharType="end"/>
        </w:r>
        <w:r w:rsidRPr="667F5B50">
          <w:rPr>
            <w:lang w:val="da-DK"/>
          </w:rPr>
          <w:t xml:space="preserve">.  afsnit </w:t>
        </w:r>
        <w:r w:rsidR="5F632439">
          <w:fldChar w:fldCharType="begin"/>
        </w:r>
        <w:r w:rsidR="5F632439">
          <w:instrText>HYPERLINK \l "_k2i45gmrdx41"</w:instrText>
        </w:r>
        <w:r w:rsidR="5F632439">
          <w:fldChar w:fldCharType="separate"/>
        </w:r>
        <w:r w:rsidR="5F632439" w:rsidRPr="667F5B50">
          <w:rPr>
            <w:color w:val="1155CC"/>
            <w:u w:val="single"/>
            <w:lang w:val="da-DK"/>
          </w:rPr>
          <w:t>4.1 - REST services</w:t>
        </w:r>
        <w:r w:rsidR="5F632439">
          <w:fldChar w:fldCharType="end"/>
        </w:r>
      </w:ins>
      <w:r w:rsidRPr="667F5B50">
        <w:rPr>
          <w:lang w:val="da-DK"/>
        </w:rPr>
        <w:t xml:space="preserve"> gælder for DVR services i </w:t>
      </w:r>
      <w:r w:rsidR="2AF2D480" w:rsidRPr="667F5B50">
        <w:rPr>
          <w:lang w:val="da-DK"/>
        </w:rPr>
        <w:t>REST</w:t>
      </w:r>
      <w:r w:rsidRPr="667F5B50">
        <w:rPr>
          <w:lang w:val="da-DK"/>
        </w:rPr>
        <w:t xml:space="preserve"> format</w:t>
      </w:r>
      <w:r>
        <w:t xml:space="preserve">. </w:t>
      </w:r>
    </w:p>
    <w:p w14:paraId="33835FAD" w14:textId="588612F0" w:rsidR="001E5488" w:rsidRPr="00DD08CB" w:rsidRDefault="00DD08CB" w:rsidP="5998574F">
      <w:r>
        <w:t xml:space="preserve">I elementbeskrivelserne i de følgende afsnit er der enkelte steder angivet elementnavne i parenteser, svarende til termer anvendt til FMK’s snitflade Disse </w:t>
      </w:r>
      <w:r w:rsidRPr="5998574F">
        <w:rPr>
          <w:lang w:val="da-DK"/>
        </w:rPr>
        <w:t xml:space="preserve">skal anvendes </w:t>
      </w:r>
      <w:r>
        <w:t xml:space="preserve">i </w:t>
      </w:r>
      <w:r w:rsidR="004922BC">
        <w:t>Løsningens</w:t>
      </w:r>
      <w:r>
        <w:t xml:space="preserve"> DGWS-services. Generelt skal </w:t>
      </w:r>
      <w:ins w:id="1245" w:author="Birger Kidmose" w:date="2026-08-06T09:10:00Z" w16du:dateUtc="2026-08-06T07:10:00Z">
        <w:r w:rsidR="5DA270AC">
          <w:t xml:space="preserve">navne på </w:t>
        </w:r>
      </w:ins>
      <w:r>
        <w:t>services og</w:t>
      </w:r>
      <w:del w:id="1246" w:author="Birger Kidmose" w:date="2026-08-06T09:10:00Z" w16du:dateUtc="2026-08-06T07:10:00Z">
        <w:r w:rsidRPr="00213EF1">
          <w:delText xml:space="preserve"> navne på</w:delText>
        </w:r>
      </w:del>
      <w:r>
        <w:t xml:space="preserve"> elementer være på engelsk. Dokumentation skal være på dansk. </w:t>
      </w:r>
    </w:p>
    <w:p w14:paraId="4B1F534F" w14:textId="192D07FE" w:rsidR="001E5488" w:rsidRPr="00DD08CB" w:rsidRDefault="001D72CE">
      <w:pPr>
        <w:pStyle w:val="Heading2"/>
      </w:pPr>
      <w:bookmarkStart w:id="1247" w:name="_flvlivwt331t" w:colFirst="0" w:colLast="0"/>
      <w:bookmarkStart w:id="1248" w:name="_n2q227l26eod"/>
      <w:bookmarkStart w:id="1249" w:name="_3tztlhp7uawk" w:colFirst="0" w:colLast="0"/>
      <w:bookmarkStart w:id="1250" w:name="_1eat5tq49p2c"/>
      <w:bookmarkStart w:id="1251" w:name="_Toc231991131"/>
      <w:bookmarkEnd w:id="1247"/>
      <w:bookmarkEnd w:id="1248"/>
      <w:bookmarkEnd w:id="1249"/>
      <w:bookmarkEnd w:id="1250"/>
      <w:r>
        <w:t>7</w:t>
      </w:r>
      <w:r w:rsidR="00DD08CB" w:rsidRPr="00DD08CB">
        <w:t>.</w:t>
      </w:r>
      <w:r w:rsidR="00934A7E">
        <w:t>1</w:t>
      </w:r>
      <w:r w:rsidR="00DD08CB" w:rsidRPr="00DD08CB">
        <w:t xml:space="preserve"> - Livscyklus for recept, bestilling og udlevering</w:t>
      </w:r>
      <w:bookmarkEnd w:id="1251"/>
    </w:p>
    <w:p w14:paraId="0BCBDA8A" w14:textId="77777777" w:rsidR="001E5488" w:rsidRPr="00DD08CB" w:rsidRDefault="00DD08CB">
      <w:pPr>
        <w:rPr>
          <w:del w:id="1252" w:author="Birger Kidmose" w:date="2026-08-06T09:10:00Z" w16du:dateUtc="2026-08-06T07:10:00Z"/>
        </w:rPr>
      </w:pPr>
      <w:del w:id="1253" w:author="Birger Kidmose" w:date="2026-08-06T09:10:00Z" w16du:dateUtc="2026-08-06T07:10:00Z">
        <w:r w:rsidRPr="00DD08CB">
          <w:delText xml:space="preserve">De tre entiteter recept, bestilling og udlevering i receptmodellen har en livscyklus, via en række status. Dette skal sikre, at der kun kan udføres lovlige handlinger på modellen, men også at aktørerne har mulighed for at rette egne fejl. </w:delText>
        </w:r>
      </w:del>
    </w:p>
    <w:p w14:paraId="268B95A2" w14:textId="77777777" w:rsidR="001E5488" w:rsidRPr="007E2C0A" w:rsidRDefault="00DD08CB">
      <w:pPr>
        <w:rPr>
          <w:del w:id="1254" w:author="Birger Kidmose" w:date="2026-08-06T09:10:00Z" w16du:dateUtc="2026-08-06T07:10:00Z"/>
        </w:rPr>
      </w:pPr>
      <w:del w:id="1255" w:author="Birger Kidmose" w:date="2026-08-06T09:10:00Z" w16du:dateUtc="2026-08-06T07:10:00Z">
        <w:r w:rsidRPr="007E2C0A">
          <w:rPr>
            <w:b/>
            <w:bCs/>
          </w:rPr>
          <w:delText>Udleveringen</w:delText>
        </w:r>
        <w:r w:rsidRPr="007E2C0A">
          <w:delText xml:space="preserve"> har to tilstande: </w:delText>
        </w:r>
      </w:del>
    </w:p>
    <w:p w14:paraId="54B671E5" w14:textId="77777777" w:rsidR="001F7E15" w:rsidRPr="007E2C0A" w:rsidRDefault="00DD08CB" w:rsidP="001F7E15">
      <w:pPr>
        <w:numPr>
          <w:ilvl w:val="0"/>
          <w:numId w:val="18"/>
        </w:numPr>
      </w:pPr>
      <w:del w:id="1256" w:author="Birger Kidmose" w:date="2026-08-06T09:10:00Z" w16du:dateUtc="2026-08-06T07:10:00Z">
        <w:r w:rsidRPr="007E2C0A">
          <w:rPr>
            <w:b/>
          </w:rPr>
          <w:delText>“</w:delText>
        </w:r>
      </w:del>
      <w:r w:rsidR="001F7E15" w:rsidRPr="007E2C0A">
        <w:rPr>
          <w:b/>
        </w:rPr>
        <w:t>Udleveret</w:t>
      </w:r>
      <w:del w:id="1257" w:author="Birger Kidmose" w:date="2026-08-06T09:10:00Z" w16du:dateUtc="2026-08-06T07:10:00Z">
        <w:r w:rsidRPr="007E2C0A">
          <w:rPr>
            <w:b/>
          </w:rPr>
          <w:delText>” udlevering</w:delText>
        </w:r>
      </w:del>
      <w:r w:rsidR="001F7E15" w:rsidRPr="007E2C0A">
        <w:t>, dvs. normaltilstanden når en udlevering er oprettet som beskrevet under Opret udlevering.</w:t>
      </w:r>
    </w:p>
    <w:p w14:paraId="763C3388" w14:textId="77777777" w:rsidR="001F7E15" w:rsidRPr="007E2C0A" w:rsidRDefault="001F7E15" w:rsidP="001F7E15">
      <w:pPr>
        <w:numPr>
          <w:ilvl w:val="0"/>
          <w:numId w:val="18"/>
        </w:numPr>
      </w:pPr>
      <w:r w:rsidRPr="5998574F">
        <w:rPr>
          <w:b/>
          <w:bCs/>
        </w:rPr>
        <w:t>Tilbageført</w:t>
      </w:r>
      <w:r w:rsidRPr="004E1B12">
        <w:t xml:space="preserve"> </w:t>
      </w:r>
      <w:r w:rsidRPr="00100C78">
        <w:rPr>
          <w:rPrChange w:id="1258" w:author="Birger Kidmose" w:date="2026-08-06T09:10:00Z" w16du:dateUtc="2026-08-06T07:10:00Z">
            <w:rPr>
              <w:b/>
            </w:rPr>
          </w:rPrChange>
        </w:rPr>
        <w:t>udlevering</w:t>
      </w:r>
      <w:r>
        <w:t>, dvs. hvor apoteket eller §39 vet-forhandleren har rettet en fejl eller returekspederet en udlevering, som beskrevet under Tilbagefør udlevering.</w:t>
      </w:r>
    </w:p>
    <w:p w14:paraId="7E91EFCC" w14:textId="77777777" w:rsidR="001F7E15" w:rsidRPr="007E2C0A" w:rsidRDefault="001F7E15" w:rsidP="001F7E15">
      <w:r w:rsidRPr="007E2C0A">
        <w:rPr>
          <w:b/>
          <w:bCs/>
        </w:rPr>
        <w:t>Bestillingen</w:t>
      </w:r>
      <w:r w:rsidRPr="007E2C0A">
        <w:t xml:space="preserve"> har </w:t>
      </w:r>
      <w:r>
        <w:t>tre</w:t>
      </w:r>
      <w:r w:rsidRPr="007E2C0A">
        <w:t xml:space="preserve"> tilstande: </w:t>
      </w:r>
    </w:p>
    <w:p w14:paraId="3FA96E01" w14:textId="77777777" w:rsidR="001F7E15" w:rsidRDefault="00DD08CB" w:rsidP="001F7E15">
      <w:pPr>
        <w:numPr>
          <w:ilvl w:val="0"/>
          <w:numId w:val="4"/>
        </w:numPr>
      </w:pPr>
      <w:del w:id="1259" w:author="Birger Kidmose" w:date="2026-08-06T09:10:00Z" w16du:dateUtc="2026-08-06T07:10:00Z">
        <w:r w:rsidRPr="007E2C0A">
          <w:delText xml:space="preserve">En </w:delText>
        </w:r>
        <w:r w:rsidRPr="007E2C0A">
          <w:rPr>
            <w:b/>
            <w:bCs/>
          </w:rPr>
          <w:delText>åben</w:delText>
        </w:r>
        <w:r w:rsidRPr="007E2C0A">
          <w:delText xml:space="preserve"> </w:delText>
        </w:r>
        <w:r w:rsidRPr="007E2C0A">
          <w:rPr>
            <w:b/>
            <w:bCs/>
          </w:rPr>
          <w:delText>bestilling</w:delText>
        </w:r>
      </w:del>
      <w:ins w:id="1260" w:author="Birger Kidmose" w:date="2026-08-06T09:10:00Z" w16du:dateUtc="2026-08-06T07:10:00Z">
        <w:r w:rsidR="001F7E15" w:rsidRPr="00100C78">
          <w:rPr>
            <w:b/>
            <w:bCs/>
          </w:rPr>
          <w:t>Bestilt</w:t>
        </w:r>
      </w:ins>
      <w:r w:rsidR="001F7E15">
        <w:t xml:space="preserve">, dvs. hvor dyrlægen har oprettet en bestilling på recepten samtidig med at recepten er oprettet via </w:t>
      </w:r>
      <w:del w:id="1261" w:author="Birger Kidmose" w:date="2026-08-06T09:10:00Z" w16du:dateUtc="2026-08-06T07:10:00Z">
        <w:r>
          <w:fldChar w:fldCharType="begin"/>
        </w:r>
        <w:r>
          <w:delInstrText>HYPERLINK \l "_qzykavt9suej" \h</w:delInstrText>
        </w:r>
        <w:r>
          <w:fldChar w:fldCharType="separate"/>
        </w:r>
        <w:r w:rsidRPr="007E2C0A">
          <w:rPr>
            <w:color w:val="1155CC"/>
            <w:u w:val="single"/>
          </w:rPr>
          <w:delText>Opret recept</w:delText>
        </w:r>
        <w:r>
          <w:fldChar w:fldCharType="end"/>
        </w:r>
      </w:del>
      <w:ins w:id="1262" w:author="Birger Kidmose" w:date="2026-08-06T09:10:00Z" w16du:dateUtc="2026-08-06T07:10:00Z">
        <w:r w:rsidR="001F7E15">
          <w:fldChar w:fldCharType="begin"/>
        </w:r>
        <w:r w:rsidR="001F7E15">
          <w:instrText>HYPERLINK \l "_qzykavt9suej"</w:instrText>
        </w:r>
        <w:r w:rsidR="001F7E15">
          <w:fldChar w:fldCharType="separate"/>
        </w:r>
        <w:r w:rsidR="001F7E15" w:rsidRPr="5998574F">
          <w:rPr>
            <w:color w:val="1155CC"/>
            <w:u w:val="single"/>
          </w:rPr>
          <w:t>Opret recept</w:t>
        </w:r>
        <w:r w:rsidR="001F7E15">
          <w:fldChar w:fldCharType="end"/>
        </w:r>
      </w:ins>
      <w:r w:rsidR="001F7E15">
        <w:t>, eller hvor apoteket eller §39 vet-forhandleren har oprettet denne senere via Opret bestilling.</w:t>
      </w:r>
    </w:p>
    <w:p w14:paraId="61EDF0CE" w14:textId="77777777" w:rsidR="001F7E15" w:rsidRPr="00DD08CB" w:rsidRDefault="00DD08CB" w:rsidP="001F7E15">
      <w:pPr>
        <w:numPr>
          <w:ilvl w:val="0"/>
          <w:numId w:val="4"/>
        </w:numPr>
      </w:pPr>
      <w:del w:id="1263" w:author="Birger Kidmose" w:date="2026-08-06T09:10:00Z" w16du:dateUtc="2026-08-06T07:10:00Z">
        <w:r w:rsidRPr="00DD08CB">
          <w:delText xml:space="preserve">En </w:delText>
        </w:r>
        <w:r w:rsidRPr="00DD08CB">
          <w:rPr>
            <w:b/>
          </w:rPr>
          <w:delText>afsluttet bestilling</w:delText>
        </w:r>
      </w:del>
      <w:ins w:id="1264" w:author="Birger Kidmose" w:date="2026-08-06T09:10:00Z" w16du:dateUtc="2026-08-06T07:10:00Z">
        <w:r w:rsidR="001F7E15">
          <w:rPr>
            <w:b/>
            <w:bCs/>
          </w:rPr>
          <w:t>Udført</w:t>
        </w:r>
      </w:ins>
      <w:r w:rsidR="001F7E15">
        <w:t xml:space="preserve">, efter at §39 vet-forhandleren eller apoteket har foretaget en udlevering ud fra recepten bestillingen er oprettet på, og kaldt </w:t>
      </w:r>
      <w:del w:id="1265" w:author="Birger Kidmose" w:date="2026-08-06T09:10:00Z" w16du:dateUtc="2026-08-06T07:10:00Z">
        <w:r>
          <w:fldChar w:fldCharType="begin"/>
        </w:r>
        <w:r>
          <w:delInstrText>HYPERLINK \l "_68gl0mz4vwmm" \h</w:delInstrText>
        </w:r>
        <w:r>
          <w:fldChar w:fldCharType="separate"/>
        </w:r>
        <w:r>
          <w:rPr>
            <w:color w:val="1155CC"/>
            <w:u w:val="single"/>
          </w:rPr>
          <w:delText>Opret udlevering</w:delText>
        </w:r>
        <w:r>
          <w:fldChar w:fldCharType="end"/>
        </w:r>
      </w:del>
      <w:ins w:id="1266" w:author="Birger Kidmose" w:date="2026-08-06T09:10:00Z" w16du:dateUtc="2026-08-06T07:10:00Z">
        <w:r w:rsidR="001F7E15">
          <w:fldChar w:fldCharType="begin"/>
        </w:r>
        <w:r w:rsidR="001F7E15">
          <w:instrText>HYPERLINK \l "_68gl0mz4vwmm"</w:instrText>
        </w:r>
        <w:r w:rsidR="001F7E15">
          <w:fldChar w:fldCharType="separate"/>
        </w:r>
        <w:r w:rsidR="001F7E15" w:rsidRPr="5998574F">
          <w:rPr>
            <w:color w:val="1155CC"/>
            <w:u w:val="single"/>
          </w:rPr>
          <w:t>Opret udlevering</w:t>
        </w:r>
        <w:r w:rsidR="001F7E15">
          <w:fldChar w:fldCharType="end"/>
        </w:r>
      </w:ins>
      <w:r w:rsidR="001F7E15">
        <w:t xml:space="preserve"> med en markering af at bestillingen skal afsluttes. </w:t>
      </w:r>
    </w:p>
    <w:p w14:paraId="003C03E1" w14:textId="77777777" w:rsidR="001F7E15" w:rsidRPr="00DD08CB" w:rsidRDefault="00DD08CB" w:rsidP="001F7E15">
      <w:pPr>
        <w:numPr>
          <w:ilvl w:val="0"/>
          <w:numId w:val="4"/>
        </w:numPr>
      </w:pPr>
      <w:del w:id="1267" w:author="Birger Kidmose" w:date="2026-08-06T09:10:00Z" w16du:dateUtc="2026-08-06T07:10:00Z">
        <w:r w:rsidRPr="00DD08CB">
          <w:delText xml:space="preserve">En </w:delText>
        </w:r>
        <w:r w:rsidRPr="00DD08CB">
          <w:rPr>
            <w:b/>
          </w:rPr>
          <w:delText>annulleret bestilling</w:delText>
        </w:r>
      </w:del>
      <w:ins w:id="1268" w:author="Birger Kidmose" w:date="2026-08-06T09:10:00Z" w16du:dateUtc="2026-08-06T07:10:00Z">
        <w:r w:rsidR="001F7E15">
          <w:rPr>
            <w:b/>
          </w:rPr>
          <w:t>A</w:t>
        </w:r>
        <w:r w:rsidR="001F7E15" w:rsidRPr="00DD08CB">
          <w:rPr>
            <w:b/>
          </w:rPr>
          <w:t>nnulleret</w:t>
        </w:r>
      </w:ins>
      <w:r w:rsidR="001F7E15" w:rsidRPr="00F04205">
        <w:t xml:space="preserve">, efter en fejlrettelse, hvor dyrlægen alligevel ikke ønsker at recepten skal udleveres på apoteket eller via </w:t>
      </w:r>
      <w:r w:rsidR="001F7E15">
        <w:t>§39 vet-forhandler</w:t>
      </w:r>
      <w:r w:rsidR="001F7E15" w:rsidRPr="00F04205">
        <w:t xml:space="preserve">en, eller hvor apoteket eller </w:t>
      </w:r>
      <w:r w:rsidR="001F7E15">
        <w:t>§39 vet-forhandler</w:t>
      </w:r>
      <w:r w:rsidR="001F7E15" w:rsidRPr="00F04205">
        <w:t xml:space="preserve">en har bestilt til sig selv for at låse recepten forud for udlevering, men senere vælger alligevel ikke at ekspedere. Annullering sker via </w:t>
      </w:r>
      <w:hyperlink w:anchor="_casl6tvhtq4x">
        <w:r w:rsidR="001F7E15">
          <w:rPr>
            <w:color w:val="1155CC"/>
            <w:u w:val="single"/>
          </w:rPr>
          <w:t>Annuller bestilling</w:t>
        </w:r>
      </w:hyperlink>
      <w:r w:rsidR="001F7E15" w:rsidRPr="00F04205">
        <w:t>.</w:t>
      </w:r>
    </w:p>
    <w:p w14:paraId="196D7794" w14:textId="77777777" w:rsidR="001F7E15" w:rsidRPr="00F04205" w:rsidRDefault="001F7E15" w:rsidP="001F7E15">
      <w:r w:rsidRPr="00DD08CB">
        <w:rPr>
          <w:b/>
        </w:rPr>
        <w:t>Receptens</w:t>
      </w:r>
      <w:r w:rsidRPr="00DD08CB">
        <w:t xml:space="preserve"> status er til dels også af</w:t>
      </w:r>
      <w:r w:rsidRPr="00F04205">
        <w:t xml:space="preserve">hængig af forekomsten af en bestilling og udlevering: </w:t>
      </w:r>
    </w:p>
    <w:p w14:paraId="17911C05" w14:textId="77777777" w:rsidR="001F7E15" w:rsidRPr="00F04205" w:rsidRDefault="00DD08CB" w:rsidP="001F7E15">
      <w:pPr>
        <w:numPr>
          <w:ilvl w:val="0"/>
          <w:numId w:val="16"/>
        </w:numPr>
      </w:pPr>
      <w:del w:id="1269" w:author="Birger Kidmose" w:date="2026-08-06T09:10:00Z" w16du:dateUtc="2026-08-06T07:10:00Z">
        <w:r w:rsidRPr="00F04205">
          <w:delText xml:space="preserve">En </w:delText>
        </w:r>
        <w:r w:rsidRPr="00F04205">
          <w:rPr>
            <w:b/>
          </w:rPr>
          <w:delText>åben recept</w:delText>
        </w:r>
      </w:del>
      <w:ins w:id="1270" w:author="Birger Kidmose" w:date="2026-08-06T09:10:00Z" w16du:dateUtc="2026-08-06T07:10:00Z">
        <w:r w:rsidR="001F7E15">
          <w:rPr>
            <w:b/>
            <w:bCs/>
          </w:rPr>
          <w:t>Å</w:t>
        </w:r>
        <w:r w:rsidR="001F7E15" w:rsidRPr="5998574F">
          <w:rPr>
            <w:b/>
            <w:bCs/>
          </w:rPr>
          <w:t>ben</w:t>
        </w:r>
      </w:ins>
      <w:r w:rsidR="001F7E15">
        <w:t xml:space="preserve">, hvor recepten er oprettet uden bestilling via </w:t>
      </w:r>
      <w:del w:id="1271" w:author="Birger Kidmose" w:date="2026-08-06T09:10:00Z" w16du:dateUtc="2026-08-06T07:10:00Z">
        <w:r>
          <w:fldChar w:fldCharType="begin"/>
        </w:r>
        <w:r>
          <w:delInstrText>HYPERLINK \l "_qzykavt9suej" \h</w:delInstrText>
        </w:r>
        <w:r>
          <w:fldChar w:fldCharType="separate"/>
        </w:r>
        <w:r>
          <w:rPr>
            <w:color w:val="1155CC"/>
            <w:u w:val="single"/>
          </w:rPr>
          <w:delText>Opret recept</w:delText>
        </w:r>
        <w:r>
          <w:fldChar w:fldCharType="end"/>
        </w:r>
      </w:del>
      <w:ins w:id="1272" w:author="Birger Kidmose" w:date="2026-08-06T09:10:00Z" w16du:dateUtc="2026-08-06T07:10:00Z">
        <w:r w:rsidR="001F7E15">
          <w:fldChar w:fldCharType="begin"/>
        </w:r>
        <w:r w:rsidR="001F7E15">
          <w:instrText>HYPERLINK \l "_qzykavt9suej"</w:instrText>
        </w:r>
        <w:r w:rsidR="001F7E15">
          <w:fldChar w:fldCharType="separate"/>
        </w:r>
        <w:r w:rsidR="001F7E15" w:rsidRPr="5998574F">
          <w:rPr>
            <w:color w:val="1155CC"/>
            <w:u w:val="single"/>
          </w:rPr>
          <w:t>Opret recept</w:t>
        </w:r>
        <w:r w:rsidR="001F7E15">
          <w:fldChar w:fldCharType="end"/>
        </w:r>
      </w:ins>
      <w:r w:rsidR="001F7E15">
        <w:t xml:space="preserve">. </w:t>
      </w:r>
      <w:del w:id="1273" w:author="Birger Kidmose" w:date="2026-08-06T09:10:00Z" w16du:dateUtc="2026-08-06T07:10:00Z">
        <w:r w:rsidRPr="00F04205">
          <w:delText>Dertil kommer, hvor bestillingen er annulleret</w:delText>
        </w:r>
      </w:del>
      <w:ins w:id="1274" w:author="Birger Kidmose" w:date="2026-08-06T09:10:00Z" w16du:dateUtc="2026-08-06T07:10:00Z">
        <w:r w:rsidR="001F7E15" w:rsidRPr="00EF43CB">
          <w:t>Status sættes også til "Åben", hvis en bestilling annulleres</w:t>
        </w:r>
      </w:ins>
      <w:r w:rsidR="001F7E15" w:rsidRPr="00EF43CB">
        <w:t>.</w:t>
      </w:r>
      <w:r w:rsidR="001F7E15">
        <w:t xml:space="preserve"> </w:t>
      </w:r>
    </w:p>
    <w:p w14:paraId="34ECB6F4" w14:textId="77777777" w:rsidR="001F7E15" w:rsidRPr="00F04205" w:rsidRDefault="00DD08CB" w:rsidP="001F7E15">
      <w:pPr>
        <w:numPr>
          <w:ilvl w:val="0"/>
          <w:numId w:val="16"/>
        </w:numPr>
      </w:pPr>
      <w:del w:id="1275" w:author="Birger Kidmose" w:date="2026-08-06T09:10:00Z" w16du:dateUtc="2026-08-06T07:10:00Z">
        <w:r w:rsidRPr="00F04205">
          <w:delText xml:space="preserve">En </w:delText>
        </w:r>
        <w:r w:rsidRPr="00F04205">
          <w:rPr>
            <w:b/>
          </w:rPr>
          <w:delText>bestilt recept</w:delText>
        </w:r>
      </w:del>
      <w:ins w:id="1276" w:author="Birger Kidmose" w:date="2026-08-06T09:10:00Z" w16du:dateUtc="2026-08-06T07:10:00Z">
        <w:r w:rsidR="001F7E15">
          <w:rPr>
            <w:b/>
          </w:rPr>
          <w:t>B</w:t>
        </w:r>
        <w:r w:rsidR="001F7E15" w:rsidRPr="00F04205">
          <w:rPr>
            <w:b/>
          </w:rPr>
          <w:t>estilt</w:t>
        </w:r>
      </w:ins>
      <w:r w:rsidR="001F7E15" w:rsidRPr="00F04205">
        <w:t xml:space="preserve">, hvor recepten er oprettet enten med en bestilling i </w:t>
      </w:r>
      <w:hyperlink w:anchor="_qzykavt9suej">
        <w:r w:rsidR="001F7E15">
          <w:rPr>
            <w:color w:val="1155CC"/>
            <w:u w:val="single"/>
          </w:rPr>
          <w:t>Opret recept</w:t>
        </w:r>
      </w:hyperlink>
      <w:r w:rsidR="001F7E15" w:rsidRPr="00F04205">
        <w:t xml:space="preserve">-servicen, eller hvor der efterfølgende er kaldt </w:t>
      </w:r>
      <w:hyperlink w:anchor="_vems5cim48pd">
        <w:r w:rsidR="001F7E15">
          <w:rPr>
            <w:color w:val="1155CC"/>
            <w:u w:val="single"/>
          </w:rPr>
          <w:t>Opret bestilling</w:t>
        </w:r>
      </w:hyperlink>
      <w:r w:rsidR="001F7E15" w:rsidRPr="00F04205">
        <w:t xml:space="preserve">. Dertil kommer, hvor udleveringen er tilbageført. </w:t>
      </w:r>
    </w:p>
    <w:p w14:paraId="78337115" w14:textId="77777777" w:rsidR="001F7E15" w:rsidRPr="00F04205" w:rsidRDefault="00DD08CB" w:rsidP="001F7E15">
      <w:pPr>
        <w:numPr>
          <w:ilvl w:val="0"/>
          <w:numId w:val="16"/>
        </w:numPr>
      </w:pPr>
      <w:del w:id="1277" w:author="Birger Kidmose" w:date="2026-08-06T09:10:00Z" w16du:dateUtc="2026-08-06T07:10:00Z">
        <w:r w:rsidRPr="00F04205">
          <w:delText xml:space="preserve">En </w:delText>
        </w:r>
        <w:r w:rsidRPr="00F04205">
          <w:rPr>
            <w:b/>
          </w:rPr>
          <w:delText>afsluttet recept</w:delText>
        </w:r>
      </w:del>
      <w:ins w:id="1278" w:author="Birger Kidmose" w:date="2026-08-06T09:10:00Z" w16du:dateUtc="2026-08-06T07:10:00Z">
        <w:r w:rsidR="001F7E15">
          <w:rPr>
            <w:b/>
          </w:rPr>
          <w:t>A</w:t>
        </w:r>
        <w:r w:rsidR="001F7E15" w:rsidRPr="00F04205">
          <w:rPr>
            <w:b/>
          </w:rPr>
          <w:t>fsluttet</w:t>
        </w:r>
      </w:ins>
      <w:r w:rsidR="001F7E15" w:rsidRPr="00F04205">
        <w:t xml:space="preserve">, når apoteket eller </w:t>
      </w:r>
      <w:r w:rsidR="001F7E15">
        <w:t>§39 vet-forhandler</w:t>
      </w:r>
      <w:r w:rsidR="001F7E15" w:rsidRPr="00F04205">
        <w:t xml:space="preserve">en har oprettet en udlevering som beskrevet for </w:t>
      </w:r>
      <w:hyperlink w:anchor="_68gl0mz4vwmm">
        <w:r w:rsidR="001F7E15">
          <w:rPr>
            <w:color w:val="1155CC"/>
            <w:u w:val="single"/>
          </w:rPr>
          <w:t>Opret udlevering</w:t>
        </w:r>
      </w:hyperlink>
      <w:r w:rsidR="001F7E15" w:rsidRPr="00F04205">
        <w:t xml:space="preserve">, og der i kaldet er angivet at recepten skal afsluttes, eller med </w:t>
      </w:r>
      <w:hyperlink w:anchor="_z13c0pww0a2u">
        <w:r w:rsidR="001F7E15">
          <w:rPr>
            <w:color w:val="1155CC"/>
            <w:u w:val="single"/>
          </w:rPr>
          <w:t>Afslut recept</w:t>
        </w:r>
      </w:hyperlink>
      <w:r w:rsidR="001F7E15" w:rsidRPr="00F04205">
        <w:t xml:space="preserve">. Er status afsluttet, kan der ikke foretages flere udleveringer, </w:t>
      </w:r>
      <w:del w:id="1279" w:author="Birger Kidmose" w:date="2026-08-06T09:10:00Z" w16du:dateUtc="2026-08-06T07:10:00Z">
        <w:r w:rsidRPr="00F04205">
          <w:delText>med mindre</w:delText>
        </w:r>
      </w:del>
      <w:ins w:id="1280" w:author="Birger Kidmose" w:date="2026-08-06T09:10:00Z" w16du:dateUtc="2026-08-06T07:10:00Z">
        <w:r w:rsidR="001F7E15" w:rsidRPr="00F04205">
          <w:t>medmindre</w:t>
        </w:r>
      </w:ins>
      <w:r w:rsidR="001F7E15" w:rsidRPr="00F04205">
        <w:t xml:space="preserve"> recepten genåbnes via kald til </w:t>
      </w:r>
      <w:hyperlink w:anchor="_us9nnze1i31j">
        <w:r w:rsidR="001F7E15">
          <w:rPr>
            <w:color w:val="1155CC"/>
            <w:u w:val="single"/>
          </w:rPr>
          <w:t>Genåben recept</w:t>
        </w:r>
      </w:hyperlink>
      <w:r w:rsidR="001F7E15" w:rsidRPr="00F04205">
        <w:t xml:space="preserve">, eller recepten genåbnes ved at det angives i kaldet til </w:t>
      </w:r>
      <w:hyperlink w:anchor="_78amde13xh6z">
        <w:r w:rsidR="001F7E15" w:rsidRPr="00F04205">
          <w:rPr>
            <w:color w:val="1155CC"/>
            <w:u w:val="single"/>
          </w:rPr>
          <w:t>Tilbagefør udlevering</w:t>
        </w:r>
      </w:hyperlink>
    </w:p>
    <w:p w14:paraId="688618C1" w14:textId="77777777" w:rsidR="001F7E15" w:rsidRPr="00F04205" w:rsidRDefault="00DD08CB" w:rsidP="001F7E15">
      <w:pPr>
        <w:numPr>
          <w:ilvl w:val="0"/>
          <w:numId w:val="16"/>
        </w:numPr>
      </w:pPr>
      <w:del w:id="1281" w:author="Birger Kidmose" w:date="2026-08-06T09:10:00Z" w16du:dateUtc="2026-08-06T07:10:00Z">
        <w:r w:rsidRPr="00F04205">
          <w:delText xml:space="preserve">En </w:delText>
        </w:r>
        <w:r w:rsidRPr="00F04205">
          <w:rPr>
            <w:b/>
          </w:rPr>
          <w:delText>annulleret recept</w:delText>
        </w:r>
      </w:del>
      <w:ins w:id="1282" w:author="Birger Kidmose" w:date="2026-08-06T09:10:00Z" w16du:dateUtc="2026-08-06T07:10:00Z">
        <w:r w:rsidR="001F7E15">
          <w:rPr>
            <w:b/>
            <w:bCs/>
          </w:rPr>
          <w:t>A</w:t>
        </w:r>
        <w:r w:rsidR="001F7E15" w:rsidRPr="302F4859">
          <w:rPr>
            <w:b/>
            <w:bCs/>
          </w:rPr>
          <w:t>nnulleret</w:t>
        </w:r>
      </w:ins>
      <w:r w:rsidR="001F7E15">
        <w:t xml:space="preserve">, hvis dyrlægen, apoteket eller §39 vet-forhandleren har besluttet at annullere </w:t>
      </w:r>
      <w:del w:id="1283" w:author="Birger Kidmose" w:date="2026-08-06T09:10:00Z" w16du:dateUtc="2026-08-06T07:10:00Z">
        <w:r w:rsidRPr="00F04205">
          <w:delText>denne</w:delText>
        </w:r>
      </w:del>
      <w:ins w:id="1284" w:author="Birger Kidmose" w:date="2026-08-06T09:10:00Z" w16du:dateUtc="2026-08-06T07:10:00Z">
        <w:r w:rsidR="001F7E15">
          <w:t>recepten</w:t>
        </w:r>
      </w:ins>
      <w:r w:rsidR="001F7E15">
        <w:t xml:space="preserve"> via </w:t>
      </w:r>
      <w:del w:id="1285" w:author="Birger Kidmose" w:date="2026-08-06T09:10:00Z" w16du:dateUtc="2026-08-06T07:10:00Z">
        <w:r>
          <w:fldChar w:fldCharType="begin"/>
        </w:r>
        <w:r>
          <w:delInstrText>HYPERLINK \l "_brgwia1h5vez" \h</w:delInstrText>
        </w:r>
        <w:r>
          <w:fldChar w:fldCharType="separate"/>
        </w:r>
        <w:r>
          <w:rPr>
            <w:color w:val="1155CC"/>
            <w:u w:val="single"/>
          </w:rPr>
          <w:delText>Annuller recept</w:delText>
        </w:r>
        <w:r>
          <w:fldChar w:fldCharType="end"/>
        </w:r>
        <w:r w:rsidRPr="00F04205">
          <w:delText>.</w:delText>
        </w:r>
      </w:del>
      <w:ins w:id="1286" w:author="Birger Kidmose" w:date="2026-08-06T09:10:00Z" w16du:dateUtc="2026-08-06T07:10:00Z">
        <w:r w:rsidR="001F7E15">
          <w:fldChar w:fldCharType="begin"/>
        </w:r>
        <w:r w:rsidR="001F7E15">
          <w:instrText>HYPERLINK \l "_brgwia1h5vez"</w:instrText>
        </w:r>
        <w:r w:rsidR="001F7E15">
          <w:fldChar w:fldCharType="separate"/>
        </w:r>
        <w:r w:rsidR="001F7E15" w:rsidRPr="302F4859">
          <w:rPr>
            <w:color w:val="1155CC"/>
            <w:u w:val="single"/>
          </w:rPr>
          <w:t>Annuller recept</w:t>
        </w:r>
        <w:r w:rsidR="001F7E15">
          <w:fldChar w:fldCharType="end"/>
        </w:r>
        <w:r w:rsidR="001F7E15">
          <w:t>.</w:t>
        </w:r>
      </w:ins>
      <w:r w:rsidR="001F7E15">
        <w:t xml:space="preserve"> Er status annulleret, kan der ikke foretages </w:t>
      </w:r>
      <w:del w:id="1287" w:author="Birger Kidmose" w:date="2026-08-06T09:10:00Z" w16du:dateUtc="2026-08-06T07:10:00Z">
        <w:r w:rsidRPr="00F04205">
          <w:delText>flere udleveringer, med mindre</w:delText>
        </w:r>
      </w:del>
      <w:ins w:id="1288" w:author="Birger Kidmose" w:date="2026-08-06T09:10:00Z" w16du:dateUtc="2026-08-06T07:10:00Z">
        <w:r w:rsidR="001F7E15">
          <w:t>nogen udlevering medmindre</w:t>
        </w:r>
      </w:ins>
      <w:r w:rsidR="001F7E15">
        <w:t xml:space="preserve"> recepten genåbnes via kald til </w:t>
      </w:r>
      <w:del w:id="1289" w:author="Birger Kidmose" w:date="2026-08-06T09:10:00Z" w16du:dateUtc="2026-08-06T07:10:00Z">
        <w:r>
          <w:fldChar w:fldCharType="begin"/>
        </w:r>
        <w:r>
          <w:delInstrText>HYPERLINK \l "_us9nnze1i31j" \h</w:delInstrText>
        </w:r>
        <w:r>
          <w:fldChar w:fldCharType="separate"/>
        </w:r>
        <w:r>
          <w:rPr>
            <w:color w:val="1155CC"/>
            <w:u w:val="single"/>
          </w:rPr>
          <w:delText>Genåben recept</w:delText>
        </w:r>
        <w:r>
          <w:fldChar w:fldCharType="end"/>
        </w:r>
      </w:del>
      <w:ins w:id="1290" w:author="Birger Kidmose" w:date="2026-08-06T09:10:00Z" w16du:dateUtc="2026-08-06T07:10:00Z">
        <w:r w:rsidR="001F7E15">
          <w:fldChar w:fldCharType="begin"/>
        </w:r>
        <w:r w:rsidR="001F7E15">
          <w:instrText>HYPERLINK \l "_us9nnze1i31j"</w:instrText>
        </w:r>
        <w:r w:rsidR="001F7E15">
          <w:fldChar w:fldCharType="separate"/>
        </w:r>
        <w:r w:rsidR="001F7E15" w:rsidRPr="302F4859">
          <w:rPr>
            <w:color w:val="1155CC"/>
            <w:u w:val="single"/>
          </w:rPr>
          <w:t>Genåben recept</w:t>
        </w:r>
        <w:r w:rsidR="001F7E15">
          <w:fldChar w:fldCharType="end"/>
        </w:r>
      </w:ins>
      <w:r w:rsidR="001F7E15">
        <w:t>.</w:t>
      </w:r>
    </w:p>
    <w:p w14:paraId="7B709421" w14:textId="77777777" w:rsidR="001F7E15" w:rsidRPr="00DD08CB" w:rsidRDefault="001F7E15" w:rsidP="001F7E15">
      <w:r>
        <w:t xml:space="preserve">Ud over status skal der tages højde for, at recepter kan fremdateres og at en recept kan være udløbet. Fremdaterede og udløbne (men ikke afsluttede eller annullerede) recepter vil blive returneret som øvrige åbne eller bestilte recepter. </w:t>
      </w:r>
      <w:del w:id="1291" w:author="Birger Kidmose" w:date="2026-08-06T09:10:00Z" w16du:dateUtc="2026-08-06T07:10:00Z">
        <w:r w:rsidR="00DD08CB" w:rsidRPr="00DD08CB">
          <w:delText>Fremdaterede</w:delText>
        </w:r>
      </w:del>
      <w:ins w:id="1292" w:author="Birger Kidmose" w:date="2026-08-06T09:10:00Z" w16du:dateUtc="2026-08-06T07:10:00Z">
        <w:r>
          <w:t>Til fremdaterede</w:t>
        </w:r>
      </w:ins>
      <w:r>
        <w:t xml:space="preserve"> recepter kan </w:t>
      </w:r>
      <w:del w:id="1293" w:author="Birger Kidmose" w:date="2026-08-06T09:10:00Z" w16du:dateUtc="2026-08-06T07:10:00Z">
        <w:r w:rsidR="00DD08CB" w:rsidRPr="00DD08CB">
          <w:delText>sættes under behandling,</w:delText>
        </w:r>
      </w:del>
      <w:ins w:id="1294" w:author="Birger Kidmose" w:date="2026-08-06T09:10:00Z" w16du:dateUtc="2026-08-06T07:10:00Z">
        <w:r>
          <w:t>der oprettes bestillinger</w:t>
        </w:r>
      </w:ins>
      <w:r>
        <w:t xml:space="preserve"> mens dette skal fejle for udløbne recepter. For både fremdaterede og udløbne recepter skal oprettelse af udleveringer fejle. </w:t>
      </w:r>
    </w:p>
    <w:p w14:paraId="28EFA509" w14:textId="77777777" w:rsidR="001F7E15" w:rsidRDefault="001F7E15" w:rsidP="001F7E15">
      <w:r>
        <w:t>Løsningens</w:t>
      </w:r>
      <w:r w:rsidRPr="00DD08CB">
        <w:t xml:space="preserve"> receptmodel og livcyklus for recepter er på enkelte områder forenklet i forhold til modellen for recepter på Fælles Medicinkort (FMK), herunder: </w:t>
      </w:r>
    </w:p>
    <w:p w14:paraId="0C9B053E" w14:textId="77777777" w:rsidR="001F7E15" w:rsidRPr="00DD08CB" w:rsidRDefault="00DD08CB" w:rsidP="001F7E15">
      <w:pPr>
        <w:numPr>
          <w:ilvl w:val="0"/>
          <w:numId w:val="3"/>
        </w:numPr>
      </w:pPr>
      <w:del w:id="1295" w:author="Birger Kidmose" w:date="2026-08-06T09:10:00Z" w16du:dateUtc="2026-08-06T07:10:00Z">
        <w:r w:rsidRPr="00DD08CB">
          <w:delText>Recepter</w:delText>
        </w:r>
      </w:del>
      <w:ins w:id="1296" w:author="Birger Kidmose" w:date="2026-08-06T09:10:00Z" w16du:dateUtc="2026-08-06T07:10:00Z">
        <w:r w:rsidR="001F7E15">
          <w:t>Bestillinger</w:t>
        </w:r>
      </w:ins>
      <w:r w:rsidR="001F7E15" w:rsidRPr="00DD08CB">
        <w:t xml:space="preserve"> på FMK har en status “ekspedition påbegyndt'”, denne </w:t>
      </w:r>
      <w:r w:rsidR="001F7E15">
        <w:t xml:space="preserve">skal </w:t>
      </w:r>
      <w:r w:rsidR="001F7E15" w:rsidRPr="00DD08CB">
        <w:t>ikke understøtte</w:t>
      </w:r>
      <w:r w:rsidR="001F7E15">
        <w:t>s</w:t>
      </w:r>
      <w:r w:rsidR="001F7E15" w:rsidRPr="00DD08CB">
        <w:t xml:space="preserve"> af </w:t>
      </w:r>
      <w:r w:rsidR="001F7E15">
        <w:t>Løsningen</w:t>
      </w:r>
      <w:r w:rsidR="001F7E15" w:rsidRPr="00DD08CB">
        <w:t>, idet dyrlæger kan annullere recepter indtil der er sket udlevering</w:t>
      </w:r>
      <w:del w:id="1297" w:author="Birger Kidmose" w:date="2026-08-06T09:10:00Z" w16du:dateUtc="2026-08-06T07:10:00Z">
        <w:r w:rsidRPr="00DD08CB">
          <w:delText xml:space="preserve"> (samme mulighed forventes i den kommende FMK 1.6-version).</w:delText>
        </w:r>
      </w:del>
      <w:ins w:id="1298" w:author="Birger Kidmose" w:date="2026-08-06T09:10:00Z" w16du:dateUtc="2026-08-06T07:10:00Z">
        <w:r w:rsidR="001F7E15">
          <w:t>. Desuden status ”sendes” til sporing ved forsendelse, og status ved dosisdispensering.</w:t>
        </w:r>
      </w:ins>
    </w:p>
    <w:p w14:paraId="3224CD21" w14:textId="77777777" w:rsidR="001F7E15" w:rsidRPr="00DD08CB" w:rsidRDefault="001F7E15" w:rsidP="001F7E15">
      <w:pPr>
        <w:numPr>
          <w:ilvl w:val="0"/>
          <w:numId w:val="3"/>
        </w:numPr>
      </w:pPr>
      <w:r w:rsidRPr="00DD08CB">
        <w:t xml:space="preserve">FMK har flere status svarende til annulleret i </w:t>
      </w:r>
      <w:r>
        <w:t>Løsningen</w:t>
      </w:r>
      <w:r w:rsidRPr="00DD08CB">
        <w:t xml:space="preserve">: Annullerer, seponeret, ugyldig og inaktiv. Dette skyldes bl.a. at der er flere forskellige aktører på FMK med forskellige rettigheder til at sætte og fjerne en sådan markering. </w:t>
      </w:r>
    </w:p>
    <w:p w14:paraId="19CDB30E" w14:textId="592DBCEB" w:rsidR="001E5488" w:rsidRPr="00DD08CB" w:rsidRDefault="001F7E15" w:rsidP="003C5D72">
      <w:pPr>
        <w:pStyle w:val="ListParagraph"/>
        <w:numPr>
          <w:ilvl w:val="0"/>
          <w:numId w:val="3"/>
        </w:numPr>
        <w:pPrChange w:id="1299" w:author="Birger Kidmose" w:date="2026-08-06T09:10:00Z" w16du:dateUtc="2026-08-06T07:10:00Z">
          <w:pPr>
            <w:numPr>
              <w:numId w:val="3"/>
            </w:numPr>
            <w:ind w:left="720" w:hanging="360"/>
          </w:pPr>
        </w:pPrChange>
      </w:pPr>
      <w:r w:rsidRPr="00DD08CB">
        <w:t xml:space="preserve">Privatmarkering </w:t>
      </w:r>
      <w:r w:rsidRPr="00C237DD">
        <w:rPr>
          <w:lang w:val="da-DK"/>
        </w:rPr>
        <w:t>skal ikke understøttes i</w:t>
      </w:r>
      <w:r w:rsidRPr="00DD08CB">
        <w:t xml:space="preserve"> </w:t>
      </w:r>
      <w:r>
        <w:t>Løsningen.</w:t>
      </w:r>
    </w:p>
    <w:p w14:paraId="035AD25E" w14:textId="23D75C7A" w:rsidR="001E5488" w:rsidRPr="00DD08CB" w:rsidRDefault="001D72CE">
      <w:pPr>
        <w:pStyle w:val="Heading2"/>
      </w:pPr>
      <w:bookmarkStart w:id="1300" w:name="_76m1bjv1qnqz" w:colFirst="0" w:colLast="0"/>
      <w:bookmarkStart w:id="1301" w:name="_t6p7fpe9l5ht"/>
      <w:bookmarkStart w:id="1302" w:name="_Toc231991132"/>
      <w:bookmarkEnd w:id="1300"/>
      <w:bookmarkEnd w:id="1301"/>
      <w:r>
        <w:t>7</w:t>
      </w:r>
      <w:r w:rsidR="00DD08CB" w:rsidRPr="00DD08CB">
        <w:t>.</w:t>
      </w:r>
      <w:r w:rsidR="00934A7E">
        <w:t>2</w:t>
      </w:r>
      <w:r w:rsidR="00DD08CB" w:rsidRPr="00DD08CB">
        <w:t xml:space="preserve"> - Aktør-element</w:t>
      </w:r>
      <w:bookmarkEnd w:id="1302"/>
    </w:p>
    <w:p w14:paraId="4E450F0E" w14:textId="3048F21D" w:rsidR="001E5488" w:rsidRDefault="00473F81">
      <w:r>
        <w:t>DVR</w:t>
      </w:r>
      <w:r w:rsidR="0053149D">
        <w:t xml:space="preserve"> </w:t>
      </w:r>
      <w:r>
        <w:t>services</w:t>
      </w:r>
      <w:r w:rsidR="00DD08CB" w:rsidRPr="00DD08CB">
        <w:t xml:space="preserve"> indeholder flere steder information om aktører. F.eks. hvilken aktør der har opr</w:t>
      </w:r>
      <w:r w:rsidR="00DD08CB" w:rsidRPr="008A6D3B">
        <w:t xml:space="preserve">ettet en recept, bestilling eller udlevering: </w:t>
      </w:r>
    </w:p>
    <w:p w14:paraId="4A5F5AAF" w14:textId="6359C0A7" w:rsidR="001E5488" w:rsidRPr="008A6D3B" w:rsidRDefault="798679E8">
      <w:r>
        <w:t xml:space="preserve">Aktører som kan oprette eller ændre data er </w:t>
      </w:r>
      <w:del w:id="1303" w:author="Birger Kidmose" w:date="2026-08-06T09:10:00Z" w16du:dateUtc="2026-08-06T07:10:00Z">
        <w:r w:rsidR="00DD08CB">
          <w:fldChar w:fldCharType="begin"/>
        </w:r>
        <w:r w:rsidR="00DD08CB">
          <w:delInstrText>HYPERLINK \l "_fcn8czwb5ha8" \h</w:delInstrText>
        </w:r>
        <w:r w:rsidR="00DD08CB">
          <w:fldChar w:fldCharType="separate"/>
        </w:r>
        <w:r w:rsidR="00DD08CB">
          <w:rPr>
            <w:color w:val="1155CC"/>
            <w:u w:val="single"/>
          </w:rPr>
          <w:delText>dyrlæger</w:delText>
        </w:r>
        <w:r w:rsidR="00DD08CB">
          <w:fldChar w:fldCharType="end"/>
        </w:r>
        <w:r w:rsidR="00DD08CB" w:rsidRPr="008A6D3B">
          <w:delText xml:space="preserve">, </w:delText>
        </w:r>
        <w:r w:rsidR="00DD08CB">
          <w:fldChar w:fldCharType="begin"/>
        </w:r>
        <w:r w:rsidR="00DD08CB">
          <w:delInstrText>HYPERLINK \l "_s9ldqpekk80d" \h</w:delInstrText>
        </w:r>
        <w:r w:rsidR="00DD08CB">
          <w:fldChar w:fldCharType="separate"/>
        </w:r>
        <w:r w:rsidR="00DD08CB">
          <w:rPr>
            <w:color w:val="1155CC"/>
            <w:u w:val="single"/>
          </w:rPr>
          <w:delText>apotekere</w:delText>
        </w:r>
        <w:r w:rsidR="00DD08CB">
          <w:fldChar w:fldCharType="end"/>
        </w:r>
        <w:r w:rsidR="00DD08CB" w:rsidRPr="008A6D3B">
          <w:delText xml:space="preserve">, </w:delText>
        </w:r>
        <w:r w:rsidR="00DD08CB">
          <w:fldChar w:fldCharType="begin"/>
        </w:r>
        <w:r w:rsidR="00DD08CB">
          <w:delInstrText>HYPERLINK \l "_k7pgt39extme" \h</w:delInstrText>
        </w:r>
        <w:r w:rsidR="00DD08CB">
          <w:fldChar w:fldCharType="separate"/>
        </w:r>
        <w:r w:rsidR="00DD08CB">
          <w:rPr>
            <w:color w:val="1155CC"/>
            <w:u w:val="single"/>
          </w:rPr>
          <w:delText>apoteksmedarbejdere</w:delText>
        </w:r>
        <w:r w:rsidR="00DD08CB">
          <w:fldChar w:fldCharType="end"/>
        </w:r>
        <w:r w:rsidR="00DD08CB" w:rsidRPr="008A6D3B">
          <w:delText xml:space="preserve">, </w:delText>
        </w:r>
        <w:r w:rsidR="00DD08CB">
          <w:fldChar w:fldCharType="begin"/>
        </w:r>
        <w:r w:rsidR="00DD08CB">
          <w:delInstrText>HYPERLINK \l "_rfo3j7pgupl1" \h</w:delInstrText>
        </w:r>
        <w:r w:rsidR="00DD08CB">
          <w:fldChar w:fldCharType="separate"/>
        </w:r>
        <w:r w:rsidR="00DD08CB">
          <w:rPr>
            <w:color w:val="1155CC"/>
            <w:u w:val="single"/>
          </w:rPr>
          <w:delText>vet-forhandlermedarbejdere</w:delText>
        </w:r>
        <w:r w:rsidR="00DD08CB">
          <w:fldChar w:fldCharType="end"/>
        </w:r>
        <w:r w:rsidR="00DD08CB">
          <w:delText>.</w:delText>
        </w:r>
        <w:r w:rsidR="00DD08CB" w:rsidRPr="008A6D3B">
          <w:delText xml:space="preserve"> Senere eventuelt også </w:delText>
        </w:r>
        <w:r w:rsidR="00DD08CB">
          <w:fldChar w:fldCharType="begin"/>
        </w:r>
        <w:r w:rsidR="00DD08CB">
          <w:delInstrText>HYPERLINK \l "_fq0atg9np2yj" \h</w:delInstrText>
        </w:r>
        <w:r w:rsidR="00DD08CB">
          <w:fldChar w:fldCharType="separate"/>
        </w:r>
        <w:r w:rsidR="00DD08CB">
          <w:rPr>
            <w:color w:val="1155CC"/>
            <w:u w:val="single"/>
          </w:rPr>
          <w:delText>Besætningsejere</w:delText>
        </w:r>
        <w:r w:rsidR="00DD08CB">
          <w:fldChar w:fldCharType="end"/>
        </w:r>
        <w:r w:rsidR="00DD08CB" w:rsidRPr="008A6D3B">
          <w:delText xml:space="preserve"> og </w:delText>
        </w:r>
        <w:r w:rsidR="00DD08CB">
          <w:fldChar w:fldCharType="begin"/>
        </w:r>
        <w:r w:rsidR="00DD08CB">
          <w:delInstrText>HYPERLINK \l "_csmatxelh5ba" \h</w:delInstrText>
        </w:r>
        <w:r w:rsidR="00DD08CB">
          <w:fldChar w:fldCharType="separate"/>
        </w:r>
        <w:r w:rsidR="00DD08CB">
          <w:rPr>
            <w:color w:val="1155CC"/>
            <w:u w:val="single"/>
          </w:rPr>
          <w:delText>hobbydyrejere</w:delText>
        </w:r>
        <w:r w:rsidR="00DD08CB">
          <w:fldChar w:fldCharType="end"/>
        </w:r>
      </w:del>
      <w:ins w:id="1304" w:author="Birger Kidmose" w:date="2026-08-06T09:10:00Z" w16du:dateUtc="2026-08-06T07:10:00Z">
        <w:r>
          <w:fldChar w:fldCharType="begin"/>
        </w:r>
        <w:r>
          <w:instrText>HYPERLINK \l "_3.1_-_Dyrlæger"</w:instrText>
        </w:r>
        <w:r>
          <w:fldChar w:fldCharType="separate"/>
        </w:r>
        <w:r w:rsidRPr="667F5B50">
          <w:rPr>
            <w:color w:val="1155CC"/>
            <w:u w:val="single"/>
          </w:rPr>
          <w:t>dyrlæger</w:t>
        </w:r>
        <w:r>
          <w:fldChar w:fldCharType="end"/>
        </w:r>
        <w:r>
          <w:t xml:space="preserve">, </w:t>
        </w:r>
        <w:r>
          <w:fldChar w:fldCharType="begin"/>
        </w:r>
        <w:r>
          <w:instrText>HYPERLINK \l "_s9ldqpekk80d"</w:instrText>
        </w:r>
        <w:r>
          <w:fldChar w:fldCharType="separate"/>
        </w:r>
        <w:r w:rsidRPr="667F5B50">
          <w:rPr>
            <w:color w:val="1155CC"/>
            <w:u w:val="single"/>
          </w:rPr>
          <w:t>apotekere</w:t>
        </w:r>
        <w:r>
          <w:fldChar w:fldCharType="end"/>
        </w:r>
        <w:r>
          <w:t xml:space="preserve">, </w:t>
        </w:r>
        <w:r w:rsidRPr="667F5B50">
          <w:t>apoteksmedarbejdere</w:t>
        </w:r>
        <w:r>
          <w:t xml:space="preserve">, </w:t>
        </w:r>
        <w:r w:rsidRPr="667F5B50">
          <w:t>vet-forhandlermedarbejdere</w:t>
        </w:r>
        <w:r>
          <w:t xml:space="preserve">. Senere eventuelt også </w:t>
        </w:r>
        <w:r>
          <w:fldChar w:fldCharType="begin"/>
        </w:r>
        <w:r>
          <w:instrText>HYPERLINK \l "_fq0atg9np2yj"</w:instrText>
        </w:r>
        <w:r>
          <w:fldChar w:fldCharType="separate"/>
        </w:r>
        <w:r w:rsidRPr="667F5B50">
          <w:rPr>
            <w:color w:val="1155CC"/>
            <w:u w:val="single"/>
          </w:rPr>
          <w:t>Besætningsejere</w:t>
        </w:r>
        <w:r>
          <w:fldChar w:fldCharType="end"/>
        </w:r>
        <w:r>
          <w:t xml:space="preserve"> og </w:t>
        </w:r>
        <w:r>
          <w:fldChar w:fldCharType="begin"/>
        </w:r>
        <w:r>
          <w:instrText>HYPERLINK \l "_3.5_-_Hobbydyr"</w:instrText>
        </w:r>
        <w:r>
          <w:fldChar w:fldCharType="separate"/>
        </w:r>
        <w:r w:rsidRPr="667F5B50">
          <w:rPr>
            <w:color w:val="1155CC"/>
            <w:u w:val="single"/>
          </w:rPr>
          <w:t>hobbydyrejere</w:t>
        </w:r>
        <w:r>
          <w:fldChar w:fldCharType="end"/>
        </w:r>
      </w:ins>
      <w:r>
        <w:t xml:space="preserve">, såfremt disse får adgang til f.eks. at oprette bestillinger. Apotekere behandles i elementerne på samme måde som apoteksmedarbejdere. </w:t>
      </w:r>
    </w:p>
    <w:p w14:paraId="4726DA2B" w14:textId="50FDAD13" w:rsidR="001E5488" w:rsidRDefault="48547936">
      <w:r>
        <w:t xml:space="preserve">En aktør kan (teknisk) have 0 eller flere PersonIdentifier-underelementer. Disse anvendes til at angive autorisationsnummer for dyrlæger, alternativt CPR- eller CVR-nummer for besætningsejer. Elementet </w:t>
      </w:r>
      <w:del w:id="1305" w:author="Birger Kidmose" w:date="2026-08-06T09:10:00Z" w16du:dateUtc="2026-08-06T07:10:00Z">
        <w:r w:rsidR="00DD08CB">
          <w:delText>er</w:delText>
        </w:r>
      </w:del>
      <w:ins w:id="1306" w:author="Birger Kidmose" w:date="2026-08-06T09:10:00Z" w16du:dateUtc="2026-08-06T07:10:00Z">
        <w:r w:rsidR="001E3EFA" w:rsidRPr="001E3EFA">
          <w:rPr>
            <w:rFonts w:ascii="Segoe UI" w:hAnsi="Segoe UI" w:cs="Segoe UI"/>
            <w:sz w:val="18"/>
            <w:szCs w:val="18"/>
          </w:rPr>
          <w:t xml:space="preserve"> </w:t>
        </w:r>
        <w:r w:rsidR="001E3EFA" w:rsidRPr="001E3EFA">
          <w:t>PersonIdentifier</w:t>
        </w:r>
        <w:r>
          <w:t>er</w:t>
        </w:r>
      </w:ins>
      <w:r>
        <w:t xml:space="preserve"> generaliseret sådan at det senere kan udvides med eventuelt andre person-id’er, f.eks. hvis der skal laves services til at vedligeholde </w:t>
      </w:r>
      <w:r w:rsidR="1A7D9899">
        <w:t>§39 vet-forhandler</w:t>
      </w:r>
      <w:r>
        <w:t xml:space="preserve">medarbejdere eller hobbbydyreejere, og så strukturen svarer til hvordan organisationsid’er angives. </w:t>
      </w:r>
    </w:p>
    <w:p w14:paraId="388C815B" w14:textId="63B658A7" w:rsidR="001E5488" w:rsidRDefault="00DD08CB">
      <w:r>
        <w:t xml:space="preserve">Se evt. </w:t>
      </w:r>
      <w:hyperlink w:anchor="_fsz6v7co0126">
        <w:r w:rsidR="00453EF2">
          <w:rPr>
            <w:color w:val="1155CC"/>
            <w:u w:val="single"/>
          </w:rPr>
          <w:t>6</w:t>
        </w:r>
        <w:r>
          <w:rPr>
            <w:color w:val="1155CC"/>
            <w:u w:val="single"/>
          </w:rPr>
          <w:t>.1 - Receptmodel</w:t>
        </w:r>
      </w:hyperlink>
      <w:r>
        <w:t xml:space="preserve"> for beskrivelse af sammenhængen mellem datamodellen og services.</w:t>
      </w:r>
    </w:p>
    <w:tbl>
      <w:tblPr>
        <w:tblStyle w:val="af6"/>
        <w:tblW w:w="9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1307" w:author="Birger Kidmose" w:date="2026-08-06T09:10:00Z" w16du:dateUtc="2026-08-06T07:10:00Z">
          <w:tblPr>
            <w:tblW w:w="97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435"/>
        <w:gridCol w:w="3285"/>
        <w:gridCol w:w="6045"/>
        <w:tblGridChange w:id="1308">
          <w:tblGrid>
            <w:gridCol w:w="435"/>
            <w:gridCol w:w="3285"/>
            <w:gridCol w:w="6045"/>
          </w:tblGrid>
        </w:tblGridChange>
      </w:tblGrid>
      <w:tr w:rsidR="001E5488" w:rsidRPr="008B0B3B" w14:paraId="441AAED6" w14:textId="77777777" w:rsidTr="302F4859">
        <w:trPr>
          <w:trHeight w:val="420"/>
          <w:tblHeader/>
          <w:trPrChange w:id="1309" w:author="Birger Kidmose" w:date="2026-08-06T09:10:00Z" w16du:dateUtc="2026-08-06T07:10:00Z">
            <w:trPr>
              <w:trHeight w:val="420"/>
              <w:tblHeader/>
            </w:trPr>
          </w:trPrChange>
        </w:trPr>
        <w:tc>
          <w:tcPr>
            <w:tcW w:w="9765" w:type="dxa"/>
            <w:gridSpan w:val="3"/>
            <w:shd w:val="clear" w:color="auto" w:fill="BFBFBF" w:themeFill="background1" w:themeFillShade="BF"/>
            <w:tcMar>
              <w:top w:w="56" w:type="dxa"/>
              <w:left w:w="56" w:type="dxa"/>
              <w:bottom w:w="56" w:type="dxa"/>
              <w:right w:w="56" w:type="dxa"/>
            </w:tcMar>
            <w:tcPrChange w:id="1310" w:author="Birger Kidmose" w:date="2026-08-06T09:10:00Z" w16du:dateUtc="2026-08-06T07:10:00Z">
              <w:tcPr>
                <w:tcW w:w="9765" w:type="dxa"/>
                <w:gridSpan w:val="3"/>
                <w:shd w:val="clear" w:color="auto" w:fill="BFBFBF" w:themeFill="background1" w:themeFillShade="BF"/>
                <w:tcMar>
                  <w:top w:w="56" w:type="dxa"/>
                  <w:left w:w="56" w:type="dxa"/>
                  <w:bottom w:w="56" w:type="dxa"/>
                  <w:right w:w="56" w:type="dxa"/>
                </w:tcMar>
              </w:tcPr>
            </w:tcPrChange>
          </w:tcPr>
          <w:p w14:paraId="014B62D1" w14:textId="77777777" w:rsidR="001E5488" w:rsidRPr="00DD08CB" w:rsidRDefault="00DD08CB">
            <w:pPr>
              <w:widowControl w:val="0"/>
              <w:spacing w:after="0" w:line="240" w:lineRule="auto"/>
              <w:rPr>
                <w:lang w:val="en-GB"/>
              </w:rPr>
            </w:pPr>
            <w:r w:rsidRPr="00DD08CB">
              <w:rPr>
                <w:b/>
                <w:lang w:val="en-GB"/>
              </w:rPr>
              <w:t xml:space="preserve">Aktør </w:t>
            </w:r>
            <w:r w:rsidRPr="00DD08CB">
              <w:rPr>
                <w:lang w:val="en-GB"/>
              </w:rPr>
              <w:t>(CreatedBy, ModifiedBy m.v.)</w:t>
            </w:r>
          </w:p>
        </w:tc>
      </w:tr>
      <w:tr w:rsidR="001E5488" w14:paraId="56402698" w14:textId="77777777" w:rsidTr="302F4859">
        <w:trPr>
          <w:trHeight w:val="333"/>
          <w:trPrChange w:id="1311" w:author="Birger Kidmose" w:date="2026-08-06T09:10:00Z" w16du:dateUtc="2026-08-06T07:10:00Z">
            <w:trPr>
              <w:trHeight w:val="333"/>
            </w:trPr>
          </w:trPrChange>
        </w:trPr>
        <w:tc>
          <w:tcPr>
            <w:tcW w:w="3720" w:type="dxa"/>
            <w:gridSpan w:val="2"/>
            <w:tcMar>
              <w:top w:w="56" w:type="dxa"/>
              <w:left w:w="56" w:type="dxa"/>
              <w:bottom w:w="56" w:type="dxa"/>
              <w:right w:w="56" w:type="dxa"/>
            </w:tcMar>
            <w:tcPrChange w:id="1312" w:author="Birger Kidmose" w:date="2026-08-06T09:10:00Z" w16du:dateUtc="2026-08-06T07:10:00Z">
              <w:tcPr>
                <w:tcW w:w="3720" w:type="dxa"/>
                <w:gridSpan w:val="2"/>
                <w:tcMar>
                  <w:top w:w="56" w:type="dxa"/>
                  <w:left w:w="56" w:type="dxa"/>
                  <w:bottom w:w="56" w:type="dxa"/>
                  <w:right w:w="56" w:type="dxa"/>
                </w:tcMar>
              </w:tcPr>
            </w:tcPrChange>
          </w:tcPr>
          <w:p w14:paraId="4EB22973" w14:textId="77777777" w:rsidR="001E5488" w:rsidRDefault="00DD08CB">
            <w:pPr>
              <w:widowControl w:val="0"/>
              <w:spacing w:after="0" w:line="240" w:lineRule="auto"/>
              <w:rPr>
                <w:b/>
                <w:bCs/>
              </w:rPr>
            </w:pPr>
            <w:r>
              <w:rPr>
                <w:b/>
                <w:bCs/>
              </w:rPr>
              <w:t>Element</w:t>
            </w:r>
          </w:p>
        </w:tc>
        <w:tc>
          <w:tcPr>
            <w:tcW w:w="6045" w:type="dxa"/>
            <w:tcMar>
              <w:top w:w="56" w:type="dxa"/>
              <w:left w:w="56" w:type="dxa"/>
              <w:bottom w:w="56" w:type="dxa"/>
              <w:right w:w="56" w:type="dxa"/>
            </w:tcMar>
            <w:tcPrChange w:id="1313" w:author="Birger Kidmose" w:date="2026-08-06T09:10:00Z" w16du:dateUtc="2026-08-06T07:10:00Z">
              <w:tcPr>
                <w:tcW w:w="6045" w:type="dxa"/>
                <w:tcMar>
                  <w:top w:w="56" w:type="dxa"/>
                  <w:left w:w="56" w:type="dxa"/>
                  <w:bottom w:w="56" w:type="dxa"/>
                  <w:right w:w="56" w:type="dxa"/>
                </w:tcMar>
              </w:tcPr>
            </w:tcPrChange>
          </w:tcPr>
          <w:p w14:paraId="23ED00B0" w14:textId="77777777" w:rsidR="001E5488" w:rsidRDefault="00DD08CB">
            <w:pPr>
              <w:widowControl w:val="0"/>
              <w:spacing w:after="0" w:line="240" w:lineRule="auto"/>
              <w:rPr>
                <w:b/>
                <w:bCs/>
              </w:rPr>
            </w:pPr>
            <w:r>
              <w:rPr>
                <w:b/>
                <w:bCs/>
              </w:rPr>
              <w:t>Beskrivelse</w:t>
            </w:r>
          </w:p>
        </w:tc>
      </w:tr>
      <w:tr w:rsidR="001E5488" w14:paraId="5946A0A7" w14:textId="77777777" w:rsidTr="302F4859">
        <w:trPr>
          <w:trHeight w:val="333"/>
          <w:trPrChange w:id="1314" w:author="Birger Kidmose" w:date="2026-08-06T09:10:00Z" w16du:dateUtc="2026-08-06T07:10:00Z">
            <w:trPr>
              <w:trHeight w:val="333"/>
            </w:trPr>
          </w:trPrChange>
        </w:trPr>
        <w:tc>
          <w:tcPr>
            <w:tcW w:w="3720" w:type="dxa"/>
            <w:gridSpan w:val="2"/>
            <w:tcMar>
              <w:top w:w="56" w:type="dxa"/>
              <w:left w:w="56" w:type="dxa"/>
              <w:bottom w:w="56" w:type="dxa"/>
              <w:right w:w="56" w:type="dxa"/>
            </w:tcMar>
            <w:tcPrChange w:id="1315" w:author="Birger Kidmose" w:date="2026-08-06T09:10:00Z" w16du:dateUtc="2026-08-06T07:10:00Z">
              <w:tcPr>
                <w:tcW w:w="3720" w:type="dxa"/>
                <w:gridSpan w:val="2"/>
                <w:tcMar>
                  <w:top w:w="56" w:type="dxa"/>
                  <w:left w:w="56" w:type="dxa"/>
                  <w:bottom w:w="56" w:type="dxa"/>
                  <w:right w:w="56" w:type="dxa"/>
                </w:tcMar>
              </w:tcPr>
            </w:tcPrChange>
          </w:tcPr>
          <w:p w14:paraId="76157A12" w14:textId="77777777" w:rsidR="001E5488" w:rsidRDefault="00DD08CB">
            <w:pPr>
              <w:widowControl w:val="0"/>
              <w:spacing w:after="0" w:line="240" w:lineRule="auto"/>
            </w:pPr>
            <w:r>
              <w:t>Type</w:t>
            </w:r>
          </w:p>
        </w:tc>
        <w:tc>
          <w:tcPr>
            <w:tcW w:w="6045" w:type="dxa"/>
            <w:tcMar>
              <w:top w:w="56" w:type="dxa"/>
              <w:left w:w="56" w:type="dxa"/>
              <w:bottom w:w="56" w:type="dxa"/>
              <w:right w:w="56" w:type="dxa"/>
            </w:tcMar>
            <w:tcPrChange w:id="1316" w:author="Birger Kidmose" w:date="2026-08-06T09:10:00Z" w16du:dateUtc="2026-08-06T07:10:00Z">
              <w:tcPr>
                <w:tcW w:w="6045" w:type="dxa"/>
                <w:tcMar>
                  <w:top w:w="56" w:type="dxa"/>
                  <w:left w:w="56" w:type="dxa"/>
                  <w:bottom w:w="56" w:type="dxa"/>
                  <w:right w:w="56" w:type="dxa"/>
                </w:tcMar>
              </w:tcPr>
            </w:tcPrChange>
          </w:tcPr>
          <w:p w14:paraId="30F8F11D" w14:textId="31965677" w:rsidR="001E5488" w:rsidRDefault="00DD08CB">
            <w:pPr>
              <w:widowControl w:val="0"/>
              <w:spacing w:after="0" w:line="240" w:lineRule="auto"/>
            </w:pPr>
            <w:r>
              <w:t>Angiver aktørens type: dyrlæge, apoteker, apoteksmedarbejder, vet-forhandlermedarbejder, besætningsejer, hobbydyreejer</w:t>
            </w:r>
          </w:p>
        </w:tc>
      </w:tr>
      <w:tr w:rsidR="001E5488" w14:paraId="77DE793C" w14:textId="77777777" w:rsidTr="302F4859">
        <w:trPr>
          <w:trHeight w:val="333"/>
          <w:trPrChange w:id="1317" w:author="Birger Kidmose" w:date="2026-08-06T09:10:00Z" w16du:dateUtc="2026-08-06T07:10:00Z">
            <w:trPr>
              <w:trHeight w:val="333"/>
            </w:trPr>
          </w:trPrChange>
        </w:trPr>
        <w:tc>
          <w:tcPr>
            <w:tcW w:w="3720" w:type="dxa"/>
            <w:gridSpan w:val="2"/>
            <w:tcMar>
              <w:top w:w="56" w:type="dxa"/>
              <w:left w:w="56" w:type="dxa"/>
              <w:bottom w:w="56" w:type="dxa"/>
              <w:right w:w="56" w:type="dxa"/>
            </w:tcMar>
            <w:tcPrChange w:id="1318" w:author="Birger Kidmose" w:date="2026-08-06T09:10:00Z" w16du:dateUtc="2026-08-06T07:10:00Z">
              <w:tcPr>
                <w:tcW w:w="3720" w:type="dxa"/>
                <w:gridSpan w:val="2"/>
                <w:tcMar>
                  <w:top w:w="56" w:type="dxa"/>
                  <w:left w:w="56" w:type="dxa"/>
                  <w:bottom w:w="56" w:type="dxa"/>
                  <w:right w:w="56" w:type="dxa"/>
                </w:tcMar>
              </w:tcPr>
            </w:tcPrChange>
          </w:tcPr>
          <w:p w14:paraId="058E0C93" w14:textId="3FB6EF41" w:rsidR="001E5488" w:rsidRPr="008A6D3B" w:rsidRDefault="00DD08CB">
            <w:pPr>
              <w:widowControl w:val="0"/>
              <w:spacing w:after="0" w:line="240" w:lineRule="auto"/>
              <w:rPr>
                <w:color w:val="4A86E8"/>
              </w:rPr>
            </w:pPr>
            <w:r>
              <w:rPr>
                <w:color w:val="4A86E8"/>
              </w:rPr>
              <w:t>PersonIdentifier</w:t>
            </w:r>
          </w:p>
        </w:tc>
        <w:tc>
          <w:tcPr>
            <w:tcW w:w="6045" w:type="dxa"/>
            <w:tcMar>
              <w:top w:w="56" w:type="dxa"/>
              <w:left w:w="56" w:type="dxa"/>
              <w:bottom w:w="56" w:type="dxa"/>
              <w:right w:w="56" w:type="dxa"/>
            </w:tcMar>
            <w:tcPrChange w:id="1319" w:author="Birger Kidmose" w:date="2026-08-06T09:10:00Z" w16du:dateUtc="2026-08-06T07:10:00Z">
              <w:tcPr>
                <w:tcW w:w="6045" w:type="dxa"/>
                <w:tcMar>
                  <w:top w:w="56" w:type="dxa"/>
                  <w:left w:w="56" w:type="dxa"/>
                  <w:bottom w:w="56" w:type="dxa"/>
                  <w:right w:w="56" w:type="dxa"/>
                </w:tcMar>
              </w:tcPr>
            </w:tcPrChange>
          </w:tcPr>
          <w:p w14:paraId="35851814" w14:textId="68F82188" w:rsidR="001E5488" w:rsidRDefault="00DD08CB">
            <w:pPr>
              <w:widowControl w:val="0"/>
              <w:spacing w:after="0" w:line="240" w:lineRule="auto"/>
            </w:pPr>
            <w:r>
              <w:t>Kan forekomme 0 eller flere gange (se herover).</w:t>
            </w:r>
          </w:p>
          <w:p w14:paraId="4DF98557" w14:textId="3B6E6469" w:rsidR="001E5488" w:rsidRDefault="00DD08CB">
            <w:pPr>
              <w:widowControl w:val="0"/>
              <w:spacing w:after="0" w:line="240" w:lineRule="auto"/>
            </w:pPr>
            <w:r>
              <w:t>Skal anvendes til at angive</w:t>
            </w:r>
            <w:r w:rsidRPr="008A6D3B">
              <w:t xml:space="preserve"> autorisationsnummer for dyrlæger</w:t>
            </w:r>
            <w:r>
              <w:t xml:space="preserve"> (§ 43). </w:t>
            </w:r>
          </w:p>
          <w:p w14:paraId="787D3EC8" w14:textId="77777777" w:rsidR="001E5488" w:rsidRPr="00DD08CB" w:rsidRDefault="00DD08CB">
            <w:pPr>
              <w:widowControl w:val="0"/>
              <w:spacing w:after="0" w:line="240" w:lineRule="auto"/>
            </w:pPr>
            <w:r>
              <w:t xml:space="preserve">Anvendes til CPR-nummer eller CVR-nummer på besætningsejer, se herunder. </w:t>
            </w:r>
          </w:p>
        </w:tc>
      </w:tr>
      <w:tr w:rsidR="001E5488" w14:paraId="68ABB585" w14:textId="77777777" w:rsidTr="302F4859">
        <w:trPr>
          <w:trHeight w:val="333"/>
          <w:trPrChange w:id="1320" w:author="Birger Kidmose" w:date="2026-08-06T09:10:00Z" w16du:dateUtc="2026-08-06T07:10:00Z">
            <w:trPr>
              <w:trHeight w:val="333"/>
            </w:trPr>
          </w:trPrChange>
        </w:trPr>
        <w:tc>
          <w:tcPr>
            <w:tcW w:w="435" w:type="dxa"/>
            <w:tcMar>
              <w:top w:w="56" w:type="dxa"/>
              <w:left w:w="56" w:type="dxa"/>
              <w:bottom w:w="56" w:type="dxa"/>
              <w:right w:w="56" w:type="dxa"/>
            </w:tcMar>
            <w:tcPrChange w:id="1321" w:author="Birger Kidmose" w:date="2026-08-06T09:10:00Z" w16du:dateUtc="2026-08-06T07:10:00Z">
              <w:tcPr>
                <w:tcW w:w="435" w:type="dxa"/>
                <w:tcMar>
                  <w:top w:w="56" w:type="dxa"/>
                  <w:left w:w="56" w:type="dxa"/>
                  <w:bottom w:w="56" w:type="dxa"/>
                  <w:right w:w="56" w:type="dxa"/>
                </w:tcMar>
              </w:tcPr>
            </w:tcPrChange>
          </w:tcPr>
          <w:p w14:paraId="2CDDF94B" w14:textId="77777777" w:rsidR="001E5488" w:rsidRDefault="001E5488">
            <w:pPr>
              <w:widowControl w:val="0"/>
              <w:spacing w:after="0" w:line="240" w:lineRule="auto"/>
              <w:rPr>
                <w:b/>
                <w:bCs/>
              </w:rPr>
            </w:pPr>
          </w:p>
        </w:tc>
        <w:tc>
          <w:tcPr>
            <w:tcW w:w="3285" w:type="dxa"/>
            <w:tcMar>
              <w:top w:w="56" w:type="dxa"/>
              <w:left w:w="56" w:type="dxa"/>
              <w:bottom w:w="56" w:type="dxa"/>
              <w:right w:w="56" w:type="dxa"/>
            </w:tcMar>
            <w:tcPrChange w:id="1322" w:author="Birger Kidmose" w:date="2026-08-06T09:10:00Z" w16du:dateUtc="2026-08-06T07:10:00Z">
              <w:tcPr>
                <w:tcW w:w="3285" w:type="dxa"/>
                <w:tcMar>
                  <w:top w:w="56" w:type="dxa"/>
                  <w:left w:w="56" w:type="dxa"/>
                  <w:bottom w:w="56" w:type="dxa"/>
                  <w:right w:w="56" w:type="dxa"/>
                </w:tcMar>
              </w:tcPr>
            </w:tcPrChange>
          </w:tcPr>
          <w:p w14:paraId="5AB18DE2" w14:textId="57549C05" w:rsidR="001E5488" w:rsidRDefault="00DD08CB">
            <w:pPr>
              <w:widowControl w:val="0"/>
              <w:spacing w:after="0" w:line="240" w:lineRule="auto"/>
            </w:pPr>
            <w:r>
              <w:t>PersonIdentifierType</w:t>
            </w:r>
          </w:p>
        </w:tc>
        <w:tc>
          <w:tcPr>
            <w:tcW w:w="6045" w:type="dxa"/>
            <w:tcMar>
              <w:top w:w="56" w:type="dxa"/>
              <w:left w:w="56" w:type="dxa"/>
              <w:bottom w:w="56" w:type="dxa"/>
              <w:right w:w="56" w:type="dxa"/>
            </w:tcMar>
            <w:tcPrChange w:id="1323" w:author="Birger Kidmose" w:date="2026-08-06T09:10:00Z" w16du:dateUtc="2026-08-06T07:10:00Z">
              <w:tcPr>
                <w:tcW w:w="6045" w:type="dxa"/>
                <w:tcMar>
                  <w:top w:w="56" w:type="dxa"/>
                  <w:left w:w="56" w:type="dxa"/>
                  <w:bottom w:w="56" w:type="dxa"/>
                  <w:right w:w="56" w:type="dxa"/>
                </w:tcMar>
              </w:tcPr>
            </w:tcPrChange>
          </w:tcPr>
          <w:p w14:paraId="3A6F3D73" w14:textId="77777777" w:rsidR="001E5488" w:rsidRDefault="00DD08CB">
            <w:pPr>
              <w:widowControl w:val="0"/>
              <w:spacing w:after="0" w:line="240" w:lineRule="auto"/>
              <w:rPr>
                <w:ins w:id="1324" w:author="Birger Kidmose" w:date="2026-08-06T09:10:00Z" w16du:dateUtc="2026-08-06T07:10:00Z"/>
              </w:rPr>
            </w:pPr>
            <w:r>
              <w:t>Angivelse af type “Autorisationsnummer”, “Besætningsejer-CPR</w:t>
            </w:r>
            <w:r w:rsidR="001D70A3">
              <w:t>”, “</w:t>
            </w:r>
            <w:r>
              <w:t>Besætningsejer-CVR”</w:t>
            </w:r>
            <w:r w:rsidR="002877AA">
              <w:t>, ”Apoteksmedarbejder” eller ”Vet-forhandlermedarbejder</w:t>
            </w:r>
            <w:del w:id="1325" w:author="Birger Kidmose" w:date="2026-08-06T09:10:00Z" w16du:dateUtc="2026-08-06T07:10:00Z">
              <w:r w:rsidR="002877AA">
                <w:delText>”</w:delText>
              </w:r>
            </w:del>
            <w:ins w:id="1326" w:author="Birger Kidmose" w:date="2026-08-06T09:10:00Z" w16du:dateUtc="2026-08-06T07:10:00Z">
              <w:r w:rsidR="002877AA">
                <w:t>”</w:t>
              </w:r>
              <w:r w:rsidR="00467AE1">
                <w:t>.</w:t>
              </w:r>
            </w:ins>
          </w:p>
          <w:p w14:paraId="689CF68F" w14:textId="3FBF295A" w:rsidR="00467AE1" w:rsidRPr="00E254AF" w:rsidRDefault="00467AE1">
            <w:pPr>
              <w:widowControl w:val="0"/>
              <w:spacing w:after="0" w:line="240" w:lineRule="auto"/>
            </w:pPr>
            <w:ins w:id="1327" w:author="Birger Kidmose" w:date="2026-08-06T09:10:00Z" w16du:dateUtc="2026-08-06T07:10:00Z">
              <w:r>
                <w:t xml:space="preserve">I den første version af Løsningen identificeres ikke Apoteksmedarbejdere og Vet-forhandler medarbejdere med Id, men kun ved navn. </w:t>
              </w:r>
            </w:ins>
          </w:p>
        </w:tc>
      </w:tr>
      <w:tr w:rsidR="001E5488" w14:paraId="225B9A1A" w14:textId="77777777" w:rsidTr="302F4859">
        <w:trPr>
          <w:trHeight w:val="333"/>
          <w:trPrChange w:id="1328" w:author="Birger Kidmose" w:date="2026-08-06T09:10:00Z" w16du:dateUtc="2026-08-06T07:10:00Z">
            <w:trPr>
              <w:trHeight w:val="333"/>
            </w:trPr>
          </w:trPrChange>
        </w:trPr>
        <w:tc>
          <w:tcPr>
            <w:tcW w:w="435" w:type="dxa"/>
            <w:tcMar>
              <w:top w:w="56" w:type="dxa"/>
              <w:left w:w="56" w:type="dxa"/>
              <w:bottom w:w="56" w:type="dxa"/>
              <w:right w:w="56" w:type="dxa"/>
            </w:tcMar>
            <w:tcPrChange w:id="1329" w:author="Birger Kidmose" w:date="2026-08-06T09:10:00Z" w16du:dateUtc="2026-08-06T07:10:00Z">
              <w:tcPr>
                <w:tcW w:w="435" w:type="dxa"/>
                <w:tcMar>
                  <w:top w:w="56" w:type="dxa"/>
                  <w:left w:w="56" w:type="dxa"/>
                  <w:bottom w:w="56" w:type="dxa"/>
                  <w:right w:w="56" w:type="dxa"/>
                </w:tcMar>
              </w:tcPr>
            </w:tcPrChange>
          </w:tcPr>
          <w:p w14:paraId="1E5FACE6" w14:textId="77777777" w:rsidR="001E5488" w:rsidRDefault="001E5488">
            <w:pPr>
              <w:widowControl w:val="0"/>
              <w:spacing w:after="0" w:line="240" w:lineRule="auto"/>
              <w:rPr>
                <w:b/>
                <w:bCs/>
              </w:rPr>
            </w:pPr>
          </w:p>
        </w:tc>
        <w:tc>
          <w:tcPr>
            <w:tcW w:w="3285" w:type="dxa"/>
            <w:tcMar>
              <w:top w:w="56" w:type="dxa"/>
              <w:left w:w="56" w:type="dxa"/>
              <w:bottom w:w="56" w:type="dxa"/>
              <w:right w:w="56" w:type="dxa"/>
            </w:tcMar>
            <w:tcPrChange w:id="1330" w:author="Birger Kidmose" w:date="2026-08-06T09:10:00Z" w16du:dateUtc="2026-08-06T07:10:00Z">
              <w:tcPr>
                <w:tcW w:w="3285" w:type="dxa"/>
                <w:tcMar>
                  <w:top w:w="56" w:type="dxa"/>
                  <w:left w:w="56" w:type="dxa"/>
                  <w:bottom w:w="56" w:type="dxa"/>
                  <w:right w:w="56" w:type="dxa"/>
                </w:tcMar>
              </w:tcPr>
            </w:tcPrChange>
          </w:tcPr>
          <w:p w14:paraId="5778B783" w14:textId="54E78F0D" w:rsidR="001E5488" w:rsidRDefault="48547936">
            <w:pPr>
              <w:widowControl w:val="0"/>
              <w:spacing w:after="0" w:line="240" w:lineRule="auto"/>
            </w:pPr>
            <w:r>
              <w:t>PersonIdentifierValue</w:t>
            </w:r>
          </w:p>
        </w:tc>
        <w:tc>
          <w:tcPr>
            <w:tcW w:w="6045" w:type="dxa"/>
            <w:tcMar>
              <w:top w:w="56" w:type="dxa"/>
              <w:left w:w="56" w:type="dxa"/>
              <w:bottom w:w="56" w:type="dxa"/>
              <w:right w:w="56" w:type="dxa"/>
            </w:tcMar>
            <w:tcPrChange w:id="1331" w:author="Birger Kidmose" w:date="2026-08-06T09:10:00Z" w16du:dateUtc="2026-08-06T07:10:00Z">
              <w:tcPr>
                <w:tcW w:w="6045" w:type="dxa"/>
                <w:tcMar>
                  <w:top w:w="56" w:type="dxa"/>
                  <w:left w:w="56" w:type="dxa"/>
                  <w:bottom w:w="56" w:type="dxa"/>
                  <w:right w:w="56" w:type="dxa"/>
                </w:tcMar>
              </w:tcPr>
            </w:tcPrChange>
          </w:tcPr>
          <w:p w14:paraId="4D251320" w14:textId="6DDA540B" w:rsidR="001E5488" w:rsidRDefault="00DD08CB">
            <w:pPr>
              <w:widowControl w:val="0"/>
              <w:spacing w:after="0" w:line="240" w:lineRule="auto"/>
            </w:pPr>
            <w:r>
              <w:t xml:space="preserve">Dyrlægens Autorisationsnummer, </w:t>
            </w:r>
            <w:r w:rsidR="002877AA">
              <w:t>B</w:t>
            </w:r>
            <w:r>
              <w:t xml:space="preserve">esætningsejers CPR- eller CVR-nummer. </w:t>
            </w:r>
          </w:p>
        </w:tc>
      </w:tr>
      <w:tr w:rsidR="001E5488" w14:paraId="3A09F6D4" w14:textId="77777777" w:rsidTr="302F4859">
        <w:trPr>
          <w:trHeight w:val="333"/>
          <w:trPrChange w:id="1332" w:author="Birger Kidmose" w:date="2026-08-06T09:10:00Z" w16du:dateUtc="2026-08-06T07:10:00Z">
            <w:trPr>
              <w:trHeight w:val="333"/>
            </w:trPr>
          </w:trPrChange>
        </w:trPr>
        <w:tc>
          <w:tcPr>
            <w:tcW w:w="3720" w:type="dxa"/>
            <w:gridSpan w:val="2"/>
            <w:tcMar>
              <w:top w:w="56" w:type="dxa"/>
              <w:left w:w="56" w:type="dxa"/>
              <w:bottom w:w="56" w:type="dxa"/>
              <w:right w:w="56" w:type="dxa"/>
            </w:tcMar>
            <w:tcPrChange w:id="1333" w:author="Birger Kidmose" w:date="2026-08-06T09:10:00Z" w16du:dateUtc="2026-08-06T07:10:00Z">
              <w:tcPr>
                <w:tcW w:w="3720" w:type="dxa"/>
                <w:gridSpan w:val="2"/>
                <w:tcMar>
                  <w:top w:w="56" w:type="dxa"/>
                  <w:left w:w="56" w:type="dxa"/>
                  <w:bottom w:w="56" w:type="dxa"/>
                  <w:right w:w="56" w:type="dxa"/>
                </w:tcMar>
              </w:tcPr>
            </w:tcPrChange>
          </w:tcPr>
          <w:p w14:paraId="2F33AB5E" w14:textId="77777777" w:rsidR="001E5488" w:rsidRDefault="00DD08CB">
            <w:pPr>
              <w:widowControl w:val="0"/>
              <w:spacing w:after="0" w:line="240" w:lineRule="auto"/>
            </w:pPr>
            <w:r>
              <w:t>Navn (Name)</w:t>
            </w:r>
          </w:p>
        </w:tc>
        <w:tc>
          <w:tcPr>
            <w:tcW w:w="6045" w:type="dxa"/>
            <w:tcMar>
              <w:top w:w="56" w:type="dxa"/>
              <w:left w:w="56" w:type="dxa"/>
              <w:bottom w:w="56" w:type="dxa"/>
              <w:right w:w="56" w:type="dxa"/>
            </w:tcMar>
            <w:tcPrChange w:id="1334" w:author="Birger Kidmose" w:date="2026-08-06T09:10:00Z" w16du:dateUtc="2026-08-06T07:10:00Z">
              <w:tcPr>
                <w:tcW w:w="6045" w:type="dxa"/>
                <w:tcMar>
                  <w:top w:w="56" w:type="dxa"/>
                  <w:left w:w="56" w:type="dxa"/>
                  <w:bottom w:w="56" w:type="dxa"/>
                  <w:right w:w="56" w:type="dxa"/>
                </w:tcMar>
              </w:tcPr>
            </w:tcPrChange>
          </w:tcPr>
          <w:p w14:paraId="6C41F968" w14:textId="77777777" w:rsidR="001E5488" w:rsidRDefault="00DD08CB">
            <w:pPr>
              <w:widowControl w:val="0"/>
              <w:spacing w:after="0" w:line="240" w:lineRule="auto"/>
            </w:pPr>
            <w:r>
              <w:t>Obligatorisk</w:t>
            </w:r>
          </w:p>
        </w:tc>
      </w:tr>
      <w:tr w:rsidR="001E5488" w14:paraId="1404DFC3" w14:textId="77777777" w:rsidTr="302F4859">
        <w:trPr>
          <w:trHeight w:val="333"/>
          <w:trPrChange w:id="1335" w:author="Birger Kidmose" w:date="2026-08-06T09:10:00Z" w16du:dateUtc="2026-08-06T07:10:00Z">
            <w:trPr>
              <w:trHeight w:val="333"/>
            </w:trPr>
          </w:trPrChange>
        </w:trPr>
        <w:tc>
          <w:tcPr>
            <w:tcW w:w="3720" w:type="dxa"/>
            <w:gridSpan w:val="2"/>
            <w:tcMar>
              <w:top w:w="56" w:type="dxa"/>
              <w:left w:w="56" w:type="dxa"/>
              <w:bottom w:w="56" w:type="dxa"/>
              <w:right w:w="56" w:type="dxa"/>
            </w:tcMar>
            <w:tcPrChange w:id="1336" w:author="Birger Kidmose" w:date="2026-08-06T09:10:00Z" w16du:dateUtc="2026-08-06T07:10:00Z">
              <w:tcPr>
                <w:tcW w:w="3720" w:type="dxa"/>
                <w:gridSpan w:val="2"/>
                <w:tcMar>
                  <w:top w:w="56" w:type="dxa"/>
                  <w:left w:w="56" w:type="dxa"/>
                  <w:bottom w:w="56" w:type="dxa"/>
                  <w:right w:w="56" w:type="dxa"/>
                </w:tcMar>
              </w:tcPr>
            </w:tcPrChange>
          </w:tcPr>
          <w:p w14:paraId="2B4EFA29" w14:textId="46D43046" w:rsidR="001E5488" w:rsidRDefault="00BF616F">
            <w:pPr>
              <w:widowControl w:val="0"/>
              <w:spacing w:after="0" w:line="240" w:lineRule="auto"/>
            </w:pPr>
            <w:r>
              <w:t>Adresse</w:t>
            </w:r>
            <w:r w:rsidR="00DD08CB">
              <w:t xml:space="preserve"> (AddressLine)</w:t>
            </w:r>
          </w:p>
        </w:tc>
        <w:tc>
          <w:tcPr>
            <w:tcW w:w="6045" w:type="dxa"/>
            <w:tcMar>
              <w:top w:w="56" w:type="dxa"/>
              <w:left w:w="56" w:type="dxa"/>
              <w:bottom w:w="56" w:type="dxa"/>
              <w:right w:w="56" w:type="dxa"/>
            </w:tcMar>
            <w:tcPrChange w:id="1337" w:author="Birger Kidmose" w:date="2026-08-06T09:10:00Z" w16du:dateUtc="2026-08-06T07:10:00Z">
              <w:tcPr>
                <w:tcW w:w="6045" w:type="dxa"/>
                <w:tcMar>
                  <w:top w:w="56" w:type="dxa"/>
                  <w:left w:w="56" w:type="dxa"/>
                  <w:bottom w:w="56" w:type="dxa"/>
                  <w:right w:w="56" w:type="dxa"/>
                </w:tcMar>
              </w:tcPr>
            </w:tcPrChange>
          </w:tcPr>
          <w:p w14:paraId="0FDFB3E4" w14:textId="77777777" w:rsidR="001E5488" w:rsidRDefault="00DD08CB">
            <w:pPr>
              <w:widowControl w:val="0"/>
              <w:spacing w:after="0" w:line="240" w:lineRule="auto"/>
              <w:rPr>
                <w:shd w:val="clear" w:color="auto" w:fill="F4CCCC"/>
              </w:rPr>
            </w:pPr>
            <w:r>
              <w:t>Optionelt, anvendes p.t. kun besætningsejer. 1-5 strenge til ustruktureret adresse, krævet på recept jf. § 43</w:t>
            </w:r>
          </w:p>
        </w:tc>
      </w:tr>
      <w:tr w:rsidR="001E5488" w14:paraId="40A5771F" w14:textId="77777777" w:rsidTr="302F4859">
        <w:trPr>
          <w:trHeight w:val="333"/>
          <w:trPrChange w:id="1338" w:author="Birger Kidmose" w:date="2026-08-06T09:10:00Z" w16du:dateUtc="2026-08-06T07:10:00Z">
            <w:trPr>
              <w:trHeight w:val="333"/>
            </w:trPr>
          </w:trPrChange>
        </w:trPr>
        <w:tc>
          <w:tcPr>
            <w:tcW w:w="3720" w:type="dxa"/>
            <w:gridSpan w:val="2"/>
            <w:tcMar>
              <w:top w:w="56" w:type="dxa"/>
              <w:left w:w="56" w:type="dxa"/>
              <w:bottom w:w="56" w:type="dxa"/>
              <w:right w:w="56" w:type="dxa"/>
            </w:tcMar>
            <w:tcPrChange w:id="1339" w:author="Birger Kidmose" w:date="2026-08-06T09:10:00Z" w16du:dateUtc="2026-08-06T07:10:00Z">
              <w:tcPr>
                <w:tcW w:w="3720" w:type="dxa"/>
                <w:gridSpan w:val="2"/>
                <w:tcMar>
                  <w:top w:w="56" w:type="dxa"/>
                  <w:left w:w="56" w:type="dxa"/>
                  <w:bottom w:w="56" w:type="dxa"/>
                  <w:right w:w="56" w:type="dxa"/>
                </w:tcMar>
              </w:tcPr>
            </w:tcPrChange>
          </w:tcPr>
          <w:p w14:paraId="1A08FC95" w14:textId="77777777" w:rsidR="001E5488" w:rsidRDefault="00DD08CB">
            <w:pPr>
              <w:widowControl w:val="0"/>
              <w:spacing w:after="0" w:line="240" w:lineRule="auto"/>
            </w:pPr>
            <w:r>
              <w:t>Telefonnnummer (TelephoneNumber)</w:t>
            </w:r>
          </w:p>
        </w:tc>
        <w:tc>
          <w:tcPr>
            <w:tcW w:w="6045" w:type="dxa"/>
            <w:tcMar>
              <w:top w:w="56" w:type="dxa"/>
              <w:left w:w="56" w:type="dxa"/>
              <w:bottom w:w="56" w:type="dxa"/>
              <w:right w:w="56" w:type="dxa"/>
            </w:tcMar>
            <w:tcPrChange w:id="1340" w:author="Birger Kidmose" w:date="2026-08-06T09:10:00Z" w16du:dateUtc="2026-08-06T07:10:00Z">
              <w:tcPr>
                <w:tcW w:w="6045" w:type="dxa"/>
                <w:tcMar>
                  <w:top w:w="56" w:type="dxa"/>
                  <w:left w:w="56" w:type="dxa"/>
                  <w:bottom w:w="56" w:type="dxa"/>
                  <w:right w:w="56" w:type="dxa"/>
                </w:tcMar>
              </w:tcPr>
            </w:tcPrChange>
          </w:tcPr>
          <w:p w14:paraId="65CE9134" w14:textId="77777777" w:rsidR="001E5488" w:rsidRDefault="00DD08CB">
            <w:pPr>
              <w:widowControl w:val="0"/>
              <w:spacing w:after="0" w:line="240" w:lineRule="auto"/>
            </w:pPr>
            <w:r>
              <w:t>Optionelt</w:t>
            </w:r>
          </w:p>
        </w:tc>
      </w:tr>
      <w:tr w:rsidR="008A6D3B" w14:paraId="328D202D" w14:textId="77777777" w:rsidTr="302F4859">
        <w:trPr>
          <w:trHeight w:val="333"/>
          <w:trPrChange w:id="1341" w:author="Birger Kidmose" w:date="2026-08-06T09:10:00Z" w16du:dateUtc="2026-08-06T07:10:00Z">
            <w:trPr>
              <w:trHeight w:val="333"/>
            </w:trPr>
          </w:trPrChange>
        </w:trPr>
        <w:tc>
          <w:tcPr>
            <w:tcW w:w="3720" w:type="dxa"/>
            <w:gridSpan w:val="2"/>
            <w:tcMar>
              <w:top w:w="56" w:type="dxa"/>
              <w:left w:w="56" w:type="dxa"/>
              <w:bottom w:w="56" w:type="dxa"/>
              <w:right w:w="56" w:type="dxa"/>
            </w:tcMar>
            <w:tcPrChange w:id="1342" w:author="Birger Kidmose" w:date="2026-08-06T09:10:00Z" w16du:dateUtc="2026-08-06T07:10:00Z">
              <w:tcPr>
                <w:tcW w:w="3720" w:type="dxa"/>
                <w:gridSpan w:val="2"/>
                <w:tcMar>
                  <w:top w:w="56" w:type="dxa"/>
                  <w:left w:w="56" w:type="dxa"/>
                  <w:bottom w:w="56" w:type="dxa"/>
                  <w:right w:w="56" w:type="dxa"/>
                </w:tcMar>
              </w:tcPr>
            </w:tcPrChange>
          </w:tcPr>
          <w:p w14:paraId="7205ED8B" w14:textId="4D5191C9" w:rsidR="008A6D3B" w:rsidRDefault="008A6D3B">
            <w:pPr>
              <w:widowControl w:val="0"/>
              <w:spacing w:after="0" w:line="240" w:lineRule="auto"/>
            </w:pPr>
            <w:r>
              <w:t>Email</w:t>
            </w:r>
          </w:p>
        </w:tc>
        <w:tc>
          <w:tcPr>
            <w:tcW w:w="6045" w:type="dxa"/>
            <w:tcMar>
              <w:top w:w="56" w:type="dxa"/>
              <w:left w:w="56" w:type="dxa"/>
              <w:bottom w:w="56" w:type="dxa"/>
              <w:right w:w="56" w:type="dxa"/>
            </w:tcMar>
            <w:tcPrChange w:id="1343" w:author="Birger Kidmose" w:date="2026-08-06T09:10:00Z" w16du:dateUtc="2026-08-06T07:10:00Z">
              <w:tcPr>
                <w:tcW w:w="6045" w:type="dxa"/>
                <w:tcMar>
                  <w:top w:w="56" w:type="dxa"/>
                  <w:left w:w="56" w:type="dxa"/>
                  <w:bottom w:w="56" w:type="dxa"/>
                  <w:right w:w="56" w:type="dxa"/>
                </w:tcMar>
              </w:tcPr>
            </w:tcPrChange>
          </w:tcPr>
          <w:p w14:paraId="6876D9C4" w14:textId="6ECE1D32" w:rsidR="008A6D3B" w:rsidRDefault="008A6D3B">
            <w:pPr>
              <w:widowControl w:val="0"/>
              <w:spacing w:after="0" w:line="240" w:lineRule="auto"/>
            </w:pPr>
            <w:r>
              <w:t>Optionelt</w:t>
            </w:r>
          </w:p>
        </w:tc>
      </w:tr>
      <w:tr w:rsidR="00366A82" w14:paraId="165E32B0" w14:textId="77777777" w:rsidTr="302F4859">
        <w:trPr>
          <w:trHeight w:val="333"/>
          <w:trPrChange w:id="1344" w:author="Birger Kidmose" w:date="2026-08-06T09:10:00Z" w16du:dateUtc="2026-08-06T07:10:00Z">
            <w:trPr>
              <w:trHeight w:val="333"/>
            </w:trPr>
          </w:trPrChange>
        </w:trPr>
        <w:tc>
          <w:tcPr>
            <w:tcW w:w="3720" w:type="dxa"/>
            <w:gridSpan w:val="2"/>
            <w:tcMar>
              <w:top w:w="56" w:type="dxa"/>
              <w:left w:w="56" w:type="dxa"/>
              <w:bottom w:w="56" w:type="dxa"/>
              <w:right w:w="56" w:type="dxa"/>
            </w:tcMar>
            <w:tcPrChange w:id="1345" w:author="Birger Kidmose" w:date="2026-08-06T09:10:00Z" w16du:dateUtc="2026-08-06T07:10:00Z">
              <w:tcPr>
                <w:tcW w:w="3720" w:type="dxa"/>
                <w:gridSpan w:val="2"/>
                <w:tcMar>
                  <w:top w:w="56" w:type="dxa"/>
                  <w:left w:w="56" w:type="dxa"/>
                  <w:bottom w:w="56" w:type="dxa"/>
                  <w:right w:w="56" w:type="dxa"/>
                </w:tcMar>
              </w:tcPr>
            </w:tcPrChange>
          </w:tcPr>
          <w:p w14:paraId="433919E6" w14:textId="76DA3773" w:rsidR="00366A82" w:rsidRDefault="00366A82">
            <w:pPr>
              <w:widowControl w:val="0"/>
              <w:spacing w:after="0" w:line="240" w:lineRule="auto"/>
            </w:pPr>
            <w:r>
              <w:t>Navne</w:t>
            </w:r>
            <w:r w:rsidR="006737C5">
              <w:t>- og adressebeskyttelse</w:t>
            </w:r>
          </w:p>
        </w:tc>
        <w:tc>
          <w:tcPr>
            <w:tcW w:w="6045" w:type="dxa"/>
            <w:tcMar>
              <w:top w:w="56" w:type="dxa"/>
              <w:left w:w="56" w:type="dxa"/>
              <w:bottom w:w="56" w:type="dxa"/>
              <w:right w:w="56" w:type="dxa"/>
            </w:tcMar>
            <w:tcPrChange w:id="1346" w:author="Birger Kidmose" w:date="2026-08-06T09:10:00Z" w16du:dateUtc="2026-08-06T07:10:00Z">
              <w:tcPr>
                <w:tcW w:w="6045" w:type="dxa"/>
                <w:tcMar>
                  <w:top w:w="56" w:type="dxa"/>
                  <w:left w:w="56" w:type="dxa"/>
                  <w:bottom w:w="56" w:type="dxa"/>
                  <w:right w:w="56" w:type="dxa"/>
                </w:tcMar>
              </w:tcPr>
            </w:tcPrChange>
          </w:tcPr>
          <w:p w14:paraId="00A35E1D" w14:textId="34B5F5E6" w:rsidR="00366A82" w:rsidRDefault="006737C5">
            <w:pPr>
              <w:widowControl w:val="0"/>
              <w:spacing w:after="0" w:line="240" w:lineRule="auto"/>
            </w:pPr>
            <w:r>
              <w:t>Optionelt, skal udfyldes hvis PersonIdentifierType er “Autorisationsnummer” og dyrlægen har en aktiv navne- og adressebeskyttelse</w:t>
            </w:r>
          </w:p>
        </w:tc>
      </w:tr>
    </w:tbl>
    <w:p w14:paraId="52D81133" w14:textId="77777777" w:rsidR="006707AA" w:rsidRDefault="006707AA" w:rsidP="006707AA">
      <w:pPr>
        <w:spacing w:after="0"/>
      </w:pPr>
    </w:p>
    <w:p w14:paraId="45DC5D71" w14:textId="3E711BC8" w:rsidR="001E5488" w:rsidRDefault="00DD08CB">
      <w:r>
        <w:t xml:space="preserve">Bemærk at selvom CPR-nummer registreres internt i </w:t>
      </w:r>
      <w:r w:rsidR="0053149D">
        <w:t>Løsningen</w:t>
      </w:r>
      <w:r>
        <w:t xml:space="preserve"> for andre aktører også, udstilles CPR-nummeret kun eksternt via DVR’s services for besætningsejer. Tilsvarende gælder at felter som kun anvendes til adgangsstyring og validering ikke udstilles eksternt, f.eks. autorisationsdato / oprettelsesdato</w:t>
      </w:r>
      <w:del w:id="1347" w:author="Birger Kidmose" w:date="2026-08-06T09:10:00Z" w16du:dateUtc="2026-08-06T07:10:00Z">
        <w:r>
          <w:delText>,</w:delText>
        </w:r>
      </w:del>
      <w:ins w:id="1348" w:author="Birger Kidmose" w:date="2026-08-06T09:10:00Z" w16du:dateUtc="2026-08-06T07:10:00Z">
        <w:r w:rsidR="001C7EDC">
          <w:t xml:space="preserve"> og</w:t>
        </w:r>
      </w:ins>
      <w:r>
        <w:t xml:space="preserve"> ophørsdato</w:t>
      </w:r>
      <w:del w:id="1349" w:author="Birger Kidmose" w:date="2026-08-06T09:10:00Z" w16du:dateUtc="2026-08-06T07:10:00Z">
        <w:r>
          <w:delText xml:space="preserve"> og rolle</w:delText>
        </w:r>
      </w:del>
      <w:r>
        <w:t xml:space="preserve">. </w:t>
      </w:r>
    </w:p>
    <w:p w14:paraId="31F980A8" w14:textId="4D3B8754" w:rsidR="001E5488" w:rsidRDefault="00DD08CB">
      <w:r>
        <w:t>CVR-nummer registreres som et PersonIdentifier for besætningsejer, idet CHR’s model registrerer begge på samme måde</w:t>
      </w:r>
      <w:r w:rsidR="00453EF2">
        <w:t>.</w:t>
      </w:r>
      <w:r>
        <w:t xml:space="preserve"> </w:t>
      </w:r>
    </w:p>
    <w:p w14:paraId="4BC9873F" w14:textId="5F329256" w:rsidR="001E5488" w:rsidRDefault="001D72CE">
      <w:pPr>
        <w:pStyle w:val="Heading2"/>
      </w:pPr>
      <w:bookmarkStart w:id="1350" w:name="_jvykbbuxljsm" w:colFirst="0" w:colLast="0"/>
      <w:bookmarkStart w:id="1351" w:name="_yoph2ju1l6ro"/>
      <w:bookmarkStart w:id="1352" w:name="_Toc231991133"/>
      <w:bookmarkEnd w:id="1350"/>
      <w:bookmarkEnd w:id="1351"/>
      <w:r>
        <w:t>7</w:t>
      </w:r>
      <w:r w:rsidR="00DD08CB">
        <w:t>.</w:t>
      </w:r>
      <w:r w:rsidR="00934A7E">
        <w:t>3</w:t>
      </w:r>
      <w:r w:rsidR="00DD08CB">
        <w:t xml:space="preserve"> - Organisation-element</w:t>
      </w:r>
      <w:bookmarkEnd w:id="1352"/>
    </w:p>
    <w:p w14:paraId="0D564A0A" w14:textId="319BDF82" w:rsidR="001E5488" w:rsidRPr="008A6D3B" w:rsidRDefault="00DD08CB">
      <w:r w:rsidRPr="008A6D3B">
        <w:t xml:space="preserve">Sammen med aktør indeholder </w:t>
      </w:r>
      <w:r w:rsidR="00473F81">
        <w:t>DVR</w:t>
      </w:r>
      <w:r w:rsidR="0053149D">
        <w:t xml:space="preserve"> </w:t>
      </w:r>
      <w:r w:rsidR="00473F81">
        <w:t>services</w:t>
      </w:r>
      <w:r w:rsidRPr="008A6D3B">
        <w:t xml:space="preserve"> information om organisationerne </w:t>
      </w:r>
      <w:hyperlink w:anchor="_b3fcla7mv6kz">
        <w:r>
          <w:rPr>
            <w:color w:val="1155CC"/>
            <w:u w:val="single"/>
          </w:rPr>
          <w:t>dyrlægepraksis</w:t>
        </w:r>
      </w:hyperlink>
      <w:r>
        <w:t xml:space="preserve">, </w:t>
      </w:r>
      <w:hyperlink w:anchor="_exuhj75914p">
        <w:r>
          <w:rPr>
            <w:color w:val="1155CC"/>
            <w:u w:val="single"/>
          </w:rPr>
          <w:t>apoteker og filialer</w:t>
        </w:r>
      </w:hyperlink>
      <w:r>
        <w:t xml:space="preserve"> </w:t>
      </w:r>
      <w:r w:rsidR="00453EF2">
        <w:t>og</w:t>
      </w:r>
      <w:r>
        <w:t xml:space="preserve"> </w:t>
      </w:r>
      <w:hyperlink w:anchor="_v38x514675db">
        <w:r>
          <w:rPr>
            <w:color w:val="1155CC"/>
            <w:u w:val="single"/>
          </w:rPr>
          <w:t>vet-forhandlere</w:t>
        </w:r>
      </w:hyperlink>
      <w:r>
        <w:t>.</w:t>
      </w:r>
      <w:r w:rsidRPr="008A6D3B">
        <w:t xml:space="preserve"> </w:t>
      </w:r>
    </w:p>
    <w:p w14:paraId="4263266B" w14:textId="44EF4697" w:rsidR="001E5488" w:rsidRDefault="00DD08CB">
      <w:r>
        <w:t xml:space="preserve">En organisation kan (teknisk) have et antal OrganisationIdentifier-underelementer. Disse anvendes afhængigt af organisationens type til at angive dyrlægepraksisnummer, apoteks- eller filialnumer, eller CVR-nummer for </w:t>
      </w:r>
      <w:r w:rsidR="00A024B0">
        <w:t>§39 vet-forhandler</w:t>
      </w:r>
      <w:r>
        <w:t xml:space="preserve">. Elementet er generaliseret sådan at det senere kan udvides med eventuelt andre organisationsid'er, og så strukturen svarer til, hvordan personid’er angives. </w:t>
      </w:r>
    </w:p>
    <w:p w14:paraId="70C5A6F7" w14:textId="25D6CAE0" w:rsidR="001E5488" w:rsidRDefault="00DD08CB">
      <w:r>
        <w:t xml:space="preserve">Se evt. </w:t>
      </w:r>
      <w:hyperlink w:anchor="_fsz6v7co0126">
        <w:r w:rsidR="00453EF2">
          <w:rPr>
            <w:color w:val="1155CC"/>
            <w:u w:val="single"/>
          </w:rPr>
          <w:t>6</w:t>
        </w:r>
        <w:r>
          <w:rPr>
            <w:color w:val="1155CC"/>
            <w:u w:val="single"/>
          </w:rPr>
          <w:t>.1 - Receptmodel</w:t>
        </w:r>
      </w:hyperlink>
      <w:r>
        <w:t xml:space="preserve"> for beskrivelse af sammenhængen mellem datamodellen og services.</w:t>
      </w:r>
    </w:p>
    <w:tbl>
      <w:tblPr>
        <w:tblStyle w:val="af7"/>
        <w:tblW w:w="99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1353" w:author="Birger Kidmose" w:date="2026-08-06T09:10:00Z" w16du:dateUtc="2026-08-06T07:10:00Z">
          <w:tblPr>
            <w:tblW w:w="9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390"/>
        <w:gridCol w:w="3330"/>
        <w:gridCol w:w="6180"/>
        <w:tblGridChange w:id="1354">
          <w:tblGrid>
            <w:gridCol w:w="390"/>
            <w:gridCol w:w="3330"/>
            <w:gridCol w:w="6180"/>
          </w:tblGrid>
        </w:tblGridChange>
      </w:tblGrid>
      <w:tr w:rsidR="001E5488" w14:paraId="3A8AE3FD" w14:textId="77777777" w:rsidTr="302F4859">
        <w:trPr>
          <w:trHeight w:val="420"/>
          <w:tblHeader/>
          <w:trPrChange w:id="1355" w:author="Birger Kidmose" w:date="2026-08-06T09:10:00Z" w16du:dateUtc="2026-08-06T07:10:00Z">
            <w:trPr>
              <w:trHeight w:val="420"/>
              <w:tblHeader/>
            </w:trPr>
          </w:trPrChange>
        </w:trPr>
        <w:tc>
          <w:tcPr>
            <w:tcW w:w="9900" w:type="dxa"/>
            <w:gridSpan w:val="3"/>
            <w:shd w:val="clear" w:color="auto" w:fill="BFBFBF" w:themeFill="background1" w:themeFillShade="BF"/>
            <w:tcMar>
              <w:top w:w="56" w:type="dxa"/>
              <w:left w:w="56" w:type="dxa"/>
              <w:bottom w:w="56" w:type="dxa"/>
              <w:right w:w="56" w:type="dxa"/>
            </w:tcMar>
            <w:tcPrChange w:id="1356" w:author="Birger Kidmose" w:date="2026-08-06T09:10:00Z" w16du:dateUtc="2026-08-06T07:10:00Z">
              <w:tcPr>
                <w:tcW w:w="9900" w:type="dxa"/>
                <w:gridSpan w:val="3"/>
                <w:shd w:val="clear" w:color="auto" w:fill="BFBFBF" w:themeFill="background1" w:themeFillShade="BF"/>
                <w:tcMar>
                  <w:top w:w="56" w:type="dxa"/>
                  <w:left w:w="56" w:type="dxa"/>
                  <w:bottom w:w="56" w:type="dxa"/>
                  <w:right w:w="56" w:type="dxa"/>
                </w:tcMar>
              </w:tcPr>
            </w:tcPrChange>
          </w:tcPr>
          <w:p w14:paraId="69A35899" w14:textId="77777777" w:rsidR="001E5488" w:rsidRDefault="00DD08CB">
            <w:pPr>
              <w:widowControl w:val="0"/>
              <w:spacing w:after="0" w:line="240" w:lineRule="auto"/>
            </w:pPr>
            <w:r>
              <w:rPr>
                <w:b/>
                <w:bCs/>
              </w:rPr>
              <w:t>Organisation</w:t>
            </w:r>
          </w:p>
        </w:tc>
      </w:tr>
      <w:tr w:rsidR="001E5488" w14:paraId="7FEC3BBB" w14:textId="77777777" w:rsidTr="302F4859">
        <w:trPr>
          <w:trHeight w:val="333"/>
          <w:trPrChange w:id="1357" w:author="Birger Kidmose" w:date="2026-08-06T09:10:00Z" w16du:dateUtc="2026-08-06T07:10:00Z">
            <w:trPr>
              <w:trHeight w:val="333"/>
            </w:trPr>
          </w:trPrChange>
        </w:trPr>
        <w:tc>
          <w:tcPr>
            <w:tcW w:w="3720" w:type="dxa"/>
            <w:gridSpan w:val="2"/>
            <w:tcMar>
              <w:top w:w="56" w:type="dxa"/>
              <w:left w:w="56" w:type="dxa"/>
              <w:bottom w:w="56" w:type="dxa"/>
              <w:right w:w="56" w:type="dxa"/>
            </w:tcMar>
            <w:tcPrChange w:id="1358" w:author="Birger Kidmose" w:date="2026-08-06T09:10:00Z" w16du:dateUtc="2026-08-06T07:10:00Z">
              <w:tcPr>
                <w:tcW w:w="3720" w:type="dxa"/>
                <w:gridSpan w:val="2"/>
                <w:tcMar>
                  <w:top w:w="56" w:type="dxa"/>
                  <w:left w:w="56" w:type="dxa"/>
                  <w:bottom w:w="56" w:type="dxa"/>
                  <w:right w:w="56" w:type="dxa"/>
                </w:tcMar>
              </w:tcPr>
            </w:tcPrChange>
          </w:tcPr>
          <w:p w14:paraId="7D5924CB" w14:textId="77777777" w:rsidR="001E5488" w:rsidRDefault="00DD08CB">
            <w:pPr>
              <w:widowControl w:val="0"/>
              <w:spacing w:after="0" w:line="240" w:lineRule="auto"/>
              <w:rPr>
                <w:b/>
                <w:bCs/>
              </w:rPr>
            </w:pPr>
            <w:r>
              <w:rPr>
                <w:b/>
                <w:bCs/>
              </w:rPr>
              <w:t>Element</w:t>
            </w:r>
          </w:p>
        </w:tc>
        <w:tc>
          <w:tcPr>
            <w:tcW w:w="6180" w:type="dxa"/>
            <w:tcMar>
              <w:top w:w="56" w:type="dxa"/>
              <w:left w:w="56" w:type="dxa"/>
              <w:bottom w:w="56" w:type="dxa"/>
              <w:right w:w="56" w:type="dxa"/>
            </w:tcMar>
            <w:tcPrChange w:id="1359" w:author="Birger Kidmose" w:date="2026-08-06T09:10:00Z" w16du:dateUtc="2026-08-06T07:10:00Z">
              <w:tcPr>
                <w:tcW w:w="6180" w:type="dxa"/>
                <w:tcMar>
                  <w:top w:w="56" w:type="dxa"/>
                  <w:left w:w="56" w:type="dxa"/>
                  <w:bottom w:w="56" w:type="dxa"/>
                  <w:right w:w="56" w:type="dxa"/>
                </w:tcMar>
              </w:tcPr>
            </w:tcPrChange>
          </w:tcPr>
          <w:p w14:paraId="5FE56F50" w14:textId="77777777" w:rsidR="001E5488" w:rsidRDefault="00DD08CB">
            <w:pPr>
              <w:widowControl w:val="0"/>
              <w:spacing w:after="0" w:line="240" w:lineRule="auto"/>
              <w:rPr>
                <w:b/>
                <w:bCs/>
              </w:rPr>
            </w:pPr>
            <w:r>
              <w:rPr>
                <w:b/>
                <w:bCs/>
              </w:rPr>
              <w:t>Beskrivelse</w:t>
            </w:r>
          </w:p>
        </w:tc>
      </w:tr>
      <w:tr w:rsidR="001E5488" w14:paraId="44DE155F" w14:textId="77777777" w:rsidTr="302F4859">
        <w:trPr>
          <w:trHeight w:val="333"/>
          <w:trPrChange w:id="1360" w:author="Birger Kidmose" w:date="2026-08-06T09:10:00Z" w16du:dateUtc="2026-08-06T07:10:00Z">
            <w:trPr>
              <w:trHeight w:val="333"/>
            </w:trPr>
          </w:trPrChange>
        </w:trPr>
        <w:tc>
          <w:tcPr>
            <w:tcW w:w="3720" w:type="dxa"/>
            <w:gridSpan w:val="2"/>
            <w:tcMar>
              <w:top w:w="56" w:type="dxa"/>
              <w:left w:w="56" w:type="dxa"/>
              <w:bottom w:w="56" w:type="dxa"/>
              <w:right w:w="56" w:type="dxa"/>
            </w:tcMar>
            <w:tcPrChange w:id="1361" w:author="Birger Kidmose" w:date="2026-08-06T09:10:00Z" w16du:dateUtc="2026-08-06T07:10:00Z">
              <w:tcPr>
                <w:tcW w:w="3720" w:type="dxa"/>
                <w:gridSpan w:val="2"/>
                <w:tcMar>
                  <w:top w:w="56" w:type="dxa"/>
                  <w:left w:w="56" w:type="dxa"/>
                  <w:bottom w:w="56" w:type="dxa"/>
                  <w:right w:w="56" w:type="dxa"/>
                </w:tcMar>
              </w:tcPr>
            </w:tcPrChange>
          </w:tcPr>
          <w:p w14:paraId="24BC75D0" w14:textId="77777777" w:rsidR="001E5488" w:rsidRDefault="00DD08CB">
            <w:pPr>
              <w:widowControl w:val="0"/>
              <w:spacing w:after="0" w:line="240" w:lineRule="auto"/>
            </w:pPr>
            <w:r>
              <w:t>Type (Type)</w:t>
            </w:r>
          </w:p>
        </w:tc>
        <w:tc>
          <w:tcPr>
            <w:tcW w:w="6180" w:type="dxa"/>
            <w:tcMar>
              <w:top w:w="56" w:type="dxa"/>
              <w:left w:w="56" w:type="dxa"/>
              <w:bottom w:w="56" w:type="dxa"/>
              <w:right w:w="56" w:type="dxa"/>
            </w:tcMar>
            <w:tcPrChange w:id="1362" w:author="Birger Kidmose" w:date="2026-08-06T09:10:00Z" w16du:dateUtc="2026-08-06T07:10:00Z">
              <w:tcPr>
                <w:tcW w:w="6180" w:type="dxa"/>
                <w:tcMar>
                  <w:top w:w="56" w:type="dxa"/>
                  <w:left w:w="56" w:type="dxa"/>
                  <w:bottom w:w="56" w:type="dxa"/>
                  <w:right w:w="56" w:type="dxa"/>
                </w:tcMar>
              </w:tcPr>
            </w:tcPrChange>
          </w:tcPr>
          <w:p w14:paraId="6D007038" w14:textId="77777777" w:rsidR="001E5488" w:rsidRDefault="00DD08CB">
            <w:pPr>
              <w:widowControl w:val="0"/>
              <w:spacing w:after="0" w:line="240" w:lineRule="auto"/>
            </w:pPr>
            <w:r>
              <w:t>Organisationens type, f.eks. dyrlægepraksis, apotek/filial, vet-forhandler.</w:t>
            </w:r>
          </w:p>
        </w:tc>
      </w:tr>
      <w:tr w:rsidR="001E5488" w14:paraId="7AE94A75" w14:textId="77777777" w:rsidTr="302F4859">
        <w:trPr>
          <w:trHeight w:val="333"/>
          <w:trPrChange w:id="1363" w:author="Birger Kidmose" w:date="2026-08-06T09:10:00Z" w16du:dateUtc="2026-08-06T07:10:00Z">
            <w:trPr>
              <w:trHeight w:val="333"/>
            </w:trPr>
          </w:trPrChange>
        </w:trPr>
        <w:tc>
          <w:tcPr>
            <w:tcW w:w="3720" w:type="dxa"/>
            <w:gridSpan w:val="2"/>
            <w:tcMar>
              <w:top w:w="56" w:type="dxa"/>
              <w:left w:w="56" w:type="dxa"/>
              <w:bottom w:w="56" w:type="dxa"/>
              <w:right w:w="56" w:type="dxa"/>
            </w:tcMar>
            <w:tcPrChange w:id="1364" w:author="Birger Kidmose" w:date="2026-08-06T09:10:00Z" w16du:dateUtc="2026-08-06T07:10:00Z">
              <w:tcPr>
                <w:tcW w:w="3720" w:type="dxa"/>
                <w:gridSpan w:val="2"/>
                <w:tcMar>
                  <w:top w:w="56" w:type="dxa"/>
                  <w:left w:w="56" w:type="dxa"/>
                  <w:bottom w:w="56" w:type="dxa"/>
                  <w:right w:w="56" w:type="dxa"/>
                </w:tcMar>
              </w:tcPr>
            </w:tcPrChange>
          </w:tcPr>
          <w:p w14:paraId="16E6AF43" w14:textId="77777777" w:rsidR="001E5488" w:rsidRDefault="00DD08CB">
            <w:pPr>
              <w:widowControl w:val="0"/>
              <w:spacing w:after="0" w:line="240" w:lineRule="auto"/>
              <w:rPr>
                <w:color w:val="4A86E8"/>
              </w:rPr>
            </w:pPr>
            <w:r>
              <w:rPr>
                <w:color w:val="4A86E8"/>
              </w:rPr>
              <w:t>OrganisationIdentifier</w:t>
            </w:r>
          </w:p>
        </w:tc>
        <w:tc>
          <w:tcPr>
            <w:tcW w:w="6180" w:type="dxa"/>
            <w:tcMar>
              <w:top w:w="56" w:type="dxa"/>
              <w:left w:w="56" w:type="dxa"/>
              <w:bottom w:w="56" w:type="dxa"/>
              <w:right w:w="56" w:type="dxa"/>
            </w:tcMar>
            <w:tcPrChange w:id="1365" w:author="Birger Kidmose" w:date="2026-08-06T09:10:00Z" w16du:dateUtc="2026-08-06T07:10:00Z">
              <w:tcPr>
                <w:tcW w:w="6180" w:type="dxa"/>
                <w:tcMar>
                  <w:top w:w="56" w:type="dxa"/>
                  <w:left w:w="56" w:type="dxa"/>
                  <w:bottom w:w="56" w:type="dxa"/>
                  <w:right w:w="56" w:type="dxa"/>
                </w:tcMar>
              </w:tcPr>
            </w:tcPrChange>
          </w:tcPr>
          <w:p w14:paraId="2ADE5756" w14:textId="77777777" w:rsidR="001E5488" w:rsidRDefault="00DD08CB">
            <w:pPr>
              <w:widowControl w:val="0"/>
              <w:spacing w:after="0" w:line="240" w:lineRule="auto"/>
              <w:rPr>
                <w:del w:id="1366" w:author="Birger Kidmose" w:date="2026-08-06T09:10:00Z" w16du:dateUtc="2026-08-06T07:10:00Z"/>
              </w:rPr>
            </w:pPr>
            <w:r>
              <w:t>Kan forekomme 0 eller flere gange (se herover).</w:t>
            </w:r>
          </w:p>
          <w:p w14:paraId="2EC94859" w14:textId="2CB1DB38" w:rsidR="001E5488" w:rsidRDefault="00DD08CB">
            <w:pPr>
              <w:widowControl w:val="0"/>
              <w:spacing w:after="0" w:line="240" w:lineRule="auto"/>
            </w:pPr>
            <w:del w:id="1367" w:author="Birger Kidmose" w:date="2026-08-06T09:10:00Z" w16du:dateUtc="2026-08-06T07:10:00Z">
              <w:r>
                <w:delText>Skal anvendes til at angive autorisationsnummer for dyrlæger (§ 43)</w:delText>
              </w:r>
            </w:del>
          </w:p>
        </w:tc>
      </w:tr>
      <w:tr w:rsidR="001E5488" w14:paraId="604321CE" w14:textId="77777777" w:rsidTr="302F4859">
        <w:trPr>
          <w:trHeight w:val="333"/>
          <w:trPrChange w:id="1368" w:author="Birger Kidmose" w:date="2026-08-06T09:10:00Z" w16du:dateUtc="2026-08-06T07:10:00Z">
            <w:trPr>
              <w:trHeight w:val="333"/>
            </w:trPr>
          </w:trPrChange>
        </w:trPr>
        <w:tc>
          <w:tcPr>
            <w:tcW w:w="390" w:type="dxa"/>
            <w:tcMar>
              <w:top w:w="56" w:type="dxa"/>
              <w:left w:w="56" w:type="dxa"/>
              <w:bottom w:w="56" w:type="dxa"/>
              <w:right w:w="56" w:type="dxa"/>
            </w:tcMar>
            <w:tcPrChange w:id="1369" w:author="Birger Kidmose" w:date="2026-08-06T09:10:00Z" w16du:dateUtc="2026-08-06T07:10:00Z">
              <w:tcPr>
                <w:tcW w:w="390" w:type="dxa"/>
                <w:tcMar>
                  <w:top w:w="56" w:type="dxa"/>
                  <w:left w:w="56" w:type="dxa"/>
                  <w:bottom w:w="56" w:type="dxa"/>
                  <w:right w:w="56" w:type="dxa"/>
                </w:tcMar>
              </w:tcPr>
            </w:tcPrChange>
          </w:tcPr>
          <w:p w14:paraId="62DA5952" w14:textId="77777777" w:rsidR="001E5488" w:rsidRDefault="001E5488">
            <w:pPr>
              <w:widowControl w:val="0"/>
              <w:spacing w:after="0" w:line="240" w:lineRule="auto"/>
            </w:pPr>
          </w:p>
        </w:tc>
        <w:tc>
          <w:tcPr>
            <w:tcW w:w="3330" w:type="dxa"/>
            <w:tcMar>
              <w:top w:w="56" w:type="dxa"/>
              <w:left w:w="56" w:type="dxa"/>
              <w:bottom w:w="56" w:type="dxa"/>
              <w:right w:w="56" w:type="dxa"/>
            </w:tcMar>
            <w:tcPrChange w:id="1370" w:author="Birger Kidmose" w:date="2026-08-06T09:10:00Z" w16du:dateUtc="2026-08-06T07:10:00Z">
              <w:tcPr>
                <w:tcW w:w="3330" w:type="dxa"/>
                <w:tcMar>
                  <w:top w:w="56" w:type="dxa"/>
                  <w:left w:w="56" w:type="dxa"/>
                  <w:bottom w:w="56" w:type="dxa"/>
                  <w:right w:w="56" w:type="dxa"/>
                </w:tcMar>
              </w:tcPr>
            </w:tcPrChange>
          </w:tcPr>
          <w:p w14:paraId="6DA19180" w14:textId="77777777" w:rsidR="001E5488" w:rsidRDefault="00DD08CB">
            <w:pPr>
              <w:widowControl w:val="0"/>
              <w:spacing w:after="0" w:line="240" w:lineRule="auto"/>
            </w:pPr>
            <w:r>
              <w:t>OrganisationIdentifierType</w:t>
            </w:r>
          </w:p>
        </w:tc>
        <w:tc>
          <w:tcPr>
            <w:tcW w:w="6180" w:type="dxa"/>
            <w:tcMar>
              <w:top w:w="56" w:type="dxa"/>
              <w:left w:w="56" w:type="dxa"/>
              <w:bottom w:w="56" w:type="dxa"/>
              <w:right w:w="56" w:type="dxa"/>
            </w:tcMar>
            <w:tcPrChange w:id="1371" w:author="Birger Kidmose" w:date="2026-08-06T09:10:00Z" w16du:dateUtc="2026-08-06T07:10:00Z">
              <w:tcPr>
                <w:tcW w:w="6180" w:type="dxa"/>
                <w:tcMar>
                  <w:top w:w="56" w:type="dxa"/>
                  <w:left w:w="56" w:type="dxa"/>
                  <w:bottom w:w="56" w:type="dxa"/>
                  <w:right w:w="56" w:type="dxa"/>
                </w:tcMar>
              </w:tcPr>
            </w:tcPrChange>
          </w:tcPr>
          <w:p w14:paraId="6A57DF39" w14:textId="77777777" w:rsidR="001E5488" w:rsidRDefault="00DD08CB">
            <w:pPr>
              <w:widowControl w:val="0"/>
              <w:spacing w:after="0" w:line="240" w:lineRule="auto"/>
            </w:pPr>
            <w:r>
              <w:t>Angivelse af type:</w:t>
            </w:r>
          </w:p>
          <w:p w14:paraId="481B7422" w14:textId="77777777" w:rsidR="001E5488" w:rsidRDefault="00DD08CB">
            <w:pPr>
              <w:widowControl w:val="0"/>
              <w:spacing w:after="0" w:line="240" w:lineRule="auto"/>
            </w:pPr>
            <w:r>
              <w:t xml:space="preserve"> “Dyrlægepraksisnummer”, “Apoteksnummer”, “Apoteksfilialnummer”, “CVR-nummer”</w:t>
            </w:r>
          </w:p>
        </w:tc>
      </w:tr>
      <w:tr w:rsidR="001E5488" w14:paraId="2D6D5AF9" w14:textId="77777777" w:rsidTr="302F4859">
        <w:trPr>
          <w:trHeight w:val="333"/>
          <w:trPrChange w:id="1372" w:author="Birger Kidmose" w:date="2026-08-06T09:10:00Z" w16du:dateUtc="2026-08-06T07:10:00Z">
            <w:trPr>
              <w:trHeight w:val="333"/>
            </w:trPr>
          </w:trPrChange>
        </w:trPr>
        <w:tc>
          <w:tcPr>
            <w:tcW w:w="390" w:type="dxa"/>
            <w:tcMar>
              <w:top w:w="56" w:type="dxa"/>
              <w:left w:w="56" w:type="dxa"/>
              <w:bottom w:w="56" w:type="dxa"/>
              <w:right w:w="56" w:type="dxa"/>
            </w:tcMar>
            <w:tcPrChange w:id="1373" w:author="Birger Kidmose" w:date="2026-08-06T09:10:00Z" w16du:dateUtc="2026-08-06T07:10:00Z">
              <w:tcPr>
                <w:tcW w:w="390" w:type="dxa"/>
                <w:tcMar>
                  <w:top w:w="56" w:type="dxa"/>
                  <w:left w:w="56" w:type="dxa"/>
                  <w:bottom w:w="56" w:type="dxa"/>
                  <w:right w:w="56" w:type="dxa"/>
                </w:tcMar>
              </w:tcPr>
            </w:tcPrChange>
          </w:tcPr>
          <w:p w14:paraId="0A74B36E" w14:textId="77777777" w:rsidR="001E5488" w:rsidRDefault="001E5488">
            <w:pPr>
              <w:widowControl w:val="0"/>
              <w:spacing w:after="0" w:line="240" w:lineRule="auto"/>
            </w:pPr>
          </w:p>
        </w:tc>
        <w:tc>
          <w:tcPr>
            <w:tcW w:w="3330" w:type="dxa"/>
            <w:tcMar>
              <w:top w:w="56" w:type="dxa"/>
              <w:left w:w="56" w:type="dxa"/>
              <w:bottom w:w="56" w:type="dxa"/>
              <w:right w:w="56" w:type="dxa"/>
            </w:tcMar>
            <w:tcPrChange w:id="1374" w:author="Birger Kidmose" w:date="2026-08-06T09:10:00Z" w16du:dateUtc="2026-08-06T07:10:00Z">
              <w:tcPr>
                <w:tcW w:w="3330" w:type="dxa"/>
                <w:tcMar>
                  <w:top w:w="56" w:type="dxa"/>
                  <w:left w:w="56" w:type="dxa"/>
                  <w:bottom w:w="56" w:type="dxa"/>
                  <w:right w:w="56" w:type="dxa"/>
                </w:tcMar>
              </w:tcPr>
            </w:tcPrChange>
          </w:tcPr>
          <w:p w14:paraId="3A144366" w14:textId="77777777" w:rsidR="001E5488" w:rsidRDefault="00DD08CB">
            <w:pPr>
              <w:widowControl w:val="0"/>
              <w:spacing w:after="0" w:line="240" w:lineRule="auto"/>
            </w:pPr>
            <w:r>
              <w:t>OrganisationIdentifierValue</w:t>
            </w:r>
          </w:p>
        </w:tc>
        <w:tc>
          <w:tcPr>
            <w:tcW w:w="6180" w:type="dxa"/>
            <w:tcMar>
              <w:top w:w="56" w:type="dxa"/>
              <w:left w:w="56" w:type="dxa"/>
              <w:bottom w:w="56" w:type="dxa"/>
              <w:right w:w="56" w:type="dxa"/>
            </w:tcMar>
            <w:tcPrChange w:id="1375" w:author="Birger Kidmose" w:date="2026-08-06T09:10:00Z" w16du:dateUtc="2026-08-06T07:10:00Z">
              <w:tcPr>
                <w:tcW w:w="6180" w:type="dxa"/>
                <w:tcMar>
                  <w:top w:w="56" w:type="dxa"/>
                  <w:left w:w="56" w:type="dxa"/>
                  <w:bottom w:w="56" w:type="dxa"/>
                  <w:right w:w="56" w:type="dxa"/>
                </w:tcMar>
              </w:tcPr>
            </w:tcPrChange>
          </w:tcPr>
          <w:p w14:paraId="366A81FD" w14:textId="77777777" w:rsidR="001E5488" w:rsidRDefault="00DD08CB">
            <w:pPr>
              <w:widowControl w:val="0"/>
              <w:spacing w:after="0" w:line="240" w:lineRule="auto"/>
            </w:pPr>
            <w:r>
              <w:t xml:space="preserve">Afhængig af type: </w:t>
            </w:r>
            <w:r>
              <w:br/>
              <w:t xml:space="preserve">Dyrlægepraksisnummer (krævet på recept jf. § 43), </w:t>
            </w:r>
          </w:p>
          <w:p w14:paraId="2F0989E6" w14:textId="77777777" w:rsidR="001E5488" w:rsidRDefault="00DD08CB">
            <w:pPr>
              <w:widowControl w:val="0"/>
              <w:spacing w:after="0" w:line="240" w:lineRule="auto"/>
            </w:pPr>
            <w:r>
              <w:t>apoteksnummer, evt. apoteksfilialnummer</w:t>
            </w:r>
          </w:p>
          <w:p w14:paraId="1BFBFEDE" w14:textId="77777777" w:rsidR="001E5488" w:rsidRDefault="00DD08CB">
            <w:pPr>
              <w:widowControl w:val="0"/>
              <w:spacing w:after="0" w:line="240" w:lineRule="auto"/>
            </w:pPr>
            <w:r>
              <w:t>CVR nummer (for vet-forhandler)</w:t>
            </w:r>
          </w:p>
        </w:tc>
      </w:tr>
      <w:tr w:rsidR="001E5488" w14:paraId="3BFD104A" w14:textId="77777777" w:rsidTr="302F4859">
        <w:trPr>
          <w:trHeight w:val="333"/>
          <w:trPrChange w:id="1376" w:author="Birger Kidmose" w:date="2026-08-06T09:10:00Z" w16du:dateUtc="2026-08-06T07:10:00Z">
            <w:trPr>
              <w:trHeight w:val="333"/>
            </w:trPr>
          </w:trPrChange>
        </w:trPr>
        <w:tc>
          <w:tcPr>
            <w:tcW w:w="3720" w:type="dxa"/>
            <w:gridSpan w:val="2"/>
            <w:tcMar>
              <w:top w:w="56" w:type="dxa"/>
              <w:left w:w="56" w:type="dxa"/>
              <w:bottom w:w="56" w:type="dxa"/>
              <w:right w:w="56" w:type="dxa"/>
            </w:tcMar>
            <w:tcPrChange w:id="1377" w:author="Birger Kidmose" w:date="2026-08-06T09:10:00Z" w16du:dateUtc="2026-08-06T07:10:00Z">
              <w:tcPr>
                <w:tcW w:w="3720" w:type="dxa"/>
                <w:gridSpan w:val="2"/>
                <w:tcMar>
                  <w:top w:w="56" w:type="dxa"/>
                  <w:left w:w="56" w:type="dxa"/>
                  <w:bottom w:w="56" w:type="dxa"/>
                  <w:right w:w="56" w:type="dxa"/>
                </w:tcMar>
              </w:tcPr>
            </w:tcPrChange>
          </w:tcPr>
          <w:p w14:paraId="5747D181" w14:textId="77777777" w:rsidR="001E5488" w:rsidRDefault="00DD08CB">
            <w:pPr>
              <w:widowControl w:val="0"/>
              <w:spacing w:after="0" w:line="240" w:lineRule="auto"/>
            </w:pPr>
            <w:r>
              <w:t>Navn (Name)</w:t>
            </w:r>
          </w:p>
        </w:tc>
        <w:tc>
          <w:tcPr>
            <w:tcW w:w="6180" w:type="dxa"/>
            <w:tcMar>
              <w:top w:w="56" w:type="dxa"/>
              <w:left w:w="56" w:type="dxa"/>
              <w:bottom w:w="56" w:type="dxa"/>
              <w:right w:w="56" w:type="dxa"/>
            </w:tcMar>
            <w:tcPrChange w:id="1378" w:author="Birger Kidmose" w:date="2026-08-06T09:10:00Z" w16du:dateUtc="2026-08-06T07:10:00Z">
              <w:tcPr>
                <w:tcW w:w="6180" w:type="dxa"/>
                <w:tcMar>
                  <w:top w:w="56" w:type="dxa"/>
                  <w:left w:w="56" w:type="dxa"/>
                  <w:bottom w:w="56" w:type="dxa"/>
                  <w:right w:w="56" w:type="dxa"/>
                </w:tcMar>
              </w:tcPr>
            </w:tcPrChange>
          </w:tcPr>
          <w:p w14:paraId="793D33E7" w14:textId="12F09877" w:rsidR="001E5488" w:rsidRDefault="00DD08CB">
            <w:pPr>
              <w:widowControl w:val="0"/>
              <w:spacing w:after="0" w:line="240" w:lineRule="auto"/>
            </w:pPr>
            <w:r w:rsidRPr="008A6D3B">
              <w:t xml:space="preserve">Navn på dyrlægepraksis, apotek/filial eller vet-forhandler. </w:t>
            </w:r>
            <w:r>
              <w:t>Obligatorisk</w:t>
            </w:r>
          </w:p>
        </w:tc>
      </w:tr>
      <w:tr w:rsidR="001E5488" w14:paraId="2D137EBB" w14:textId="77777777" w:rsidTr="302F4859">
        <w:trPr>
          <w:trHeight w:val="332"/>
          <w:trPrChange w:id="1379" w:author="Birger Kidmose" w:date="2026-08-06T09:10:00Z" w16du:dateUtc="2026-08-06T07:10:00Z">
            <w:trPr>
              <w:trHeight w:val="332"/>
            </w:trPr>
          </w:trPrChange>
        </w:trPr>
        <w:tc>
          <w:tcPr>
            <w:tcW w:w="3720" w:type="dxa"/>
            <w:gridSpan w:val="2"/>
            <w:tcMar>
              <w:top w:w="56" w:type="dxa"/>
              <w:left w:w="56" w:type="dxa"/>
              <w:bottom w:w="56" w:type="dxa"/>
              <w:right w:w="56" w:type="dxa"/>
            </w:tcMar>
            <w:tcPrChange w:id="1380" w:author="Birger Kidmose" w:date="2026-08-06T09:10:00Z" w16du:dateUtc="2026-08-06T07:10:00Z">
              <w:tcPr>
                <w:tcW w:w="3720" w:type="dxa"/>
                <w:gridSpan w:val="2"/>
                <w:tcMar>
                  <w:top w:w="56" w:type="dxa"/>
                  <w:left w:w="56" w:type="dxa"/>
                  <w:bottom w:w="56" w:type="dxa"/>
                  <w:right w:w="56" w:type="dxa"/>
                </w:tcMar>
              </w:tcPr>
            </w:tcPrChange>
          </w:tcPr>
          <w:p w14:paraId="7666CBF5" w14:textId="0042D430" w:rsidR="001E5488" w:rsidRDefault="00BF616F">
            <w:pPr>
              <w:widowControl w:val="0"/>
              <w:spacing w:after="0" w:line="240" w:lineRule="auto"/>
            </w:pPr>
            <w:r>
              <w:t>Adresse</w:t>
            </w:r>
            <w:r w:rsidR="00DD08CB">
              <w:t xml:space="preserve"> (AddressLine)</w:t>
            </w:r>
          </w:p>
        </w:tc>
        <w:tc>
          <w:tcPr>
            <w:tcW w:w="6180" w:type="dxa"/>
            <w:tcMar>
              <w:top w:w="56" w:type="dxa"/>
              <w:left w:w="56" w:type="dxa"/>
              <w:bottom w:w="56" w:type="dxa"/>
              <w:right w:w="56" w:type="dxa"/>
            </w:tcMar>
            <w:tcPrChange w:id="1381" w:author="Birger Kidmose" w:date="2026-08-06T09:10:00Z" w16du:dateUtc="2026-08-06T07:10:00Z">
              <w:tcPr>
                <w:tcW w:w="6180" w:type="dxa"/>
                <w:tcMar>
                  <w:top w:w="56" w:type="dxa"/>
                  <w:left w:w="56" w:type="dxa"/>
                  <w:bottom w:w="56" w:type="dxa"/>
                  <w:right w:w="56" w:type="dxa"/>
                </w:tcMar>
              </w:tcPr>
            </w:tcPrChange>
          </w:tcPr>
          <w:p w14:paraId="60AB777A" w14:textId="77777777" w:rsidR="001E5488" w:rsidRDefault="00DD08CB">
            <w:pPr>
              <w:widowControl w:val="0"/>
              <w:spacing w:after="0" w:line="240" w:lineRule="auto"/>
              <w:rPr>
                <w:shd w:val="clear" w:color="auto" w:fill="F4CCCC"/>
              </w:rPr>
            </w:pPr>
            <w:r w:rsidRPr="008A6D3B">
              <w:t xml:space="preserve">1-5 strenge til ustruktureret adresse, krævet på recept jf. </w:t>
            </w:r>
            <w:r>
              <w:t>§ 43</w:t>
            </w:r>
          </w:p>
        </w:tc>
      </w:tr>
      <w:tr w:rsidR="001E5488" w14:paraId="52AD703D" w14:textId="77777777" w:rsidTr="302F4859">
        <w:trPr>
          <w:trHeight w:val="333"/>
          <w:trPrChange w:id="1382" w:author="Birger Kidmose" w:date="2026-08-06T09:10:00Z" w16du:dateUtc="2026-08-06T07:10:00Z">
            <w:trPr>
              <w:trHeight w:val="333"/>
            </w:trPr>
          </w:trPrChange>
        </w:trPr>
        <w:tc>
          <w:tcPr>
            <w:tcW w:w="3720" w:type="dxa"/>
            <w:gridSpan w:val="2"/>
            <w:tcMar>
              <w:top w:w="56" w:type="dxa"/>
              <w:left w:w="56" w:type="dxa"/>
              <w:bottom w:w="56" w:type="dxa"/>
              <w:right w:w="56" w:type="dxa"/>
            </w:tcMar>
            <w:tcPrChange w:id="1383" w:author="Birger Kidmose" w:date="2026-08-06T09:10:00Z" w16du:dateUtc="2026-08-06T07:10:00Z">
              <w:tcPr>
                <w:tcW w:w="3720" w:type="dxa"/>
                <w:gridSpan w:val="2"/>
                <w:tcMar>
                  <w:top w:w="56" w:type="dxa"/>
                  <w:left w:w="56" w:type="dxa"/>
                  <w:bottom w:w="56" w:type="dxa"/>
                  <w:right w:w="56" w:type="dxa"/>
                </w:tcMar>
              </w:tcPr>
            </w:tcPrChange>
          </w:tcPr>
          <w:p w14:paraId="5FF185A0" w14:textId="77777777" w:rsidR="001E5488" w:rsidRDefault="00DD08CB">
            <w:pPr>
              <w:widowControl w:val="0"/>
              <w:spacing w:after="0" w:line="240" w:lineRule="auto"/>
            </w:pPr>
            <w:r>
              <w:t>Telefonnnummer (TelephoneNumber)</w:t>
            </w:r>
          </w:p>
        </w:tc>
        <w:tc>
          <w:tcPr>
            <w:tcW w:w="6180" w:type="dxa"/>
            <w:tcMar>
              <w:top w:w="56" w:type="dxa"/>
              <w:left w:w="56" w:type="dxa"/>
              <w:bottom w:w="56" w:type="dxa"/>
              <w:right w:w="56" w:type="dxa"/>
            </w:tcMar>
            <w:tcPrChange w:id="1384" w:author="Birger Kidmose" w:date="2026-08-06T09:10:00Z" w16du:dateUtc="2026-08-06T07:10:00Z">
              <w:tcPr>
                <w:tcW w:w="6180" w:type="dxa"/>
                <w:tcMar>
                  <w:top w:w="56" w:type="dxa"/>
                  <w:left w:w="56" w:type="dxa"/>
                  <w:bottom w:w="56" w:type="dxa"/>
                  <w:right w:w="56" w:type="dxa"/>
                </w:tcMar>
              </w:tcPr>
            </w:tcPrChange>
          </w:tcPr>
          <w:p w14:paraId="4FA04615" w14:textId="77777777" w:rsidR="001E5488" w:rsidRPr="008A6D3B" w:rsidRDefault="00DD08CB">
            <w:pPr>
              <w:widowControl w:val="0"/>
              <w:spacing w:after="0" w:line="240" w:lineRule="auto"/>
            </w:pPr>
            <w:r w:rsidRPr="008A6D3B">
              <w:t>Optionel, men krævet på recept jf. § 43, kan udelades på andre elementer</w:t>
            </w:r>
          </w:p>
        </w:tc>
      </w:tr>
      <w:tr w:rsidR="001E5488" w14:paraId="4505B672" w14:textId="77777777" w:rsidTr="302F4859">
        <w:trPr>
          <w:trHeight w:val="333"/>
          <w:trPrChange w:id="1385" w:author="Birger Kidmose" w:date="2026-08-06T09:10:00Z" w16du:dateUtc="2026-08-06T07:10:00Z">
            <w:trPr>
              <w:trHeight w:val="333"/>
            </w:trPr>
          </w:trPrChange>
        </w:trPr>
        <w:tc>
          <w:tcPr>
            <w:tcW w:w="3720" w:type="dxa"/>
            <w:gridSpan w:val="2"/>
            <w:tcMar>
              <w:top w:w="56" w:type="dxa"/>
              <w:left w:w="56" w:type="dxa"/>
              <w:bottom w:w="56" w:type="dxa"/>
              <w:right w:w="56" w:type="dxa"/>
            </w:tcMar>
            <w:tcPrChange w:id="1386" w:author="Birger Kidmose" w:date="2026-08-06T09:10:00Z" w16du:dateUtc="2026-08-06T07:10:00Z">
              <w:tcPr>
                <w:tcW w:w="3720" w:type="dxa"/>
                <w:gridSpan w:val="2"/>
                <w:tcMar>
                  <w:top w:w="56" w:type="dxa"/>
                  <w:left w:w="56" w:type="dxa"/>
                  <w:bottom w:w="56" w:type="dxa"/>
                  <w:right w:w="56" w:type="dxa"/>
                </w:tcMar>
              </w:tcPr>
            </w:tcPrChange>
          </w:tcPr>
          <w:p w14:paraId="62B7C17B" w14:textId="0D59A9FA" w:rsidR="001E5488" w:rsidRDefault="48547936">
            <w:pPr>
              <w:widowControl w:val="0"/>
              <w:spacing w:after="0" w:line="240" w:lineRule="auto"/>
            </w:pPr>
            <w:r>
              <w:t>Email (EmailAddress)</w:t>
            </w:r>
          </w:p>
        </w:tc>
        <w:tc>
          <w:tcPr>
            <w:tcW w:w="6180" w:type="dxa"/>
            <w:tcMar>
              <w:top w:w="56" w:type="dxa"/>
              <w:left w:w="56" w:type="dxa"/>
              <w:bottom w:w="56" w:type="dxa"/>
              <w:right w:w="56" w:type="dxa"/>
            </w:tcMar>
            <w:tcPrChange w:id="1387" w:author="Birger Kidmose" w:date="2026-08-06T09:10:00Z" w16du:dateUtc="2026-08-06T07:10:00Z">
              <w:tcPr>
                <w:tcW w:w="6180" w:type="dxa"/>
                <w:tcMar>
                  <w:top w:w="56" w:type="dxa"/>
                  <w:left w:w="56" w:type="dxa"/>
                  <w:bottom w:w="56" w:type="dxa"/>
                  <w:right w:w="56" w:type="dxa"/>
                </w:tcMar>
              </w:tcPr>
            </w:tcPrChange>
          </w:tcPr>
          <w:p w14:paraId="3E86660C" w14:textId="2573C58A" w:rsidR="00E83BF6" w:rsidRDefault="48547936">
            <w:pPr>
              <w:widowControl w:val="0"/>
              <w:spacing w:after="0" w:line="240" w:lineRule="auto"/>
            </w:pPr>
            <w:r>
              <w:t>Optionelt</w:t>
            </w:r>
            <w:del w:id="1388" w:author="Birger Kidmose" w:date="2026-08-06T09:10:00Z" w16du:dateUtc="2026-08-06T07:10:00Z">
              <w:r w:rsidR="00DD08CB" w:rsidRPr="008A6D3B">
                <w:delText xml:space="preserve">, krævet på recept jf. </w:delText>
              </w:r>
              <w:r w:rsidR="00DD08CB">
                <w:delText>§ 43 for dyrlæge og besætningsejer</w:delText>
              </w:r>
            </w:del>
          </w:p>
        </w:tc>
      </w:tr>
    </w:tbl>
    <w:p w14:paraId="07351653" w14:textId="554D08D4" w:rsidR="001E5488" w:rsidRDefault="001D72CE">
      <w:pPr>
        <w:pStyle w:val="Heading2"/>
      </w:pPr>
      <w:bookmarkStart w:id="1389" w:name="_o6ohnehnwnko" w:colFirst="0" w:colLast="0"/>
      <w:bookmarkStart w:id="1390" w:name="_i0wxlq2lbhos"/>
      <w:bookmarkStart w:id="1391" w:name="_Toc231991134"/>
      <w:bookmarkEnd w:id="1389"/>
      <w:bookmarkEnd w:id="1390"/>
      <w:r>
        <w:t>7</w:t>
      </w:r>
      <w:r w:rsidR="00DD08CB">
        <w:t>.</w:t>
      </w:r>
      <w:r w:rsidR="00934A7E">
        <w:t>4</w:t>
      </w:r>
      <w:r w:rsidR="00DD08CB">
        <w:t xml:space="preserve"> - Dyreejer-element</w:t>
      </w:r>
      <w:bookmarkEnd w:id="1391"/>
    </w:p>
    <w:p w14:paraId="1AA618A4" w14:textId="12906AC0" w:rsidR="001E5488" w:rsidRPr="008A6D3B" w:rsidRDefault="00DD08CB">
      <w:r w:rsidRPr="008A6D3B">
        <w:t>Dyreejeren er enten besætningsejer eller hobbydyrejer.</w:t>
      </w:r>
      <w:r>
        <w:t xml:space="preserve"> I snitfladen anvendes </w:t>
      </w:r>
      <w:hyperlink w:anchor="_76m1bjv1qnqz">
        <w:r>
          <w:rPr>
            <w:color w:val="1155CC"/>
            <w:u w:val="single"/>
          </w:rPr>
          <w:t>Aktør-elementet</w:t>
        </w:r>
      </w:hyperlink>
      <w:r>
        <w:t>s type/struktur til at angive dyreejeren. For dyreejer gælder at CVR-nummer og CPR-nummer kan være angivet for besætningsejer, og ikke angives for hobbydyreejere</w:t>
      </w:r>
      <w:del w:id="1392" w:author="Birger Kidmose" w:date="2026-08-06T09:10:00Z" w16du:dateUtc="2026-08-06T07:10:00Z">
        <w:r>
          <w:delText>..</w:delText>
        </w:r>
      </w:del>
      <w:ins w:id="1393" w:author="Birger Kidmose" w:date="2026-08-06T09:10:00Z" w16du:dateUtc="2026-08-06T07:10:00Z">
        <w:r>
          <w:t>.</w:t>
        </w:r>
      </w:ins>
      <w:r>
        <w:t xml:space="preserve"> </w:t>
      </w:r>
    </w:p>
    <w:p w14:paraId="710BFEAD" w14:textId="2AA97A81" w:rsidR="001E5488" w:rsidRDefault="001D72CE">
      <w:pPr>
        <w:pStyle w:val="Heading2"/>
      </w:pPr>
      <w:bookmarkStart w:id="1394" w:name="_mkqiqc3jespt" w:colFirst="0" w:colLast="0"/>
      <w:bookmarkStart w:id="1395" w:name="_vyjkmfdewh45"/>
      <w:bookmarkStart w:id="1396" w:name="_Toc231991135"/>
      <w:bookmarkEnd w:id="1394"/>
      <w:bookmarkEnd w:id="1395"/>
      <w:r>
        <w:t>7</w:t>
      </w:r>
      <w:r w:rsidR="00DD08CB">
        <w:t>.</w:t>
      </w:r>
      <w:r w:rsidR="00934A7E">
        <w:t>5</w:t>
      </w:r>
      <w:r w:rsidR="00DD08CB">
        <w:t xml:space="preserve"> - Lægemiddel-element</w:t>
      </w:r>
      <w:bookmarkEnd w:id="1396"/>
    </w:p>
    <w:p w14:paraId="74362E67" w14:textId="18B0D000" w:rsidR="001E5488" w:rsidRPr="008A6D3B" w:rsidRDefault="00DD08CB">
      <w:r w:rsidRPr="008A6D3B">
        <w:t xml:space="preserve">Lægemidlet angives ved oprettelse af recepten, i de tilfælde hvor lægemidlet ikke findes i et fælles </w:t>
      </w:r>
      <w:r w:rsidR="00B630AD">
        <w:t>stamdata</w:t>
      </w:r>
      <w:r w:rsidRPr="008A6D3B">
        <w:t xml:space="preserve">register som f.eks. </w:t>
      </w:r>
      <w:r w:rsidR="00B630AD">
        <w:t>Lægemidler (</w:t>
      </w:r>
      <w:r w:rsidRPr="008A6D3B">
        <w:t>Medicinpriser</w:t>
      </w:r>
      <w:r w:rsidR="00B630AD">
        <w:t>)</w:t>
      </w:r>
      <w:r w:rsidRPr="008A6D3B">
        <w:t xml:space="preserve">. Oprettes der f.eks. en recept på et lægemiddel med en udleveringstilladelse eller et magistrelt lægemiddel, skal lægemidlet angives. </w:t>
      </w:r>
    </w:p>
    <w:p w14:paraId="5D9F137C" w14:textId="198B6358" w:rsidR="001E5488" w:rsidRPr="008A6D3B" w:rsidRDefault="00DD08CB">
      <w:r w:rsidRPr="008A6D3B">
        <w:t xml:space="preserve">Når </w:t>
      </w:r>
      <w:r w:rsidR="0053149D">
        <w:t>Løsningen</w:t>
      </w:r>
      <w:r w:rsidRPr="008A6D3B">
        <w:t xml:space="preserve"> returnerer recepter vil </w:t>
      </w:r>
      <w:r w:rsidR="0053149D">
        <w:t>Løsningen</w:t>
      </w:r>
      <w:r w:rsidRPr="008A6D3B">
        <w:t xml:space="preserve"> supplere med stamdata, herunder også lægemiddeldata for lægemidler i </w:t>
      </w:r>
      <w:r w:rsidR="00B630AD">
        <w:t>Lægemidler (</w:t>
      </w:r>
      <w:r w:rsidR="00B630AD" w:rsidRPr="008A6D3B">
        <w:t>Medicinpriser</w:t>
      </w:r>
      <w:r w:rsidR="00B630AD">
        <w:t>) stamdatasættet</w:t>
      </w:r>
      <w:r w:rsidRPr="008A6D3B">
        <w:t xml:space="preserve">. </w:t>
      </w:r>
    </w:p>
    <w:p w14:paraId="3ABB75CE" w14:textId="7D31E85A" w:rsidR="001E5488" w:rsidRPr="008A6D3B" w:rsidRDefault="48547936" w:rsidP="302F4859">
      <w:r>
        <w:t xml:space="preserve">Kilden til værdier for ATC, enheder mv. er altid Medicinpriser, også for magistrelle lægemidler </w:t>
      </w:r>
      <w:del w:id="1397" w:author="Birger Kidmose" w:date="2026-08-06T09:10:00Z" w16du:dateUtc="2026-08-06T07:10:00Z">
        <w:r w:rsidR="00DD08CB" w:rsidRPr="008A6D3B">
          <w:delText>eller</w:delText>
        </w:r>
      </w:del>
      <w:ins w:id="1398" w:author="Birger Kidmose" w:date="2026-08-06T09:10:00Z" w16du:dateUtc="2026-08-06T07:10:00Z">
        <w:r w:rsidR="3C885A6D">
          <w:t>og</w:t>
        </w:r>
      </w:ins>
      <w:r w:rsidR="3C885A6D">
        <w:t xml:space="preserve"> </w:t>
      </w:r>
      <w:r>
        <w:t xml:space="preserve">lægemidler med udleveringstilladelse, som ikke findes i </w:t>
      </w:r>
      <w:r w:rsidR="42C4A69B">
        <w:t>Lægemidler (Medicinpriser)</w:t>
      </w:r>
      <w:r>
        <w:t>.</w:t>
      </w:r>
    </w:p>
    <w:p w14:paraId="44A3400B" w14:textId="3FF2D11A" w:rsidR="001E5488" w:rsidRDefault="00DD08CB">
      <w:r>
        <w:t xml:space="preserve">Se evt. </w:t>
      </w:r>
      <w:hyperlink w:anchor="_fsz6v7co0126">
        <w:r w:rsidR="00B630AD">
          <w:rPr>
            <w:color w:val="1155CC"/>
            <w:u w:val="single"/>
          </w:rPr>
          <w:t>6</w:t>
        </w:r>
        <w:r>
          <w:rPr>
            <w:color w:val="1155CC"/>
            <w:u w:val="single"/>
          </w:rPr>
          <w:t>.1 - Receptmodel</w:t>
        </w:r>
      </w:hyperlink>
      <w:r>
        <w:t xml:space="preserve"> for beskrivelse af sammenhængen mellem datamodellen og services.</w:t>
      </w:r>
    </w:p>
    <w:tbl>
      <w:tblPr>
        <w:tblStyle w:val="af8"/>
        <w:tblW w:w="99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1399" w:author="Birger Kidmose" w:date="2026-08-06T09:10:00Z" w16du:dateUtc="2026-08-06T07:10:00Z">
          <w:tblPr>
            <w:tblW w:w="9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436"/>
        <w:gridCol w:w="3671"/>
        <w:gridCol w:w="5838"/>
        <w:tblGridChange w:id="1400">
          <w:tblGrid>
            <w:gridCol w:w="436"/>
            <w:gridCol w:w="3671"/>
            <w:gridCol w:w="5838"/>
          </w:tblGrid>
        </w:tblGridChange>
      </w:tblGrid>
      <w:tr w:rsidR="001E5488" w14:paraId="4205B76A" w14:textId="77777777" w:rsidTr="1F0BAC7D">
        <w:trPr>
          <w:trHeight w:val="420"/>
          <w:tblHeader/>
          <w:trPrChange w:id="1401" w:author="Birger Kidmose" w:date="2026-08-06T09:10:00Z" w16du:dateUtc="2026-08-06T07:10:00Z">
            <w:trPr>
              <w:trHeight w:val="420"/>
              <w:tblHeader/>
            </w:trPr>
          </w:trPrChange>
        </w:trPr>
        <w:tc>
          <w:tcPr>
            <w:tcW w:w="9945" w:type="dxa"/>
            <w:gridSpan w:val="3"/>
            <w:shd w:val="clear" w:color="auto" w:fill="BFBFBF" w:themeFill="background1" w:themeFillShade="BF"/>
            <w:tcMar>
              <w:top w:w="56" w:type="dxa"/>
              <w:left w:w="56" w:type="dxa"/>
              <w:bottom w:w="56" w:type="dxa"/>
              <w:right w:w="56" w:type="dxa"/>
            </w:tcMar>
            <w:tcPrChange w:id="1402" w:author="Birger Kidmose" w:date="2026-08-06T09:10:00Z" w16du:dateUtc="2026-08-06T07:10:00Z">
              <w:tcPr>
                <w:tcW w:w="9945" w:type="dxa"/>
                <w:gridSpan w:val="3"/>
                <w:shd w:val="clear" w:color="auto" w:fill="BFBFBF" w:themeFill="background1" w:themeFillShade="BF"/>
                <w:tcMar>
                  <w:top w:w="56" w:type="dxa"/>
                  <w:left w:w="56" w:type="dxa"/>
                  <w:bottom w:w="56" w:type="dxa"/>
                  <w:right w:w="56" w:type="dxa"/>
                </w:tcMar>
              </w:tcPr>
            </w:tcPrChange>
          </w:tcPr>
          <w:p w14:paraId="45DCC887" w14:textId="77777777" w:rsidR="001E5488" w:rsidRDefault="00DD08CB">
            <w:pPr>
              <w:widowControl w:val="0"/>
              <w:spacing w:after="0" w:line="240" w:lineRule="auto"/>
            </w:pPr>
            <w:r>
              <w:rPr>
                <w:b/>
                <w:bCs/>
              </w:rPr>
              <w:t xml:space="preserve">Lægemiddel </w:t>
            </w:r>
            <w:r>
              <w:t>(Drug)</w:t>
            </w:r>
          </w:p>
        </w:tc>
      </w:tr>
      <w:tr w:rsidR="001E5488" w14:paraId="715D9D36" w14:textId="77777777" w:rsidTr="1F0BAC7D">
        <w:trPr>
          <w:trHeight w:val="333"/>
          <w:trPrChange w:id="1403" w:author="Birger Kidmose" w:date="2026-08-06T09:10:00Z" w16du:dateUtc="2026-08-06T07:10:00Z">
            <w:trPr>
              <w:trHeight w:val="333"/>
            </w:trPr>
          </w:trPrChange>
        </w:trPr>
        <w:tc>
          <w:tcPr>
            <w:tcW w:w="4107" w:type="dxa"/>
            <w:gridSpan w:val="2"/>
            <w:tcMar>
              <w:top w:w="56" w:type="dxa"/>
              <w:left w:w="56" w:type="dxa"/>
              <w:bottom w:w="56" w:type="dxa"/>
              <w:right w:w="56" w:type="dxa"/>
            </w:tcMar>
            <w:tcPrChange w:id="1404" w:author="Birger Kidmose" w:date="2026-08-06T09:10:00Z" w16du:dateUtc="2026-08-06T07:10:00Z">
              <w:tcPr>
                <w:tcW w:w="4107" w:type="dxa"/>
                <w:gridSpan w:val="2"/>
                <w:tcMar>
                  <w:top w:w="56" w:type="dxa"/>
                  <w:left w:w="56" w:type="dxa"/>
                  <w:bottom w:w="56" w:type="dxa"/>
                  <w:right w:w="56" w:type="dxa"/>
                </w:tcMar>
              </w:tcPr>
            </w:tcPrChange>
          </w:tcPr>
          <w:p w14:paraId="705A2536" w14:textId="77777777" w:rsidR="001E5488" w:rsidRDefault="00DD08CB">
            <w:pPr>
              <w:widowControl w:val="0"/>
              <w:spacing w:after="0" w:line="240" w:lineRule="auto"/>
              <w:rPr>
                <w:b/>
                <w:bCs/>
              </w:rPr>
            </w:pPr>
            <w:r>
              <w:rPr>
                <w:b/>
                <w:bCs/>
              </w:rPr>
              <w:t>Element</w:t>
            </w:r>
          </w:p>
        </w:tc>
        <w:tc>
          <w:tcPr>
            <w:tcW w:w="5838" w:type="dxa"/>
            <w:tcMar>
              <w:top w:w="56" w:type="dxa"/>
              <w:left w:w="56" w:type="dxa"/>
              <w:bottom w:w="56" w:type="dxa"/>
              <w:right w:w="56" w:type="dxa"/>
            </w:tcMar>
            <w:tcPrChange w:id="1405" w:author="Birger Kidmose" w:date="2026-08-06T09:10:00Z" w16du:dateUtc="2026-08-06T07:10:00Z">
              <w:tcPr>
                <w:tcW w:w="5838" w:type="dxa"/>
                <w:tcMar>
                  <w:top w:w="56" w:type="dxa"/>
                  <w:left w:w="56" w:type="dxa"/>
                  <w:bottom w:w="56" w:type="dxa"/>
                  <w:right w:w="56" w:type="dxa"/>
                </w:tcMar>
              </w:tcPr>
            </w:tcPrChange>
          </w:tcPr>
          <w:p w14:paraId="4D52824D" w14:textId="77777777" w:rsidR="001E5488" w:rsidRDefault="00DD08CB">
            <w:pPr>
              <w:widowControl w:val="0"/>
              <w:spacing w:after="0" w:line="240" w:lineRule="auto"/>
              <w:rPr>
                <w:b/>
                <w:bCs/>
              </w:rPr>
            </w:pPr>
            <w:r>
              <w:rPr>
                <w:b/>
                <w:bCs/>
              </w:rPr>
              <w:t>Beskrivelse</w:t>
            </w:r>
          </w:p>
        </w:tc>
      </w:tr>
      <w:tr w:rsidR="001E5488" w14:paraId="685F0EC8" w14:textId="77777777" w:rsidTr="1F0BAC7D">
        <w:trPr>
          <w:trHeight w:val="333"/>
          <w:trPrChange w:id="1406" w:author="Birger Kidmose" w:date="2026-08-06T09:10:00Z" w16du:dateUtc="2026-08-06T07:10:00Z">
            <w:trPr>
              <w:trHeight w:val="333"/>
            </w:trPr>
          </w:trPrChange>
        </w:trPr>
        <w:tc>
          <w:tcPr>
            <w:tcW w:w="4107" w:type="dxa"/>
            <w:gridSpan w:val="2"/>
            <w:tcMar>
              <w:top w:w="56" w:type="dxa"/>
              <w:left w:w="56" w:type="dxa"/>
              <w:bottom w:w="56" w:type="dxa"/>
              <w:right w:w="56" w:type="dxa"/>
            </w:tcMar>
            <w:tcPrChange w:id="1407" w:author="Birger Kidmose" w:date="2026-08-06T09:10:00Z" w16du:dateUtc="2026-08-06T07:10:00Z">
              <w:tcPr>
                <w:tcW w:w="4107" w:type="dxa"/>
                <w:gridSpan w:val="2"/>
                <w:tcMar>
                  <w:top w:w="56" w:type="dxa"/>
                  <w:left w:w="56" w:type="dxa"/>
                  <w:bottom w:w="56" w:type="dxa"/>
                  <w:right w:w="56" w:type="dxa"/>
                </w:tcMar>
              </w:tcPr>
            </w:tcPrChange>
          </w:tcPr>
          <w:p w14:paraId="2F650745" w14:textId="77777777" w:rsidR="001E5488" w:rsidRDefault="00DD08CB">
            <w:pPr>
              <w:widowControl w:val="0"/>
              <w:spacing w:after="0" w:line="240" w:lineRule="auto"/>
            </w:pPr>
            <w:r>
              <w:t xml:space="preserve">Drugid (Identifier) </w:t>
            </w:r>
          </w:p>
        </w:tc>
        <w:tc>
          <w:tcPr>
            <w:tcW w:w="5838" w:type="dxa"/>
            <w:tcMar>
              <w:top w:w="56" w:type="dxa"/>
              <w:left w:w="56" w:type="dxa"/>
              <w:bottom w:w="56" w:type="dxa"/>
              <w:right w:w="56" w:type="dxa"/>
            </w:tcMar>
            <w:tcPrChange w:id="1408" w:author="Birger Kidmose" w:date="2026-08-06T09:10:00Z" w16du:dateUtc="2026-08-06T07:10:00Z">
              <w:tcPr>
                <w:tcW w:w="5838" w:type="dxa"/>
                <w:tcMar>
                  <w:top w:w="56" w:type="dxa"/>
                  <w:left w:w="56" w:type="dxa"/>
                  <w:bottom w:w="56" w:type="dxa"/>
                  <w:right w:w="56" w:type="dxa"/>
                </w:tcMar>
              </w:tcPr>
            </w:tcPrChange>
          </w:tcPr>
          <w:p w14:paraId="51D4B636" w14:textId="77777777" w:rsidR="001E5488" w:rsidRPr="008A6D3B" w:rsidRDefault="00DD08CB">
            <w:pPr>
              <w:widowControl w:val="0"/>
              <w:spacing w:after="0" w:line="240" w:lineRule="auto"/>
            </w:pPr>
            <w:r w:rsidRPr="008A6D3B">
              <w:t>Lægemidlets drugid fra Medicinpriser. Optionelt, men skal altid angives for lægemidler i Medicinpriser.</w:t>
            </w:r>
          </w:p>
        </w:tc>
      </w:tr>
      <w:tr w:rsidR="001E5488" w14:paraId="3FDC1F10" w14:textId="77777777" w:rsidTr="1F0BAC7D">
        <w:trPr>
          <w:trHeight w:val="333"/>
          <w:trPrChange w:id="1409" w:author="Birger Kidmose" w:date="2026-08-06T09:10:00Z" w16du:dateUtc="2026-08-06T07:10:00Z">
            <w:trPr>
              <w:trHeight w:val="333"/>
            </w:trPr>
          </w:trPrChange>
        </w:trPr>
        <w:tc>
          <w:tcPr>
            <w:tcW w:w="4107" w:type="dxa"/>
            <w:gridSpan w:val="2"/>
            <w:tcMar>
              <w:top w:w="56" w:type="dxa"/>
              <w:left w:w="56" w:type="dxa"/>
              <w:bottom w:w="56" w:type="dxa"/>
              <w:right w:w="56" w:type="dxa"/>
            </w:tcMar>
            <w:tcPrChange w:id="1410" w:author="Birger Kidmose" w:date="2026-08-06T09:10:00Z" w16du:dateUtc="2026-08-06T07:10:00Z">
              <w:tcPr>
                <w:tcW w:w="4107" w:type="dxa"/>
                <w:gridSpan w:val="2"/>
                <w:tcMar>
                  <w:top w:w="56" w:type="dxa"/>
                  <w:left w:w="56" w:type="dxa"/>
                  <w:bottom w:w="56" w:type="dxa"/>
                  <w:right w:w="56" w:type="dxa"/>
                </w:tcMar>
              </w:tcPr>
            </w:tcPrChange>
          </w:tcPr>
          <w:p w14:paraId="21C6EE58" w14:textId="77777777" w:rsidR="001E5488" w:rsidRDefault="00DD08CB">
            <w:pPr>
              <w:widowControl w:val="0"/>
              <w:spacing w:after="0" w:line="240" w:lineRule="auto"/>
            </w:pPr>
            <w:r>
              <w:t>Source (Source)</w:t>
            </w:r>
          </w:p>
        </w:tc>
        <w:tc>
          <w:tcPr>
            <w:tcW w:w="5838" w:type="dxa"/>
            <w:tcMar>
              <w:top w:w="56" w:type="dxa"/>
              <w:left w:w="56" w:type="dxa"/>
              <w:bottom w:w="56" w:type="dxa"/>
              <w:right w:w="56" w:type="dxa"/>
            </w:tcMar>
            <w:tcPrChange w:id="1411" w:author="Birger Kidmose" w:date="2026-08-06T09:10:00Z" w16du:dateUtc="2026-08-06T07:10:00Z">
              <w:tcPr>
                <w:tcW w:w="5838" w:type="dxa"/>
                <w:tcMar>
                  <w:top w:w="56" w:type="dxa"/>
                  <w:left w:w="56" w:type="dxa"/>
                  <w:bottom w:w="56" w:type="dxa"/>
                  <w:right w:w="56" w:type="dxa"/>
                </w:tcMar>
              </w:tcPr>
            </w:tcPrChange>
          </w:tcPr>
          <w:p w14:paraId="67B257B8" w14:textId="77777777" w:rsidR="001E5488" w:rsidRPr="008A6D3B" w:rsidRDefault="00DD08CB">
            <w:pPr>
              <w:widowControl w:val="0"/>
              <w:spacing w:after="0" w:line="240" w:lineRule="auto"/>
            </w:pPr>
            <w:r w:rsidRPr="008A6D3B">
              <w:t>Kilden til stamdata, “Medicinpriser”. Er kilden ikke et delt register som f.eks. Medicinpriser angives source til “Local”</w:t>
            </w:r>
          </w:p>
        </w:tc>
      </w:tr>
      <w:tr w:rsidR="001E5488" w14:paraId="09B8D95C" w14:textId="77777777" w:rsidTr="1F0BAC7D">
        <w:trPr>
          <w:trHeight w:val="333"/>
          <w:trPrChange w:id="1412" w:author="Birger Kidmose" w:date="2026-08-06T09:10:00Z" w16du:dateUtc="2026-08-06T07:10:00Z">
            <w:trPr>
              <w:trHeight w:val="333"/>
            </w:trPr>
          </w:trPrChange>
        </w:trPr>
        <w:tc>
          <w:tcPr>
            <w:tcW w:w="4107" w:type="dxa"/>
            <w:gridSpan w:val="2"/>
            <w:tcMar>
              <w:top w:w="56" w:type="dxa"/>
              <w:left w:w="56" w:type="dxa"/>
              <w:bottom w:w="56" w:type="dxa"/>
              <w:right w:w="56" w:type="dxa"/>
            </w:tcMar>
            <w:tcPrChange w:id="1413" w:author="Birger Kidmose" w:date="2026-08-06T09:10:00Z" w16du:dateUtc="2026-08-06T07:10:00Z">
              <w:tcPr>
                <w:tcW w:w="4107" w:type="dxa"/>
                <w:gridSpan w:val="2"/>
                <w:tcMar>
                  <w:top w:w="56" w:type="dxa"/>
                  <w:left w:w="56" w:type="dxa"/>
                  <w:bottom w:w="56" w:type="dxa"/>
                  <w:right w:w="56" w:type="dxa"/>
                </w:tcMar>
              </w:tcPr>
            </w:tcPrChange>
          </w:tcPr>
          <w:p w14:paraId="7AA06DE5" w14:textId="77777777" w:rsidR="001E5488" w:rsidRDefault="00DD08CB">
            <w:pPr>
              <w:widowControl w:val="0"/>
              <w:spacing w:after="0" w:line="240" w:lineRule="auto"/>
            </w:pPr>
            <w:r>
              <w:t>Lægemiddelnavn (Name)</w:t>
            </w:r>
          </w:p>
        </w:tc>
        <w:tc>
          <w:tcPr>
            <w:tcW w:w="5838" w:type="dxa"/>
            <w:tcMar>
              <w:top w:w="56" w:type="dxa"/>
              <w:left w:w="56" w:type="dxa"/>
              <w:bottom w:w="56" w:type="dxa"/>
              <w:right w:w="56" w:type="dxa"/>
            </w:tcMar>
            <w:tcPrChange w:id="1414" w:author="Birger Kidmose" w:date="2026-08-06T09:10:00Z" w16du:dateUtc="2026-08-06T07:10:00Z">
              <w:tcPr>
                <w:tcW w:w="5838" w:type="dxa"/>
                <w:tcMar>
                  <w:top w:w="56" w:type="dxa"/>
                  <w:left w:w="56" w:type="dxa"/>
                  <w:bottom w:w="56" w:type="dxa"/>
                  <w:right w:w="56" w:type="dxa"/>
                </w:tcMar>
              </w:tcPr>
            </w:tcPrChange>
          </w:tcPr>
          <w:p w14:paraId="77A4D629" w14:textId="77777777" w:rsidR="001E5488" w:rsidRDefault="00DD08CB">
            <w:pPr>
              <w:widowControl w:val="0"/>
              <w:spacing w:after="0" w:line="240" w:lineRule="auto"/>
            </w:pPr>
            <w:r>
              <w:t>Lægemiddelnavn (handelsnavn), obligatorisk</w:t>
            </w:r>
          </w:p>
        </w:tc>
      </w:tr>
      <w:tr w:rsidR="001E5488" w14:paraId="1355E29F" w14:textId="77777777" w:rsidTr="1F0BAC7D">
        <w:trPr>
          <w:trHeight w:val="333"/>
          <w:trPrChange w:id="1415" w:author="Birger Kidmose" w:date="2026-08-06T09:10:00Z" w16du:dateUtc="2026-08-06T07:10:00Z">
            <w:trPr>
              <w:trHeight w:val="333"/>
            </w:trPr>
          </w:trPrChange>
        </w:trPr>
        <w:tc>
          <w:tcPr>
            <w:tcW w:w="4107" w:type="dxa"/>
            <w:gridSpan w:val="2"/>
            <w:tcMar>
              <w:top w:w="56" w:type="dxa"/>
              <w:left w:w="56" w:type="dxa"/>
              <w:bottom w:w="56" w:type="dxa"/>
              <w:right w:w="56" w:type="dxa"/>
            </w:tcMar>
            <w:tcPrChange w:id="1416" w:author="Birger Kidmose" w:date="2026-08-06T09:10:00Z" w16du:dateUtc="2026-08-06T07:10:00Z">
              <w:tcPr>
                <w:tcW w:w="4107" w:type="dxa"/>
                <w:gridSpan w:val="2"/>
                <w:tcMar>
                  <w:top w:w="56" w:type="dxa"/>
                  <w:left w:w="56" w:type="dxa"/>
                  <w:bottom w:w="56" w:type="dxa"/>
                  <w:right w:w="56" w:type="dxa"/>
                </w:tcMar>
              </w:tcPr>
            </w:tcPrChange>
          </w:tcPr>
          <w:p w14:paraId="137758A5" w14:textId="77777777" w:rsidR="001E5488" w:rsidRDefault="00DD08CB">
            <w:pPr>
              <w:spacing w:after="0" w:line="240" w:lineRule="auto"/>
              <w:rPr>
                <w:color w:val="4A86E8"/>
              </w:rPr>
            </w:pPr>
            <w:r>
              <w:rPr>
                <w:color w:val="4A86E8"/>
              </w:rPr>
              <w:t>ATC (ATC)</w:t>
            </w:r>
          </w:p>
        </w:tc>
        <w:tc>
          <w:tcPr>
            <w:tcW w:w="5838" w:type="dxa"/>
            <w:tcMar>
              <w:top w:w="56" w:type="dxa"/>
              <w:left w:w="56" w:type="dxa"/>
              <w:bottom w:w="56" w:type="dxa"/>
              <w:right w:w="56" w:type="dxa"/>
            </w:tcMar>
            <w:tcPrChange w:id="1417" w:author="Birger Kidmose" w:date="2026-08-06T09:10:00Z" w16du:dateUtc="2026-08-06T07:10:00Z">
              <w:tcPr>
                <w:tcW w:w="5838" w:type="dxa"/>
                <w:tcMar>
                  <w:top w:w="56" w:type="dxa"/>
                  <w:left w:w="56" w:type="dxa"/>
                  <w:bottom w:w="56" w:type="dxa"/>
                  <w:right w:w="56" w:type="dxa"/>
                </w:tcMar>
              </w:tcPr>
            </w:tcPrChange>
          </w:tcPr>
          <w:p w14:paraId="64906A96" w14:textId="77777777" w:rsidR="001E5488" w:rsidRDefault="00DD08CB">
            <w:pPr>
              <w:widowControl w:val="0"/>
              <w:spacing w:after="0" w:line="240" w:lineRule="auto"/>
            </w:pPr>
            <w:r>
              <w:t>Optionel</w:t>
            </w:r>
          </w:p>
        </w:tc>
      </w:tr>
      <w:tr w:rsidR="001E5488" w14:paraId="1ECE759C" w14:textId="77777777" w:rsidTr="1F0BAC7D">
        <w:trPr>
          <w:trHeight w:val="333"/>
          <w:trPrChange w:id="1418" w:author="Birger Kidmose" w:date="2026-08-06T09:10:00Z" w16du:dateUtc="2026-08-06T07:10:00Z">
            <w:trPr>
              <w:trHeight w:val="333"/>
            </w:trPr>
          </w:trPrChange>
        </w:trPr>
        <w:tc>
          <w:tcPr>
            <w:tcW w:w="436" w:type="dxa"/>
            <w:tcMar>
              <w:top w:w="56" w:type="dxa"/>
              <w:left w:w="56" w:type="dxa"/>
              <w:bottom w:w="56" w:type="dxa"/>
              <w:right w:w="56" w:type="dxa"/>
            </w:tcMar>
            <w:tcPrChange w:id="1419" w:author="Birger Kidmose" w:date="2026-08-06T09:10:00Z" w16du:dateUtc="2026-08-06T07:10:00Z">
              <w:tcPr>
                <w:tcW w:w="436" w:type="dxa"/>
                <w:tcMar>
                  <w:top w:w="56" w:type="dxa"/>
                  <w:left w:w="56" w:type="dxa"/>
                  <w:bottom w:w="56" w:type="dxa"/>
                  <w:right w:w="56" w:type="dxa"/>
                </w:tcMar>
              </w:tcPr>
            </w:tcPrChange>
          </w:tcPr>
          <w:p w14:paraId="60E3B757" w14:textId="77777777" w:rsidR="001E5488" w:rsidRDefault="001E5488">
            <w:pPr>
              <w:widowControl w:val="0"/>
              <w:spacing w:after="0" w:line="240" w:lineRule="auto"/>
            </w:pPr>
          </w:p>
        </w:tc>
        <w:tc>
          <w:tcPr>
            <w:tcW w:w="3671" w:type="dxa"/>
            <w:tcMar>
              <w:top w:w="56" w:type="dxa"/>
              <w:left w:w="56" w:type="dxa"/>
              <w:bottom w:w="56" w:type="dxa"/>
              <w:right w:w="56" w:type="dxa"/>
            </w:tcMar>
            <w:tcPrChange w:id="1420" w:author="Birger Kidmose" w:date="2026-08-06T09:10:00Z" w16du:dateUtc="2026-08-06T07:10:00Z">
              <w:tcPr>
                <w:tcW w:w="3671" w:type="dxa"/>
                <w:tcMar>
                  <w:top w:w="56" w:type="dxa"/>
                  <w:left w:w="56" w:type="dxa"/>
                  <w:bottom w:w="56" w:type="dxa"/>
                  <w:right w:w="56" w:type="dxa"/>
                </w:tcMar>
              </w:tcPr>
            </w:tcPrChange>
          </w:tcPr>
          <w:p w14:paraId="1AFD6CAF" w14:textId="77777777" w:rsidR="001E5488" w:rsidRDefault="00DD08CB">
            <w:pPr>
              <w:widowControl w:val="0"/>
              <w:spacing w:after="0" w:line="240" w:lineRule="auto"/>
            </w:pPr>
            <w:r>
              <w:t>Code</w:t>
            </w:r>
          </w:p>
        </w:tc>
        <w:tc>
          <w:tcPr>
            <w:tcW w:w="5838" w:type="dxa"/>
            <w:tcMar>
              <w:top w:w="56" w:type="dxa"/>
              <w:left w:w="56" w:type="dxa"/>
              <w:bottom w:w="56" w:type="dxa"/>
              <w:right w:w="56" w:type="dxa"/>
            </w:tcMar>
            <w:tcPrChange w:id="1421" w:author="Birger Kidmose" w:date="2026-08-06T09:10:00Z" w16du:dateUtc="2026-08-06T07:10:00Z">
              <w:tcPr>
                <w:tcW w:w="5838" w:type="dxa"/>
                <w:tcMar>
                  <w:top w:w="56" w:type="dxa"/>
                  <w:left w:w="56" w:type="dxa"/>
                  <w:bottom w:w="56" w:type="dxa"/>
                  <w:right w:w="56" w:type="dxa"/>
                </w:tcMar>
              </w:tcPr>
            </w:tcPrChange>
          </w:tcPr>
          <w:p w14:paraId="073F3485" w14:textId="77777777" w:rsidR="001E5488" w:rsidRDefault="00DD08CB">
            <w:pPr>
              <w:widowControl w:val="0"/>
              <w:spacing w:after="0" w:line="240" w:lineRule="auto"/>
            </w:pPr>
            <w:r>
              <w:t>ATC-kode, obligatorisk</w:t>
            </w:r>
          </w:p>
        </w:tc>
      </w:tr>
      <w:tr w:rsidR="001E5488" w14:paraId="6DF15E98" w14:textId="77777777" w:rsidTr="1F0BAC7D">
        <w:trPr>
          <w:trHeight w:val="333"/>
          <w:trPrChange w:id="1422" w:author="Birger Kidmose" w:date="2026-08-06T09:10:00Z" w16du:dateUtc="2026-08-06T07:10:00Z">
            <w:trPr>
              <w:trHeight w:val="333"/>
            </w:trPr>
          </w:trPrChange>
        </w:trPr>
        <w:tc>
          <w:tcPr>
            <w:tcW w:w="436" w:type="dxa"/>
            <w:tcMar>
              <w:top w:w="56" w:type="dxa"/>
              <w:left w:w="56" w:type="dxa"/>
              <w:bottom w:w="56" w:type="dxa"/>
              <w:right w:w="56" w:type="dxa"/>
            </w:tcMar>
            <w:tcPrChange w:id="1423" w:author="Birger Kidmose" w:date="2026-08-06T09:10:00Z" w16du:dateUtc="2026-08-06T07:10:00Z">
              <w:tcPr>
                <w:tcW w:w="436" w:type="dxa"/>
                <w:tcMar>
                  <w:top w:w="56" w:type="dxa"/>
                  <w:left w:w="56" w:type="dxa"/>
                  <w:bottom w:w="56" w:type="dxa"/>
                  <w:right w:w="56" w:type="dxa"/>
                </w:tcMar>
              </w:tcPr>
            </w:tcPrChange>
          </w:tcPr>
          <w:p w14:paraId="7182AA5A" w14:textId="77777777" w:rsidR="001E5488" w:rsidRDefault="001E5488">
            <w:pPr>
              <w:widowControl w:val="0"/>
              <w:spacing w:after="0" w:line="240" w:lineRule="auto"/>
            </w:pPr>
          </w:p>
        </w:tc>
        <w:tc>
          <w:tcPr>
            <w:tcW w:w="3671" w:type="dxa"/>
            <w:tcMar>
              <w:top w:w="56" w:type="dxa"/>
              <w:left w:w="56" w:type="dxa"/>
              <w:bottom w:w="56" w:type="dxa"/>
              <w:right w:w="56" w:type="dxa"/>
            </w:tcMar>
            <w:tcPrChange w:id="1424" w:author="Birger Kidmose" w:date="2026-08-06T09:10:00Z" w16du:dateUtc="2026-08-06T07:10:00Z">
              <w:tcPr>
                <w:tcW w:w="3671" w:type="dxa"/>
                <w:tcMar>
                  <w:top w:w="56" w:type="dxa"/>
                  <w:left w:w="56" w:type="dxa"/>
                  <w:bottom w:w="56" w:type="dxa"/>
                  <w:right w:w="56" w:type="dxa"/>
                </w:tcMar>
              </w:tcPr>
            </w:tcPrChange>
          </w:tcPr>
          <w:p w14:paraId="3CCE1FE1" w14:textId="77777777" w:rsidR="001E5488" w:rsidRDefault="00DD08CB">
            <w:pPr>
              <w:widowControl w:val="0"/>
              <w:spacing w:after="0" w:line="240" w:lineRule="auto"/>
            </w:pPr>
            <w:r>
              <w:t>Text</w:t>
            </w:r>
          </w:p>
        </w:tc>
        <w:tc>
          <w:tcPr>
            <w:tcW w:w="5838" w:type="dxa"/>
            <w:tcMar>
              <w:top w:w="56" w:type="dxa"/>
              <w:left w:w="56" w:type="dxa"/>
              <w:bottom w:w="56" w:type="dxa"/>
              <w:right w:w="56" w:type="dxa"/>
            </w:tcMar>
            <w:tcPrChange w:id="1425" w:author="Birger Kidmose" w:date="2026-08-06T09:10:00Z" w16du:dateUtc="2026-08-06T07:10:00Z">
              <w:tcPr>
                <w:tcW w:w="5838" w:type="dxa"/>
                <w:tcMar>
                  <w:top w:w="56" w:type="dxa"/>
                  <w:left w:w="56" w:type="dxa"/>
                  <w:bottom w:w="56" w:type="dxa"/>
                  <w:right w:w="56" w:type="dxa"/>
                </w:tcMar>
              </w:tcPr>
            </w:tcPrChange>
          </w:tcPr>
          <w:p w14:paraId="4AA9C4D8" w14:textId="77777777" w:rsidR="001E5488" w:rsidRDefault="00DD08CB">
            <w:pPr>
              <w:widowControl w:val="0"/>
              <w:spacing w:after="0" w:line="240" w:lineRule="auto"/>
            </w:pPr>
            <w:r>
              <w:t>ATC-tekst, optionel</w:t>
            </w:r>
          </w:p>
        </w:tc>
      </w:tr>
      <w:tr w:rsidR="001E5488" w14:paraId="36149BE9" w14:textId="77777777" w:rsidTr="1F0BAC7D">
        <w:trPr>
          <w:trHeight w:val="333"/>
          <w:trPrChange w:id="1426" w:author="Birger Kidmose" w:date="2026-08-06T09:10:00Z" w16du:dateUtc="2026-08-06T07:10:00Z">
            <w:trPr>
              <w:trHeight w:val="333"/>
            </w:trPr>
          </w:trPrChange>
        </w:trPr>
        <w:tc>
          <w:tcPr>
            <w:tcW w:w="4107" w:type="dxa"/>
            <w:gridSpan w:val="2"/>
            <w:tcMar>
              <w:top w:w="56" w:type="dxa"/>
              <w:left w:w="56" w:type="dxa"/>
              <w:bottom w:w="56" w:type="dxa"/>
              <w:right w:w="56" w:type="dxa"/>
            </w:tcMar>
            <w:tcPrChange w:id="1427" w:author="Birger Kidmose" w:date="2026-08-06T09:10:00Z" w16du:dateUtc="2026-08-06T07:10:00Z">
              <w:tcPr>
                <w:tcW w:w="4107" w:type="dxa"/>
                <w:gridSpan w:val="2"/>
                <w:tcMar>
                  <w:top w:w="56" w:type="dxa"/>
                  <w:left w:w="56" w:type="dxa"/>
                  <w:bottom w:w="56" w:type="dxa"/>
                  <w:right w:w="56" w:type="dxa"/>
                </w:tcMar>
              </w:tcPr>
            </w:tcPrChange>
          </w:tcPr>
          <w:p w14:paraId="5FC6DC09" w14:textId="77777777" w:rsidR="001E5488" w:rsidRDefault="00DD08CB">
            <w:pPr>
              <w:spacing w:after="0" w:line="240" w:lineRule="auto"/>
              <w:rPr>
                <w:color w:val="4A86E8"/>
              </w:rPr>
            </w:pPr>
            <w:r>
              <w:rPr>
                <w:color w:val="4A86E8"/>
              </w:rPr>
              <w:t>Lægemiddelform (Form)</w:t>
            </w:r>
          </w:p>
        </w:tc>
        <w:tc>
          <w:tcPr>
            <w:tcW w:w="5838" w:type="dxa"/>
            <w:tcMar>
              <w:top w:w="56" w:type="dxa"/>
              <w:left w:w="56" w:type="dxa"/>
              <w:bottom w:w="56" w:type="dxa"/>
              <w:right w:w="56" w:type="dxa"/>
            </w:tcMar>
            <w:tcPrChange w:id="1428" w:author="Birger Kidmose" w:date="2026-08-06T09:10:00Z" w16du:dateUtc="2026-08-06T07:10:00Z">
              <w:tcPr>
                <w:tcW w:w="5838" w:type="dxa"/>
                <w:tcMar>
                  <w:top w:w="56" w:type="dxa"/>
                  <w:left w:w="56" w:type="dxa"/>
                  <w:bottom w:w="56" w:type="dxa"/>
                  <w:right w:w="56" w:type="dxa"/>
                </w:tcMar>
              </w:tcPr>
            </w:tcPrChange>
          </w:tcPr>
          <w:p w14:paraId="6AF437FC" w14:textId="77777777" w:rsidR="001E5488" w:rsidRPr="008A6D3B" w:rsidRDefault="00DD08CB">
            <w:pPr>
              <w:widowControl w:val="0"/>
              <w:spacing w:after="0" w:line="240" w:lineRule="auto"/>
            </w:pPr>
            <w:r w:rsidRPr="008A6D3B">
              <w:t>Obligatorisk, nødvendig ved receptoprettelse når lægemidlet ikke findes i Medicinpriser</w:t>
            </w:r>
          </w:p>
        </w:tc>
      </w:tr>
      <w:tr w:rsidR="001E5488" w14:paraId="5474B745" w14:textId="77777777" w:rsidTr="1F0BAC7D">
        <w:trPr>
          <w:trHeight w:val="333"/>
          <w:trPrChange w:id="1429" w:author="Birger Kidmose" w:date="2026-08-06T09:10:00Z" w16du:dateUtc="2026-08-06T07:10:00Z">
            <w:trPr>
              <w:trHeight w:val="333"/>
            </w:trPr>
          </w:trPrChange>
        </w:trPr>
        <w:tc>
          <w:tcPr>
            <w:tcW w:w="436" w:type="dxa"/>
            <w:tcMar>
              <w:top w:w="56" w:type="dxa"/>
              <w:left w:w="56" w:type="dxa"/>
              <w:bottom w:w="56" w:type="dxa"/>
              <w:right w:w="56" w:type="dxa"/>
            </w:tcMar>
            <w:tcPrChange w:id="1430" w:author="Birger Kidmose" w:date="2026-08-06T09:10:00Z" w16du:dateUtc="2026-08-06T07:10:00Z">
              <w:tcPr>
                <w:tcW w:w="436" w:type="dxa"/>
                <w:tcMar>
                  <w:top w:w="56" w:type="dxa"/>
                  <w:left w:w="56" w:type="dxa"/>
                  <w:bottom w:w="56" w:type="dxa"/>
                  <w:right w:w="56" w:type="dxa"/>
                </w:tcMar>
              </w:tcPr>
            </w:tcPrChange>
          </w:tcPr>
          <w:p w14:paraId="4FADF9B5" w14:textId="77777777" w:rsidR="001E5488" w:rsidRPr="008A6D3B" w:rsidRDefault="001E5488">
            <w:pPr>
              <w:widowControl w:val="0"/>
              <w:spacing w:after="0" w:line="240" w:lineRule="auto"/>
            </w:pPr>
          </w:p>
        </w:tc>
        <w:tc>
          <w:tcPr>
            <w:tcW w:w="3671" w:type="dxa"/>
            <w:tcMar>
              <w:top w:w="56" w:type="dxa"/>
              <w:left w:w="56" w:type="dxa"/>
              <w:bottom w:w="56" w:type="dxa"/>
              <w:right w:w="56" w:type="dxa"/>
            </w:tcMar>
            <w:tcPrChange w:id="1431" w:author="Birger Kidmose" w:date="2026-08-06T09:10:00Z" w16du:dateUtc="2026-08-06T07:10:00Z">
              <w:tcPr>
                <w:tcW w:w="3671" w:type="dxa"/>
                <w:tcMar>
                  <w:top w:w="56" w:type="dxa"/>
                  <w:left w:w="56" w:type="dxa"/>
                  <w:bottom w:w="56" w:type="dxa"/>
                  <w:right w:w="56" w:type="dxa"/>
                </w:tcMar>
              </w:tcPr>
            </w:tcPrChange>
          </w:tcPr>
          <w:p w14:paraId="60517A35" w14:textId="77777777" w:rsidR="001E5488" w:rsidRDefault="00DD08CB">
            <w:pPr>
              <w:widowControl w:val="0"/>
              <w:spacing w:after="0" w:line="240" w:lineRule="auto"/>
            </w:pPr>
            <w:r>
              <w:t>Code</w:t>
            </w:r>
          </w:p>
        </w:tc>
        <w:tc>
          <w:tcPr>
            <w:tcW w:w="5838" w:type="dxa"/>
            <w:tcMar>
              <w:top w:w="56" w:type="dxa"/>
              <w:left w:w="56" w:type="dxa"/>
              <w:bottom w:w="56" w:type="dxa"/>
              <w:right w:w="56" w:type="dxa"/>
            </w:tcMar>
            <w:tcPrChange w:id="1432" w:author="Birger Kidmose" w:date="2026-08-06T09:10:00Z" w16du:dateUtc="2026-08-06T07:10:00Z">
              <w:tcPr>
                <w:tcW w:w="5838" w:type="dxa"/>
                <w:tcMar>
                  <w:top w:w="56" w:type="dxa"/>
                  <w:left w:w="56" w:type="dxa"/>
                  <w:bottom w:w="56" w:type="dxa"/>
                  <w:right w:w="56" w:type="dxa"/>
                </w:tcMar>
              </w:tcPr>
            </w:tcPrChange>
          </w:tcPr>
          <w:p w14:paraId="30CA1AD9" w14:textId="77777777" w:rsidR="001E5488" w:rsidRDefault="00DD08CB">
            <w:pPr>
              <w:widowControl w:val="0"/>
              <w:spacing w:after="0" w:line="240" w:lineRule="auto"/>
            </w:pPr>
            <w:r>
              <w:t>Lægemiddelformkode fra Medicinpriser, obligatorisk</w:t>
            </w:r>
          </w:p>
        </w:tc>
      </w:tr>
      <w:tr w:rsidR="001E5488" w14:paraId="582AAD07" w14:textId="77777777" w:rsidTr="1F0BAC7D">
        <w:trPr>
          <w:trHeight w:val="333"/>
          <w:trPrChange w:id="1433" w:author="Birger Kidmose" w:date="2026-08-06T09:10:00Z" w16du:dateUtc="2026-08-06T07:10:00Z">
            <w:trPr>
              <w:trHeight w:val="333"/>
            </w:trPr>
          </w:trPrChange>
        </w:trPr>
        <w:tc>
          <w:tcPr>
            <w:tcW w:w="436" w:type="dxa"/>
            <w:tcMar>
              <w:top w:w="56" w:type="dxa"/>
              <w:left w:w="56" w:type="dxa"/>
              <w:bottom w:w="56" w:type="dxa"/>
              <w:right w:w="56" w:type="dxa"/>
            </w:tcMar>
            <w:tcPrChange w:id="1434" w:author="Birger Kidmose" w:date="2026-08-06T09:10:00Z" w16du:dateUtc="2026-08-06T07:10:00Z">
              <w:tcPr>
                <w:tcW w:w="436" w:type="dxa"/>
                <w:tcMar>
                  <w:top w:w="56" w:type="dxa"/>
                  <w:left w:w="56" w:type="dxa"/>
                  <w:bottom w:w="56" w:type="dxa"/>
                  <w:right w:w="56" w:type="dxa"/>
                </w:tcMar>
              </w:tcPr>
            </w:tcPrChange>
          </w:tcPr>
          <w:p w14:paraId="1CA7B400" w14:textId="77777777" w:rsidR="001E5488" w:rsidRDefault="001E5488">
            <w:pPr>
              <w:widowControl w:val="0"/>
              <w:spacing w:after="0" w:line="240" w:lineRule="auto"/>
            </w:pPr>
          </w:p>
        </w:tc>
        <w:tc>
          <w:tcPr>
            <w:tcW w:w="3671" w:type="dxa"/>
            <w:tcMar>
              <w:top w:w="56" w:type="dxa"/>
              <w:left w:w="56" w:type="dxa"/>
              <w:bottom w:w="56" w:type="dxa"/>
              <w:right w:w="56" w:type="dxa"/>
            </w:tcMar>
            <w:tcPrChange w:id="1435" w:author="Birger Kidmose" w:date="2026-08-06T09:10:00Z" w16du:dateUtc="2026-08-06T07:10:00Z">
              <w:tcPr>
                <w:tcW w:w="3671" w:type="dxa"/>
                <w:tcMar>
                  <w:top w:w="56" w:type="dxa"/>
                  <w:left w:w="56" w:type="dxa"/>
                  <w:bottom w:w="56" w:type="dxa"/>
                  <w:right w:w="56" w:type="dxa"/>
                </w:tcMar>
              </w:tcPr>
            </w:tcPrChange>
          </w:tcPr>
          <w:p w14:paraId="68B126FC" w14:textId="77777777" w:rsidR="001E5488" w:rsidRDefault="00DD08CB">
            <w:pPr>
              <w:widowControl w:val="0"/>
              <w:spacing w:after="0" w:line="240" w:lineRule="auto"/>
            </w:pPr>
            <w:r>
              <w:t>Text</w:t>
            </w:r>
          </w:p>
        </w:tc>
        <w:tc>
          <w:tcPr>
            <w:tcW w:w="5838" w:type="dxa"/>
            <w:tcMar>
              <w:top w:w="56" w:type="dxa"/>
              <w:left w:w="56" w:type="dxa"/>
              <w:bottom w:w="56" w:type="dxa"/>
              <w:right w:w="56" w:type="dxa"/>
            </w:tcMar>
            <w:tcPrChange w:id="1436" w:author="Birger Kidmose" w:date="2026-08-06T09:10:00Z" w16du:dateUtc="2026-08-06T07:10:00Z">
              <w:tcPr>
                <w:tcW w:w="5838" w:type="dxa"/>
                <w:tcMar>
                  <w:top w:w="56" w:type="dxa"/>
                  <w:left w:w="56" w:type="dxa"/>
                  <w:bottom w:w="56" w:type="dxa"/>
                  <w:right w:w="56" w:type="dxa"/>
                </w:tcMar>
              </w:tcPr>
            </w:tcPrChange>
          </w:tcPr>
          <w:p w14:paraId="6F317A38" w14:textId="77777777" w:rsidR="001E5488" w:rsidRPr="008A6D3B" w:rsidRDefault="00DD08CB">
            <w:pPr>
              <w:widowControl w:val="0"/>
              <w:spacing w:after="0" w:line="240" w:lineRule="auto"/>
            </w:pPr>
            <w:r w:rsidRPr="008A6D3B">
              <w:t>Lægemiddelform-tekst fra Medicinpriser, optionel</w:t>
            </w:r>
          </w:p>
        </w:tc>
      </w:tr>
      <w:tr w:rsidR="001E5488" w14:paraId="502862BB" w14:textId="77777777" w:rsidTr="1F0BAC7D">
        <w:trPr>
          <w:trHeight w:val="333"/>
          <w:trPrChange w:id="1437" w:author="Birger Kidmose" w:date="2026-08-06T09:10:00Z" w16du:dateUtc="2026-08-06T07:10:00Z">
            <w:trPr>
              <w:trHeight w:val="333"/>
            </w:trPr>
          </w:trPrChange>
        </w:trPr>
        <w:tc>
          <w:tcPr>
            <w:tcW w:w="4107" w:type="dxa"/>
            <w:gridSpan w:val="2"/>
            <w:tcMar>
              <w:top w:w="56" w:type="dxa"/>
              <w:left w:w="56" w:type="dxa"/>
              <w:bottom w:w="56" w:type="dxa"/>
              <w:right w:w="56" w:type="dxa"/>
            </w:tcMar>
            <w:tcPrChange w:id="1438" w:author="Birger Kidmose" w:date="2026-08-06T09:10:00Z" w16du:dateUtc="2026-08-06T07:10:00Z">
              <w:tcPr>
                <w:tcW w:w="4107" w:type="dxa"/>
                <w:gridSpan w:val="2"/>
                <w:tcMar>
                  <w:top w:w="56" w:type="dxa"/>
                  <w:left w:w="56" w:type="dxa"/>
                  <w:bottom w:w="56" w:type="dxa"/>
                  <w:right w:w="56" w:type="dxa"/>
                </w:tcMar>
              </w:tcPr>
            </w:tcPrChange>
          </w:tcPr>
          <w:p w14:paraId="783CDAF4" w14:textId="77777777" w:rsidR="001E5488" w:rsidRDefault="00DD08CB">
            <w:pPr>
              <w:spacing w:after="0" w:line="240" w:lineRule="auto"/>
              <w:rPr>
                <w:color w:val="4A86E8"/>
              </w:rPr>
            </w:pPr>
            <w:r>
              <w:rPr>
                <w:color w:val="4A86E8"/>
              </w:rPr>
              <w:t>Lægemiddelstyrke (Strength)</w:t>
            </w:r>
          </w:p>
        </w:tc>
        <w:tc>
          <w:tcPr>
            <w:tcW w:w="5838" w:type="dxa"/>
            <w:tcMar>
              <w:top w:w="56" w:type="dxa"/>
              <w:left w:w="56" w:type="dxa"/>
              <w:bottom w:w="56" w:type="dxa"/>
              <w:right w:w="56" w:type="dxa"/>
            </w:tcMar>
            <w:tcPrChange w:id="1439" w:author="Birger Kidmose" w:date="2026-08-06T09:10:00Z" w16du:dateUtc="2026-08-06T07:10:00Z">
              <w:tcPr>
                <w:tcW w:w="5838" w:type="dxa"/>
                <w:tcMar>
                  <w:top w:w="56" w:type="dxa"/>
                  <w:left w:w="56" w:type="dxa"/>
                  <w:bottom w:w="56" w:type="dxa"/>
                  <w:right w:w="56" w:type="dxa"/>
                </w:tcMar>
              </w:tcPr>
            </w:tcPrChange>
          </w:tcPr>
          <w:p w14:paraId="51A8B4AE" w14:textId="77777777" w:rsidR="001E5488" w:rsidRDefault="00DD08CB">
            <w:pPr>
              <w:widowControl w:val="0"/>
              <w:spacing w:after="0" w:line="240" w:lineRule="auto"/>
            </w:pPr>
            <w:r w:rsidRPr="008A6D3B">
              <w:t xml:space="preserve">Obligatorisk, nødvendig ved receptoprettelse når lægemidlet ikke findes i Medicinpriser. </w:t>
            </w:r>
            <w:r>
              <w:t>Der skal angives enten Value, og UnitCode eller Text</w:t>
            </w:r>
          </w:p>
        </w:tc>
      </w:tr>
      <w:tr w:rsidR="001E5488" w14:paraId="46414065" w14:textId="77777777" w:rsidTr="1F0BAC7D">
        <w:trPr>
          <w:trHeight w:val="333"/>
          <w:trPrChange w:id="1440" w:author="Birger Kidmose" w:date="2026-08-06T09:10:00Z" w16du:dateUtc="2026-08-06T07:10:00Z">
            <w:trPr>
              <w:trHeight w:val="333"/>
            </w:trPr>
          </w:trPrChange>
        </w:trPr>
        <w:tc>
          <w:tcPr>
            <w:tcW w:w="436" w:type="dxa"/>
            <w:tcMar>
              <w:top w:w="56" w:type="dxa"/>
              <w:left w:w="56" w:type="dxa"/>
              <w:bottom w:w="56" w:type="dxa"/>
              <w:right w:w="56" w:type="dxa"/>
            </w:tcMar>
            <w:tcPrChange w:id="1441" w:author="Birger Kidmose" w:date="2026-08-06T09:10:00Z" w16du:dateUtc="2026-08-06T07:10:00Z">
              <w:tcPr>
                <w:tcW w:w="436" w:type="dxa"/>
                <w:tcMar>
                  <w:top w:w="56" w:type="dxa"/>
                  <w:left w:w="56" w:type="dxa"/>
                  <w:bottom w:w="56" w:type="dxa"/>
                  <w:right w:w="56" w:type="dxa"/>
                </w:tcMar>
              </w:tcPr>
            </w:tcPrChange>
          </w:tcPr>
          <w:p w14:paraId="386092E0" w14:textId="77777777" w:rsidR="001E5488" w:rsidRDefault="001E5488">
            <w:pPr>
              <w:widowControl w:val="0"/>
              <w:spacing w:after="0" w:line="240" w:lineRule="auto"/>
            </w:pPr>
          </w:p>
        </w:tc>
        <w:tc>
          <w:tcPr>
            <w:tcW w:w="3671" w:type="dxa"/>
            <w:tcMar>
              <w:top w:w="56" w:type="dxa"/>
              <w:left w:w="56" w:type="dxa"/>
              <w:bottom w:w="56" w:type="dxa"/>
              <w:right w:w="56" w:type="dxa"/>
            </w:tcMar>
            <w:tcPrChange w:id="1442" w:author="Birger Kidmose" w:date="2026-08-06T09:10:00Z" w16du:dateUtc="2026-08-06T07:10:00Z">
              <w:tcPr>
                <w:tcW w:w="3671" w:type="dxa"/>
                <w:tcMar>
                  <w:top w:w="56" w:type="dxa"/>
                  <w:left w:w="56" w:type="dxa"/>
                  <w:bottom w:w="56" w:type="dxa"/>
                  <w:right w:w="56" w:type="dxa"/>
                </w:tcMar>
              </w:tcPr>
            </w:tcPrChange>
          </w:tcPr>
          <w:p w14:paraId="6BEF6746" w14:textId="77777777" w:rsidR="001E5488" w:rsidRDefault="00DD08CB">
            <w:pPr>
              <w:widowControl w:val="0"/>
              <w:spacing w:after="0" w:line="240" w:lineRule="auto"/>
            </w:pPr>
            <w:r>
              <w:t>Numerisk styrke (Value)</w:t>
            </w:r>
          </w:p>
        </w:tc>
        <w:tc>
          <w:tcPr>
            <w:tcW w:w="5838" w:type="dxa"/>
            <w:tcMar>
              <w:top w:w="56" w:type="dxa"/>
              <w:left w:w="56" w:type="dxa"/>
              <w:bottom w:w="56" w:type="dxa"/>
              <w:right w:w="56" w:type="dxa"/>
            </w:tcMar>
            <w:tcPrChange w:id="1443" w:author="Birger Kidmose" w:date="2026-08-06T09:10:00Z" w16du:dateUtc="2026-08-06T07:10:00Z">
              <w:tcPr>
                <w:tcW w:w="5838" w:type="dxa"/>
                <w:tcMar>
                  <w:top w:w="56" w:type="dxa"/>
                  <w:left w:w="56" w:type="dxa"/>
                  <w:bottom w:w="56" w:type="dxa"/>
                  <w:right w:w="56" w:type="dxa"/>
                </w:tcMar>
              </w:tcPr>
            </w:tcPrChange>
          </w:tcPr>
          <w:p w14:paraId="5A59E8B5" w14:textId="77777777" w:rsidR="001E5488" w:rsidRDefault="00DD08CB">
            <w:pPr>
              <w:widowControl w:val="0"/>
              <w:spacing w:after="0" w:line="240" w:lineRule="auto"/>
            </w:pPr>
            <w:r>
              <w:t>Optionelt, en numerisk styrke 0,000 - 9999999,999</w:t>
            </w:r>
          </w:p>
        </w:tc>
      </w:tr>
      <w:tr w:rsidR="001E5488" w14:paraId="11F18DE4" w14:textId="77777777" w:rsidTr="1F0BAC7D">
        <w:trPr>
          <w:trHeight w:val="333"/>
          <w:trPrChange w:id="1444" w:author="Birger Kidmose" w:date="2026-08-06T09:10:00Z" w16du:dateUtc="2026-08-06T07:10:00Z">
            <w:trPr>
              <w:trHeight w:val="333"/>
            </w:trPr>
          </w:trPrChange>
        </w:trPr>
        <w:tc>
          <w:tcPr>
            <w:tcW w:w="436" w:type="dxa"/>
            <w:tcMar>
              <w:top w:w="56" w:type="dxa"/>
              <w:left w:w="56" w:type="dxa"/>
              <w:bottom w:w="56" w:type="dxa"/>
              <w:right w:w="56" w:type="dxa"/>
            </w:tcMar>
            <w:tcPrChange w:id="1445" w:author="Birger Kidmose" w:date="2026-08-06T09:10:00Z" w16du:dateUtc="2026-08-06T07:10:00Z">
              <w:tcPr>
                <w:tcW w:w="436" w:type="dxa"/>
                <w:tcMar>
                  <w:top w:w="56" w:type="dxa"/>
                  <w:left w:w="56" w:type="dxa"/>
                  <w:bottom w:w="56" w:type="dxa"/>
                  <w:right w:w="56" w:type="dxa"/>
                </w:tcMar>
              </w:tcPr>
            </w:tcPrChange>
          </w:tcPr>
          <w:p w14:paraId="505037F6" w14:textId="77777777" w:rsidR="001E5488" w:rsidRDefault="001E5488">
            <w:pPr>
              <w:widowControl w:val="0"/>
              <w:spacing w:after="0" w:line="240" w:lineRule="auto"/>
            </w:pPr>
          </w:p>
        </w:tc>
        <w:tc>
          <w:tcPr>
            <w:tcW w:w="3671" w:type="dxa"/>
            <w:tcMar>
              <w:top w:w="56" w:type="dxa"/>
              <w:left w:w="56" w:type="dxa"/>
              <w:bottom w:w="56" w:type="dxa"/>
              <w:right w:w="56" w:type="dxa"/>
            </w:tcMar>
            <w:tcPrChange w:id="1446" w:author="Birger Kidmose" w:date="2026-08-06T09:10:00Z" w16du:dateUtc="2026-08-06T07:10:00Z">
              <w:tcPr>
                <w:tcW w:w="3671" w:type="dxa"/>
                <w:tcMar>
                  <w:top w:w="56" w:type="dxa"/>
                  <w:left w:w="56" w:type="dxa"/>
                  <w:bottom w:w="56" w:type="dxa"/>
                  <w:right w:w="56" w:type="dxa"/>
                </w:tcMar>
              </w:tcPr>
            </w:tcPrChange>
          </w:tcPr>
          <w:p w14:paraId="307FA6F8" w14:textId="77777777" w:rsidR="001E5488" w:rsidRDefault="00DD08CB">
            <w:pPr>
              <w:widowControl w:val="0"/>
              <w:spacing w:after="0" w:line="240" w:lineRule="auto"/>
            </w:pPr>
            <w:r>
              <w:t>Styrkeenhed (UnitCode)</w:t>
            </w:r>
          </w:p>
        </w:tc>
        <w:tc>
          <w:tcPr>
            <w:tcW w:w="5838" w:type="dxa"/>
            <w:tcMar>
              <w:top w:w="56" w:type="dxa"/>
              <w:left w:w="56" w:type="dxa"/>
              <w:bottom w:w="56" w:type="dxa"/>
              <w:right w:w="56" w:type="dxa"/>
            </w:tcMar>
            <w:tcPrChange w:id="1447" w:author="Birger Kidmose" w:date="2026-08-06T09:10:00Z" w16du:dateUtc="2026-08-06T07:10:00Z">
              <w:tcPr>
                <w:tcW w:w="5838" w:type="dxa"/>
                <w:tcMar>
                  <w:top w:w="56" w:type="dxa"/>
                  <w:left w:w="56" w:type="dxa"/>
                  <w:bottom w:w="56" w:type="dxa"/>
                  <w:right w:w="56" w:type="dxa"/>
                </w:tcMar>
              </w:tcPr>
            </w:tcPrChange>
          </w:tcPr>
          <w:p w14:paraId="2C354053" w14:textId="77777777" w:rsidR="001E5488" w:rsidRDefault="00DD08CB">
            <w:pPr>
              <w:widowControl w:val="0"/>
              <w:spacing w:after="0" w:line="240" w:lineRule="auto"/>
            </w:pPr>
            <w:r>
              <w:t>Optionelt, styrkeenhedskode fra Medicinpriser</w:t>
            </w:r>
          </w:p>
        </w:tc>
      </w:tr>
      <w:tr w:rsidR="001E5488" w14:paraId="5C79C81F" w14:textId="77777777" w:rsidTr="1F0BAC7D">
        <w:trPr>
          <w:trHeight w:val="333"/>
          <w:trPrChange w:id="1448" w:author="Birger Kidmose" w:date="2026-08-06T09:10:00Z" w16du:dateUtc="2026-08-06T07:10:00Z">
            <w:trPr>
              <w:trHeight w:val="333"/>
            </w:trPr>
          </w:trPrChange>
        </w:trPr>
        <w:tc>
          <w:tcPr>
            <w:tcW w:w="436" w:type="dxa"/>
            <w:tcMar>
              <w:top w:w="56" w:type="dxa"/>
              <w:left w:w="56" w:type="dxa"/>
              <w:bottom w:w="56" w:type="dxa"/>
              <w:right w:w="56" w:type="dxa"/>
            </w:tcMar>
            <w:tcPrChange w:id="1449" w:author="Birger Kidmose" w:date="2026-08-06T09:10:00Z" w16du:dateUtc="2026-08-06T07:10:00Z">
              <w:tcPr>
                <w:tcW w:w="436" w:type="dxa"/>
                <w:tcMar>
                  <w:top w:w="56" w:type="dxa"/>
                  <w:left w:w="56" w:type="dxa"/>
                  <w:bottom w:w="56" w:type="dxa"/>
                  <w:right w:w="56" w:type="dxa"/>
                </w:tcMar>
              </w:tcPr>
            </w:tcPrChange>
          </w:tcPr>
          <w:p w14:paraId="7ADD2038" w14:textId="77777777" w:rsidR="001E5488" w:rsidRDefault="001E5488">
            <w:pPr>
              <w:widowControl w:val="0"/>
              <w:spacing w:after="0" w:line="240" w:lineRule="auto"/>
            </w:pPr>
          </w:p>
        </w:tc>
        <w:tc>
          <w:tcPr>
            <w:tcW w:w="3671" w:type="dxa"/>
            <w:tcMar>
              <w:top w:w="56" w:type="dxa"/>
              <w:left w:w="56" w:type="dxa"/>
              <w:bottom w:w="56" w:type="dxa"/>
              <w:right w:w="56" w:type="dxa"/>
            </w:tcMar>
            <w:tcPrChange w:id="1450" w:author="Birger Kidmose" w:date="2026-08-06T09:10:00Z" w16du:dateUtc="2026-08-06T07:10:00Z">
              <w:tcPr>
                <w:tcW w:w="3671" w:type="dxa"/>
                <w:tcMar>
                  <w:top w:w="56" w:type="dxa"/>
                  <w:left w:w="56" w:type="dxa"/>
                  <w:bottom w:w="56" w:type="dxa"/>
                  <w:right w:w="56" w:type="dxa"/>
                </w:tcMar>
              </w:tcPr>
            </w:tcPrChange>
          </w:tcPr>
          <w:p w14:paraId="1029ED9F" w14:textId="77777777" w:rsidR="001E5488" w:rsidRDefault="00DD08CB">
            <w:pPr>
              <w:widowControl w:val="0"/>
              <w:spacing w:after="0" w:line="240" w:lineRule="auto"/>
            </w:pPr>
            <w:r>
              <w:t>Styrkeenhedstekst (UnitText)</w:t>
            </w:r>
          </w:p>
        </w:tc>
        <w:tc>
          <w:tcPr>
            <w:tcW w:w="5838" w:type="dxa"/>
            <w:tcMar>
              <w:top w:w="56" w:type="dxa"/>
              <w:left w:w="56" w:type="dxa"/>
              <w:bottom w:w="56" w:type="dxa"/>
              <w:right w:w="56" w:type="dxa"/>
            </w:tcMar>
            <w:tcPrChange w:id="1451" w:author="Birger Kidmose" w:date="2026-08-06T09:10:00Z" w16du:dateUtc="2026-08-06T07:10:00Z">
              <w:tcPr>
                <w:tcW w:w="5838" w:type="dxa"/>
                <w:tcMar>
                  <w:top w:w="56" w:type="dxa"/>
                  <w:left w:w="56" w:type="dxa"/>
                  <w:bottom w:w="56" w:type="dxa"/>
                  <w:right w:w="56" w:type="dxa"/>
                </w:tcMar>
              </w:tcPr>
            </w:tcPrChange>
          </w:tcPr>
          <w:p w14:paraId="338DA82E" w14:textId="77777777" w:rsidR="001E5488" w:rsidRDefault="00DD08CB">
            <w:pPr>
              <w:widowControl w:val="0"/>
              <w:spacing w:after="0" w:line="240" w:lineRule="auto"/>
            </w:pPr>
            <w:r>
              <w:t>Optionelt, styrkeenhedstekst fra Medicinpriser</w:t>
            </w:r>
          </w:p>
        </w:tc>
      </w:tr>
      <w:tr w:rsidR="001E5488" w14:paraId="79F3CD8F" w14:textId="77777777" w:rsidTr="1F0BAC7D">
        <w:trPr>
          <w:trHeight w:val="333"/>
          <w:trPrChange w:id="1452" w:author="Birger Kidmose" w:date="2026-08-06T09:10:00Z" w16du:dateUtc="2026-08-06T07:10:00Z">
            <w:trPr>
              <w:trHeight w:val="333"/>
            </w:trPr>
          </w:trPrChange>
        </w:trPr>
        <w:tc>
          <w:tcPr>
            <w:tcW w:w="436" w:type="dxa"/>
            <w:tcBorders>
              <w:bottom w:val="single" w:sz="4" w:space="0" w:color="auto"/>
            </w:tcBorders>
            <w:tcMar>
              <w:top w:w="56" w:type="dxa"/>
              <w:left w:w="56" w:type="dxa"/>
              <w:bottom w:w="56" w:type="dxa"/>
              <w:right w:w="56" w:type="dxa"/>
            </w:tcMar>
            <w:tcPrChange w:id="1453" w:author="Birger Kidmose" w:date="2026-08-06T09:10:00Z" w16du:dateUtc="2026-08-06T07:10:00Z">
              <w:tcPr>
                <w:tcW w:w="436" w:type="dxa"/>
                <w:tcBorders>
                  <w:bottom w:val="single" w:sz="4" w:space="0" w:color="auto"/>
                </w:tcBorders>
                <w:tcMar>
                  <w:top w:w="56" w:type="dxa"/>
                  <w:left w:w="56" w:type="dxa"/>
                  <w:bottom w:w="56" w:type="dxa"/>
                  <w:right w:w="56" w:type="dxa"/>
                </w:tcMar>
              </w:tcPr>
            </w:tcPrChange>
          </w:tcPr>
          <w:p w14:paraId="46FF3E2E" w14:textId="77777777" w:rsidR="001E5488" w:rsidRDefault="001E5488">
            <w:pPr>
              <w:widowControl w:val="0"/>
              <w:spacing w:after="0" w:line="240" w:lineRule="auto"/>
            </w:pPr>
          </w:p>
        </w:tc>
        <w:tc>
          <w:tcPr>
            <w:tcW w:w="3671" w:type="dxa"/>
            <w:tcBorders>
              <w:bottom w:val="single" w:sz="4" w:space="0" w:color="auto"/>
            </w:tcBorders>
            <w:tcMar>
              <w:top w:w="56" w:type="dxa"/>
              <w:left w:w="56" w:type="dxa"/>
              <w:bottom w:w="56" w:type="dxa"/>
              <w:right w:w="56" w:type="dxa"/>
            </w:tcMar>
            <w:tcPrChange w:id="1454" w:author="Birger Kidmose" w:date="2026-08-06T09:10:00Z" w16du:dateUtc="2026-08-06T07:10:00Z">
              <w:tcPr>
                <w:tcW w:w="3671" w:type="dxa"/>
                <w:tcBorders>
                  <w:bottom w:val="single" w:sz="4" w:space="0" w:color="auto"/>
                </w:tcBorders>
                <w:tcMar>
                  <w:top w:w="56" w:type="dxa"/>
                  <w:left w:w="56" w:type="dxa"/>
                  <w:bottom w:w="56" w:type="dxa"/>
                  <w:right w:w="56" w:type="dxa"/>
                </w:tcMar>
              </w:tcPr>
            </w:tcPrChange>
          </w:tcPr>
          <w:p w14:paraId="49013A49" w14:textId="77777777" w:rsidR="001E5488" w:rsidRDefault="00DD08CB">
            <w:pPr>
              <w:widowControl w:val="0"/>
              <w:spacing w:after="0" w:line="240" w:lineRule="auto"/>
            </w:pPr>
            <w:r>
              <w:t>Styrketekst (Text)</w:t>
            </w:r>
          </w:p>
        </w:tc>
        <w:tc>
          <w:tcPr>
            <w:tcW w:w="5838" w:type="dxa"/>
            <w:tcBorders>
              <w:bottom w:val="single" w:sz="4" w:space="0" w:color="auto"/>
            </w:tcBorders>
            <w:tcMar>
              <w:top w:w="56" w:type="dxa"/>
              <w:left w:w="56" w:type="dxa"/>
              <w:bottom w:w="56" w:type="dxa"/>
              <w:right w:w="56" w:type="dxa"/>
            </w:tcMar>
            <w:tcPrChange w:id="1455" w:author="Birger Kidmose" w:date="2026-08-06T09:10:00Z" w16du:dateUtc="2026-08-06T07:10:00Z">
              <w:tcPr>
                <w:tcW w:w="5838" w:type="dxa"/>
                <w:tcBorders>
                  <w:bottom w:val="single" w:sz="4" w:space="0" w:color="auto"/>
                </w:tcBorders>
                <w:tcMar>
                  <w:top w:w="56" w:type="dxa"/>
                  <w:left w:w="56" w:type="dxa"/>
                  <w:bottom w:w="56" w:type="dxa"/>
                  <w:right w:w="56" w:type="dxa"/>
                </w:tcMar>
              </w:tcPr>
            </w:tcPrChange>
          </w:tcPr>
          <w:p w14:paraId="4F25D89D" w14:textId="77777777" w:rsidR="001E5488" w:rsidRPr="008A6D3B" w:rsidRDefault="00DD08CB">
            <w:pPr>
              <w:widowControl w:val="0"/>
              <w:spacing w:after="0" w:line="240" w:lineRule="auto"/>
            </w:pPr>
            <w:r w:rsidRPr="008A6D3B">
              <w:t xml:space="preserve">Optionelt, styrke som tekst, f.eks. “10 mg/ml” eller “10 mg/ml + 0,5 mg/ml”, for sidste eksempel kan kun Styrketekst angives. </w:t>
            </w:r>
          </w:p>
        </w:tc>
      </w:tr>
      <w:tr w:rsidR="00FB2E8C" w14:paraId="71694D35" w14:textId="77777777" w:rsidTr="1F0BAC7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1456" w:author="Birger Kidmose" w:date="2026-08-06T09:10:00Z" w16du:dateUtc="2026-08-06T07:10:00Z">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rPr>
          <w:trHeight w:val="333"/>
          <w:trPrChange w:id="1457" w:author="Birger Kidmose" w:date="2026-08-06T09:10:00Z" w16du:dateUtc="2026-08-06T07:10:00Z">
            <w:trPr>
              <w:trHeight w:val="333"/>
            </w:trPr>
          </w:trPrChange>
        </w:trPr>
        <w:tc>
          <w:tcPr>
            <w:tcW w:w="4107" w:type="dxa"/>
            <w:gridSpan w:val="2"/>
            <w:tcBorders>
              <w:top w:val="single" w:sz="4" w:space="0" w:color="auto"/>
              <w:left w:val="single" w:sz="4" w:space="0" w:color="auto"/>
              <w:bottom w:val="single" w:sz="4" w:space="0" w:color="auto"/>
              <w:right w:val="single" w:sz="4" w:space="0" w:color="auto"/>
            </w:tcBorders>
            <w:tcPrChange w:id="1458" w:author="Birger Kidmose" w:date="2026-08-06T09:10:00Z" w16du:dateUtc="2026-08-06T07:10:00Z">
              <w:tcPr>
                <w:tcW w:w="4107" w:type="dxa"/>
                <w:gridSpan w:val="2"/>
                <w:tcBorders>
                  <w:top w:val="single" w:sz="4" w:space="0" w:color="auto"/>
                  <w:left w:val="single" w:sz="4" w:space="0" w:color="auto"/>
                  <w:bottom w:val="single" w:sz="4" w:space="0" w:color="auto"/>
                  <w:right w:val="single" w:sz="4" w:space="0" w:color="auto"/>
                </w:tcBorders>
              </w:tcPr>
            </w:tcPrChange>
          </w:tcPr>
          <w:p w14:paraId="0E846B8B" w14:textId="3452D3A1" w:rsidR="00FB2E8C" w:rsidRDefault="00FB2E8C" w:rsidP="00BB26A5">
            <w:pPr>
              <w:spacing w:after="0" w:line="240" w:lineRule="auto"/>
              <w:rPr>
                <w:color w:val="4A86E8"/>
              </w:rPr>
            </w:pPr>
            <w:r>
              <w:rPr>
                <w:color w:val="4A86E8"/>
              </w:rPr>
              <w:t>Administrationsvej</w:t>
            </w:r>
          </w:p>
        </w:tc>
        <w:tc>
          <w:tcPr>
            <w:tcW w:w="5838" w:type="dxa"/>
            <w:tcBorders>
              <w:top w:val="single" w:sz="4" w:space="0" w:color="auto"/>
              <w:left w:val="single" w:sz="4" w:space="0" w:color="auto"/>
              <w:bottom w:val="single" w:sz="4" w:space="0" w:color="auto"/>
              <w:right w:val="single" w:sz="4" w:space="0" w:color="auto"/>
            </w:tcBorders>
            <w:tcPrChange w:id="1459" w:author="Birger Kidmose" w:date="2026-08-06T09:10:00Z" w16du:dateUtc="2026-08-06T07:10:00Z">
              <w:tcPr>
                <w:tcW w:w="5838" w:type="dxa"/>
                <w:tcBorders>
                  <w:top w:val="single" w:sz="4" w:space="0" w:color="auto"/>
                  <w:left w:val="single" w:sz="4" w:space="0" w:color="auto"/>
                  <w:bottom w:val="single" w:sz="4" w:space="0" w:color="auto"/>
                  <w:right w:val="single" w:sz="4" w:space="0" w:color="auto"/>
                </w:tcBorders>
              </w:tcPr>
            </w:tcPrChange>
          </w:tcPr>
          <w:p w14:paraId="091E7B35" w14:textId="5C182DC4" w:rsidR="00FB2E8C" w:rsidRPr="008A6D3B" w:rsidRDefault="00FB2E8C" w:rsidP="1F0BAC7D">
            <w:pPr>
              <w:widowControl w:val="0"/>
              <w:spacing w:after="0" w:line="240" w:lineRule="auto"/>
            </w:pPr>
            <w:r>
              <w:t xml:space="preserve">Obligatorisk, </w:t>
            </w:r>
            <w:del w:id="1460" w:author="Birger Kidmose" w:date="2026-08-06T09:10:00Z" w16du:dateUtc="2026-08-06T07:10:00Z">
              <w:r w:rsidRPr="008A6D3B">
                <w:delText>nødvendig</w:delText>
              </w:r>
            </w:del>
            <w:ins w:id="1461" w:author="Birger Kidmose" w:date="2026-08-06T09:10:00Z" w16du:dateUtc="2026-08-06T07:10:00Z">
              <w:r w:rsidR="7F76879F">
                <w:t>hvis recepten ikke er “til brug i praksis”. N</w:t>
              </w:r>
              <w:r>
                <w:t>ødvendig</w:t>
              </w:r>
            </w:ins>
            <w:r>
              <w:t xml:space="preserve"> ved receptoprettelse når lægemidlet ikke findes i Medicinpriser</w:t>
            </w:r>
          </w:p>
        </w:tc>
      </w:tr>
      <w:tr w:rsidR="00FB2E8C" w14:paraId="22820007" w14:textId="77777777" w:rsidTr="1F0BAC7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1462" w:author="Birger Kidmose" w:date="2026-08-06T09:10:00Z" w16du:dateUtc="2026-08-06T07:10:00Z">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rPr>
          <w:trHeight w:val="333"/>
          <w:trPrChange w:id="1463" w:author="Birger Kidmose" w:date="2026-08-06T09:10:00Z" w16du:dateUtc="2026-08-06T07:10:00Z">
            <w:trPr>
              <w:trHeight w:val="333"/>
            </w:trPr>
          </w:trPrChange>
        </w:trPr>
        <w:tc>
          <w:tcPr>
            <w:tcW w:w="436" w:type="dxa"/>
            <w:tcBorders>
              <w:top w:val="single" w:sz="4" w:space="0" w:color="auto"/>
              <w:left w:val="single" w:sz="4" w:space="0" w:color="auto"/>
              <w:bottom w:val="single" w:sz="4" w:space="0" w:color="auto"/>
              <w:right w:val="single" w:sz="4" w:space="0" w:color="auto"/>
            </w:tcBorders>
            <w:tcPrChange w:id="1464" w:author="Birger Kidmose" w:date="2026-08-06T09:10:00Z" w16du:dateUtc="2026-08-06T07:10:00Z">
              <w:tcPr>
                <w:tcW w:w="436" w:type="dxa"/>
                <w:tcBorders>
                  <w:top w:val="single" w:sz="4" w:space="0" w:color="auto"/>
                  <w:left w:val="single" w:sz="4" w:space="0" w:color="auto"/>
                  <w:bottom w:val="single" w:sz="4" w:space="0" w:color="auto"/>
                  <w:right w:val="single" w:sz="4" w:space="0" w:color="auto"/>
                </w:tcBorders>
              </w:tcPr>
            </w:tcPrChange>
          </w:tcPr>
          <w:p w14:paraId="6FC3E9DB" w14:textId="77777777" w:rsidR="00FB2E8C" w:rsidRPr="008A6D3B" w:rsidRDefault="00FB2E8C" w:rsidP="00BB26A5">
            <w:pPr>
              <w:widowControl w:val="0"/>
              <w:spacing w:after="0" w:line="240" w:lineRule="auto"/>
            </w:pPr>
          </w:p>
        </w:tc>
        <w:tc>
          <w:tcPr>
            <w:tcW w:w="3671" w:type="dxa"/>
            <w:tcBorders>
              <w:top w:val="single" w:sz="4" w:space="0" w:color="auto"/>
              <w:left w:val="single" w:sz="4" w:space="0" w:color="auto"/>
              <w:bottom w:val="single" w:sz="4" w:space="0" w:color="auto"/>
              <w:right w:val="single" w:sz="4" w:space="0" w:color="auto"/>
            </w:tcBorders>
            <w:tcPrChange w:id="1465" w:author="Birger Kidmose" w:date="2026-08-06T09:10:00Z" w16du:dateUtc="2026-08-06T07:10:00Z">
              <w:tcPr>
                <w:tcW w:w="3671" w:type="dxa"/>
                <w:tcBorders>
                  <w:top w:val="single" w:sz="4" w:space="0" w:color="auto"/>
                  <w:left w:val="single" w:sz="4" w:space="0" w:color="auto"/>
                  <w:bottom w:val="single" w:sz="4" w:space="0" w:color="auto"/>
                  <w:right w:val="single" w:sz="4" w:space="0" w:color="auto"/>
                </w:tcBorders>
              </w:tcPr>
            </w:tcPrChange>
          </w:tcPr>
          <w:p w14:paraId="49EF5D49" w14:textId="77777777" w:rsidR="00FB2E8C" w:rsidRDefault="00FB2E8C" w:rsidP="00BB26A5">
            <w:pPr>
              <w:widowControl w:val="0"/>
              <w:spacing w:after="0" w:line="240" w:lineRule="auto"/>
            </w:pPr>
            <w:r>
              <w:t>Code</w:t>
            </w:r>
          </w:p>
        </w:tc>
        <w:tc>
          <w:tcPr>
            <w:tcW w:w="5838" w:type="dxa"/>
            <w:tcBorders>
              <w:top w:val="single" w:sz="4" w:space="0" w:color="auto"/>
              <w:left w:val="single" w:sz="4" w:space="0" w:color="auto"/>
              <w:bottom w:val="single" w:sz="4" w:space="0" w:color="auto"/>
              <w:right w:val="single" w:sz="4" w:space="0" w:color="auto"/>
            </w:tcBorders>
            <w:tcPrChange w:id="1466" w:author="Birger Kidmose" w:date="2026-08-06T09:10:00Z" w16du:dateUtc="2026-08-06T07:10:00Z">
              <w:tcPr>
                <w:tcW w:w="5838" w:type="dxa"/>
                <w:tcBorders>
                  <w:top w:val="single" w:sz="4" w:space="0" w:color="auto"/>
                  <w:left w:val="single" w:sz="4" w:space="0" w:color="auto"/>
                  <w:bottom w:val="single" w:sz="4" w:space="0" w:color="auto"/>
                  <w:right w:val="single" w:sz="4" w:space="0" w:color="auto"/>
                </w:tcBorders>
              </w:tcPr>
            </w:tcPrChange>
          </w:tcPr>
          <w:p w14:paraId="7EDA948E" w14:textId="53B5F1D1" w:rsidR="00FB2E8C" w:rsidRDefault="00FB2E8C" w:rsidP="00BB26A5">
            <w:pPr>
              <w:widowControl w:val="0"/>
              <w:spacing w:after="0" w:line="240" w:lineRule="auto"/>
            </w:pPr>
            <w:r>
              <w:t>Administrationsvej kode fra Medicinpriser, obligatorisk</w:t>
            </w:r>
          </w:p>
        </w:tc>
      </w:tr>
      <w:tr w:rsidR="00FB2E8C" w14:paraId="63787FD3" w14:textId="77777777" w:rsidTr="1F0BAC7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1467" w:author="Birger Kidmose" w:date="2026-08-06T09:10:00Z" w16du:dateUtc="2026-08-06T07:10:00Z">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rPr>
          <w:trHeight w:val="333"/>
          <w:trPrChange w:id="1468" w:author="Birger Kidmose" w:date="2026-08-06T09:10:00Z" w16du:dateUtc="2026-08-06T07:10:00Z">
            <w:trPr>
              <w:trHeight w:val="333"/>
            </w:trPr>
          </w:trPrChange>
        </w:trPr>
        <w:tc>
          <w:tcPr>
            <w:tcW w:w="436" w:type="dxa"/>
            <w:tcBorders>
              <w:top w:val="single" w:sz="4" w:space="0" w:color="auto"/>
              <w:left w:val="single" w:sz="4" w:space="0" w:color="auto"/>
              <w:bottom w:val="single" w:sz="4" w:space="0" w:color="auto"/>
              <w:right w:val="single" w:sz="4" w:space="0" w:color="auto"/>
            </w:tcBorders>
            <w:tcPrChange w:id="1469" w:author="Birger Kidmose" w:date="2026-08-06T09:10:00Z" w16du:dateUtc="2026-08-06T07:10:00Z">
              <w:tcPr>
                <w:tcW w:w="436" w:type="dxa"/>
                <w:tcBorders>
                  <w:top w:val="single" w:sz="4" w:space="0" w:color="auto"/>
                  <w:left w:val="single" w:sz="4" w:space="0" w:color="auto"/>
                  <w:bottom w:val="single" w:sz="4" w:space="0" w:color="auto"/>
                  <w:right w:val="single" w:sz="4" w:space="0" w:color="auto"/>
                </w:tcBorders>
              </w:tcPr>
            </w:tcPrChange>
          </w:tcPr>
          <w:p w14:paraId="7047CA82" w14:textId="77777777" w:rsidR="00FB2E8C" w:rsidRDefault="00FB2E8C" w:rsidP="00BB26A5">
            <w:pPr>
              <w:widowControl w:val="0"/>
              <w:spacing w:after="0" w:line="240" w:lineRule="auto"/>
            </w:pPr>
          </w:p>
        </w:tc>
        <w:tc>
          <w:tcPr>
            <w:tcW w:w="3671" w:type="dxa"/>
            <w:tcBorders>
              <w:top w:val="single" w:sz="4" w:space="0" w:color="auto"/>
              <w:left w:val="single" w:sz="4" w:space="0" w:color="auto"/>
              <w:bottom w:val="single" w:sz="4" w:space="0" w:color="auto"/>
              <w:right w:val="single" w:sz="4" w:space="0" w:color="auto"/>
            </w:tcBorders>
            <w:tcPrChange w:id="1470" w:author="Birger Kidmose" w:date="2026-08-06T09:10:00Z" w16du:dateUtc="2026-08-06T07:10:00Z">
              <w:tcPr>
                <w:tcW w:w="3671" w:type="dxa"/>
                <w:tcBorders>
                  <w:top w:val="single" w:sz="4" w:space="0" w:color="auto"/>
                  <w:left w:val="single" w:sz="4" w:space="0" w:color="auto"/>
                  <w:bottom w:val="single" w:sz="4" w:space="0" w:color="auto"/>
                  <w:right w:val="single" w:sz="4" w:space="0" w:color="auto"/>
                </w:tcBorders>
              </w:tcPr>
            </w:tcPrChange>
          </w:tcPr>
          <w:p w14:paraId="0D30BF63" w14:textId="77777777" w:rsidR="00FB2E8C" w:rsidRDefault="00FB2E8C" w:rsidP="00BB26A5">
            <w:pPr>
              <w:widowControl w:val="0"/>
              <w:spacing w:after="0" w:line="240" w:lineRule="auto"/>
            </w:pPr>
            <w:r>
              <w:t>Text</w:t>
            </w:r>
          </w:p>
        </w:tc>
        <w:tc>
          <w:tcPr>
            <w:tcW w:w="5838" w:type="dxa"/>
            <w:tcBorders>
              <w:top w:val="single" w:sz="4" w:space="0" w:color="auto"/>
              <w:left w:val="single" w:sz="4" w:space="0" w:color="auto"/>
              <w:bottom w:val="single" w:sz="4" w:space="0" w:color="auto"/>
              <w:right w:val="single" w:sz="4" w:space="0" w:color="auto"/>
            </w:tcBorders>
            <w:tcPrChange w:id="1471" w:author="Birger Kidmose" w:date="2026-08-06T09:10:00Z" w16du:dateUtc="2026-08-06T07:10:00Z">
              <w:tcPr>
                <w:tcW w:w="5838" w:type="dxa"/>
                <w:tcBorders>
                  <w:top w:val="single" w:sz="4" w:space="0" w:color="auto"/>
                  <w:left w:val="single" w:sz="4" w:space="0" w:color="auto"/>
                  <w:bottom w:val="single" w:sz="4" w:space="0" w:color="auto"/>
                  <w:right w:val="single" w:sz="4" w:space="0" w:color="auto"/>
                </w:tcBorders>
              </w:tcPr>
            </w:tcPrChange>
          </w:tcPr>
          <w:p w14:paraId="222AEAA5" w14:textId="64FA41E4" w:rsidR="00FB2E8C" w:rsidRPr="008A6D3B" w:rsidRDefault="00FB2E8C" w:rsidP="00BB26A5">
            <w:pPr>
              <w:widowControl w:val="0"/>
              <w:spacing w:after="0" w:line="240" w:lineRule="auto"/>
            </w:pPr>
            <w:r>
              <w:t xml:space="preserve">Administrationsvej </w:t>
            </w:r>
            <w:r w:rsidRPr="008A6D3B">
              <w:t>tekst fra Medicinpriser, optionel</w:t>
            </w:r>
          </w:p>
        </w:tc>
      </w:tr>
      <w:tr w:rsidR="001E5488" w14:paraId="07FF093B" w14:textId="77777777" w:rsidTr="1F0BAC7D">
        <w:trPr>
          <w:trHeight w:val="333"/>
          <w:trPrChange w:id="1472" w:author="Birger Kidmose" w:date="2026-08-06T09:10:00Z" w16du:dateUtc="2026-08-06T07:10:00Z">
            <w:trPr>
              <w:trHeight w:val="333"/>
            </w:trPr>
          </w:trPrChange>
        </w:trPr>
        <w:tc>
          <w:tcPr>
            <w:tcW w:w="4107" w:type="dxa"/>
            <w:gridSpan w:val="2"/>
            <w:tcMar>
              <w:top w:w="56" w:type="dxa"/>
              <w:left w:w="56" w:type="dxa"/>
              <w:bottom w:w="56" w:type="dxa"/>
              <w:right w:w="56" w:type="dxa"/>
            </w:tcMar>
            <w:tcPrChange w:id="1473" w:author="Birger Kidmose" w:date="2026-08-06T09:10:00Z" w16du:dateUtc="2026-08-06T07:10:00Z">
              <w:tcPr>
                <w:tcW w:w="4107" w:type="dxa"/>
                <w:gridSpan w:val="2"/>
                <w:tcMar>
                  <w:top w:w="56" w:type="dxa"/>
                  <w:left w:w="56" w:type="dxa"/>
                  <w:bottom w:w="56" w:type="dxa"/>
                  <w:right w:w="56" w:type="dxa"/>
                </w:tcMar>
              </w:tcPr>
            </w:tcPrChange>
          </w:tcPr>
          <w:p w14:paraId="1921CE94" w14:textId="77777777" w:rsidR="001E5488" w:rsidRDefault="00DD08CB">
            <w:pPr>
              <w:spacing w:after="0" w:line="240" w:lineRule="auto"/>
              <w:rPr>
                <w:color w:val="4A86E8"/>
              </w:rPr>
            </w:pPr>
            <w:r>
              <w:rPr>
                <w:color w:val="4A86E8"/>
              </w:rPr>
              <w:t>Substanser (Substances)</w:t>
            </w:r>
          </w:p>
        </w:tc>
        <w:tc>
          <w:tcPr>
            <w:tcW w:w="5838" w:type="dxa"/>
            <w:tcMar>
              <w:top w:w="56" w:type="dxa"/>
              <w:left w:w="56" w:type="dxa"/>
              <w:bottom w:w="56" w:type="dxa"/>
              <w:right w:w="56" w:type="dxa"/>
            </w:tcMar>
            <w:tcPrChange w:id="1474" w:author="Birger Kidmose" w:date="2026-08-06T09:10:00Z" w16du:dateUtc="2026-08-06T07:10:00Z">
              <w:tcPr>
                <w:tcW w:w="5838" w:type="dxa"/>
                <w:tcMar>
                  <w:top w:w="56" w:type="dxa"/>
                  <w:left w:w="56" w:type="dxa"/>
                  <w:bottom w:w="56" w:type="dxa"/>
                  <w:right w:w="56" w:type="dxa"/>
                </w:tcMar>
              </w:tcPr>
            </w:tcPrChange>
          </w:tcPr>
          <w:p w14:paraId="40FEBF55" w14:textId="77777777" w:rsidR="001E5488" w:rsidRDefault="00DD08CB">
            <w:pPr>
              <w:widowControl w:val="0"/>
              <w:spacing w:after="0" w:line="240" w:lineRule="auto"/>
            </w:pPr>
            <w:r>
              <w:t>Substanser, optionelt</w:t>
            </w:r>
          </w:p>
        </w:tc>
      </w:tr>
      <w:tr w:rsidR="001E5488" w14:paraId="6D055B5F" w14:textId="77777777" w:rsidTr="1F0BAC7D">
        <w:trPr>
          <w:trHeight w:val="333"/>
          <w:trPrChange w:id="1475" w:author="Birger Kidmose" w:date="2026-08-06T09:10:00Z" w16du:dateUtc="2026-08-06T07:10:00Z">
            <w:trPr>
              <w:trHeight w:val="333"/>
            </w:trPr>
          </w:trPrChange>
        </w:trPr>
        <w:tc>
          <w:tcPr>
            <w:tcW w:w="436" w:type="dxa"/>
            <w:tcMar>
              <w:top w:w="56" w:type="dxa"/>
              <w:left w:w="56" w:type="dxa"/>
              <w:bottom w:w="56" w:type="dxa"/>
              <w:right w:w="56" w:type="dxa"/>
            </w:tcMar>
            <w:tcPrChange w:id="1476" w:author="Birger Kidmose" w:date="2026-08-06T09:10:00Z" w16du:dateUtc="2026-08-06T07:10:00Z">
              <w:tcPr>
                <w:tcW w:w="436" w:type="dxa"/>
                <w:tcMar>
                  <w:top w:w="56" w:type="dxa"/>
                  <w:left w:w="56" w:type="dxa"/>
                  <w:bottom w:w="56" w:type="dxa"/>
                  <w:right w:w="56" w:type="dxa"/>
                </w:tcMar>
              </w:tcPr>
            </w:tcPrChange>
          </w:tcPr>
          <w:p w14:paraId="5E11DEBE" w14:textId="77777777" w:rsidR="001E5488" w:rsidRDefault="001E5488">
            <w:pPr>
              <w:widowControl w:val="0"/>
              <w:spacing w:after="0" w:line="240" w:lineRule="auto"/>
            </w:pPr>
          </w:p>
        </w:tc>
        <w:tc>
          <w:tcPr>
            <w:tcW w:w="3671" w:type="dxa"/>
            <w:tcMar>
              <w:top w:w="56" w:type="dxa"/>
              <w:left w:w="56" w:type="dxa"/>
              <w:bottom w:w="56" w:type="dxa"/>
              <w:right w:w="56" w:type="dxa"/>
            </w:tcMar>
            <w:tcPrChange w:id="1477" w:author="Birger Kidmose" w:date="2026-08-06T09:10:00Z" w16du:dateUtc="2026-08-06T07:10:00Z">
              <w:tcPr>
                <w:tcW w:w="3671" w:type="dxa"/>
                <w:tcMar>
                  <w:top w:w="56" w:type="dxa"/>
                  <w:left w:w="56" w:type="dxa"/>
                  <w:bottom w:w="56" w:type="dxa"/>
                  <w:right w:w="56" w:type="dxa"/>
                </w:tcMar>
              </w:tcPr>
            </w:tcPrChange>
          </w:tcPr>
          <w:p w14:paraId="6E9B15B5" w14:textId="77777777" w:rsidR="001E5488" w:rsidRDefault="00DD08CB">
            <w:pPr>
              <w:widowControl w:val="0"/>
              <w:spacing w:after="0" w:line="240" w:lineRule="auto"/>
            </w:pPr>
            <w:r>
              <w:t>Substansnavn (ActiveSubstanceText</w:t>
            </w:r>
            <w:r>
              <w:rPr>
                <w:vertAlign w:val="superscript"/>
              </w:rPr>
              <w:footnoteReference w:id="2"/>
            </w:r>
            <w:r>
              <w:t>)</w:t>
            </w:r>
          </w:p>
        </w:tc>
        <w:tc>
          <w:tcPr>
            <w:tcW w:w="5838" w:type="dxa"/>
            <w:tcMar>
              <w:top w:w="56" w:type="dxa"/>
              <w:left w:w="56" w:type="dxa"/>
              <w:bottom w:w="56" w:type="dxa"/>
              <w:right w:w="56" w:type="dxa"/>
            </w:tcMar>
            <w:tcPrChange w:id="1478" w:author="Birger Kidmose" w:date="2026-08-06T09:10:00Z" w16du:dateUtc="2026-08-06T07:10:00Z">
              <w:tcPr>
                <w:tcW w:w="5838" w:type="dxa"/>
                <w:tcMar>
                  <w:top w:w="56" w:type="dxa"/>
                  <w:left w:w="56" w:type="dxa"/>
                  <w:bottom w:w="56" w:type="dxa"/>
                  <w:right w:w="56" w:type="dxa"/>
                </w:tcMar>
              </w:tcPr>
            </w:tcPrChange>
          </w:tcPr>
          <w:p w14:paraId="4E9CB62A" w14:textId="77777777" w:rsidR="001E5488" w:rsidRPr="008A6D3B" w:rsidRDefault="00DD08CB">
            <w:pPr>
              <w:widowControl w:val="0"/>
              <w:spacing w:after="0" w:line="240" w:lineRule="auto"/>
            </w:pPr>
            <w:r w:rsidRPr="008A6D3B">
              <w:t xml:space="preserve">En eller flere navne på aktive substanser. Elementet kan forekomme flere gange. </w:t>
            </w:r>
          </w:p>
        </w:tc>
      </w:tr>
    </w:tbl>
    <w:p w14:paraId="018F3DDB" w14:textId="76BB38DE" w:rsidR="001E5488" w:rsidRPr="008A6D3B" w:rsidRDefault="001D72CE">
      <w:pPr>
        <w:pStyle w:val="Heading2"/>
      </w:pPr>
      <w:bookmarkStart w:id="1479" w:name="_6jps5bbrzglz" w:colFirst="0" w:colLast="0"/>
      <w:bookmarkStart w:id="1480" w:name="_mwezezhesmsk"/>
      <w:bookmarkStart w:id="1481" w:name="_Toc231991136"/>
      <w:bookmarkEnd w:id="1479"/>
      <w:bookmarkEnd w:id="1480"/>
      <w:r>
        <w:t>7</w:t>
      </w:r>
      <w:r w:rsidR="00DD08CB" w:rsidRPr="008A6D3B">
        <w:t>.</w:t>
      </w:r>
      <w:r w:rsidR="00934A7E">
        <w:t>6</w:t>
      </w:r>
      <w:r w:rsidR="00DD08CB" w:rsidRPr="008A6D3B">
        <w:t xml:space="preserve"> - Pakning-element</w:t>
      </w:r>
      <w:bookmarkEnd w:id="1481"/>
    </w:p>
    <w:p w14:paraId="6F44B53A" w14:textId="77777777" w:rsidR="001E5488" w:rsidRPr="008A6D3B" w:rsidRDefault="00DD08CB">
      <w:r w:rsidRPr="008A6D3B">
        <w:t xml:space="preserve">Pakning angives altid ved oprettelse af recepten. </w:t>
      </w:r>
    </w:p>
    <w:p w14:paraId="39E95487" w14:textId="04708481" w:rsidR="001E5488" w:rsidRPr="008A6D3B" w:rsidRDefault="00DD08CB">
      <w:r w:rsidRPr="008A6D3B">
        <w:t xml:space="preserve">Når </w:t>
      </w:r>
      <w:r w:rsidR="0053149D">
        <w:t>Løsningen</w:t>
      </w:r>
      <w:r w:rsidRPr="008A6D3B">
        <w:t xml:space="preserve"> returnerer recepter vil </w:t>
      </w:r>
      <w:r w:rsidR="0053149D">
        <w:t>Løsningen</w:t>
      </w:r>
      <w:r w:rsidRPr="008A6D3B">
        <w:t xml:space="preserve"> supplere med stamdata, herunder også optionelle data for pakninger i Medicinpriser.</w:t>
      </w:r>
    </w:p>
    <w:p w14:paraId="475C97FC" w14:textId="4548DC31" w:rsidR="001E5488" w:rsidRDefault="798679E8">
      <w:r>
        <w:t xml:space="preserve">Se evt. </w:t>
      </w:r>
      <w:del w:id="1482" w:author="Birger Kidmose" w:date="2026-08-06T09:10:00Z" w16du:dateUtc="2026-08-06T07:10:00Z">
        <w:r w:rsidR="00DD08CB">
          <w:fldChar w:fldCharType="begin"/>
        </w:r>
        <w:r w:rsidR="00DD08CB">
          <w:delInstrText>HYPERLINK \l "_fsz6v7co0126" \h</w:delInstrText>
        </w:r>
        <w:r w:rsidR="00DD08CB">
          <w:fldChar w:fldCharType="separate"/>
        </w:r>
        <w:r w:rsidR="00DD08CB">
          <w:rPr>
            <w:color w:val="1155CC"/>
            <w:u w:val="single"/>
          </w:rPr>
          <w:delText>3.1 - Receptmodel</w:delText>
        </w:r>
        <w:r w:rsidR="00DD08CB">
          <w:fldChar w:fldCharType="end"/>
        </w:r>
      </w:del>
      <w:ins w:id="1483" w:author="Birger Kidmose" w:date="2026-08-06T09:10:00Z" w16du:dateUtc="2026-08-06T07:10:00Z">
        <w:r w:rsidR="176D06C2">
          <w:fldChar w:fldCharType="begin"/>
        </w:r>
        <w:r w:rsidR="176D06C2">
          <w:instrText>HYPERLINK \l "_6.1_-_Receptmodel"</w:instrText>
        </w:r>
        <w:r w:rsidR="176D06C2">
          <w:fldChar w:fldCharType="separate"/>
        </w:r>
        <w:r w:rsidR="176D06C2" w:rsidRPr="667F5B50">
          <w:rPr>
            <w:color w:val="1155CC"/>
            <w:u w:val="single"/>
          </w:rPr>
          <w:t>6</w:t>
        </w:r>
        <w:r w:rsidRPr="667F5B50">
          <w:rPr>
            <w:color w:val="1155CC"/>
            <w:u w:val="single"/>
          </w:rPr>
          <w:t>.1 - Receptmodel</w:t>
        </w:r>
        <w:r w:rsidR="176D06C2">
          <w:fldChar w:fldCharType="end"/>
        </w:r>
      </w:ins>
      <w:r>
        <w:t xml:space="preserve"> for beskrivelse af sammenhængen mellem datamodellen og services.</w:t>
      </w:r>
    </w:p>
    <w:tbl>
      <w:tblPr>
        <w:tblStyle w:val="af9"/>
        <w:tblW w:w="96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1484" w:author="Birger Kidmose" w:date="2026-08-06T09:10:00Z" w16du:dateUtc="2026-08-06T07:10:00Z">
          <w:tblPr>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435"/>
        <w:gridCol w:w="3675"/>
        <w:gridCol w:w="5520"/>
        <w:tblGridChange w:id="1485">
          <w:tblGrid>
            <w:gridCol w:w="435"/>
            <w:gridCol w:w="3675"/>
            <w:gridCol w:w="5520"/>
          </w:tblGrid>
        </w:tblGridChange>
      </w:tblGrid>
      <w:tr w:rsidR="001E5488" w14:paraId="09B879A3" w14:textId="77777777" w:rsidTr="00EB441F">
        <w:trPr>
          <w:trHeight w:val="420"/>
          <w:tblHeader/>
          <w:trPrChange w:id="1486" w:author="Birger Kidmose" w:date="2026-08-06T09:10:00Z" w16du:dateUtc="2026-08-06T07:10:00Z">
            <w:trPr>
              <w:trHeight w:val="420"/>
              <w:tblHeader/>
            </w:trPr>
          </w:trPrChange>
        </w:trPr>
        <w:tc>
          <w:tcPr>
            <w:tcW w:w="9630" w:type="dxa"/>
            <w:gridSpan w:val="3"/>
            <w:shd w:val="clear" w:color="auto" w:fill="BFBFBF" w:themeFill="background1" w:themeFillShade="BF"/>
            <w:tcMar>
              <w:top w:w="56" w:type="dxa"/>
              <w:left w:w="56" w:type="dxa"/>
              <w:bottom w:w="56" w:type="dxa"/>
              <w:right w:w="56" w:type="dxa"/>
            </w:tcMar>
            <w:tcPrChange w:id="1487" w:author="Birger Kidmose" w:date="2026-08-06T09:10:00Z" w16du:dateUtc="2026-08-06T07:10:00Z">
              <w:tcPr>
                <w:tcW w:w="9630" w:type="dxa"/>
                <w:gridSpan w:val="3"/>
                <w:shd w:val="clear" w:color="auto" w:fill="BFBFBF" w:themeFill="background1" w:themeFillShade="BF"/>
                <w:tcMar>
                  <w:top w:w="56" w:type="dxa"/>
                  <w:left w:w="56" w:type="dxa"/>
                  <w:bottom w:w="56" w:type="dxa"/>
                  <w:right w:w="56" w:type="dxa"/>
                </w:tcMar>
              </w:tcPr>
            </w:tcPrChange>
          </w:tcPr>
          <w:p w14:paraId="463F6953" w14:textId="77777777" w:rsidR="001E5488" w:rsidRDefault="00DD08CB">
            <w:pPr>
              <w:widowControl w:val="0"/>
              <w:spacing w:after="0" w:line="240" w:lineRule="auto"/>
            </w:pPr>
            <w:r>
              <w:rPr>
                <w:b/>
                <w:bCs/>
              </w:rPr>
              <w:t xml:space="preserve">Pakning </w:t>
            </w:r>
            <w:r>
              <w:t>(Package)</w:t>
            </w:r>
          </w:p>
        </w:tc>
      </w:tr>
      <w:tr w:rsidR="001E5488" w14:paraId="552C535A" w14:textId="77777777" w:rsidTr="008A6D3B">
        <w:trPr>
          <w:trHeight w:val="333"/>
          <w:trPrChange w:id="1488" w:author="Birger Kidmose" w:date="2026-08-06T09:10:00Z" w16du:dateUtc="2026-08-06T07:10:00Z">
            <w:trPr>
              <w:trHeight w:val="333"/>
            </w:trPr>
          </w:trPrChange>
        </w:trPr>
        <w:tc>
          <w:tcPr>
            <w:tcW w:w="4110" w:type="dxa"/>
            <w:gridSpan w:val="2"/>
            <w:tcMar>
              <w:top w:w="56" w:type="dxa"/>
              <w:left w:w="56" w:type="dxa"/>
              <w:bottom w:w="56" w:type="dxa"/>
              <w:right w:w="56" w:type="dxa"/>
            </w:tcMar>
            <w:tcPrChange w:id="1489" w:author="Birger Kidmose" w:date="2026-08-06T09:10:00Z" w16du:dateUtc="2026-08-06T07:10:00Z">
              <w:tcPr>
                <w:tcW w:w="4110" w:type="dxa"/>
                <w:gridSpan w:val="2"/>
                <w:tcMar>
                  <w:top w:w="56" w:type="dxa"/>
                  <w:left w:w="56" w:type="dxa"/>
                  <w:bottom w:w="56" w:type="dxa"/>
                  <w:right w:w="56" w:type="dxa"/>
                </w:tcMar>
              </w:tcPr>
            </w:tcPrChange>
          </w:tcPr>
          <w:p w14:paraId="051F0596" w14:textId="77777777" w:rsidR="001E5488" w:rsidRDefault="00DD08CB">
            <w:pPr>
              <w:widowControl w:val="0"/>
              <w:spacing w:after="0" w:line="240" w:lineRule="auto"/>
              <w:rPr>
                <w:b/>
                <w:bCs/>
              </w:rPr>
            </w:pPr>
            <w:r>
              <w:rPr>
                <w:b/>
                <w:bCs/>
              </w:rPr>
              <w:t>Element</w:t>
            </w:r>
          </w:p>
        </w:tc>
        <w:tc>
          <w:tcPr>
            <w:tcW w:w="5520" w:type="dxa"/>
            <w:tcMar>
              <w:top w:w="56" w:type="dxa"/>
              <w:left w:w="56" w:type="dxa"/>
              <w:bottom w:w="56" w:type="dxa"/>
              <w:right w:w="56" w:type="dxa"/>
            </w:tcMar>
            <w:tcPrChange w:id="1490" w:author="Birger Kidmose" w:date="2026-08-06T09:10:00Z" w16du:dateUtc="2026-08-06T07:10:00Z">
              <w:tcPr>
                <w:tcW w:w="5520" w:type="dxa"/>
                <w:tcMar>
                  <w:top w:w="56" w:type="dxa"/>
                  <w:left w:w="56" w:type="dxa"/>
                  <w:bottom w:w="56" w:type="dxa"/>
                  <w:right w:w="56" w:type="dxa"/>
                </w:tcMar>
              </w:tcPr>
            </w:tcPrChange>
          </w:tcPr>
          <w:p w14:paraId="1225F4C8" w14:textId="77777777" w:rsidR="001E5488" w:rsidRDefault="00DD08CB">
            <w:pPr>
              <w:widowControl w:val="0"/>
              <w:spacing w:after="0" w:line="240" w:lineRule="auto"/>
              <w:rPr>
                <w:b/>
                <w:bCs/>
              </w:rPr>
            </w:pPr>
            <w:r>
              <w:rPr>
                <w:b/>
                <w:bCs/>
              </w:rPr>
              <w:t>Beskrivelse</w:t>
            </w:r>
          </w:p>
        </w:tc>
      </w:tr>
      <w:tr w:rsidR="001E5488" w14:paraId="507CD4FC" w14:textId="77777777" w:rsidTr="008A6D3B">
        <w:trPr>
          <w:trHeight w:val="333"/>
          <w:trPrChange w:id="1491" w:author="Birger Kidmose" w:date="2026-08-06T09:10:00Z" w16du:dateUtc="2026-08-06T07:10:00Z">
            <w:trPr>
              <w:trHeight w:val="333"/>
            </w:trPr>
          </w:trPrChange>
        </w:trPr>
        <w:tc>
          <w:tcPr>
            <w:tcW w:w="4110" w:type="dxa"/>
            <w:gridSpan w:val="2"/>
            <w:tcMar>
              <w:top w:w="56" w:type="dxa"/>
              <w:left w:w="56" w:type="dxa"/>
              <w:bottom w:w="56" w:type="dxa"/>
              <w:right w:w="56" w:type="dxa"/>
            </w:tcMar>
            <w:tcPrChange w:id="1492" w:author="Birger Kidmose" w:date="2026-08-06T09:10:00Z" w16du:dateUtc="2026-08-06T07:10:00Z">
              <w:tcPr>
                <w:tcW w:w="4110" w:type="dxa"/>
                <w:gridSpan w:val="2"/>
                <w:tcMar>
                  <w:top w:w="56" w:type="dxa"/>
                  <w:left w:w="56" w:type="dxa"/>
                  <w:bottom w:w="56" w:type="dxa"/>
                  <w:right w:w="56" w:type="dxa"/>
                </w:tcMar>
              </w:tcPr>
            </w:tcPrChange>
          </w:tcPr>
          <w:p w14:paraId="20869477" w14:textId="77777777" w:rsidR="001E5488" w:rsidRDefault="00DD08CB">
            <w:pPr>
              <w:widowControl w:val="0"/>
              <w:spacing w:after="0" w:line="240" w:lineRule="auto"/>
            </w:pPr>
            <w:r>
              <w:t xml:space="preserve">Varenummer (PackageNumber) </w:t>
            </w:r>
          </w:p>
        </w:tc>
        <w:tc>
          <w:tcPr>
            <w:tcW w:w="5520" w:type="dxa"/>
            <w:tcMar>
              <w:top w:w="56" w:type="dxa"/>
              <w:left w:w="56" w:type="dxa"/>
              <w:bottom w:w="56" w:type="dxa"/>
              <w:right w:w="56" w:type="dxa"/>
            </w:tcMar>
            <w:tcPrChange w:id="1493" w:author="Birger Kidmose" w:date="2026-08-06T09:10:00Z" w16du:dateUtc="2026-08-06T07:10:00Z">
              <w:tcPr>
                <w:tcW w:w="5520" w:type="dxa"/>
                <w:tcMar>
                  <w:top w:w="56" w:type="dxa"/>
                  <w:left w:w="56" w:type="dxa"/>
                  <w:bottom w:w="56" w:type="dxa"/>
                  <w:right w:w="56" w:type="dxa"/>
                </w:tcMar>
              </w:tcPr>
            </w:tcPrChange>
          </w:tcPr>
          <w:p w14:paraId="65FA5ADE" w14:textId="77777777" w:rsidR="001E5488" w:rsidRPr="008A6D3B" w:rsidRDefault="00DD08CB">
            <w:pPr>
              <w:widowControl w:val="0"/>
              <w:spacing w:after="0" w:line="240" w:lineRule="auto"/>
            </w:pPr>
            <w:r w:rsidRPr="008A6D3B">
              <w:t>Pakningens varenummer. Optionelt, men skal altid angives for lægemidler i Medicinpriser.</w:t>
            </w:r>
          </w:p>
        </w:tc>
      </w:tr>
      <w:tr w:rsidR="001E5488" w14:paraId="6468C235" w14:textId="77777777" w:rsidTr="008A6D3B">
        <w:trPr>
          <w:trHeight w:val="333"/>
          <w:trPrChange w:id="1494" w:author="Birger Kidmose" w:date="2026-08-06T09:10:00Z" w16du:dateUtc="2026-08-06T07:10:00Z">
            <w:trPr>
              <w:trHeight w:val="333"/>
            </w:trPr>
          </w:trPrChange>
        </w:trPr>
        <w:tc>
          <w:tcPr>
            <w:tcW w:w="4110" w:type="dxa"/>
            <w:gridSpan w:val="2"/>
            <w:tcMar>
              <w:top w:w="56" w:type="dxa"/>
              <w:left w:w="56" w:type="dxa"/>
              <w:bottom w:w="56" w:type="dxa"/>
              <w:right w:w="56" w:type="dxa"/>
            </w:tcMar>
            <w:tcPrChange w:id="1495" w:author="Birger Kidmose" w:date="2026-08-06T09:10:00Z" w16du:dateUtc="2026-08-06T07:10:00Z">
              <w:tcPr>
                <w:tcW w:w="4110" w:type="dxa"/>
                <w:gridSpan w:val="2"/>
                <w:tcMar>
                  <w:top w:w="56" w:type="dxa"/>
                  <w:left w:w="56" w:type="dxa"/>
                  <w:bottom w:w="56" w:type="dxa"/>
                  <w:right w:w="56" w:type="dxa"/>
                </w:tcMar>
              </w:tcPr>
            </w:tcPrChange>
          </w:tcPr>
          <w:p w14:paraId="60039552" w14:textId="77777777" w:rsidR="001E5488" w:rsidRDefault="00DD08CB">
            <w:pPr>
              <w:widowControl w:val="0"/>
              <w:spacing w:after="0" w:line="240" w:lineRule="auto"/>
            </w:pPr>
            <w:r>
              <w:t>Source (Source)</w:t>
            </w:r>
          </w:p>
        </w:tc>
        <w:tc>
          <w:tcPr>
            <w:tcW w:w="5520" w:type="dxa"/>
            <w:tcMar>
              <w:top w:w="56" w:type="dxa"/>
              <w:left w:w="56" w:type="dxa"/>
              <w:bottom w:w="56" w:type="dxa"/>
              <w:right w:w="56" w:type="dxa"/>
            </w:tcMar>
            <w:tcPrChange w:id="1496" w:author="Birger Kidmose" w:date="2026-08-06T09:10:00Z" w16du:dateUtc="2026-08-06T07:10:00Z">
              <w:tcPr>
                <w:tcW w:w="5520" w:type="dxa"/>
                <w:tcMar>
                  <w:top w:w="56" w:type="dxa"/>
                  <w:left w:w="56" w:type="dxa"/>
                  <w:bottom w:w="56" w:type="dxa"/>
                  <w:right w:w="56" w:type="dxa"/>
                </w:tcMar>
              </w:tcPr>
            </w:tcPrChange>
          </w:tcPr>
          <w:p w14:paraId="04845976" w14:textId="77777777" w:rsidR="001E5488" w:rsidRPr="008A6D3B" w:rsidRDefault="00DD08CB">
            <w:pPr>
              <w:widowControl w:val="0"/>
              <w:spacing w:after="0" w:line="240" w:lineRule="auto"/>
            </w:pPr>
            <w:r w:rsidRPr="008A6D3B">
              <w:t>Kilden til stamdata, “Medicinpriser”. Er kilden ikke et delt register som f.eks. Medicinpriser angives source til “Local”</w:t>
            </w:r>
          </w:p>
        </w:tc>
      </w:tr>
      <w:tr w:rsidR="001E5488" w14:paraId="3736FDB9" w14:textId="77777777" w:rsidTr="008A6D3B">
        <w:trPr>
          <w:trHeight w:val="333"/>
          <w:trPrChange w:id="1497" w:author="Birger Kidmose" w:date="2026-08-06T09:10:00Z" w16du:dateUtc="2026-08-06T07:10:00Z">
            <w:trPr>
              <w:trHeight w:val="333"/>
            </w:trPr>
          </w:trPrChange>
        </w:trPr>
        <w:tc>
          <w:tcPr>
            <w:tcW w:w="4110" w:type="dxa"/>
            <w:gridSpan w:val="2"/>
            <w:tcMar>
              <w:top w:w="56" w:type="dxa"/>
              <w:left w:w="56" w:type="dxa"/>
              <w:bottom w:w="56" w:type="dxa"/>
              <w:right w:w="56" w:type="dxa"/>
            </w:tcMar>
            <w:tcPrChange w:id="1498" w:author="Birger Kidmose" w:date="2026-08-06T09:10:00Z" w16du:dateUtc="2026-08-06T07:10:00Z">
              <w:tcPr>
                <w:tcW w:w="4110" w:type="dxa"/>
                <w:gridSpan w:val="2"/>
                <w:tcMar>
                  <w:top w:w="56" w:type="dxa"/>
                  <w:left w:w="56" w:type="dxa"/>
                  <w:bottom w:w="56" w:type="dxa"/>
                  <w:right w:w="56" w:type="dxa"/>
                </w:tcMar>
              </w:tcPr>
            </w:tcPrChange>
          </w:tcPr>
          <w:p w14:paraId="21EF49E4" w14:textId="77777777" w:rsidR="001E5488" w:rsidRDefault="00DD08CB">
            <w:pPr>
              <w:spacing w:after="0" w:line="240" w:lineRule="auto"/>
              <w:rPr>
                <w:color w:val="4A86E8"/>
              </w:rPr>
            </w:pPr>
            <w:r>
              <w:rPr>
                <w:color w:val="4A86E8"/>
              </w:rPr>
              <w:t>Pakningsstørrelse (PackageSize)</w:t>
            </w:r>
          </w:p>
        </w:tc>
        <w:tc>
          <w:tcPr>
            <w:tcW w:w="5520" w:type="dxa"/>
            <w:tcMar>
              <w:top w:w="56" w:type="dxa"/>
              <w:left w:w="56" w:type="dxa"/>
              <w:bottom w:w="56" w:type="dxa"/>
              <w:right w:w="56" w:type="dxa"/>
            </w:tcMar>
            <w:tcPrChange w:id="1499" w:author="Birger Kidmose" w:date="2026-08-06T09:10:00Z" w16du:dateUtc="2026-08-06T07:10:00Z">
              <w:tcPr>
                <w:tcW w:w="5520" w:type="dxa"/>
                <w:tcMar>
                  <w:top w:w="56" w:type="dxa"/>
                  <w:left w:w="56" w:type="dxa"/>
                  <w:bottom w:w="56" w:type="dxa"/>
                  <w:right w:w="56" w:type="dxa"/>
                </w:tcMar>
              </w:tcPr>
            </w:tcPrChange>
          </w:tcPr>
          <w:p w14:paraId="73F2731C" w14:textId="77777777" w:rsidR="001E5488" w:rsidRDefault="00DD08CB">
            <w:pPr>
              <w:widowControl w:val="0"/>
              <w:spacing w:after="0" w:line="240" w:lineRule="auto"/>
            </w:pPr>
            <w:r w:rsidRPr="008A6D3B">
              <w:t xml:space="preserve">Pakningsstørrelse. Optionelt, men skal altid angives, når der oprettes recept på lægemidler der ikke findes i Medicinpriser. </w:t>
            </w:r>
            <w:r>
              <w:t>Enten angives værdi og enhed eller tekst</w:t>
            </w:r>
          </w:p>
        </w:tc>
      </w:tr>
      <w:tr w:rsidR="001E5488" w14:paraId="3248A1AE" w14:textId="77777777" w:rsidTr="008A6D3B">
        <w:trPr>
          <w:trHeight w:val="333"/>
          <w:trPrChange w:id="1500" w:author="Birger Kidmose" w:date="2026-08-06T09:10:00Z" w16du:dateUtc="2026-08-06T07:10:00Z">
            <w:trPr>
              <w:trHeight w:val="333"/>
            </w:trPr>
          </w:trPrChange>
        </w:trPr>
        <w:tc>
          <w:tcPr>
            <w:tcW w:w="435" w:type="dxa"/>
            <w:tcMar>
              <w:top w:w="56" w:type="dxa"/>
              <w:left w:w="56" w:type="dxa"/>
              <w:bottom w:w="56" w:type="dxa"/>
              <w:right w:w="56" w:type="dxa"/>
            </w:tcMar>
            <w:tcPrChange w:id="1501" w:author="Birger Kidmose" w:date="2026-08-06T09:10:00Z" w16du:dateUtc="2026-08-06T07:10:00Z">
              <w:tcPr>
                <w:tcW w:w="435" w:type="dxa"/>
                <w:tcMar>
                  <w:top w:w="56" w:type="dxa"/>
                  <w:left w:w="56" w:type="dxa"/>
                  <w:bottom w:w="56" w:type="dxa"/>
                  <w:right w:w="56" w:type="dxa"/>
                </w:tcMar>
              </w:tcPr>
            </w:tcPrChange>
          </w:tcPr>
          <w:p w14:paraId="53B0621F" w14:textId="77777777" w:rsidR="001E5488" w:rsidRDefault="001E5488">
            <w:pPr>
              <w:widowControl w:val="0"/>
              <w:spacing w:after="0" w:line="240" w:lineRule="auto"/>
            </w:pPr>
          </w:p>
        </w:tc>
        <w:tc>
          <w:tcPr>
            <w:tcW w:w="3675" w:type="dxa"/>
            <w:tcMar>
              <w:top w:w="56" w:type="dxa"/>
              <w:left w:w="56" w:type="dxa"/>
              <w:bottom w:w="56" w:type="dxa"/>
              <w:right w:w="56" w:type="dxa"/>
            </w:tcMar>
            <w:tcPrChange w:id="1502" w:author="Birger Kidmose" w:date="2026-08-06T09:10:00Z" w16du:dateUtc="2026-08-06T07:10:00Z">
              <w:tcPr>
                <w:tcW w:w="3675" w:type="dxa"/>
                <w:tcMar>
                  <w:top w:w="56" w:type="dxa"/>
                  <w:left w:w="56" w:type="dxa"/>
                  <w:bottom w:w="56" w:type="dxa"/>
                  <w:right w:w="56" w:type="dxa"/>
                </w:tcMar>
              </w:tcPr>
            </w:tcPrChange>
          </w:tcPr>
          <w:p w14:paraId="30B116C7" w14:textId="77777777" w:rsidR="001E5488" w:rsidRDefault="00DD08CB">
            <w:pPr>
              <w:widowControl w:val="0"/>
              <w:spacing w:after="0" w:line="240" w:lineRule="auto"/>
            </w:pPr>
            <w:r>
              <w:t>Numerisk pakningsstørrelse (Value)</w:t>
            </w:r>
          </w:p>
        </w:tc>
        <w:tc>
          <w:tcPr>
            <w:tcW w:w="5520" w:type="dxa"/>
            <w:tcMar>
              <w:top w:w="56" w:type="dxa"/>
              <w:left w:w="56" w:type="dxa"/>
              <w:bottom w:w="56" w:type="dxa"/>
              <w:right w:w="56" w:type="dxa"/>
            </w:tcMar>
            <w:tcPrChange w:id="1503" w:author="Birger Kidmose" w:date="2026-08-06T09:10:00Z" w16du:dateUtc="2026-08-06T07:10:00Z">
              <w:tcPr>
                <w:tcW w:w="5520" w:type="dxa"/>
                <w:tcMar>
                  <w:top w:w="56" w:type="dxa"/>
                  <w:left w:w="56" w:type="dxa"/>
                  <w:bottom w:w="56" w:type="dxa"/>
                  <w:right w:w="56" w:type="dxa"/>
                </w:tcMar>
              </w:tcPr>
            </w:tcPrChange>
          </w:tcPr>
          <w:p w14:paraId="14C3B021" w14:textId="77777777" w:rsidR="001E5488" w:rsidRDefault="00DD08CB">
            <w:pPr>
              <w:widowControl w:val="0"/>
              <w:spacing w:after="0" w:line="240" w:lineRule="auto"/>
            </w:pPr>
            <w:r>
              <w:t>Optionelt, en numerisk værdi 0,00 - 99999999,99</w:t>
            </w:r>
          </w:p>
        </w:tc>
      </w:tr>
      <w:tr w:rsidR="001E5488" w14:paraId="2C825713" w14:textId="77777777" w:rsidTr="008A6D3B">
        <w:trPr>
          <w:trHeight w:val="333"/>
          <w:trPrChange w:id="1504" w:author="Birger Kidmose" w:date="2026-08-06T09:10:00Z" w16du:dateUtc="2026-08-06T07:10:00Z">
            <w:trPr>
              <w:trHeight w:val="333"/>
            </w:trPr>
          </w:trPrChange>
        </w:trPr>
        <w:tc>
          <w:tcPr>
            <w:tcW w:w="435" w:type="dxa"/>
            <w:tcMar>
              <w:top w:w="56" w:type="dxa"/>
              <w:left w:w="56" w:type="dxa"/>
              <w:bottom w:w="56" w:type="dxa"/>
              <w:right w:w="56" w:type="dxa"/>
            </w:tcMar>
            <w:tcPrChange w:id="1505" w:author="Birger Kidmose" w:date="2026-08-06T09:10:00Z" w16du:dateUtc="2026-08-06T07:10:00Z">
              <w:tcPr>
                <w:tcW w:w="435" w:type="dxa"/>
                <w:tcMar>
                  <w:top w:w="56" w:type="dxa"/>
                  <w:left w:w="56" w:type="dxa"/>
                  <w:bottom w:w="56" w:type="dxa"/>
                  <w:right w:w="56" w:type="dxa"/>
                </w:tcMar>
              </w:tcPr>
            </w:tcPrChange>
          </w:tcPr>
          <w:p w14:paraId="276F52D3" w14:textId="77777777" w:rsidR="001E5488" w:rsidRDefault="001E5488">
            <w:pPr>
              <w:widowControl w:val="0"/>
              <w:spacing w:after="0" w:line="240" w:lineRule="auto"/>
            </w:pPr>
          </w:p>
        </w:tc>
        <w:tc>
          <w:tcPr>
            <w:tcW w:w="3675" w:type="dxa"/>
            <w:tcMar>
              <w:top w:w="56" w:type="dxa"/>
              <w:left w:w="56" w:type="dxa"/>
              <w:bottom w:w="56" w:type="dxa"/>
              <w:right w:w="56" w:type="dxa"/>
            </w:tcMar>
            <w:tcPrChange w:id="1506" w:author="Birger Kidmose" w:date="2026-08-06T09:10:00Z" w16du:dateUtc="2026-08-06T07:10:00Z">
              <w:tcPr>
                <w:tcW w:w="3675" w:type="dxa"/>
                <w:tcMar>
                  <w:top w:w="56" w:type="dxa"/>
                  <w:left w:w="56" w:type="dxa"/>
                  <w:bottom w:w="56" w:type="dxa"/>
                  <w:right w:w="56" w:type="dxa"/>
                </w:tcMar>
              </w:tcPr>
            </w:tcPrChange>
          </w:tcPr>
          <w:p w14:paraId="74C92E7C" w14:textId="77777777" w:rsidR="001E5488" w:rsidRDefault="00DD08CB">
            <w:pPr>
              <w:widowControl w:val="0"/>
              <w:spacing w:after="0" w:line="240" w:lineRule="auto"/>
            </w:pPr>
            <w:r>
              <w:t>Pakningsstørrelsesenhed (UnitCode)</w:t>
            </w:r>
          </w:p>
        </w:tc>
        <w:tc>
          <w:tcPr>
            <w:tcW w:w="5520" w:type="dxa"/>
            <w:tcMar>
              <w:top w:w="56" w:type="dxa"/>
              <w:left w:w="56" w:type="dxa"/>
              <w:bottom w:w="56" w:type="dxa"/>
              <w:right w:w="56" w:type="dxa"/>
            </w:tcMar>
            <w:tcPrChange w:id="1507" w:author="Birger Kidmose" w:date="2026-08-06T09:10:00Z" w16du:dateUtc="2026-08-06T07:10:00Z">
              <w:tcPr>
                <w:tcW w:w="5520" w:type="dxa"/>
                <w:tcMar>
                  <w:top w:w="56" w:type="dxa"/>
                  <w:left w:w="56" w:type="dxa"/>
                  <w:bottom w:w="56" w:type="dxa"/>
                  <w:right w:w="56" w:type="dxa"/>
                </w:tcMar>
              </w:tcPr>
            </w:tcPrChange>
          </w:tcPr>
          <w:p w14:paraId="65092FF9" w14:textId="77777777" w:rsidR="001E5488" w:rsidRDefault="00DD08CB">
            <w:pPr>
              <w:widowControl w:val="0"/>
              <w:spacing w:after="0" w:line="240" w:lineRule="auto"/>
            </w:pPr>
            <w:r>
              <w:t>Optionelt, enhedskode fra Medicinpriser</w:t>
            </w:r>
          </w:p>
        </w:tc>
      </w:tr>
      <w:tr w:rsidR="001E5488" w14:paraId="34F354AE" w14:textId="77777777" w:rsidTr="008A6D3B">
        <w:trPr>
          <w:trHeight w:val="333"/>
          <w:trPrChange w:id="1508" w:author="Birger Kidmose" w:date="2026-08-06T09:10:00Z" w16du:dateUtc="2026-08-06T07:10:00Z">
            <w:trPr>
              <w:trHeight w:val="333"/>
            </w:trPr>
          </w:trPrChange>
        </w:trPr>
        <w:tc>
          <w:tcPr>
            <w:tcW w:w="435" w:type="dxa"/>
            <w:tcMar>
              <w:top w:w="56" w:type="dxa"/>
              <w:left w:w="56" w:type="dxa"/>
              <w:bottom w:w="56" w:type="dxa"/>
              <w:right w:w="56" w:type="dxa"/>
            </w:tcMar>
            <w:tcPrChange w:id="1509" w:author="Birger Kidmose" w:date="2026-08-06T09:10:00Z" w16du:dateUtc="2026-08-06T07:10:00Z">
              <w:tcPr>
                <w:tcW w:w="435" w:type="dxa"/>
                <w:tcMar>
                  <w:top w:w="56" w:type="dxa"/>
                  <w:left w:w="56" w:type="dxa"/>
                  <w:bottom w:w="56" w:type="dxa"/>
                  <w:right w:w="56" w:type="dxa"/>
                </w:tcMar>
              </w:tcPr>
            </w:tcPrChange>
          </w:tcPr>
          <w:p w14:paraId="1F5331CC" w14:textId="77777777" w:rsidR="001E5488" w:rsidRDefault="001E5488">
            <w:pPr>
              <w:widowControl w:val="0"/>
              <w:spacing w:after="0" w:line="240" w:lineRule="auto"/>
            </w:pPr>
          </w:p>
        </w:tc>
        <w:tc>
          <w:tcPr>
            <w:tcW w:w="3675" w:type="dxa"/>
            <w:tcMar>
              <w:top w:w="56" w:type="dxa"/>
              <w:left w:w="56" w:type="dxa"/>
              <w:bottom w:w="56" w:type="dxa"/>
              <w:right w:w="56" w:type="dxa"/>
            </w:tcMar>
            <w:tcPrChange w:id="1510" w:author="Birger Kidmose" w:date="2026-08-06T09:10:00Z" w16du:dateUtc="2026-08-06T07:10:00Z">
              <w:tcPr>
                <w:tcW w:w="3675" w:type="dxa"/>
                <w:tcMar>
                  <w:top w:w="56" w:type="dxa"/>
                  <w:left w:w="56" w:type="dxa"/>
                  <w:bottom w:w="56" w:type="dxa"/>
                  <w:right w:w="56" w:type="dxa"/>
                </w:tcMar>
              </w:tcPr>
            </w:tcPrChange>
          </w:tcPr>
          <w:p w14:paraId="55AA13EF" w14:textId="77777777" w:rsidR="001E5488" w:rsidRDefault="00DD08CB">
            <w:pPr>
              <w:widowControl w:val="0"/>
              <w:spacing w:after="0" w:line="240" w:lineRule="auto"/>
            </w:pPr>
            <w:r>
              <w:t>Pakningsstørrelsestekst (UnitText)</w:t>
            </w:r>
          </w:p>
        </w:tc>
        <w:tc>
          <w:tcPr>
            <w:tcW w:w="5520" w:type="dxa"/>
            <w:tcMar>
              <w:top w:w="56" w:type="dxa"/>
              <w:left w:w="56" w:type="dxa"/>
              <w:bottom w:w="56" w:type="dxa"/>
              <w:right w:w="56" w:type="dxa"/>
            </w:tcMar>
            <w:tcPrChange w:id="1511" w:author="Birger Kidmose" w:date="2026-08-06T09:10:00Z" w16du:dateUtc="2026-08-06T07:10:00Z">
              <w:tcPr>
                <w:tcW w:w="5520" w:type="dxa"/>
                <w:tcMar>
                  <w:top w:w="56" w:type="dxa"/>
                  <w:left w:w="56" w:type="dxa"/>
                  <w:bottom w:w="56" w:type="dxa"/>
                  <w:right w:w="56" w:type="dxa"/>
                </w:tcMar>
              </w:tcPr>
            </w:tcPrChange>
          </w:tcPr>
          <w:p w14:paraId="78CB93D5" w14:textId="77777777" w:rsidR="001E5488" w:rsidRDefault="00DD08CB">
            <w:pPr>
              <w:widowControl w:val="0"/>
              <w:spacing w:after="0" w:line="240" w:lineRule="auto"/>
            </w:pPr>
            <w:r>
              <w:t>Optionelt, enhedstekst fra Medicinpriser</w:t>
            </w:r>
          </w:p>
        </w:tc>
      </w:tr>
      <w:tr w:rsidR="001E5488" w14:paraId="133E4B9F" w14:textId="77777777" w:rsidTr="008A6D3B">
        <w:trPr>
          <w:trHeight w:val="333"/>
          <w:trPrChange w:id="1512" w:author="Birger Kidmose" w:date="2026-08-06T09:10:00Z" w16du:dateUtc="2026-08-06T07:10:00Z">
            <w:trPr>
              <w:trHeight w:val="333"/>
            </w:trPr>
          </w:trPrChange>
        </w:trPr>
        <w:tc>
          <w:tcPr>
            <w:tcW w:w="435" w:type="dxa"/>
            <w:tcMar>
              <w:top w:w="56" w:type="dxa"/>
              <w:left w:w="56" w:type="dxa"/>
              <w:bottom w:w="56" w:type="dxa"/>
              <w:right w:w="56" w:type="dxa"/>
            </w:tcMar>
            <w:tcPrChange w:id="1513" w:author="Birger Kidmose" w:date="2026-08-06T09:10:00Z" w16du:dateUtc="2026-08-06T07:10:00Z">
              <w:tcPr>
                <w:tcW w:w="435" w:type="dxa"/>
                <w:tcMar>
                  <w:top w:w="56" w:type="dxa"/>
                  <w:left w:w="56" w:type="dxa"/>
                  <w:bottom w:w="56" w:type="dxa"/>
                  <w:right w:w="56" w:type="dxa"/>
                </w:tcMar>
              </w:tcPr>
            </w:tcPrChange>
          </w:tcPr>
          <w:p w14:paraId="76046C40" w14:textId="77777777" w:rsidR="001E5488" w:rsidRDefault="001E5488">
            <w:pPr>
              <w:widowControl w:val="0"/>
              <w:spacing w:after="0" w:line="240" w:lineRule="auto"/>
            </w:pPr>
          </w:p>
        </w:tc>
        <w:tc>
          <w:tcPr>
            <w:tcW w:w="3675" w:type="dxa"/>
            <w:tcMar>
              <w:top w:w="56" w:type="dxa"/>
              <w:left w:w="56" w:type="dxa"/>
              <w:bottom w:w="56" w:type="dxa"/>
              <w:right w:w="56" w:type="dxa"/>
            </w:tcMar>
            <w:tcPrChange w:id="1514" w:author="Birger Kidmose" w:date="2026-08-06T09:10:00Z" w16du:dateUtc="2026-08-06T07:10:00Z">
              <w:tcPr>
                <w:tcW w:w="3675" w:type="dxa"/>
                <w:tcMar>
                  <w:top w:w="56" w:type="dxa"/>
                  <w:left w:w="56" w:type="dxa"/>
                  <w:bottom w:w="56" w:type="dxa"/>
                  <w:right w:w="56" w:type="dxa"/>
                </w:tcMar>
              </w:tcPr>
            </w:tcPrChange>
          </w:tcPr>
          <w:p w14:paraId="22B9D9AC" w14:textId="77777777" w:rsidR="001E5488" w:rsidRDefault="00DD08CB">
            <w:pPr>
              <w:widowControl w:val="0"/>
              <w:spacing w:after="0" w:line="240" w:lineRule="auto"/>
            </w:pPr>
            <w:r>
              <w:t>Pakningsstørrelsestekst (PackageSizeText)</w:t>
            </w:r>
          </w:p>
        </w:tc>
        <w:tc>
          <w:tcPr>
            <w:tcW w:w="5520" w:type="dxa"/>
            <w:tcMar>
              <w:top w:w="56" w:type="dxa"/>
              <w:left w:w="56" w:type="dxa"/>
              <w:bottom w:w="56" w:type="dxa"/>
              <w:right w:w="56" w:type="dxa"/>
            </w:tcMar>
            <w:tcPrChange w:id="1515" w:author="Birger Kidmose" w:date="2026-08-06T09:10:00Z" w16du:dateUtc="2026-08-06T07:10:00Z">
              <w:tcPr>
                <w:tcW w:w="5520" w:type="dxa"/>
                <w:tcMar>
                  <w:top w:w="56" w:type="dxa"/>
                  <w:left w:w="56" w:type="dxa"/>
                  <w:bottom w:w="56" w:type="dxa"/>
                  <w:right w:w="56" w:type="dxa"/>
                </w:tcMar>
              </w:tcPr>
            </w:tcPrChange>
          </w:tcPr>
          <w:p w14:paraId="4EE0703A" w14:textId="77777777" w:rsidR="001E5488" w:rsidRDefault="00DD08CB">
            <w:pPr>
              <w:widowControl w:val="0"/>
              <w:spacing w:after="0" w:line="240" w:lineRule="auto"/>
            </w:pPr>
            <w:r>
              <w:t>Optionelt, f.eks. “50 stk”</w:t>
            </w:r>
          </w:p>
        </w:tc>
      </w:tr>
    </w:tbl>
    <w:p w14:paraId="57E7D17A" w14:textId="161ED4B3" w:rsidR="001E5488" w:rsidRDefault="001D72CE">
      <w:pPr>
        <w:pStyle w:val="Heading2"/>
      </w:pPr>
      <w:bookmarkStart w:id="1516" w:name="_jp27ofbf6s00" w:colFirst="0" w:colLast="0"/>
      <w:bookmarkStart w:id="1517" w:name="_iyfh9nul46lo"/>
      <w:bookmarkStart w:id="1518" w:name="_Toc231991137"/>
      <w:bookmarkEnd w:id="1516"/>
      <w:bookmarkEnd w:id="1517"/>
      <w:r>
        <w:t>7</w:t>
      </w:r>
      <w:r w:rsidR="00DD08CB">
        <w:t>.</w:t>
      </w:r>
      <w:r w:rsidR="00934A7E">
        <w:t>7</w:t>
      </w:r>
      <w:r w:rsidR="00DD08CB">
        <w:t xml:space="preserve"> - Recept-element</w:t>
      </w:r>
      <w:bookmarkEnd w:id="1518"/>
    </w:p>
    <w:p w14:paraId="735C106E" w14:textId="3F7C5A76" w:rsidR="001E5488" w:rsidRPr="008A6D3B" w:rsidRDefault="00DD08CB">
      <w:r w:rsidRPr="008A6D3B">
        <w:t xml:space="preserve">Receptelementet anvendes, når dyrlægen opretter recepten, og returneres ved opslag på </w:t>
      </w:r>
      <w:r w:rsidR="0053149D">
        <w:t>Løsningen</w:t>
      </w:r>
      <w:r w:rsidRPr="008A6D3B">
        <w:t xml:space="preserve">. </w:t>
      </w:r>
      <w:r w:rsidR="0053149D">
        <w:t xml:space="preserve">Løsningen </w:t>
      </w:r>
      <w:r w:rsidRPr="008A6D3B">
        <w:t xml:space="preserve">vil supplere med stamdata ved opslag i Medicinpriser og andre registre. </w:t>
      </w:r>
    </w:p>
    <w:p w14:paraId="2DEF475F" w14:textId="452651F2" w:rsidR="001E5488" w:rsidRPr="008A6D3B" w:rsidRDefault="798679E8">
      <w:r>
        <w:t xml:space="preserve">Receptelementet svarer i høj grad til modellen i afsnit </w:t>
      </w:r>
      <w:del w:id="1519" w:author="Birger Kidmose" w:date="2026-08-06T09:10:00Z" w16du:dateUtc="2026-08-06T07:10:00Z">
        <w:r w:rsidR="00DD08CB">
          <w:fldChar w:fldCharType="begin"/>
        </w:r>
        <w:r w:rsidR="00DD08CB">
          <w:delInstrText>HYPERLINK \l "_fsz6v7co0126" \h</w:delInstrText>
        </w:r>
        <w:r w:rsidR="00DD08CB">
          <w:fldChar w:fldCharType="separate"/>
        </w:r>
        <w:r w:rsidR="00DD08CB">
          <w:rPr>
            <w:color w:val="1155CC"/>
            <w:u w:val="single"/>
          </w:rPr>
          <w:delText>3.1 - Receptmodel</w:delText>
        </w:r>
        <w:r w:rsidR="00DD08CB">
          <w:fldChar w:fldCharType="end"/>
        </w:r>
        <w:r w:rsidR="00DD08CB">
          <w:delText>.</w:delText>
        </w:r>
      </w:del>
      <w:ins w:id="1520" w:author="Birger Kidmose" w:date="2026-08-06T09:10:00Z" w16du:dateUtc="2026-08-06T07:10:00Z">
        <w:r w:rsidR="7563FA97">
          <w:fldChar w:fldCharType="begin"/>
        </w:r>
        <w:r w:rsidR="7563FA97">
          <w:instrText>HYPERLINK \l "_6.1_-_Receptmodel"</w:instrText>
        </w:r>
        <w:r w:rsidR="7563FA97">
          <w:fldChar w:fldCharType="separate"/>
        </w:r>
        <w:r w:rsidR="7563FA97" w:rsidRPr="667F5B50">
          <w:rPr>
            <w:color w:val="1155CC"/>
            <w:u w:val="single"/>
          </w:rPr>
          <w:t>6</w:t>
        </w:r>
        <w:r w:rsidRPr="667F5B50">
          <w:rPr>
            <w:color w:val="1155CC"/>
            <w:u w:val="single"/>
          </w:rPr>
          <w:t>.1 - Receptmodel</w:t>
        </w:r>
        <w:r w:rsidR="7563FA97">
          <w:fldChar w:fldCharType="end"/>
        </w:r>
        <w:r>
          <w:t>.</w:t>
        </w:r>
      </w:ins>
      <w:r>
        <w:t xml:space="preserve"> </w:t>
      </w:r>
    </w:p>
    <w:p w14:paraId="4F91C148" w14:textId="0B6AC17A" w:rsidR="001E5488" w:rsidRPr="008A6D3B" w:rsidRDefault="2C588474">
      <w:r>
        <w:t xml:space="preserve">I det følgende vises det fulde element, som det returneres fra </w:t>
      </w:r>
      <w:r w:rsidR="3F07D429">
        <w:t>Løsningen</w:t>
      </w:r>
      <w:r>
        <w:t xml:space="preserve">. </w:t>
      </w:r>
    </w:p>
    <w:tbl>
      <w:tblPr>
        <w:tblStyle w:val="afa"/>
        <w:tblW w:w="96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1521" w:author="Birger Kidmose" w:date="2026-08-06T09:10:00Z" w16du:dateUtc="2026-08-06T07:10:00Z">
          <w:tblPr>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435"/>
        <w:gridCol w:w="3695"/>
        <w:gridCol w:w="5485"/>
        <w:tblGridChange w:id="1522">
          <w:tblGrid>
            <w:gridCol w:w="435"/>
            <w:gridCol w:w="3695"/>
            <w:gridCol w:w="5485"/>
          </w:tblGrid>
        </w:tblGridChange>
      </w:tblGrid>
      <w:tr w:rsidR="001E5488" w14:paraId="092AE556" w14:textId="77777777" w:rsidTr="302F4859">
        <w:trPr>
          <w:trHeight w:val="420"/>
          <w:tblHeader/>
          <w:trPrChange w:id="1523" w:author="Birger Kidmose" w:date="2026-08-06T09:10:00Z" w16du:dateUtc="2026-08-06T07:10:00Z">
            <w:trPr>
              <w:trHeight w:val="420"/>
              <w:tblHeader/>
            </w:trPr>
          </w:trPrChange>
        </w:trPr>
        <w:tc>
          <w:tcPr>
            <w:tcW w:w="9615" w:type="dxa"/>
            <w:gridSpan w:val="3"/>
            <w:shd w:val="clear" w:color="auto" w:fill="BFBFBF" w:themeFill="background1" w:themeFillShade="BF"/>
            <w:tcMar>
              <w:top w:w="56" w:type="dxa"/>
              <w:left w:w="56" w:type="dxa"/>
              <w:bottom w:w="56" w:type="dxa"/>
              <w:right w:w="56" w:type="dxa"/>
            </w:tcMar>
            <w:tcPrChange w:id="1524" w:author="Birger Kidmose" w:date="2026-08-06T09:10:00Z" w16du:dateUtc="2026-08-06T07:10:00Z">
              <w:tcPr>
                <w:tcW w:w="9615" w:type="dxa"/>
                <w:gridSpan w:val="3"/>
                <w:shd w:val="clear" w:color="auto" w:fill="BFBFBF" w:themeFill="background1" w:themeFillShade="BF"/>
                <w:tcMar>
                  <w:top w:w="56" w:type="dxa"/>
                  <w:left w:w="56" w:type="dxa"/>
                  <w:bottom w:w="56" w:type="dxa"/>
                  <w:right w:w="56" w:type="dxa"/>
                </w:tcMar>
              </w:tcPr>
            </w:tcPrChange>
          </w:tcPr>
          <w:p w14:paraId="25B0C2B8" w14:textId="77777777" w:rsidR="001E5488" w:rsidRDefault="00DD08CB">
            <w:pPr>
              <w:widowControl w:val="0"/>
              <w:spacing w:after="0" w:line="240" w:lineRule="auto"/>
            </w:pPr>
            <w:r>
              <w:rPr>
                <w:b/>
                <w:bCs/>
              </w:rPr>
              <w:t xml:space="preserve">Recept i svar </w:t>
            </w:r>
            <w:r>
              <w:t>(PrescriptionResponse)</w:t>
            </w:r>
          </w:p>
        </w:tc>
      </w:tr>
      <w:tr w:rsidR="001E5488" w14:paraId="231BD15F" w14:textId="77777777" w:rsidTr="302F4859">
        <w:trPr>
          <w:trHeight w:val="333"/>
          <w:trPrChange w:id="1525" w:author="Birger Kidmose" w:date="2026-08-06T09:10:00Z" w16du:dateUtc="2026-08-06T07:10:00Z">
            <w:trPr>
              <w:trHeight w:val="333"/>
            </w:trPr>
          </w:trPrChange>
        </w:trPr>
        <w:tc>
          <w:tcPr>
            <w:tcW w:w="4130" w:type="dxa"/>
            <w:gridSpan w:val="2"/>
            <w:tcMar>
              <w:top w:w="56" w:type="dxa"/>
              <w:left w:w="56" w:type="dxa"/>
              <w:bottom w:w="56" w:type="dxa"/>
              <w:right w:w="56" w:type="dxa"/>
            </w:tcMar>
            <w:tcPrChange w:id="1526" w:author="Birger Kidmose" w:date="2026-08-06T09:10:00Z" w16du:dateUtc="2026-08-06T07:10:00Z">
              <w:tcPr>
                <w:tcW w:w="4130" w:type="dxa"/>
                <w:gridSpan w:val="2"/>
                <w:tcMar>
                  <w:top w:w="56" w:type="dxa"/>
                  <w:left w:w="56" w:type="dxa"/>
                  <w:bottom w:w="56" w:type="dxa"/>
                  <w:right w:w="56" w:type="dxa"/>
                </w:tcMar>
              </w:tcPr>
            </w:tcPrChange>
          </w:tcPr>
          <w:p w14:paraId="4DACDB93" w14:textId="77777777" w:rsidR="001E5488" w:rsidRDefault="00DD08CB">
            <w:pPr>
              <w:widowControl w:val="0"/>
              <w:spacing w:after="0" w:line="240" w:lineRule="auto"/>
              <w:rPr>
                <w:b/>
                <w:bCs/>
              </w:rPr>
            </w:pPr>
            <w:r>
              <w:rPr>
                <w:b/>
                <w:bCs/>
              </w:rPr>
              <w:t>Element</w:t>
            </w:r>
          </w:p>
        </w:tc>
        <w:tc>
          <w:tcPr>
            <w:tcW w:w="5485" w:type="dxa"/>
            <w:tcMar>
              <w:top w:w="56" w:type="dxa"/>
              <w:left w:w="56" w:type="dxa"/>
              <w:bottom w:w="56" w:type="dxa"/>
              <w:right w:w="56" w:type="dxa"/>
            </w:tcMar>
            <w:tcPrChange w:id="1527" w:author="Birger Kidmose" w:date="2026-08-06T09:10:00Z" w16du:dateUtc="2026-08-06T07:10:00Z">
              <w:tcPr>
                <w:tcW w:w="5485" w:type="dxa"/>
                <w:tcMar>
                  <w:top w:w="56" w:type="dxa"/>
                  <w:left w:w="56" w:type="dxa"/>
                  <w:bottom w:w="56" w:type="dxa"/>
                  <w:right w:w="56" w:type="dxa"/>
                </w:tcMar>
              </w:tcPr>
            </w:tcPrChange>
          </w:tcPr>
          <w:p w14:paraId="7B706D3E" w14:textId="77777777" w:rsidR="001E5488" w:rsidRDefault="00DD08CB">
            <w:pPr>
              <w:widowControl w:val="0"/>
              <w:spacing w:after="0" w:line="240" w:lineRule="auto"/>
              <w:rPr>
                <w:b/>
                <w:bCs/>
              </w:rPr>
            </w:pPr>
            <w:r>
              <w:rPr>
                <w:b/>
                <w:bCs/>
              </w:rPr>
              <w:t>Beskrivelse</w:t>
            </w:r>
          </w:p>
        </w:tc>
      </w:tr>
      <w:tr w:rsidR="001E5488" w14:paraId="6E74107C" w14:textId="77777777" w:rsidTr="302F4859">
        <w:trPr>
          <w:trHeight w:val="333"/>
          <w:trPrChange w:id="1528" w:author="Birger Kidmose" w:date="2026-08-06T09:10:00Z" w16du:dateUtc="2026-08-06T07:10:00Z">
            <w:trPr>
              <w:trHeight w:val="333"/>
            </w:trPr>
          </w:trPrChange>
        </w:trPr>
        <w:tc>
          <w:tcPr>
            <w:tcW w:w="4130" w:type="dxa"/>
            <w:gridSpan w:val="2"/>
            <w:tcMar>
              <w:top w:w="56" w:type="dxa"/>
              <w:left w:w="56" w:type="dxa"/>
              <w:bottom w:w="56" w:type="dxa"/>
              <w:right w:w="56" w:type="dxa"/>
            </w:tcMar>
            <w:tcPrChange w:id="1529" w:author="Birger Kidmose" w:date="2026-08-06T09:10:00Z" w16du:dateUtc="2026-08-06T07:10:00Z">
              <w:tcPr>
                <w:tcW w:w="4130" w:type="dxa"/>
                <w:gridSpan w:val="2"/>
                <w:tcMar>
                  <w:top w:w="56" w:type="dxa"/>
                  <w:left w:w="56" w:type="dxa"/>
                  <w:bottom w:w="56" w:type="dxa"/>
                  <w:right w:w="56" w:type="dxa"/>
                </w:tcMar>
              </w:tcPr>
            </w:tcPrChange>
          </w:tcPr>
          <w:p w14:paraId="7D3BE813" w14:textId="77777777" w:rsidR="001E5488" w:rsidRDefault="00DD08CB">
            <w:pPr>
              <w:widowControl w:val="0"/>
              <w:spacing w:after="0" w:line="240" w:lineRule="auto"/>
            </w:pPr>
            <w:r>
              <w:t>Receptid (PrescriptionIdentifier)</w:t>
            </w:r>
          </w:p>
        </w:tc>
        <w:tc>
          <w:tcPr>
            <w:tcW w:w="5485" w:type="dxa"/>
            <w:tcMar>
              <w:top w:w="56" w:type="dxa"/>
              <w:left w:w="56" w:type="dxa"/>
              <w:bottom w:w="56" w:type="dxa"/>
              <w:right w:w="56" w:type="dxa"/>
            </w:tcMar>
            <w:tcPrChange w:id="1530" w:author="Birger Kidmose" w:date="2026-08-06T09:10:00Z" w16du:dateUtc="2026-08-06T07:10:00Z">
              <w:tcPr>
                <w:tcW w:w="5485" w:type="dxa"/>
                <w:tcMar>
                  <w:top w:w="56" w:type="dxa"/>
                  <w:left w:w="56" w:type="dxa"/>
                  <w:bottom w:w="56" w:type="dxa"/>
                  <w:right w:w="56" w:type="dxa"/>
                </w:tcMar>
              </w:tcPr>
            </w:tcPrChange>
          </w:tcPr>
          <w:p w14:paraId="7E431470" w14:textId="51EE6F8D" w:rsidR="001E5488" w:rsidRPr="008A6D3B" w:rsidRDefault="00DD08CB">
            <w:pPr>
              <w:widowControl w:val="0"/>
              <w:spacing w:after="0" w:line="240" w:lineRule="auto"/>
            </w:pPr>
            <w:r w:rsidRPr="008A6D3B">
              <w:t xml:space="preserve">Receptens id tildelt af </w:t>
            </w:r>
            <w:r w:rsidR="0053149D">
              <w:t>Løsningen</w:t>
            </w:r>
          </w:p>
        </w:tc>
      </w:tr>
      <w:tr w:rsidR="001E5488" w14:paraId="0507EFA0" w14:textId="77777777" w:rsidTr="302F4859">
        <w:trPr>
          <w:trHeight w:val="333"/>
          <w:trPrChange w:id="1531" w:author="Birger Kidmose" w:date="2026-08-06T09:10:00Z" w16du:dateUtc="2026-08-06T07:10:00Z">
            <w:trPr>
              <w:trHeight w:val="333"/>
            </w:trPr>
          </w:trPrChange>
        </w:trPr>
        <w:tc>
          <w:tcPr>
            <w:tcW w:w="4130" w:type="dxa"/>
            <w:gridSpan w:val="2"/>
            <w:tcMar>
              <w:top w:w="56" w:type="dxa"/>
              <w:left w:w="56" w:type="dxa"/>
              <w:bottom w:w="56" w:type="dxa"/>
              <w:right w:w="56" w:type="dxa"/>
            </w:tcMar>
            <w:tcPrChange w:id="1532" w:author="Birger Kidmose" w:date="2026-08-06T09:10:00Z" w16du:dateUtc="2026-08-06T07:10:00Z">
              <w:tcPr>
                <w:tcW w:w="4130" w:type="dxa"/>
                <w:gridSpan w:val="2"/>
                <w:tcMar>
                  <w:top w:w="56" w:type="dxa"/>
                  <w:left w:w="56" w:type="dxa"/>
                  <w:bottom w:w="56" w:type="dxa"/>
                  <w:right w:w="56" w:type="dxa"/>
                </w:tcMar>
              </w:tcPr>
            </w:tcPrChange>
          </w:tcPr>
          <w:p w14:paraId="75A9525D" w14:textId="77777777" w:rsidR="001E5488" w:rsidRDefault="48547936">
            <w:pPr>
              <w:widowControl w:val="0"/>
              <w:spacing w:after="0" w:line="240" w:lineRule="auto"/>
            </w:pPr>
            <w:r>
              <w:t>Versionsnummer (Version)</w:t>
            </w:r>
          </w:p>
        </w:tc>
        <w:tc>
          <w:tcPr>
            <w:tcW w:w="5485" w:type="dxa"/>
            <w:tcMar>
              <w:top w:w="56" w:type="dxa"/>
              <w:left w:w="56" w:type="dxa"/>
              <w:bottom w:w="56" w:type="dxa"/>
              <w:right w:w="56" w:type="dxa"/>
            </w:tcMar>
            <w:tcPrChange w:id="1533" w:author="Birger Kidmose" w:date="2026-08-06T09:10:00Z" w16du:dateUtc="2026-08-06T07:10:00Z">
              <w:tcPr>
                <w:tcW w:w="5485" w:type="dxa"/>
                <w:tcMar>
                  <w:top w:w="56" w:type="dxa"/>
                  <w:left w:w="56" w:type="dxa"/>
                  <w:bottom w:w="56" w:type="dxa"/>
                  <w:right w:w="56" w:type="dxa"/>
                </w:tcMar>
              </w:tcPr>
            </w:tcPrChange>
          </w:tcPr>
          <w:p w14:paraId="7BC9BA95" w14:textId="3DF002A7" w:rsidR="001E5488" w:rsidRPr="008A6D3B" w:rsidRDefault="00DD08CB">
            <w:pPr>
              <w:widowControl w:val="0"/>
              <w:spacing w:after="0" w:line="240" w:lineRule="auto"/>
            </w:pPr>
            <w:r w:rsidRPr="008A6D3B">
              <w:t>Receptens versionsnummer, opdateres ved ændring</w:t>
            </w:r>
            <w:ins w:id="1534" w:author="Birger Kidmose" w:date="2026-08-06T09:10:00Z" w16du:dateUtc="2026-08-06T07:10:00Z">
              <w:r w:rsidR="008B0412">
                <w:t xml:space="preserve"> af status</w:t>
              </w:r>
            </w:ins>
            <w:r w:rsidRPr="008A6D3B">
              <w:t>, er stigende men ikke nødvendigvis fortløbende</w:t>
            </w:r>
          </w:p>
        </w:tc>
      </w:tr>
      <w:tr w:rsidR="001E5488" w14:paraId="0FC82F0E" w14:textId="77777777" w:rsidTr="302F4859">
        <w:trPr>
          <w:trHeight w:val="333"/>
          <w:trPrChange w:id="1535" w:author="Birger Kidmose" w:date="2026-08-06T09:10:00Z" w16du:dateUtc="2026-08-06T07:10:00Z">
            <w:trPr>
              <w:trHeight w:val="333"/>
            </w:trPr>
          </w:trPrChange>
        </w:trPr>
        <w:tc>
          <w:tcPr>
            <w:tcW w:w="4130" w:type="dxa"/>
            <w:gridSpan w:val="2"/>
            <w:tcMar>
              <w:top w:w="56" w:type="dxa"/>
              <w:left w:w="56" w:type="dxa"/>
              <w:bottom w:w="56" w:type="dxa"/>
              <w:right w:w="56" w:type="dxa"/>
            </w:tcMar>
            <w:tcPrChange w:id="1536" w:author="Birger Kidmose" w:date="2026-08-06T09:10:00Z" w16du:dateUtc="2026-08-06T07:10:00Z">
              <w:tcPr>
                <w:tcW w:w="4130" w:type="dxa"/>
                <w:gridSpan w:val="2"/>
                <w:tcMar>
                  <w:top w:w="56" w:type="dxa"/>
                  <w:left w:w="56" w:type="dxa"/>
                  <w:bottom w:w="56" w:type="dxa"/>
                  <w:right w:w="56" w:type="dxa"/>
                </w:tcMar>
              </w:tcPr>
            </w:tcPrChange>
          </w:tcPr>
          <w:p w14:paraId="1C808C97" w14:textId="77777777" w:rsidR="001E5488" w:rsidRPr="000226A9" w:rsidRDefault="00DD08CB">
            <w:pPr>
              <w:widowControl w:val="0"/>
              <w:spacing w:after="0" w:line="240" w:lineRule="auto"/>
              <w:rPr>
                <w:lang w:val="en-GB"/>
              </w:rPr>
            </w:pPr>
            <w:r w:rsidRPr="000226A9">
              <w:rPr>
                <w:lang w:val="en-GB"/>
              </w:rPr>
              <w:t>Erstatter recept id (ReplacesPrescriptionIdentifier)</w:t>
            </w:r>
          </w:p>
          <w:p w14:paraId="0A9E50EE" w14:textId="77777777" w:rsidR="001E5488" w:rsidRPr="000226A9" w:rsidRDefault="00DD08CB">
            <w:pPr>
              <w:widowControl w:val="0"/>
              <w:spacing w:after="0" w:line="240" w:lineRule="auto"/>
              <w:rPr>
                <w:lang w:val="en-GB"/>
              </w:rPr>
            </w:pPr>
            <w:r w:rsidRPr="000226A9">
              <w:rPr>
                <w:lang w:val="en-GB"/>
              </w:rPr>
              <w:t>ReplacesPrescriptionIdentifier</w:t>
            </w:r>
          </w:p>
        </w:tc>
        <w:tc>
          <w:tcPr>
            <w:tcW w:w="5485" w:type="dxa"/>
            <w:tcMar>
              <w:top w:w="56" w:type="dxa"/>
              <w:left w:w="56" w:type="dxa"/>
              <w:bottom w:w="56" w:type="dxa"/>
              <w:right w:w="56" w:type="dxa"/>
            </w:tcMar>
            <w:tcPrChange w:id="1537" w:author="Birger Kidmose" w:date="2026-08-06T09:10:00Z" w16du:dateUtc="2026-08-06T07:10:00Z">
              <w:tcPr>
                <w:tcW w:w="5485" w:type="dxa"/>
                <w:tcMar>
                  <w:top w:w="56" w:type="dxa"/>
                  <w:left w:w="56" w:type="dxa"/>
                  <w:bottom w:w="56" w:type="dxa"/>
                  <w:right w:w="56" w:type="dxa"/>
                </w:tcMar>
              </w:tcPr>
            </w:tcPrChange>
          </w:tcPr>
          <w:p w14:paraId="7693664A" w14:textId="219E9FFD" w:rsidR="001E5488" w:rsidRPr="008A6D3B" w:rsidRDefault="00DD08CB">
            <w:pPr>
              <w:widowControl w:val="0"/>
              <w:spacing w:after="0" w:line="240" w:lineRule="auto"/>
            </w:pPr>
            <w:r w:rsidRPr="008A6D3B">
              <w:t>Hvis apoteket eller vet-forhandleren opretter / har oprettet denne recept som en rettelse til en ældre recept, indeholder dette felt id på den ældre recept</w:t>
            </w:r>
          </w:p>
        </w:tc>
      </w:tr>
      <w:tr w:rsidR="001E5488" w:rsidRPr="00796FD7" w14:paraId="51D6CFFF" w14:textId="77777777" w:rsidTr="302F4859">
        <w:trPr>
          <w:trHeight w:val="333"/>
          <w:trPrChange w:id="1538" w:author="Birger Kidmose" w:date="2026-08-06T09:10:00Z" w16du:dateUtc="2026-08-06T07:10:00Z">
            <w:trPr>
              <w:trHeight w:val="333"/>
            </w:trPr>
          </w:trPrChange>
        </w:trPr>
        <w:tc>
          <w:tcPr>
            <w:tcW w:w="4130" w:type="dxa"/>
            <w:gridSpan w:val="2"/>
            <w:tcMar>
              <w:top w:w="56" w:type="dxa"/>
              <w:left w:w="56" w:type="dxa"/>
              <w:bottom w:w="56" w:type="dxa"/>
              <w:right w:w="56" w:type="dxa"/>
            </w:tcMar>
            <w:tcPrChange w:id="1539" w:author="Birger Kidmose" w:date="2026-08-06T09:10:00Z" w16du:dateUtc="2026-08-06T07:10:00Z">
              <w:tcPr>
                <w:tcW w:w="4130" w:type="dxa"/>
                <w:gridSpan w:val="2"/>
                <w:tcMar>
                  <w:top w:w="56" w:type="dxa"/>
                  <w:left w:w="56" w:type="dxa"/>
                  <w:bottom w:w="56" w:type="dxa"/>
                  <w:right w:w="56" w:type="dxa"/>
                </w:tcMar>
              </w:tcPr>
            </w:tcPrChange>
          </w:tcPr>
          <w:p w14:paraId="0DC1DD78" w14:textId="77777777" w:rsidR="001E5488" w:rsidRPr="005F095D" w:rsidRDefault="00DD08CB">
            <w:pPr>
              <w:widowControl w:val="0"/>
              <w:spacing w:after="0" w:line="240" w:lineRule="auto"/>
              <w:rPr>
                <w:lang w:val="en-US"/>
              </w:rPr>
            </w:pPr>
            <w:r w:rsidRPr="005F095D">
              <w:rPr>
                <w:lang w:val="en-US"/>
              </w:rPr>
              <w:t>Erstattet af recept id (ReplacedByPrescriptionIdentifier)</w:t>
            </w:r>
          </w:p>
        </w:tc>
        <w:tc>
          <w:tcPr>
            <w:tcW w:w="5485" w:type="dxa"/>
            <w:tcMar>
              <w:top w:w="56" w:type="dxa"/>
              <w:left w:w="56" w:type="dxa"/>
              <w:bottom w:w="56" w:type="dxa"/>
              <w:right w:w="56" w:type="dxa"/>
            </w:tcMar>
            <w:tcPrChange w:id="1540" w:author="Birger Kidmose" w:date="2026-08-06T09:10:00Z" w16du:dateUtc="2026-08-06T07:10:00Z">
              <w:tcPr>
                <w:tcW w:w="5485" w:type="dxa"/>
                <w:tcMar>
                  <w:top w:w="56" w:type="dxa"/>
                  <w:left w:w="56" w:type="dxa"/>
                  <w:bottom w:w="56" w:type="dxa"/>
                  <w:right w:w="56" w:type="dxa"/>
                </w:tcMar>
              </w:tcPr>
            </w:tcPrChange>
          </w:tcPr>
          <w:p w14:paraId="6159EC9B" w14:textId="241EABFF" w:rsidR="001E5488" w:rsidRPr="00DE0D85" w:rsidRDefault="00DD08CB">
            <w:pPr>
              <w:widowControl w:val="0"/>
              <w:spacing w:after="0" w:line="240" w:lineRule="auto"/>
              <w:rPr>
                <w:lang w:val="da-DK"/>
              </w:rPr>
            </w:pPr>
            <w:r w:rsidRPr="00DE0D85">
              <w:rPr>
                <w:lang w:val="da-DK"/>
              </w:rPr>
              <w:t xml:space="preserve">Hvis apoteket eller vet-forhandleren har oprettet en nyere recept som en rettelse til denne recept, sættes feltet med id på den nye recept, og status sættes til Annulleret. </w:t>
            </w:r>
          </w:p>
        </w:tc>
      </w:tr>
      <w:tr w:rsidR="001E5488" w14:paraId="12B65BF1" w14:textId="77777777" w:rsidTr="302F4859">
        <w:trPr>
          <w:trHeight w:val="333"/>
          <w:trPrChange w:id="1541" w:author="Birger Kidmose" w:date="2026-08-06T09:10:00Z" w16du:dateUtc="2026-08-06T07:10:00Z">
            <w:trPr>
              <w:trHeight w:val="333"/>
            </w:trPr>
          </w:trPrChange>
        </w:trPr>
        <w:tc>
          <w:tcPr>
            <w:tcW w:w="4130" w:type="dxa"/>
            <w:gridSpan w:val="2"/>
            <w:tcMar>
              <w:top w:w="56" w:type="dxa"/>
              <w:left w:w="56" w:type="dxa"/>
              <w:bottom w:w="56" w:type="dxa"/>
              <w:right w:w="56" w:type="dxa"/>
            </w:tcMar>
            <w:tcPrChange w:id="1542" w:author="Birger Kidmose" w:date="2026-08-06T09:10:00Z" w16du:dateUtc="2026-08-06T07:10:00Z">
              <w:tcPr>
                <w:tcW w:w="4130" w:type="dxa"/>
                <w:gridSpan w:val="2"/>
                <w:tcMar>
                  <w:top w:w="56" w:type="dxa"/>
                  <w:left w:w="56" w:type="dxa"/>
                  <w:bottom w:w="56" w:type="dxa"/>
                  <w:right w:w="56" w:type="dxa"/>
                </w:tcMar>
              </w:tcPr>
            </w:tcPrChange>
          </w:tcPr>
          <w:p w14:paraId="38F653BC" w14:textId="77777777" w:rsidR="001E5488" w:rsidRDefault="00DD08CB">
            <w:pPr>
              <w:spacing w:after="0" w:line="240" w:lineRule="auto"/>
            </w:pPr>
            <w:r>
              <w:rPr>
                <w:color w:val="4A86E8"/>
              </w:rPr>
              <w:t xml:space="preserve">Oprettet af (CreatedBy) </w:t>
            </w:r>
          </w:p>
        </w:tc>
        <w:tc>
          <w:tcPr>
            <w:tcW w:w="5485" w:type="dxa"/>
            <w:tcMar>
              <w:top w:w="56" w:type="dxa"/>
              <w:left w:w="56" w:type="dxa"/>
              <w:bottom w:w="56" w:type="dxa"/>
              <w:right w:w="56" w:type="dxa"/>
            </w:tcMar>
            <w:tcPrChange w:id="1543" w:author="Birger Kidmose" w:date="2026-08-06T09:10:00Z" w16du:dateUtc="2026-08-06T07:10:00Z">
              <w:tcPr>
                <w:tcW w:w="5485" w:type="dxa"/>
                <w:tcMar>
                  <w:top w:w="56" w:type="dxa"/>
                  <w:left w:w="56" w:type="dxa"/>
                  <w:bottom w:w="56" w:type="dxa"/>
                  <w:right w:w="56" w:type="dxa"/>
                </w:tcMar>
              </w:tcPr>
            </w:tcPrChange>
          </w:tcPr>
          <w:p w14:paraId="5CF734ED" w14:textId="77777777" w:rsidR="001E5488" w:rsidRPr="008A6D3B" w:rsidRDefault="00DD08CB">
            <w:pPr>
              <w:widowControl w:val="0"/>
              <w:spacing w:after="0" w:line="240" w:lineRule="auto"/>
            </w:pPr>
            <w:r w:rsidRPr="008A6D3B">
              <w:t xml:space="preserve">Dyrlægen der har oprettet recepten, (receptudsteder), obligatorisk </w:t>
            </w:r>
          </w:p>
        </w:tc>
      </w:tr>
      <w:tr w:rsidR="001E5488" w14:paraId="6DABA0C0" w14:textId="77777777" w:rsidTr="302F4859">
        <w:trPr>
          <w:trHeight w:val="333"/>
          <w:trPrChange w:id="1544" w:author="Birger Kidmose" w:date="2026-08-06T09:10:00Z" w16du:dateUtc="2026-08-06T07:10:00Z">
            <w:trPr>
              <w:trHeight w:val="333"/>
            </w:trPr>
          </w:trPrChange>
        </w:trPr>
        <w:tc>
          <w:tcPr>
            <w:tcW w:w="435" w:type="dxa"/>
            <w:tcMar>
              <w:top w:w="56" w:type="dxa"/>
              <w:left w:w="56" w:type="dxa"/>
              <w:bottom w:w="56" w:type="dxa"/>
              <w:right w:w="56" w:type="dxa"/>
            </w:tcMar>
            <w:tcPrChange w:id="1545" w:author="Birger Kidmose" w:date="2026-08-06T09:10:00Z" w16du:dateUtc="2026-08-06T07:10:00Z">
              <w:tcPr>
                <w:tcW w:w="435" w:type="dxa"/>
                <w:tcMar>
                  <w:top w:w="56" w:type="dxa"/>
                  <w:left w:w="56" w:type="dxa"/>
                  <w:bottom w:w="56" w:type="dxa"/>
                  <w:right w:w="56" w:type="dxa"/>
                </w:tcMar>
              </w:tcPr>
            </w:tcPrChange>
          </w:tcPr>
          <w:p w14:paraId="78F1D8FB"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Change w:id="1546" w:author="Birger Kidmose" w:date="2026-08-06T09:10:00Z" w16du:dateUtc="2026-08-06T07:10:00Z">
              <w:tcPr>
                <w:tcW w:w="3695" w:type="dxa"/>
                <w:tcMar>
                  <w:top w:w="56" w:type="dxa"/>
                  <w:left w:w="56" w:type="dxa"/>
                  <w:bottom w:w="56" w:type="dxa"/>
                  <w:right w:w="56" w:type="dxa"/>
                </w:tcMar>
              </w:tcPr>
            </w:tcPrChange>
          </w:tcPr>
          <w:p w14:paraId="711E0A5E" w14:textId="240904BB" w:rsidR="001E5488" w:rsidRDefault="00DD08CB">
            <w:pPr>
              <w:widowControl w:val="0"/>
              <w:spacing w:after="0" w:line="240" w:lineRule="auto"/>
            </w:pPr>
            <w:r>
              <w:t xml:space="preserve">→ </w:t>
            </w:r>
            <w:r>
              <w:fldChar w:fldCharType="begin"/>
            </w:r>
            <w:r>
              <w:instrText>HYPERLINK \l "_76m1bjv1qnqz" \h</w:instrText>
            </w:r>
            <w:r>
              <w:fldChar w:fldCharType="separate"/>
            </w:r>
            <w:r>
              <w:rPr>
                <w:color w:val="1155CC"/>
                <w:u w:val="single"/>
              </w:rPr>
              <w:t>Aktør</w:t>
            </w:r>
            <w:r>
              <w:fldChar w:fldCharType="end"/>
            </w:r>
          </w:p>
        </w:tc>
        <w:tc>
          <w:tcPr>
            <w:tcW w:w="5485" w:type="dxa"/>
            <w:tcMar>
              <w:top w:w="56" w:type="dxa"/>
              <w:left w:w="56" w:type="dxa"/>
              <w:bottom w:w="56" w:type="dxa"/>
              <w:right w:w="56" w:type="dxa"/>
            </w:tcMar>
            <w:tcPrChange w:id="1547" w:author="Birger Kidmose" w:date="2026-08-06T09:10:00Z" w16du:dateUtc="2026-08-06T07:10:00Z">
              <w:tcPr>
                <w:tcW w:w="5485" w:type="dxa"/>
                <w:tcMar>
                  <w:top w:w="56" w:type="dxa"/>
                  <w:left w:w="56" w:type="dxa"/>
                  <w:bottom w:w="56" w:type="dxa"/>
                  <w:right w:w="56" w:type="dxa"/>
                </w:tcMar>
              </w:tcPr>
            </w:tcPrChange>
          </w:tcPr>
          <w:p w14:paraId="2880BBA6" w14:textId="77777777" w:rsidR="001E5488" w:rsidRPr="008A6D3B" w:rsidRDefault="00DD08CB">
            <w:pPr>
              <w:widowControl w:val="0"/>
              <w:spacing w:after="0" w:line="240" w:lineRule="auto"/>
            </w:pPr>
            <w:r w:rsidRPr="008A6D3B">
              <w:t>Dyrlægen som har oprettet recepten, obligatorisk</w:t>
            </w:r>
          </w:p>
        </w:tc>
      </w:tr>
      <w:tr w:rsidR="001E5488" w14:paraId="5FD8C33A" w14:textId="77777777" w:rsidTr="302F4859">
        <w:trPr>
          <w:trHeight w:val="333"/>
          <w:trPrChange w:id="1548" w:author="Birger Kidmose" w:date="2026-08-06T09:10:00Z" w16du:dateUtc="2026-08-06T07:10:00Z">
            <w:trPr>
              <w:trHeight w:val="333"/>
            </w:trPr>
          </w:trPrChange>
        </w:trPr>
        <w:tc>
          <w:tcPr>
            <w:tcW w:w="435" w:type="dxa"/>
            <w:tcMar>
              <w:top w:w="56" w:type="dxa"/>
              <w:left w:w="56" w:type="dxa"/>
              <w:bottom w:w="56" w:type="dxa"/>
              <w:right w:w="56" w:type="dxa"/>
            </w:tcMar>
            <w:tcPrChange w:id="1549" w:author="Birger Kidmose" w:date="2026-08-06T09:10:00Z" w16du:dateUtc="2026-08-06T07:10:00Z">
              <w:tcPr>
                <w:tcW w:w="435" w:type="dxa"/>
                <w:tcMar>
                  <w:top w:w="56" w:type="dxa"/>
                  <w:left w:w="56" w:type="dxa"/>
                  <w:bottom w:w="56" w:type="dxa"/>
                  <w:right w:w="56" w:type="dxa"/>
                </w:tcMar>
              </w:tcPr>
            </w:tcPrChange>
          </w:tcPr>
          <w:p w14:paraId="6C42D098"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Change w:id="1550" w:author="Birger Kidmose" w:date="2026-08-06T09:10:00Z" w16du:dateUtc="2026-08-06T07:10:00Z">
              <w:tcPr>
                <w:tcW w:w="3695" w:type="dxa"/>
                <w:tcMar>
                  <w:top w:w="56" w:type="dxa"/>
                  <w:left w:w="56" w:type="dxa"/>
                  <w:bottom w:w="56" w:type="dxa"/>
                  <w:right w:w="56" w:type="dxa"/>
                </w:tcMar>
              </w:tcPr>
            </w:tcPrChange>
          </w:tcPr>
          <w:p w14:paraId="5A495852" w14:textId="750993EF" w:rsidR="001E5488" w:rsidRDefault="00DD08CB">
            <w:pPr>
              <w:widowControl w:val="0"/>
              <w:spacing w:after="0" w:line="240" w:lineRule="auto"/>
            </w:pPr>
            <w:r>
              <w:t xml:space="preserve">→ </w:t>
            </w:r>
            <w:r>
              <w:fldChar w:fldCharType="begin"/>
            </w:r>
            <w:r>
              <w:instrText>HYPERLINK \l "_jvykbbuxljsm" \h</w:instrText>
            </w:r>
            <w:r>
              <w:fldChar w:fldCharType="separate"/>
            </w:r>
            <w:r>
              <w:rPr>
                <w:color w:val="1155CC"/>
                <w:u w:val="single"/>
              </w:rPr>
              <w:t>Organisation</w:t>
            </w:r>
            <w:r>
              <w:fldChar w:fldCharType="end"/>
            </w:r>
          </w:p>
        </w:tc>
        <w:tc>
          <w:tcPr>
            <w:tcW w:w="5485" w:type="dxa"/>
            <w:tcMar>
              <w:top w:w="56" w:type="dxa"/>
              <w:left w:w="56" w:type="dxa"/>
              <w:bottom w:w="56" w:type="dxa"/>
              <w:right w:w="56" w:type="dxa"/>
            </w:tcMar>
            <w:tcPrChange w:id="1551" w:author="Birger Kidmose" w:date="2026-08-06T09:10:00Z" w16du:dateUtc="2026-08-06T07:10:00Z">
              <w:tcPr>
                <w:tcW w:w="5485" w:type="dxa"/>
                <w:tcMar>
                  <w:top w:w="56" w:type="dxa"/>
                  <w:left w:w="56" w:type="dxa"/>
                  <w:bottom w:w="56" w:type="dxa"/>
                  <w:right w:w="56" w:type="dxa"/>
                </w:tcMar>
              </w:tcPr>
            </w:tcPrChange>
          </w:tcPr>
          <w:p w14:paraId="4ACE1A6E" w14:textId="77777777" w:rsidR="001E5488" w:rsidRPr="008A6D3B" w:rsidRDefault="00DD08CB">
            <w:pPr>
              <w:widowControl w:val="0"/>
              <w:spacing w:after="0" w:line="240" w:lineRule="auto"/>
            </w:pPr>
            <w:r w:rsidRPr="008A6D3B">
              <w:t>Dyrlægepraksis som dyrlægen er tilknyttet, optionel, men bør angives hvis dyrlægen er tilknyttet en praksis, og skal angives hvis recepten er til brug i praksis</w:t>
            </w:r>
          </w:p>
        </w:tc>
      </w:tr>
      <w:tr w:rsidR="001E5488" w14:paraId="65C2685E" w14:textId="77777777" w:rsidTr="302F4859">
        <w:trPr>
          <w:trHeight w:val="333"/>
          <w:trPrChange w:id="1552" w:author="Birger Kidmose" w:date="2026-08-06T09:10:00Z" w16du:dateUtc="2026-08-06T07:10:00Z">
            <w:trPr>
              <w:trHeight w:val="333"/>
            </w:trPr>
          </w:trPrChange>
        </w:trPr>
        <w:tc>
          <w:tcPr>
            <w:tcW w:w="435" w:type="dxa"/>
            <w:tcMar>
              <w:top w:w="56" w:type="dxa"/>
              <w:left w:w="56" w:type="dxa"/>
              <w:bottom w:w="56" w:type="dxa"/>
              <w:right w:w="56" w:type="dxa"/>
            </w:tcMar>
            <w:tcPrChange w:id="1553" w:author="Birger Kidmose" w:date="2026-08-06T09:10:00Z" w16du:dateUtc="2026-08-06T07:10:00Z">
              <w:tcPr>
                <w:tcW w:w="435" w:type="dxa"/>
                <w:tcMar>
                  <w:top w:w="56" w:type="dxa"/>
                  <w:left w:w="56" w:type="dxa"/>
                  <w:bottom w:w="56" w:type="dxa"/>
                  <w:right w:w="56" w:type="dxa"/>
                </w:tcMar>
              </w:tcPr>
            </w:tcPrChange>
          </w:tcPr>
          <w:p w14:paraId="19C67D09"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Change w:id="1554" w:author="Birger Kidmose" w:date="2026-08-06T09:10:00Z" w16du:dateUtc="2026-08-06T07:10:00Z">
              <w:tcPr>
                <w:tcW w:w="3695" w:type="dxa"/>
                <w:tcMar>
                  <w:top w:w="56" w:type="dxa"/>
                  <w:left w:w="56" w:type="dxa"/>
                  <w:bottom w:w="56" w:type="dxa"/>
                  <w:right w:w="56" w:type="dxa"/>
                </w:tcMar>
              </w:tcPr>
            </w:tcPrChange>
          </w:tcPr>
          <w:p w14:paraId="6EB78A7F" w14:textId="77777777" w:rsidR="001E5488" w:rsidRDefault="00DD08CB">
            <w:pPr>
              <w:widowControl w:val="0"/>
              <w:spacing w:after="0" w:line="240" w:lineRule="auto"/>
            </w:pPr>
            <w:r>
              <w:t>Begrænset ordinationsret tekst</w:t>
            </w:r>
          </w:p>
        </w:tc>
        <w:tc>
          <w:tcPr>
            <w:tcW w:w="5485" w:type="dxa"/>
            <w:tcMar>
              <w:top w:w="56" w:type="dxa"/>
              <w:left w:w="56" w:type="dxa"/>
              <w:bottom w:w="56" w:type="dxa"/>
              <w:right w:w="56" w:type="dxa"/>
            </w:tcMar>
            <w:tcPrChange w:id="1555" w:author="Birger Kidmose" w:date="2026-08-06T09:10:00Z" w16du:dateUtc="2026-08-06T07:10:00Z">
              <w:tcPr>
                <w:tcW w:w="5485" w:type="dxa"/>
                <w:tcMar>
                  <w:top w:w="56" w:type="dxa"/>
                  <w:left w:w="56" w:type="dxa"/>
                  <w:bottom w:w="56" w:type="dxa"/>
                  <w:right w:w="56" w:type="dxa"/>
                </w:tcMar>
              </w:tcPr>
            </w:tcPrChange>
          </w:tcPr>
          <w:p w14:paraId="1C7F96A1" w14:textId="10F671CE" w:rsidR="001E5488" w:rsidRPr="008A6D3B" w:rsidRDefault="00DD08CB">
            <w:pPr>
              <w:widowControl w:val="0"/>
              <w:spacing w:after="0" w:line="240" w:lineRule="auto"/>
            </w:pPr>
            <w:r w:rsidRPr="008A6D3B">
              <w:t xml:space="preserve">Har receptudsteder begrænset ordinationsret til lægemidler eller dyr, </w:t>
            </w:r>
            <w:r w:rsidR="00A41123">
              <w:t>så anvendes dette tekstfelt til</w:t>
            </w:r>
            <w:r w:rsidRPr="008A6D3B">
              <w:t xml:space="preserve"> manuel kontrol ved udlevering. </w:t>
            </w:r>
          </w:p>
        </w:tc>
      </w:tr>
      <w:tr w:rsidR="001E5488" w14:paraId="1FB87A0E" w14:textId="77777777" w:rsidTr="302F4859">
        <w:trPr>
          <w:trHeight w:val="333"/>
          <w:trPrChange w:id="1556" w:author="Birger Kidmose" w:date="2026-08-06T09:10:00Z" w16du:dateUtc="2026-08-06T07:10:00Z">
            <w:trPr>
              <w:trHeight w:val="333"/>
            </w:trPr>
          </w:trPrChange>
        </w:trPr>
        <w:tc>
          <w:tcPr>
            <w:tcW w:w="4130" w:type="dxa"/>
            <w:gridSpan w:val="2"/>
            <w:tcMar>
              <w:top w:w="56" w:type="dxa"/>
              <w:left w:w="56" w:type="dxa"/>
              <w:bottom w:w="56" w:type="dxa"/>
              <w:right w:w="56" w:type="dxa"/>
            </w:tcMar>
            <w:tcPrChange w:id="1557" w:author="Birger Kidmose" w:date="2026-08-06T09:10:00Z" w16du:dateUtc="2026-08-06T07:10:00Z">
              <w:tcPr>
                <w:tcW w:w="4130" w:type="dxa"/>
                <w:gridSpan w:val="2"/>
                <w:tcMar>
                  <w:top w:w="56" w:type="dxa"/>
                  <w:left w:w="56" w:type="dxa"/>
                  <w:bottom w:w="56" w:type="dxa"/>
                  <w:right w:w="56" w:type="dxa"/>
                </w:tcMar>
              </w:tcPr>
            </w:tcPrChange>
          </w:tcPr>
          <w:p w14:paraId="6E2ABBBB" w14:textId="77777777" w:rsidR="001E5488" w:rsidRDefault="00DD08CB">
            <w:pPr>
              <w:spacing w:after="0" w:line="240" w:lineRule="auto"/>
            </w:pPr>
            <w:r>
              <w:rPr>
                <w:color w:val="4A86E8"/>
              </w:rPr>
              <w:t>Registreret af (ReportedBy)</w:t>
            </w:r>
          </w:p>
        </w:tc>
        <w:tc>
          <w:tcPr>
            <w:tcW w:w="5485" w:type="dxa"/>
            <w:tcMar>
              <w:top w:w="56" w:type="dxa"/>
              <w:left w:w="56" w:type="dxa"/>
              <w:bottom w:w="56" w:type="dxa"/>
              <w:right w:w="56" w:type="dxa"/>
            </w:tcMar>
            <w:tcPrChange w:id="1558" w:author="Birger Kidmose" w:date="2026-08-06T09:10:00Z" w16du:dateUtc="2026-08-06T07:10:00Z">
              <w:tcPr>
                <w:tcW w:w="5485" w:type="dxa"/>
                <w:tcMar>
                  <w:top w:w="56" w:type="dxa"/>
                  <w:left w:w="56" w:type="dxa"/>
                  <w:bottom w:w="56" w:type="dxa"/>
                  <w:right w:w="56" w:type="dxa"/>
                </w:tcMar>
              </w:tcPr>
            </w:tcPrChange>
          </w:tcPr>
          <w:p w14:paraId="7870F01D" w14:textId="22BECD47" w:rsidR="001E5488" w:rsidRPr="008A6D3B" w:rsidRDefault="00DD08CB">
            <w:pPr>
              <w:widowControl w:val="0"/>
              <w:spacing w:after="0" w:line="240" w:lineRule="auto"/>
            </w:pPr>
            <w:r w:rsidRPr="008A6D3B">
              <w:t>Optionel, skal angives når apoteket eller vet-forhandler registrerer papirrecepter, herunder også aftalte rettelser.</w:t>
            </w:r>
          </w:p>
        </w:tc>
      </w:tr>
      <w:tr w:rsidR="001E5488" w14:paraId="63477EE1" w14:textId="77777777" w:rsidTr="302F4859">
        <w:trPr>
          <w:trHeight w:val="333"/>
          <w:trPrChange w:id="1559" w:author="Birger Kidmose" w:date="2026-08-06T09:10:00Z" w16du:dateUtc="2026-08-06T07:10:00Z">
            <w:trPr>
              <w:trHeight w:val="333"/>
            </w:trPr>
          </w:trPrChange>
        </w:trPr>
        <w:tc>
          <w:tcPr>
            <w:tcW w:w="435" w:type="dxa"/>
            <w:tcMar>
              <w:top w:w="56" w:type="dxa"/>
              <w:left w:w="56" w:type="dxa"/>
              <w:bottom w:w="56" w:type="dxa"/>
              <w:right w:w="56" w:type="dxa"/>
            </w:tcMar>
            <w:tcPrChange w:id="1560" w:author="Birger Kidmose" w:date="2026-08-06T09:10:00Z" w16du:dateUtc="2026-08-06T07:10:00Z">
              <w:tcPr>
                <w:tcW w:w="435" w:type="dxa"/>
                <w:tcMar>
                  <w:top w:w="56" w:type="dxa"/>
                  <w:left w:w="56" w:type="dxa"/>
                  <w:bottom w:w="56" w:type="dxa"/>
                  <w:right w:w="56" w:type="dxa"/>
                </w:tcMar>
              </w:tcPr>
            </w:tcPrChange>
          </w:tcPr>
          <w:p w14:paraId="032F25C2"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Change w:id="1561" w:author="Birger Kidmose" w:date="2026-08-06T09:10:00Z" w16du:dateUtc="2026-08-06T07:10:00Z">
              <w:tcPr>
                <w:tcW w:w="3695" w:type="dxa"/>
                <w:tcMar>
                  <w:top w:w="56" w:type="dxa"/>
                  <w:left w:w="56" w:type="dxa"/>
                  <w:bottom w:w="56" w:type="dxa"/>
                  <w:right w:w="56" w:type="dxa"/>
                </w:tcMar>
              </w:tcPr>
            </w:tcPrChange>
          </w:tcPr>
          <w:p w14:paraId="42C83F92" w14:textId="59DBE454" w:rsidR="001E5488" w:rsidRDefault="00DD08CB">
            <w:pPr>
              <w:widowControl w:val="0"/>
              <w:spacing w:after="0" w:line="240" w:lineRule="auto"/>
            </w:pPr>
            <w:r>
              <w:t xml:space="preserve">→ </w:t>
            </w:r>
            <w:r>
              <w:fldChar w:fldCharType="begin"/>
            </w:r>
            <w:r>
              <w:instrText>HYPERLINK \l "_76m1bjv1qnqz" \h</w:instrText>
            </w:r>
            <w:r>
              <w:fldChar w:fldCharType="separate"/>
            </w:r>
            <w:r>
              <w:rPr>
                <w:color w:val="1155CC"/>
                <w:u w:val="single"/>
              </w:rPr>
              <w:t>Aktør</w:t>
            </w:r>
            <w:r>
              <w:fldChar w:fldCharType="end"/>
            </w:r>
          </w:p>
        </w:tc>
        <w:tc>
          <w:tcPr>
            <w:tcW w:w="5485" w:type="dxa"/>
            <w:tcMar>
              <w:top w:w="56" w:type="dxa"/>
              <w:left w:w="56" w:type="dxa"/>
              <w:bottom w:w="56" w:type="dxa"/>
              <w:right w:w="56" w:type="dxa"/>
            </w:tcMar>
            <w:tcPrChange w:id="1562" w:author="Birger Kidmose" w:date="2026-08-06T09:10:00Z" w16du:dateUtc="2026-08-06T07:10:00Z">
              <w:tcPr>
                <w:tcW w:w="5485" w:type="dxa"/>
                <w:tcMar>
                  <w:top w:w="56" w:type="dxa"/>
                  <w:left w:w="56" w:type="dxa"/>
                  <w:bottom w:w="56" w:type="dxa"/>
                  <w:right w:w="56" w:type="dxa"/>
                </w:tcMar>
              </w:tcPr>
            </w:tcPrChange>
          </w:tcPr>
          <w:p w14:paraId="173B9172" w14:textId="279DC6C2" w:rsidR="001E5488" w:rsidRPr="008A6D3B" w:rsidRDefault="00DD08CB">
            <w:pPr>
              <w:widowControl w:val="0"/>
              <w:spacing w:after="0" w:line="240" w:lineRule="auto"/>
            </w:pPr>
            <w:r w:rsidRPr="008A6D3B">
              <w:t xml:space="preserve">Apoteksansat eller </w:t>
            </w:r>
            <w:r>
              <w:t>vet-forhandlermedarbejder</w:t>
            </w:r>
            <w:r w:rsidRPr="008A6D3B">
              <w:t xml:space="preserve">, som registrerer en recept, obligatorisk. </w:t>
            </w:r>
          </w:p>
        </w:tc>
      </w:tr>
      <w:tr w:rsidR="001E5488" w14:paraId="17FF3E1F" w14:textId="77777777" w:rsidTr="302F4859">
        <w:trPr>
          <w:trHeight w:val="333"/>
          <w:trPrChange w:id="1563" w:author="Birger Kidmose" w:date="2026-08-06T09:10:00Z" w16du:dateUtc="2026-08-06T07:10:00Z">
            <w:trPr>
              <w:trHeight w:val="333"/>
            </w:trPr>
          </w:trPrChange>
        </w:trPr>
        <w:tc>
          <w:tcPr>
            <w:tcW w:w="435" w:type="dxa"/>
            <w:tcMar>
              <w:top w:w="56" w:type="dxa"/>
              <w:left w:w="56" w:type="dxa"/>
              <w:bottom w:w="56" w:type="dxa"/>
              <w:right w:w="56" w:type="dxa"/>
            </w:tcMar>
            <w:tcPrChange w:id="1564" w:author="Birger Kidmose" w:date="2026-08-06T09:10:00Z" w16du:dateUtc="2026-08-06T07:10:00Z">
              <w:tcPr>
                <w:tcW w:w="435" w:type="dxa"/>
                <w:tcMar>
                  <w:top w:w="56" w:type="dxa"/>
                  <w:left w:w="56" w:type="dxa"/>
                  <w:bottom w:w="56" w:type="dxa"/>
                  <w:right w:w="56" w:type="dxa"/>
                </w:tcMar>
              </w:tcPr>
            </w:tcPrChange>
          </w:tcPr>
          <w:p w14:paraId="48DB6DFB"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Change w:id="1565" w:author="Birger Kidmose" w:date="2026-08-06T09:10:00Z" w16du:dateUtc="2026-08-06T07:10:00Z">
              <w:tcPr>
                <w:tcW w:w="3695" w:type="dxa"/>
                <w:tcMar>
                  <w:top w:w="56" w:type="dxa"/>
                  <w:left w:w="56" w:type="dxa"/>
                  <w:bottom w:w="56" w:type="dxa"/>
                  <w:right w:w="56" w:type="dxa"/>
                </w:tcMar>
              </w:tcPr>
            </w:tcPrChange>
          </w:tcPr>
          <w:p w14:paraId="251713C5" w14:textId="3D50AD71" w:rsidR="001E5488" w:rsidRDefault="00DD08CB">
            <w:pPr>
              <w:widowControl w:val="0"/>
              <w:spacing w:after="0" w:line="240" w:lineRule="auto"/>
            </w:pPr>
            <w:r>
              <w:t xml:space="preserve">→ </w:t>
            </w:r>
            <w:r>
              <w:fldChar w:fldCharType="begin"/>
            </w:r>
            <w:r>
              <w:instrText>HYPERLINK \l "_jvykbbuxljsm" \h</w:instrText>
            </w:r>
            <w:r>
              <w:fldChar w:fldCharType="separate"/>
            </w:r>
            <w:r>
              <w:rPr>
                <w:color w:val="1155CC"/>
                <w:u w:val="single"/>
              </w:rPr>
              <w:t>Organisation</w:t>
            </w:r>
            <w:r>
              <w:fldChar w:fldCharType="end"/>
            </w:r>
          </w:p>
        </w:tc>
        <w:tc>
          <w:tcPr>
            <w:tcW w:w="5485" w:type="dxa"/>
            <w:tcMar>
              <w:top w:w="56" w:type="dxa"/>
              <w:left w:w="56" w:type="dxa"/>
              <w:bottom w:w="56" w:type="dxa"/>
              <w:right w:w="56" w:type="dxa"/>
            </w:tcMar>
            <w:tcPrChange w:id="1566" w:author="Birger Kidmose" w:date="2026-08-06T09:10:00Z" w16du:dateUtc="2026-08-06T07:10:00Z">
              <w:tcPr>
                <w:tcW w:w="5485" w:type="dxa"/>
                <w:tcMar>
                  <w:top w:w="56" w:type="dxa"/>
                  <w:left w:w="56" w:type="dxa"/>
                  <w:bottom w:w="56" w:type="dxa"/>
                  <w:right w:w="56" w:type="dxa"/>
                </w:tcMar>
              </w:tcPr>
            </w:tcPrChange>
          </w:tcPr>
          <w:p w14:paraId="015E4164" w14:textId="0FD735D4" w:rsidR="001E5488" w:rsidRDefault="00DD08CB">
            <w:pPr>
              <w:widowControl w:val="0"/>
              <w:spacing w:after="0" w:line="240" w:lineRule="auto"/>
            </w:pPr>
            <w:r>
              <w:t xml:space="preserve">Apotek eller vet-forhandler, obligatorisk. </w:t>
            </w:r>
          </w:p>
        </w:tc>
      </w:tr>
      <w:tr w:rsidR="001E5488" w14:paraId="33408012" w14:textId="77777777" w:rsidTr="302F4859">
        <w:trPr>
          <w:trHeight w:val="333"/>
          <w:trPrChange w:id="1567" w:author="Birger Kidmose" w:date="2026-08-06T09:10:00Z" w16du:dateUtc="2026-08-06T07:10:00Z">
            <w:trPr>
              <w:trHeight w:val="333"/>
            </w:trPr>
          </w:trPrChange>
        </w:trPr>
        <w:tc>
          <w:tcPr>
            <w:tcW w:w="4130" w:type="dxa"/>
            <w:gridSpan w:val="2"/>
            <w:tcMar>
              <w:top w:w="56" w:type="dxa"/>
              <w:left w:w="56" w:type="dxa"/>
              <w:bottom w:w="56" w:type="dxa"/>
              <w:right w:w="56" w:type="dxa"/>
            </w:tcMar>
            <w:tcPrChange w:id="1568" w:author="Birger Kidmose" w:date="2026-08-06T09:10:00Z" w16du:dateUtc="2026-08-06T07:10:00Z">
              <w:tcPr>
                <w:tcW w:w="4130" w:type="dxa"/>
                <w:gridSpan w:val="2"/>
                <w:tcMar>
                  <w:top w:w="56" w:type="dxa"/>
                  <w:left w:w="56" w:type="dxa"/>
                  <w:bottom w:w="56" w:type="dxa"/>
                  <w:right w:w="56" w:type="dxa"/>
                </w:tcMar>
              </w:tcPr>
            </w:tcPrChange>
          </w:tcPr>
          <w:p w14:paraId="35FEE5DC" w14:textId="77777777" w:rsidR="001E5488" w:rsidRDefault="48547936">
            <w:pPr>
              <w:widowControl w:val="0"/>
              <w:spacing w:after="0" w:line="240" w:lineRule="auto"/>
            </w:pPr>
            <w:r>
              <w:t>Oprettelsestidspunkt (CreatedDateTime)</w:t>
            </w:r>
          </w:p>
        </w:tc>
        <w:tc>
          <w:tcPr>
            <w:tcW w:w="5485" w:type="dxa"/>
            <w:tcMar>
              <w:top w:w="56" w:type="dxa"/>
              <w:left w:w="56" w:type="dxa"/>
              <w:bottom w:w="56" w:type="dxa"/>
              <w:right w:w="56" w:type="dxa"/>
            </w:tcMar>
            <w:tcPrChange w:id="1569" w:author="Birger Kidmose" w:date="2026-08-06T09:10:00Z" w16du:dateUtc="2026-08-06T07:10:00Z">
              <w:tcPr>
                <w:tcW w:w="5485" w:type="dxa"/>
                <w:tcMar>
                  <w:top w:w="56" w:type="dxa"/>
                  <w:left w:w="56" w:type="dxa"/>
                  <w:bottom w:w="56" w:type="dxa"/>
                  <w:right w:w="56" w:type="dxa"/>
                </w:tcMar>
              </w:tcPr>
            </w:tcPrChange>
          </w:tcPr>
          <w:p w14:paraId="0EC4E98D" w14:textId="5D1030B7" w:rsidR="001E5488" w:rsidRPr="008A6D3B" w:rsidRDefault="00DD08CB">
            <w:pPr>
              <w:widowControl w:val="0"/>
              <w:spacing w:after="0" w:line="240" w:lineRule="auto"/>
            </w:pPr>
            <w:r w:rsidRPr="008A6D3B">
              <w:t xml:space="preserve">Tidspunkt recepten er oprettet </w:t>
            </w:r>
            <w:r w:rsidR="0053149D">
              <w:t>i Løsningen</w:t>
            </w:r>
            <w:r w:rsidRPr="008A6D3B">
              <w:t xml:space="preserve">, sættes af </w:t>
            </w:r>
            <w:r w:rsidR="0053149D">
              <w:t>Løsningen</w:t>
            </w:r>
          </w:p>
        </w:tc>
      </w:tr>
      <w:tr w:rsidR="001E5488" w14:paraId="00631556" w14:textId="77777777" w:rsidTr="302F4859">
        <w:trPr>
          <w:trHeight w:val="333"/>
          <w:trPrChange w:id="1570" w:author="Birger Kidmose" w:date="2026-08-06T09:10:00Z" w16du:dateUtc="2026-08-06T07:10:00Z">
            <w:trPr>
              <w:trHeight w:val="333"/>
            </w:trPr>
          </w:trPrChange>
        </w:trPr>
        <w:tc>
          <w:tcPr>
            <w:tcW w:w="4130" w:type="dxa"/>
            <w:gridSpan w:val="2"/>
            <w:tcMar>
              <w:top w:w="56" w:type="dxa"/>
              <w:left w:w="56" w:type="dxa"/>
              <w:bottom w:w="56" w:type="dxa"/>
              <w:right w:w="56" w:type="dxa"/>
            </w:tcMar>
            <w:tcPrChange w:id="1571" w:author="Birger Kidmose" w:date="2026-08-06T09:10:00Z" w16du:dateUtc="2026-08-06T07:10:00Z">
              <w:tcPr>
                <w:tcW w:w="4130" w:type="dxa"/>
                <w:gridSpan w:val="2"/>
                <w:tcMar>
                  <w:top w:w="56" w:type="dxa"/>
                  <w:left w:w="56" w:type="dxa"/>
                  <w:bottom w:w="56" w:type="dxa"/>
                  <w:right w:w="56" w:type="dxa"/>
                </w:tcMar>
              </w:tcPr>
            </w:tcPrChange>
          </w:tcPr>
          <w:p w14:paraId="4C7DEEB5" w14:textId="77777777" w:rsidR="001E5488" w:rsidRDefault="00DD08CB">
            <w:pPr>
              <w:widowControl w:val="0"/>
              <w:spacing w:after="0" w:line="240" w:lineRule="auto"/>
            </w:pPr>
            <w:r>
              <w:t>Udstedelsesdato (AuthorisationDateTime)</w:t>
            </w:r>
          </w:p>
        </w:tc>
        <w:tc>
          <w:tcPr>
            <w:tcW w:w="5485" w:type="dxa"/>
            <w:tcMar>
              <w:top w:w="56" w:type="dxa"/>
              <w:left w:w="56" w:type="dxa"/>
              <w:bottom w:w="56" w:type="dxa"/>
              <w:right w:w="56" w:type="dxa"/>
            </w:tcMar>
            <w:tcPrChange w:id="1572" w:author="Birger Kidmose" w:date="2026-08-06T09:10:00Z" w16du:dateUtc="2026-08-06T07:10:00Z">
              <w:tcPr>
                <w:tcW w:w="5485" w:type="dxa"/>
                <w:tcMar>
                  <w:top w:w="56" w:type="dxa"/>
                  <w:left w:w="56" w:type="dxa"/>
                  <w:bottom w:w="56" w:type="dxa"/>
                  <w:right w:w="56" w:type="dxa"/>
                </w:tcMar>
              </w:tcPr>
            </w:tcPrChange>
          </w:tcPr>
          <w:p w14:paraId="163B6A20" w14:textId="3C6A816E" w:rsidR="001E5488" w:rsidRPr="008A6D3B" w:rsidRDefault="00DD08CB">
            <w:pPr>
              <w:widowControl w:val="0"/>
              <w:spacing w:after="0" w:line="240" w:lineRule="auto"/>
            </w:pPr>
            <w:r w:rsidRPr="008A6D3B">
              <w:t xml:space="preserve">Udstedelsesdato, typisk den samme som “gældende fra dato”. I langt de fleste tilfælde er denne også lig med tidspunktet recepten oprettes i </w:t>
            </w:r>
            <w:r w:rsidR="0053149D">
              <w:t>Løsningen</w:t>
            </w:r>
            <w:r w:rsidRPr="008A6D3B">
              <w:t>, obligatorisk</w:t>
            </w:r>
          </w:p>
        </w:tc>
      </w:tr>
      <w:tr w:rsidR="001E5488" w14:paraId="4BE33651" w14:textId="77777777" w:rsidTr="302F4859">
        <w:trPr>
          <w:trHeight w:val="333"/>
          <w:trPrChange w:id="1573" w:author="Birger Kidmose" w:date="2026-08-06T09:10:00Z" w16du:dateUtc="2026-08-06T07:10:00Z">
            <w:trPr>
              <w:trHeight w:val="333"/>
            </w:trPr>
          </w:trPrChange>
        </w:trPr>
        <w:tc>
          <w:tcPr>
            <w:tcW w:w="4130" w:type="dxa"/>
            <w:gridSpan w:val="2"/>
            <w:tcMar>
              <w:top w:w="56" w:type="dxa"/>
              <w:left w:w="56" w:type="dxa"/>
              <w:bottom w:w="56" w:type="dxa"/>
              <w:right w:w="56" w:type="dxa"/>
            </w:tcMar>
            <w:tcPrChange w:id="1574" w:author="Birger Kidmose" w:date="2026-08-06T09:10:00Z" w16du:dateUtc="2026-08-06T07:10:00Z">
              <w:tcPr>
                <w:tcW w:w="4130" w:type="dxa"/>
                <w:gridSpan w:val="2"/>
                <w:tcMar>
                  <w:top w:w="56" w:type="dxa"/>
                  <w:left w:w="56" w:type="dxa"/>
                  <w:bottom w:w="56" w:type="dxa"/>
                  <w:right w:w="56" w:type="dxa"/>
                </w:tcMar>
              </w:tcPr>
            </w:tcPrChange>
          </w:tcPr>
          <w:p w14:paraId="74363132" w14:textId="0DB988A1" w:rsidR="001E5488" w:rsidRDefault="00DD08CB">
            <w:pPr>
              <w:widowControl w:val="0"/>
              <w:spacing w:after="0" w:line="240" w:lineRule="auto"/>
            </w:pPr>
            <w:del w:id="1575" w:author="Birger Kidmose" w:date="2026-08-06T09:10:00Z" w16du:dateUtc="2026-08-06T07:10:00Z">
              <w:r>
                <w:delText>Gældende</w:delText>
              </w:r>
            </w:del>
            <w:ins w:id="1576" w:author="Birger Kidmose" w:date="2026-08-06T09:10:00Z" w16du:dateUtc="2026-08-06T07:10:00Z">
              <w:r w:rsidR="003501FC">
                <w:t>Recept g</w:t>
              </w:r>
              <w:r w:rsidR="48547936">
                <w:t>ældende</w:t>
              </w:r>
            </w:ins>
            <w:r w:rsidR="48547936">
              <w:t xml:space="preserve"> fra dato (ValidFromDate)</w:t>
            </w:r>
          </w:p>
        </w:tc>
        <w:tc>
          <w:tcPr>
            <w:tcW w:w="5485" w:type="dxa"/>
            <w:tcMar>
              <w:top w:w="56" w:type="dxa"/>
              <w:left w:w="56" w:type="dxa"/>
              <w:bottom w:w="56" w:type="dxa"/>
              <w:right w:w="56" w:type="dxa"/>
            </w:tcMar>
            <w:tcPrChange w:id="1577" w:author="Birger Kidmose" w:date="2026-08-06T09:10:00Z" w16du:dateUtc="2026-08-06T07:10:00Z">
              <w:tcPr>
                <w:tcW w:w="5485" w:type="dxa"/>
                <w:tcMar>
                  <w:top w:w="56" w:type="dxa"/>
                  <w:left w:w="56" w:type="dxa"/>
                  <w:bottom w:w="56" w:type="dxa"/>
                  <w:right w:w="56" w:type="dxa"/>
                </w:tcMar>
              </w:tcPr>
            </w:tcPrChange>
          </w:tcPr>
          <w:p w14:paraId="5E0A4AC4" w14:textId="77777777" w:rsidR="001E5488" w:rsidRPr="008A6D3B" w:rsidRDefault="00DD08CB">
            <w:pPr>
              <w:widowControl w:val="0"/>
              <w:spacing w:after="0" w:line="240" w:lineRule="auto"/>
            </w:pPr>
            <w:r w:rsidRPr="008A6D3B">
              <w:t>Dato recepten er gyldig fra, oftest lig udstedelsesdato, men kan være fremdateret op til 3 måneder (§ 42), obligatorisk</w:t>
            </w:r>
          </w:p>
        </w:tc>
      </w:tr>
      <w:tr w:rsidR="001E5488" w14:paraId="3D50649F" w14:textId="77777777" w:rsidTr="302F4859">
        <w:trPr>
          <w:trHeight w:val="333"/>
          <w:trPrChange w:id="1578" w:author="Birger Kidmose" w:date="2026-08-06T09:10:00Z" w16du:dateUtc="2026-08-06T07:10:00Z">
            <w:trPr>
              <w:trHeight w:val="333"/>
            </w:trPr>
          </w:trPrChange>
        </w:trPr>
        <w:tc>
          <w:tcPr>
            <w:tcW w:w="4130" w:type="dxa"/>
            <w:gridSpan w:val="2"/>
            <w:tcMar>
              <w:top w:w="56" w:type="dxa"/>
              <w:left w:w="56" w:type="dxa"/>
              <w:bottom w:w="56" w:type="dxa"/>
              <w:right w:w="56" w:type="dxa"/>
            </w:tcMar>
            <w:tcPrChange w:id="1579" w:author="Birger Kidmose" w:date="2026-08-06T09:10:00Z" w16du:dateUtc="2026-08-06T07:10:00Z">
              <w:tcPr>
                <w:tcW w:w="4130" w:type="dxa"/>
                <w:gridSpan w:val="2"/>
                <w:tcMar>
                  <w:top w:w="56" w:type="dxa"/>
                  <w:left w:w="56" w:type="dxa"/>
                  <w:bottom w:w="56" w:type="dxa"/>
                  <w:right w:w="56" w:type="dxa"/>
                </w:tcMar>
              </w:tcPr>
            </w:tcPrChange>
          </w:tcPr>
          <w:p w14:paraId="66A79797" w14:textId="52B6BC9C" w:rsidR="001E5488" w:rsidRDefault="00DD08CB">
            <w:pPr>
              <w:widowControl w:val="0"/>
              <w:spacing w:after="0" w:line="240" w:lineRule="auto"/>
            </w:pPr>
            <w:del w:id="1580" w:author="Birger Kidmose" w:date="2026-08-06T09:10:00Z" w16du:dateUtc="2026-08-06T07:10:00Z">
              <w:r>
                <w:delText>Gældende</w:delText>
              </w:r>
            </w:del>
            <w:ins w:id="1581" w:author="Birger Kidmose" w:date="2026-08-06T09:10:00Z" w16du:dateUtc="2026-08-06T07:10:00Z">
              <w:r w:rsidR="003501FC">
                <w:t>Recept g</w:t>
              </w:r>
              <w:r>
                <w:t>ældende</w:t>
              </w:r>
            </w:ins>
            <w:r>
              <w:t xml:space="preserve"> til dato (ValidToDate)</w:t>
            </w:r>
          </w:p>
        </w:tc>
        <w:tc>
          <w:tcPr>
            <w:tcW w:w="5485" w:type="dxa"/>
            <w:tcMar>
              <w:top w:w="56" w:type="dxa"/>
              <w:left w:w="56" w:type="dxa"/>
              <w:bottom w:w="56" w:type="dxa"/>
              <w:right w:w="56" w:type="dxa"/>
            </w:tcMar>
            <w:tcPrChange w:id="1582" w:author="Birger Kidmose" w:date="2026-08-06T09:10:00Z" w16du:dateUtc="2026-08-06T07:10:00Z">
              <w:tcPr>
                <w:tcW w:w="5485" w:type="dxa"/>
                <w:tcMar>
                  <w:top w:w="56" w:type="dxa"/>
                  <w:left w:w="56" w:type="dxa"/>
                  <w:bottom w:w="56" w:type="dxa"/>
                  <w:right w:w="56" w:type="dxa"/>
                </w:tcMar>
              </w:tcPr>
            </w:tcPrChange>
          </w:tcPr>
          <w:p w14:paraId="466F77B6" w14:textId="77777777" w:rsidR="001E5488" w:rsidRPr="008A6D3B" w:rsidRDefault="00DD08CB">
            <w:pPr>
              <w:widowControl w:val="0"/>
              <w:spacing w:after="0" w:line="240" w:lineRule="auto"/>
            </w:pPr>
            <w:r w:rsidRPr="008A6D3B">
              <w:t>Dato recepten er gyldig til (inklusiv), normalt 2 år efter recept gyldig fra (default værdi), men kan angives til en kortere periode (§ 42), obligatorisk</w:t>
            </w:r>
          </w:p>
        </w:tc>
      </w:tr>
      <w:tr w:rsidR="001E5488" w14:paraId="6D31D48A" w14:textId="77777777" w:rsidTr="302F4859">
        <w:trPr>
          <w:trHeight w:val="333"/>
          <w:trPrChange w:id="1583" w:author="Birger Kidmose" w:date="2026-08-06T09:10:00Z" w16du:dateUtc="2026-08-06T07:10:00Z">
            <w:trPr>
              <w:trHeight w:val="333"/>
            </w:trPr>
          </w:trPrChange>
        </w:trPr>
        <w:tc>
          <w:tcPr>
            <w:tcW w:w="4130" w:type="dxa"/>
            <w:gridSpan w:val="2"/>
            <w:tcMar>
              <w:top w:w="56" w:type="dxa"/>
              <w:left w:w="56" w:type="dxa"/>
              <w:bottom w:w="56" w:type="dxa"/>
              <w:right w:w="56" w:type="dxa"/>
            </w:tcMar>
            <w:tcPrChange w:id="1584" w:author="Birger Kidmose" w:date="2026-08-06T09:10:00Z" w16du:dateUtc="2026-08-06T07:10:00Z">
              <w:tcPr>
                <w:tcW w:w="4130" w:type="dxa"/>
                <w:gridSpan w:val="2"/>
                <w:tcMar>
                  <w:top w:w="56" w:type="dxa"/>
                  <w:left w:w="56" w:type="dxa"/>
                  <w:bottom w:w="56" w:type="dxa"/>
                  <w:right w:w="56" w:type="dxa"/>
                </w:tcMar>
              </w:tcPr>
            </w:tcPrChange>
          </w:tcPr>
          <w:p w14:paraId="503109FE" w14:textId="77777777" w:rsidR="001E5488" w:rsidRDefault="00DD08CB">
            <w:pPr>
              <w:spacing w:after="0" w:line="240" w:lineRule="auto"/>
            </w:pPr>
            <w:r>
              <w:rPr>
                <w:color w:val="4A86E8"/>
              </w:rPr>
              <w:t>Dyreejer</w:t>
            </w:r>
          </w:p>
        </w:tc>
        <w:tc>
          <w:tcPr>
            <w:tcW w:w="5485" w:type="dxa"/>
            <w:tcMar>
              <w:top w:w="56" w:type="dxa"/>
              <w:left w:w="56" w:type="dxa"/>
              <w:bottom w:w="56" w:type="dxa"/>
              <w:right w:w="56" w:type="dxa"/>
            </w:tcMar>
            <w:tcPrChange w:id="1585" w:author="Birger Kidmose" w:date="2026-08-06T09:10:00Z" w16du:dateUtc="2026-08-06T07:10:00Z">
              <w:tcPr>
                <w:tcW w:w="5485" w:type="dxa"/>
                <w:tcMar>
                  <w:top w:w="56" w:type="dxa"/>
                  <w:left w:w="56" w:type="dxa"/>
                  <w:bottom w:w="56" w:type="dxa"/>
                  <w:right w:w="56" w:type="dxa"/>
                </w:tcMar>
              </w:tcPr>
            </w:tcPrChange>
          </w:tcPr>
          <w:p w14:paraId="04593423" w14:textId="77777777" w:rsidR="001E5488" w:rsidRPr="008A6D3B" w:rsidRDefault="00DD08CB">
            <w:pPr>
              <w:widowControl w:val="0"/>
              <w:spacing w:after="0" w:line="240" w:lineRule="auto"/>
            </w:pPr>
            <w:r w:rsidRPr="008A6D3B">
              <w:t xml:space="preserve">Optionelt, enten Dyreejer eller Til brug i praksis skal angives. </w:t>
            </w:r>
          </w:p>
        </w:tc>
      </w:tr>
      <w:tr w:rsidR="001E5488" w14:paraId="37FF6196" w14:textId="77777777" w:rsidTr="302F4859">
        <w:trPr>
          <w:trHeight w:val="333"/>
          <w:trPrChange w:id="1586" w:author="Birger Kidmose" w:date="2026-08-06T09:10:00Z" w16du:dateUtc="2026-08-06T07:10:00Z">
            <w:trPr>
              <w:trHeight w:val="333"/>
            </w:trPr>
          </w:trPrChange>
        </w:trPr>
        <w:tc>
          <w:tcPr>
            <w:tcW w:w="435" w:type="dxa"/>
            <w:tcMar>
              <w:top w:w="56" w:type="dxa"/>
              <w:left w:w="56" w:type="dxa"/>
              <w:bottom w:w="56" w:type="dxa"/>
              <w:right w:w="56" w:type="dxa"/>
            </w:tcMar>
            <w:tcPrChange w:id="1587" w:author="Birger Kidmose" w:date="2026-08-06T09:10:00Z" w16du:dateUtc="2026-08-06T07:10:00Z">
              <w:tcPr>
                <w:tcW w:w="435" w:type="dxa"/>
                <w:tcMar>
                  <w:top w:w="56" w:type="dxa"/>
                  <w:left w:w="56" w:type="dxa"/>
                  <w:bottom w:w="56" w:type="dxa"/>
                  <w:right w:w="56" w:type="dxa"/>
                </w:tcMar>
              </w:tcPr>
            </w:tcPrChange>
          </w:tcPr>
          <w:p w14:paraId="2BB3AA52"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Change w:id="1588" w:author="Birger Kidmose" w:date="2026-08-06T09:10:00Z" w16du:dateUtc="2026-08-06T07:10:00Z">
              <w:tcPr>
                <w:tcW w:w="3695" w:type="dxa"/>
                <w:tcMar>
                  <w:top w:w="56" w:type="dxa"/>
                  <w:left w:w="56" w:type="dxa"/>
                  <w:bottom w:w="56" w:type="dxa"/>
                  <w:right w:w="56" w:type="dxa"/>
                </w:tcMar>
              </w:tcPr>
            </w:tcPrChange>
          </w:tcPr>
          <w:p w14:paraId="2699CCC1" w14:textId="299BC42A" w:rsidR="001E5488" w:rsidRDefault="00DD08CB">
            <w:pPr>
              <w:widowControl w:val="0"/>
              <w:spacing w:after="0" w:line="240" w:lineRule="auto"/>
              <w:rPr>
                <w:color w:val="FF00FF"/>
              </w:rPr>
            </w:pPr>
            <w:r>
              <w:t xml:space="preserve">→ </w:t>
            </w:r>
            <w:r>
              <w:fldChar w:fldCharType="begin"/>
            </w:r>
            <w:r>
              <w:instrText>HYPERLINK \l "_o6ohnehnwnko" \h</w:instrText>
            </w:r>
            <w:r>
              <w:fldChar w:fldCharType="separate"/>
            </w:r>
            <w:r>
              <w:rPr>
                <w:color w:val="1155CC"/>
                <w:u w:val="single"/>
              </w:rPr>
              <w:t>Dyreejer</w:t>
            </w:r>
            <w:r>
              <w:fldChar w:fldCharType="end"/>
            </w:r>
          </w:p>
        </w:tc>
        <w:tc>
          <w:tcPr>
            <w:tcW w:w="5485" w:type="dxa"/>
            <w:tcMar>
              <w:top w:w="56" w:type="dxa"/>
              <w:left w:w="56" w:type="dxa"/>
              <w:bottom w:w="56" w:type="dxa"/>
              <w:right w:w="56" w:type="dxa"/>
            </w:tcMar>
            <w:tcPrChange w:id="1589" w:author="Birger Kidmose" w:date="2026-08-06T09:10:00Z" w16du:dateUtc="2026-08-06T07:10:00Z">
              <w:tcPr>
                <w:tcW w:w="5485" w:type="dxa"/>
                <w:tcMar>
                  <w:top w:w="56" w:type="dxa"/>
                  <w:left w:w="56" w:type="dxa"/>
                  <w:bottom w:w="56" w:type="dxa"/>
                  <w:right w:w="56" w:type="dxa"/>
                </w:tcMar>
              </w:tcPr>
            </w:tcPrChange>
          </w:tcPr>
          <w:p w14:paraId="7550CE18" w14:textId="77777777" w:rsidR="001E5488" w:rsidRDefault="001E5488">
            <w:pPr>
              <w:widowControl w:val="0"/>
              <w:spacing w:after="0" w:line="240" w:lineRule="auto"/>
            </w:pPr>
          </w:p>
        </w:tc>
      </w:tr>
      <w:tr w:rsidR="001E5488" w14:paraId="1C8D6C03" w14:textId="77777777" w:rsidTr="302F4859">
        <w:trPr>
          <w:trHeight w:val="333"/>
          <w:trPrChange w:id="1590" w:author="Birger Kidmose" w:date="2026-08-06T09:10:00Z" w16du:dateUtc="2026-08-06T07:10:00Z">
            <w:trPr>
              <w:trHeight w:val="333"/>
            </w:trPr>
          </w:trPrChange>
        </w:trPr>
        <w:tc>
          <w:tcPr>
            <w:tcW w:w="4130" w:type="dxa"/>
            <w:gridSpan w:val="2"/>
            <w:tcMar>
              <w:top w:w="56" w:type="dxa"/>
              <w:left w:w="56" w:type="dxa"/>
              <w:bottom w:w="56" w:type="dxa"/>
              <w:right w:w="56" w:type="dxa"/>
            </w:tcMar>
            <w:tcPrChange w:id="1591" w:author="Birger Kidmose" w:date="2026-08-06T09:10:00Z" w16du:dateUtc="2026-08-06T07:10:00Z">
              <w:tcPr>
                <w:tcW w:w="4130" w:type="dxa"/>
                <w:gridSpan w:val="2"/>
                <w:tcMar>
                  <w:top w:w="56" w:type="dxa"/>
                  <w:left w:w="56" w:type="dxa"/>
                  <w:bottom w:w="56" w:type="dxa"/>
                  <w:right w:w="56" w:type="dxa"/>
                </w:tcMar>
              </w:tcPr>
            </w:tcPrChange>
          </w:tcPr>
          <w:p w14:paraId="5B4F7C80" w14:textId="77777777" w:rsidR="001E5488" w:rsidRDefault="00DD08CB">
            <w:pPr>
              <w:widowControl w:val="0"/>
              <w:spacing w:after="0" w:line="240" w:lineRule="auto"/>
            </w:pPr>
            <w:r>
              <w:t>Til brug i praksis</w:t>
            </w:r>
          </w:p>
        </w:tc>
        <w:tc>
          <w:tcPr>
            <w:tcW w:w="5485" w:type="dxa"/>
            <w:tcMar>
              <w:top w:w="56" w:type="dxa"/>
              <w:left w:w="56" w:type="dxa"/>
              <w:bottom w:w="56" w:type="dxa"/>
              <w:right w:w="56" w:type="dxa"/>
            </w:tcMar>
            <w:tcPrChange w:id="1592" w:author="Birger Kidmose" w:date="2026-08-06T09:10:00Z" w16du:dateUtc="2026-08-06T07:10:00Z">
              <w:tcPr>
                <w:tcW w:w="5485" w:type="dxa"/>
                <w:tcMar>
                  <w:top w:w="56" w:type="dxa"/>
                  <w:left w:w="56" w:type="dxa"/>
                  <w:bottom w:w="56" w:type="dxa"/>
                  <w:right w:w="56" w:type="dxa"/>
                </w:tcMar>
              </w:tcPr>
            </w:tcPrChange>
          </w:tcPr>
          <w:p w14:paraId="13681F82" w14:textId="77777777" w:rsidR="001E5488" w:rsidRPr="008A6D3B" w:rsidRDefault="00DD08CB">
            <w:pPr>
              <w:widowControl w:val="0"/>
              <w:spacing w:after="0" w:line="240" w:lineRule="auto"/>
            </w:pPr>
            <w:r w:rsidRPr="008A6D3B">
              <w:t xml:space="preserve">Flag der angiver at recepten er til brug i praksis, hvor praksis er organisationen under Oprettet af. Optionelt, enten Dyreejer eller Til brug i praksis skal angives. </w:t>
            </w:r>
          </w:p>
        </w:tc>
      </w:tr>
      <w:tr w:rsidR="001E5488" w14:paraId="127944C9" w14:textId="77777777" w:rsidTr="302F4859">
        <w:trPr>
          <w:trHeight w:val="333"/>
          <w:trPrChange w:id="1593" w:author="Birger Kidmose" w:date="2026-08-06T09:10:00Z" w16du:dateUtc="2026-08-06T07:10:00Z">
            <w:trPr>
              <w:trHeight w:val="333"/>
            </w:trPr>
          </w:trPrChange>
        </w:trPr>
        <w:tc>
          <w:tcPr>
            <w:tcW w:w="4130" w:type="dxa"/>
            <w:gridSpan w:val="2"/>
            <w:tcMar>
              <w:top w:w="56" w:type="dxa"/>
              <w:left w:w="56" w:type="dxa"/>
              <w:bottom w:w="56" w:type="dxa"/>
              <w:right w:w="56" w:type="dxa"/>
            </w:tcMar>
            <w:tcPrChange w:id="1594" w:author="Birger Kidmose" w:date="2026-08-06T09:10:00Z" w16du:dateUtc="2026-08-06T07:10:00Z">
              <w:tcPr>
                <w:tcW w:w="4130" w:type="dxa"/>
                <w:gridSpan w:val="2"/>
                <w:tcMar>
                  <w:top w:w="56" w:type="dxa"/>
                  <w:left w:w="56" w:type="dxa"/>
                  <w:bottom w:w="56" w:type="dxa"/>
                  <w:right w:w="56" w:type="dxa"/>
                </w:tcMar>
              </w:tcPr>
            </w:tcPrChange>
          </w:tcPr>
          <w:p w14:paraId="787561E3" w14:textId="77777777" w:rsidR="001E5488" w:rsidRDefault="00DD08CB">
            <w:pPr>
              <w:spacing w:after="0" w:line="240" w:lineRule="auto"/>
            </w:pPr>
            <w:r>
              <w:rPr>
                <w:color w:val="4A86E8"/>
              </w:rPr>
              <w:t>Klassifikation af dyr</w:t>
            </w:r>
          </w:p>
        </w:tc>
        <w:tc>
          <w:tcPr>
            <w:tcW w:w="5485" w:type="dxa"/>
            <w:tcMar>
              <w:top w:w="56" w:type="dxa"/>
              <w:left w:w="56" w:type="dxa"/>
              <w:bottom w:w="56" w:type="dxa"/>
              <w:right w:w="56" w:type="dxa"/>
            </w:tcMar>
            <w:tcPrChange w:id="1595" w:author="Birger Kidmose" w:date="2026-08-06T09:10:00Z" w16du:dateUtc="2026-08-06T07:10:00Z">
              <w:tcPr>
                <w:tcW w:w="5485" w:type="dxa"/>
                <w:tcMar>
                  <w:top w:w="56" w:type="dxa"/>
                  <w:left w:w="56" w:type="dxa"/>
                  <w:bottom w:w="56" w:type="dxa"/>
                  <w:right w:w="56" w:type="dxa"/>
                </w:tcMar>
              </w:tcPr>
            </w:tcPrChange>
          </w:tcPr>
          <w:p w14:paraId="4A394783" w14:textId="1597151B" w:rsidR="001E5488" w:rsidRPr="008A6D3B" w:rsidRDefault="00DD08CB">
            <w:pPr>
              <w:widowControl w:val="0"/>
              <w:spacing w:after="0" w:line="240" w:lineRule="auto"/>
            </w:pPr>
            <w:r w:rsidRPr="008A6D3B">
              <w:t xml:space="preserve">Klassifikation af dyr skal angives </w:t>
            </w:r>
            <w:del w:id="1596" w:author="Birger Kidmose" w:date="2026-08-06T09:10:00Z" w16du:dateUtc="2026-08-06T07:10:00Z">
              <w:r w:rsidRPr="008A6D3B">
                <w:delText>med mindre</w:delText>
              </w:r>
            </w:del>
            <w:ins w:id="1597" w:author="Birger Kidmose" w:date="2026-08-06T09:10:00Z" w16du:dateUtc="2026-08-06T07:10:00Z">
              <w:r w:rsidRPr="008A6D3B">
                <w:t>medmindre</w:t>
              </w:r>
            </w:ins>
            <w:r w:rsidRPr="008A6D3B">
              <w:t xml:space="preserve"> recepten er til brug i praksis, og udfyldes jf. indberetningsbekendtgørelsen, evt. også med kode 00 for hobbydyr mm.</w:t>
            </w:r>
          </w:p>
        </w:tc>
      </w:tr>
      <w:tr w:rsidR="001E5488" w14:paraId="439A8E62" w14:textId="77777777" w:rsidTr="302F4859">
        <w:trPr>
          <w:trHeight w:val="333"/>
          <w:trPrChange w:id="1598" w:author="Birger Kidmose" w:date="2026-08-06T09:10:00Z" w16du:dateUtc="2026-08-06T07:10:00Z">
            <w:trPr>
              <w:trHeight w:val="333"/>
            </w:trPr>
          </w:trPrChange>
        </w:trPr>
        <w:tc>
          <w:tcPr>
            <w:tcW w:w="435" w:type="dxa"/>
            <w:tcMar>
              <w:top w:w="56" w:type="dxa"/>
              <w:left w:w="56" w:type="dxa"/>
              <w:bottom w:w="56" w:type="dxa"/>
              <w:right w:w="56" w:type="dxa"/>
            </w:tcMar>
            <w:tcPrChange w:id="1599" w:author="Birger Kidmose" w:date="2026-08-06T09:10:00Z" w16du:dateUtc="2026-08-06T07:10:00Z">
              <w:tcPr>
                <w:tcW w:w="435" w:type="dxa"/>
                <w:tcMar>
                  <w:top w:w="56" w:type="dxa"/>
                  <w:left w:w="56" w:type="dxa"/>
                  <w:bottom w:w="56" w:type="dxa"/>
                  <w:right w:w="56" w:type="dxa"/>
                </w:tcMar>
              </w:tcPr>
            </w:tcPrChange>
          </w:tcPr>
          <w:p w14:paraId="51507E7A"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Change w:id="1600" w:author="Birger Kidmose" w:date="2026-08-06T09:10:00Z" w16du:dateUtc="2026-08-06T07:10:00Z">
              <w:tcPr>
                <w:tcW w:w="3695" w:type="dxa"/>
                <w:tcMar>
                  <w:top w:w="56" w:type="dxa"/>
                  <w:left w:w="56" w:type="dxa"/>
                  <w:bottom w:w="56" w:type="dxa"/>
                  <w:right w:w="56" w:type="dxa"/>
                </w:tcMar>
              </w:tcPr>
            </w:tcPrChange>
          </w:tcPr>
          <w:p w14:paraId="1810F5A6" w14:textId="77777777" w:rsidR="001E5488" w:rsidRDefault="00DD08CB">
            <w:pPr>
              <w:widowControl w:val="0"/>
              <w:spacing w:after="0" w:line="240" w:lineRule="auto"/>
            </w:pPr>
            <w:r>
              <w:t>DyreartKode</w:t>
            </w:r>
          </w:p>
        </w:tc>
        <w:tc>
          <w:tcPr>
            <w:tcW w:w="5485" w:type="dxa"/>
            <w:tcMar>
              <w:top w:w="56" w:type="dxa"/>
              <w:left w:w="56" w:type="dxa"/>
              <w:bottom w:w="56" w:type="dxa"/>
              <w:right w:w="56" w:type="dxa"/>
            </w:tcMar>
            <w:tcPrChange w:id="1601" w:author="Birger Kidmose" w:date="2026-08-06T09:10:00Z" w16du:dateUtc="2026-08-06T07:10:00Z">
              <w:tcPr>
                <w:tcW w:w="5485" w:type="dxa"/>
                <w:tcMar>
                  <w:top w:w="56" w:type="dxa"/>
                  <w:left w:w="56" w:type="dxa"/>
                  <w:bottom w:w="56" w:type="dxa"/>
                  <w:right w:w="56" w:type="dxa"/>
                </w:tcMar>
              </w:tcPr>
            </w:tcPrChange>
          </w:tcPr>
          <w:p w14:paraId="5DACA749" w14:textId="77777777" w:rsidR="001E5488" w:rsidRPr="008A6D3B" w:rsidRDefault="00DD08CB">
            <w:pPr>
              <w:widowControl w:val="0"/>
              <w:spacing w:after="0" w:line="240" w:lineRule="auto"/>
            </w:pPr>
            <w:r w:rsidRPr="008A6D3B">
              <w:t>Kode for dyreart, f.eks. “12”, obligatorisk</w:t>
            </w:r>
          </w:p>
        </w:tc>
      </w:tr>
      <w:tr w:rsidR="001E5488" w14:paraId="15FF200E" w14:textId="77777777" w:rsidTr="302F4859">
        <w:trPr>
          <w:trHeight w:val="333"/>
          <w:trPrChange w:id="1602" w:author="Birger Kidmose" w:date="2026-08-06T09:10:00Z" w16du:dateUtc="2026-08-06T07:10:00Z">
            <w:trPr>
              <w:trHeight w:val="333"/>
            </w:trPr>
          </w:trPrChange>
        </w:trPr>
        <w:tc>
          <w:tcPr>
            <w:tcW w:w="435" w:type="dxa"/>
            <w:tcMar>
              <w:top w:w="56" w:type="dxa"/>
              <w:left w:w="56" w:type="dxa"/>
              <w:bottom w:w="56" w:type="dxa"/>
              <w:right w:w="56" w:type="dxa"/>
            </w:tcMar>
            <w:tcPrChange w:id="1603" w:author="Birger Kidmose" w:date="2026-08-06T09:10:00Z" w16du:dateUtc="2026-08-06T07:10:00Z">
              <w:tcPr>
                <w:tcW w:w="435" w:type="dxa"/>
                <w:tcMar>
                  <w:top w:w="56" w:type="dxa"/>
                  <w:left w:w="56" w:type="dxa"/>
                  <w:bottom w:w="56" w:type="dxa"/>
                  <w:right w:w="56" w:type="dxa"/>
                </w:tcMar>
              </w:tcPr>
            </w:tcPrChange>
          </w:tcPr>
          <w:p w14:paraId="1B5530E7"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Change w:id="1604" w:author="Birger Kidmose" w:date="2026-08-06T09:10:00Z" w16du:dateUtc="2026-08-06T07:10:00Z">
              <w:tcPr>
                <w:tcW w:w="3695" w:type="dxa"/>
                <w:tcMar>
                  <w:top w:w="56" w:type="dxa"/>
                  <w:left w:w="56" w:type="dxa"/>
                  <w:bottom w:w="56" w:type="dxa"/>
                  <w:right w:w="56" w:type="dxa"/>
                </w:tcMar>
              </w:tcPr>
            </w:tcPrChange>
          </w:tcPr>
          <w:p w14:paraId="2E41C597" w14:textId="77777777" w:rsidR="001E5488" w:rsidRDefault="00DD08CB">
            <w:pPr>
              <w:widowControl w:val="0"/>
              <w:spacing w:after="0" w:line="240" w:lineRule="auto"/>
            </w:pPr>
            <w:r>
              <w:t>DyreartTekst</w:t>
            </w:r>
          </w:p>
        </w:tc>
        <w:tc>
          <w:tcPr>
            <w:tcW w:w="5485" w:type="dxa"/>
            <w:tcMar>
              <w:top w:w="56" w:type="dxa"/>
              <w:left w:w="56" w:type="dxa"/>
              <w:bottom w:w="56" w:type="dxa"/>
              <w:right w:w="56" w:type="dxa"/>
            </w:tcMar>
            <w:tcPrChange w:id="1605" w:author="Birger Kidmose" w:date="2026-08-06T09:10:00Z" w16du:dateUtc="2026-08-06T07:10:00Z">
              <w:tcPr>
                <w:tcW w:w="5485" w:type="dxa"/>
                <w:tcMar>
                  <w:top w:w="56" w:type="dxa"/>
                  <w:left w:w="56" w:type="dxa"/>
                  <w:bottom w:w="56" w:type="dxa"/>
                  <w:right w:w="56" w:type="dxa"/>
                </w:tcMar>
              </w:tcPr>
            </w:tcPrChange>
          </w:tcPr>
          <w:p w14:paraId="2C460A1F" w14:textId="77777777" w:rsidR="001E5488" w:rsidRPr="008A6D3B" w:rsidRDefault="00DD08CB">
            <w:pPr>
              <w:widowControl w:val="0"/>
              <w:spacing w:after="0" w:line="240" w:lineRule="auto"/>
            </w:pPr>
            <w:r w:rsidRPr="008A6D3B">
              <w:t>Tekst for dyreart, f.eks. “Kvæg”</w:t>
            </w:r>
          </w:p>
        </w:tc>
      </w:tr>
      <w:tr w:rsidR="001E5488" w14:paraId="7F66E3A0" w14:textId="77777777" w:rsidTr="302F4859">
        <w:trPr>
          <w:trHeight w:val="333"/>
          <w:trPrChange w:id="1606" w:author="Birger Kidmose" w:date="2026-08-06T09:10:00Z" w16du:dateUtc="2026-08-06T07:10:00Z">
            <w:trPr>
              <w:trHeight w:val="333"/>
            </w:trPr>
          </w:trPrChange>
        </w:trPr>
        <w:tc>
          <w:tcPr>
            <w:tcW w:w="435" w:type="dxa"/>
            <w:tcMar>
              <w:top w:w="56" w:type="dxa"/>
              <w:left w:w="56" w:type="dxa"/>
              <w:bottom w:w="56" w:type="dxa"/>
              <w:right w:w="56" w:type="dxa"/>
            </w:tcMar>
            <w:tcPrChange w:id="1607" w:author="Birger Kidmose" w:date="2026-08-06T09:10:00Z" w16du:dateUtc="2026-08-06T07:10:00Z">
              <w:tcPr>
                <w:tcW w:w="435" w:type="dxa"/>
                <w:tcMar>
                  <w:top w:w="56" w:type="dxa"/>
                  <w:left w:w="56" w:type="dxa"/>
                  <w:bottom w:w="56" w:type="dxa"/>
                  <w:right w:w="56" w:type="dxa"/>
                </w:tcMar>
              </w:tcPr>
            </w:tcPrChange>
          </w:tcPr>
          <w:p w14:paraId="777D75ED"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Change w:id="1608" w:author="Birger Kidmose" w:date="2026-08-06T09:10:00Z" w16du:dateUtc="2026-08-06T07:10:00Z">
              <w:tcPr>
                <w:tcW w:w="3695" w:type="dxa"/>
                <w:tcMar>
                  <w:top w:w="56" w:type="dxa"/>
                  <w:left w:w="56" w:type="dxa"/>
                  <w:bottom w:w="56" w:type="dxa"/>
                  <w:right w:w="56" w:type="dxa"/>
                </w:tcMar>
              </w:tcPr>
            </w:tcPrChange>
          </w:tcPr>
          <w:p w14:paraId="2321F1D2" w14:textId="77777777" w:rsidR="001E5488" w:rsidRDefault="00DD08CB">
            <w:pPr>
              <w:widowControl w:val="0"/>
              <w:spacing w:after="0" w:line="240" w:lineRule="auto"/>
            </w:pPr>
            <w:r>
              <w:t>AldersgruppeKode</w:t>
            </w:r>
          </w:p>
        </w:tc>
        <w:tc>
          <w:tcPr>
            <w:tcW w:w="5485" w:type="dxa"/>
            <w:tcMar>
              <w:top w:w="56" w:type="dxa"/>
              <w:left w:w="56" w:type="dxa"/>
              <w:bottom w:w="56" w:type="dxa"/>
              <w:right w:w="56" w:type="dxa"/>
            </w:tcMar>
            <w:tcPrChange w:id="1609" w:author="Birger Kidmose" w:date="2026-08-06T09:10:00Z" w16du:dateUtc="2026-08-06T07:10:00Z">
              <w:tcPr>
                <w:tcW w:w="5485" w:type="dxa"/>
                <w:tcMar>
                  <w:top w:w="56" w:type="dxa"/>
                  <w:left w:w="56" w:type="dxa"/>
                  <w:bottom w:w="56" w:type="dxa"/>
                  <w:right w:w="56" w:type="dxa"/>
                </w:tcMar>
              </w:tcPr>
            </w:tcPrChange>
          </w:tcPr>
          <w:p w14:paraId="6846CE58" w14:textId="77777777" w:rsidR="001E5488" w:rsidRPr="008A6D3B" w:rsidRDefault="00DD08CB">
            <w:pPr>
              <w:widowControl w:val="0"/>
              <w:spacing w:after="0" w:line="240" w:lineRule="auto"/>
            </w:pPr>
            <w:r w:rsidRPr="008A6D3B">
              <w:t>Kode for aldersgruppe, f.eks. “62”, obligatorisk</w:t>
            </w:r>
          </w:p>
        </w:tc>
      </w:tr>
      <w:tr w:rsidR="001E5488" w14:paraId="110EA168" w14:textId="77777777" w:rsidTr="302F4859">
        <w:trPr>
          <w:trHeight w:val="333"/>
          <w:trPrChange w:id="1610" w:author="Birger Kidmose" w:date="2026-08-06T09:10:00Z" w16du:dateUtc="2026-08-06T07:10:00Z">
            <w:trPr>
              <w:trHeight w:val="333"/>
            </w:trPr>
          </w:trPrChange>
        </w:trPr>
        <w:tc>
          <w:tcPr>
            <w:tcW w:w="435" w:type="dxa"/>
            <w:tcMar>
              <w:top w:w="56" w:type="dxa"/>
              <w:left w:w="56" w:type="dxa"/>
              <w:bottom w:w="56" w:type="dxa"/>
              <w:right w:w="56" w:type="dxa"/>
            </w:tcMar>
            <w:tcPrChange w:id="1611" w:author="Birger Kidmose" w:date="2026-08-06T09:10:00Z" w16du:dateUtc="2026-08-06T07:10:00Z">
              <w:tcPr>
                <w:tcW w:w="435" w:type="dxa"/>
                <w:tcMar>
                  <w:top w:w="56" w:type="dxa"/>
                  <w:left w:w="56" w:type="dxa"/>
                  <w:bottom w:w="56" w:type="dxa"/>
                  <w:right w:w="56" w:type="dxa"/>
                </w:tcMar>
              </w:tcPr>
            </w:tcPrChange>
          </w:tcPr>
          <w:p w14:paraId="29377347"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Change w:id="1612" w:author="Birger Kidmose" w:date="2026-08-06T09:10:00Z" w16du:dateUtc="2026-08-06T07:10:00Z">
              <w:tcPr>
                <w:tcW w:w="3695" w:type="dxa"/>
                <w:tcMar>
                  <w:top w:w="56" w:type="dxa"/>
                  <w:left w:w="56" w:type="dxa"/>
                  <w:bottom w:w="56" w:type="dxa"/>
                  <w:right w:w="56" w:type="dxa"/>
                </w:tcMar>
              </w:tcPr>
            </w:tcPrChange>
          </w:tcPr>
          <w:p w14:paraId="4F4E31E6" w14:textId="77777777" w:rsidR="001E5488" w:rsidRDefault="00DD08CB">
            <w:pPr>
              <w:widowControl w:val="0"/>
              <w:spacing w:after="0" w:line="240" w:lineRule="auto"/>
            </w:pPr>
            <w:r>
              <w:t>AldersgruppeTekst</w:t>
            </w:r>
          </w:p>
        </w:tc>
        <w:tc>
          <w:tcPr>
            <w:tcW w:w="5485" w:type="dxa"/>
            <w:tcMar>
              <w:top w:w="56" w:type="dxa"/>
              <w:left w:w="56" w:type="dxa"/>
              <w:bottom w:w="56" w:type="dxa"/>
              <w:right w:w="56" w:type="dxa"/>
            </w:tcMar>
            <w:tcPrChange w:id="1613" w:author="Birger Kidmose" w:date="2026-08-06T09:10:00Z" w16du:dateUtc="2026-08-06T07:10:00Z">
              <w:tcPr>
                <w:tcW w:w="5485" w:type="dxa"/>
                <w:tcMar>
                  <w:top w:w="56" w:type="dxa"/>
                  <w:left w:w="56" w:type="dxa"/>
                  <w:bottom w:w="56" w:type="dxa"/>
                  <w:right w:w="56" w:type="dxa"/>
                </w:tcMar>
              </w:tcPr>
            </w:tcPrChange>
          </w:tcPr>
          <w:p w14:paraId="05DD2CDC" w14:textId="77777777" w:rsidR="001E5488" w:rsidRPr="008A6D3B" w:rsidRDefault="00DD08CB">
            <w:pPr>
              <w:widowControl w:val="0"/>
              <w:spacing w:after="0" w:line="240" w:lineRule="auto"/>
            </w:pPr>
            <w:r w:rsidRPr="008A6D3B">
              <w:t>Tekst for aldersgruppe, f.eks. “Kalve under 12 mdr.”</w:t>
            </w:r>
          </w:p>
        </w:tc>
      </w:tr>
      <w:tr w:rsidR="001E5488" w14:paraId="10249567" w14:textId="77777777" w:rsidTr="302F4859">
        <w:trPr>
          <w:trHeight w:val="333"/>
          <w:trPrChange w:id="1614" w:author="Birger Kidmose" w:date="2026-08-06T09:10:00Z" w16du:dateUtc="2026-08-06T07:10:00Z">
            <w:trPr>
              <w:trHeight w:val="333"/>
            </w:trPr>
          </w:trPrChange>
        </w:trPr>
        <w:tc>
          <w:tcPr>
            <w:tcW w:w="435" w:type="dxa"/>
            <w:tcMar>
              <w:top w:w="56" w:type="dxa"/>
              <w:left w:w="56" w:type="dxa"/>
              <w:bottom w:w="56" w:type="dxa"/>
              <w:right w:w="56" w:type="dxa"/>
            </w:tcMar>
            <w:tcPrChange w:id="1615" w:author="Birger Kidmose" w:date="2026-08-06T09:10:00Z" w16du:dateUtc="2026-08-06T07:10:00Z">
              <w:tcPr>
                <w:tcW w:w="435" w:type="dxa"/>
                <w:tcMar>
                  <w:top w:w="56" w:type="dxa"/>
                  <w:left w:w="56" w:type="dxa"/>
                  <w:bottom w:w="56" w:type="dxa"/>
                  <w:right w:w="56" w:type="dxa"/>
                </w:tcMar>
              </w:tcPr>
            </w:tcPrChange>
          </w:tcPr>
          <w:p w14:paraId="7952D012"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Change w:id="1616" w:author="Birger Kidmose" w:date="2026-08-06T09:10:00Z" w16du:dateUtc="2026-08-06T07:10:00Z">
              <w:tcPr>
                <w:tcW w:w="3695" w:type="dxa"/>
                <w:tcMar>
                  <w:top w:w="56" w:type="dxa"/>
                  <w:left w:w="56" w:type="dxa"/>
                  <w:bottom w:w="56" w:type="dxa"/>
                  <w:right w:w="56" w:type="dxa"/>
                </w:tcMar>
              </w:tcPr>
            </w:tcPrChange>
          </w:tcPr>
          <w:p w14:paraId="790532B4" w14:textId="77777777" w:rsidR="001E5488" w:rsidRDefault="00DD08CB">
            <w:pPr>
              <w:widowControl w:val="0"/>
              <w:spacing w:after="0" w:line="240" w:lineRule="auto"/>
            </w:pPr>
            <w:r>
              <w:t>OrdinationsgruppeKode</w:t>
            </w:r>
          </w:p>
        </w:tc>
        <w:tc>
          <w:tcPr>
            <w:tcW w:w="5485" w:type="dxa"/>
            <w:tcMar>
              <w:top w:w="56" w:type="dxa"/>
              <w:left w:w="56" w:type="dxa"/>
              <w:bottom w:w="56" w:type="dxa"/>
              <w:right w:w="56" w:type="dxa"/>
            </w:tcMar>
            <w:tcPrChange w:id="1617" w:author="Birger Kidmose" w:date="2026-08-06T09:10:00Z" w16du:dateUtc="2026-08-06T07:10:00Z">
              <w:tcPr>
                <w:tcW w:w="5485" w:type="dxa"/>
                <w:tcMar>
                  <w:top w:w="56" w:type="dxa"/>
                  <w:left w:w="56" w:type="dxa"/>
                  <w:bottom w:w="56" w:type="dxa"/>
                  <w:right w:w="56" w:type="dxa"/>
                </w:tcMar>
              </w:tcPr>
            </w:tcPrChange>
          </w:tcPr>
          <w:p w14:paraId="57772072" w14:textId="77777777" w:rsidR="001E5488" w:rsidRPr="008A6D3B" w:rsidRDefault="00DD08CB">
            <w:pPr>
              <w:widowControl w:val="0"/>
              <w:spacing w:after="0" w:line="240" w:lineRule="auto"/>
            </w:pPr>
            <w:r w:rsidRPr="008A6D3B">
              <w:t>Kode for ordinationsgruppe, f.eks. “12”, obligatorisk</w:t>
            </w:r>
          </w:p>
        </w:tc>
      </w:tr>
      <w:tr w:rsidR="001E5488" w14:paraId="43F5662C" w14:textId="77777777" w:rsidTr="302F4859">
        <w:trPr>
          <w:trHeight w:val="333"/>
          <w:trPrChange w:id="1618" w:author="Birger Kidmose" w:date="2026-08-06T09:10:00Z" w16du:dateUtc="2026-08-06T07:10:00Z">
            <w:trPr>
              <w:trHeight w:val="333"/>
            </w:trPr>
          </w:trPrChange>
        </w:trPr>
        <w:tc>
          <w:tcPr>
            <w:tcW w:w="435" w:type="dxa"/>
            <w:tcMar>
              <w:top w:w="56" w:type="dxa"/>
              <w:left w:w="56" w:type="dxa"/>
              <w:bottom w:w="56" w:type="dxa"/>
              <w:right w:w="56" w:type="dxa"/>
            </w:tcMar>
            <w:tcPrChange w:id="1619" w:author="Birger Kidmose" w:date="2026-08-06T09:10:00Z" w16du:dateUtc="2026-08-06T07:10:00Z">
              <w:tcPr>
                <w:tcW w:w="435" w:type="dxa"/>
                <w:tcMar>
                  <w:top w:w="56" w:type="dxa"/>
                  <w:left w:w="56" w:type="dxa"/>
                  <w:bottom w:w="56" w:type="dxa"/>
                  <w:right w:w="56" w:type="dxa"/>
                </w:tcMar>
              </w:tcPr>
            </w:tcPrChange>
          </w:tcPr>
          <w:p w14:paraId="668437AE"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Change w:id="1620" w:author="Birger Kidmose" w:date="2026-08-06T09:10:00Z" w16du:dateUtc="2026-08-06T07:10:00Z">
              <w:tcPr>
                <w:tcW w:w="3695" w:type="dxa"/>
                <w:tcMar>
                  <w:top w:w="56" w:type="dxa"/>
                  <w:left w:w="56" w:type="dxa"/>
                  <w:bottom w:w="56" w:type="dxa"/>
                  <w:right w:w="56" w:type="dxa"/>
                </w:tcMar>
              </w:tcPr>
            </w:tcPrChange>
          </w:tcPr>
          <w:p w14:paraId="7958EEF1" w14:textId="77777777" w:rsidR="001E5488" w:rsidRDefault="00DD08CB">
            <w:pPr>
              <w:widowControl w:val="0"/>
              <w:spacing w:after="0" w:line="240" w:lineRule="auto"/>
            </w:pPr>
            <w:r>
              <w:t>OrdinationsgruppeTekst</w:t>
            </w:r>
          </w:p>
        </w:tc>
        <w:tc>
          <w:tcPr>
            <w:tcW w:w="5485" w:type="dxa"/>
            <w:tcMar>
              <w:top w:w="56" w:type="dxa"/>
              <w:left w:w="56" w:type="dxa"/>
              <w:bottom w:w="56" w:type="dxa"/>
              <w:right w:w="56" w:type="dxa"/>
            </w:tcMar>
            <w:tcPrChange w:id="1621" w:author="Birger Kidmose" w:date="2026-08-06T09:10:00Z" w16du:dateUtc="2026-08-06T07:10:00Z">
              <w:tcPr>
                <w:tcW w:w="5485" w:type="dxa"/>
                <w:tcMar>
                  <w:top w:w="56" w:type="dxa"/>
                  <w:left w:w="56" w:type="dxa"/>
                  <w:bottom w:w="56" w:type="dxa"/>
                  <w:right w:w="56" w:type="dxa"/>
                </w:tcMar>
              </w:tcPr>
            </w:tcPrChange>
          </w:tcPr>
          <w:p w14:paraId="63D3807F" w14:textId="77777777" w:rsidR="001E5488" w:rsidRPr="008A6D3B" w:rsidRDefault="00DD08CB">
            <w:pPr>
              <w:widowControl w:val="0"/>
              <w:spacing w:after="0" w:line="240" w:lineRule="auto"/>
            </w:pPr>
            <w:r w:rsidRPr="008A6D3B">
              <w:t>Tekst for ordinationsgruppe, f.eks. “Gastrointestinale lidelser”</w:t>
            </w:r>
          </w:p>
        </w:tc>
      </w:tr>
      <w:tr w:rsidR="001E5488" w14:paraId="104300D7" w14:textId="77777777" w:rsidTr="302F4859">
        <w:trPr>
          <w:trHeight w:val="333"/>
          <w:trPrChange w:id="1622" w:author="Birger Kidmose" w:date="2026-08-06T09:10:00Z" w16du:dateUtc="2026-08-06T07:10:00Z">
            <w:trPr>
              <w:trHeight w:val="333"/>
            </w:trPr>
          </w:trPrChange>
        </w:trPr>
        <w:tc>
          <w:tcPr>
            <w:tcW w:w="4130" w:type="dxa"/>
            <w:gridSpan w:val="2"/>
            <w:tcMar>
              <w:top w:w="56" w:type="dxa"/>
              <w:left w:w="56" w:type="dxa"/>
              <w:bottom w:w="56" w:type="dxa"/>
              <w:right w:w="56" w:type="dxa"/>
            </w:tcMar>
            <w:tcPrChange w:id="1623" w:author="Birger Kidmose" w:date="2026-08-06T09:10:00Z" w16du:dateUtc="2026-08-06T07:10:00Z">
              <w:tcPr>
                <w:tcW w:w="4130" w:type="dxa"/>
                <w:gridSpan w:val="2"/>
                <w:tcMar>
                  <w:top w:w="56" w:type="dxa"/>
                  <w:left w:w="56" w:type="dxa"/>
                  <w:bottom w:w="56" w:type="dxa"/>
                  <w:right w:w="56" w:type="dxa"/>
                </w:tcMar>
              </w:tcPr>
            </w:tcPrChange>
          </w:tcPr>
          <w:p w14:paraId="385D7E40" w14:textId="2A73F3B6" w:rsidR="001E5488" w:rsidRDefault="00DD08CB">
            <w:pPr>
              <w:widowControl w:val="0"/>
              <w:spacing w:after="0" w:line="240" w:lineRule="auto"/>
              <w:rPr>
                <w:color w:val="4A86E8"/>
              </w:rPr>
            </w:pPr>
            <w:r>
              <w:rPr>
                <w:color w:val="4A86E8"/>
              </w:rPr>
              <w:t xml:space="preserve">Identifikation af </w:t>
            </w:r>
            <w:r w:rsidR="005956A1">
              <w:rPr>
                <w:color w:val="4A86E8"/>
              </w:rPr>
              <w:t>besætning</w:t>
            </w:r>
          </w:p>
        </w:tc>
        <w:tc>
          <w:tcPr>
            <w:tcW w:w="5485" w:type="dxa"/>
            <w:tcMar>
              <w:top w:w="56" w:type="dxa"/>
              <w:left w:w="56" w:type="dxa"/>
              <w:bottom w:w="56" w:type="dxa"/>
              <w:right w:w="56" w:type="dxa"/>
            </w:tcMar>
            <w:tcPrChange w:id="1624" w:author="Birger Kidmose" w:date="2026-08-06T09:10:00Z" w16du:dateUtc="2026-08-06T07:10:00Z">
              <w:tcPr>
                <w:tcW w:w="5485" w:type="dxa"/>
                <w:tcMar>
                  <w:top w:w="56" w:type="dxa"/>
                  <w:left w:w="56" w:type="dxa"/>
                  <w:bottom w:w="56" w:type="dxa"/>
                  <w:right w:w="56" w:type="dxa"/>
                </w:tcMar>
              </w:tcPr>
            </w:tcPrChange>
          </w:tcPr>
          <w:p w14:paraId="75C13609" w14:textId="26DE7890" w:rsidR="001E5488" w:rsidRPr="008A6D3B" w:rsidRDefault="00DD08CB">
            <w:pPr>
              <w:widowControl w:val="0"/>
              <w:spacing w:after="0" w:line="240" w:lineRule="auto"/>
            </w:pPr>
            <w:r w:rsidRPr="008A6D3B">
              <w:t xml:space="preserve">Identifikation af </w:t>
            </w:r>
            <w:r w:rsidR="005956A1">
              <w:t>besætning</w:t>
            </w:r>
            <w:r w:rsidRPr="008A6D3B">
              <w:t xml:space="preserve">, skal forekomme for </w:t>
            </w:r>
            <w:r w:rsidR="005956A1">
              <w:t>besætning</w:t>
            </w:r>
            <w:r w:rsidRPr="008A6D3B">
              <w:t>er, udelades hvis recepten er til hobbydyr eller til brug i praksis.</w:t>
            </w:r>
          </w:p>
        </w:tc>
      </w:tr>
      <w:tr w:rsidR="001E5488" w14:paraId="4F303A10" w14:textId="77777777" w:rsidTr="302F4859">
        <w:trPr>
          <w:trHeight w:val="333"/>
          <w:trPrChange w:id="1625" w:author="Birger Kidmose" w:date="2026-08-06T09:10:00Z" w16du:dateUtc="2026-08-06T07:10:00Z">
            <w:trPr>
              <w:trHeight w:val="333"/>
            </w:trPr>
          </w:trPrChange>
        </w:trPr>
        <w:tc>
          <w:tcPr>
            <w:tcW w:w="435" w:type="dxa"/>
            <w:tcMar>
              <w:top w:w="56" w:type="dxa"/>
              <w:left w:w="56" w:type="dxa"/>
              <w:bottom w:w="56" w:type="dxa"/>
              <w:right w:w="56" w:type="dxa"/>
            </w:tcMar>
            <w:tcPrChange w:id="1626" w:author="Birger Kidmose" w:date="2026-08-06T09:10:00Z" w16du:dateUtc="2026-08-06T07:10:00Z">
              <w:tcPr>
                <w:tcW w:w="435" w:type="dxa"/>
                <w:tcMar>
                  <w:top w:w="56" w:type="dxa"/>
                  <w:left w:w="56" w:type="dxa"/>
                  <w:bottom w:w="56" w:type="dxa"/>
                  <w:right w:w="56" w:type="dxa"/>
                </w:tcMar>
              </w:tcPr>
            </w:tcPrChange>
          </w:tcPr>
          <w:p w14:paraId="3CD16B1C"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Change w:id="1627" w:author="Birger Kidmose" w:date="2026-08-06T09:10:00Z" w16du:dateUtc="2026-08-06T07:10:00Z">
              <w:tcPr>
                <w:tcW w:w="3695" w:type="dxa"/>
                <w:tcMar>
                  <w:top w:w="56" w:type="dxa"/>
                  <w:left w:w="56" w:type="dxa"/>
                  <w:bottom w:w="56" w:type="dxa"/>
                  <w:right w:w="56" w:type="dxa"/>
                </w:tcMar>
              </w:tcPr>
            </w:tcPrChange>
          </w:tcPr>
          <w:p w14:paraId="4906F6C6" w14:textId="77777777" w:rsidR="001E5488" w:rsidRDefault="48547936">
            <w:pPr>
              <w:widowControl w:val="0"/>
              <w:spacing w:after="0" w:line="240" w:lineRule="auto"/>
            </w:pPr>
            <w:r>
              <w:t>Besætningsnummer</w:t>
            </w:r>
          </w:p>
        </w:tc>
        <w:tc>
          <w:tcPr>
            <w:tcW w:w="5485" w:type="dxa"/>
            <w:tcMar>
              <w:top w:w="56" w:type="dxa"/>
              <w:left w:w="56" w:type="dxa"/>
              <w:bottom w:w="56" w:type="dxa"/>
              <w:right w:w="56" w:type="dxa"/>
            </w:tcMar>
            <w:tcPrChange w:id="1628" w:author="Birger Kidmose" w:date="2026-08-06T09:10:00Z" w16du:dateUtc="2026-08-06T07:10:00Z">
              <w:tcPr>
                <w:tcW w:w="5485" w:type="dxa"/>
                <w:tcMar>
                  <w:top w:w="56" w:type="dxa"/>
                  <w:left w:w="56" w:type="dxa"/>
                  <w:bottom w:w="56" w:type="dxa"/>
                  <w:right w:w="56" w:type="dxa"/>
                </w:tcMar>
              </w:tcPr>
            </w:tcPrChange>
          </w:tcPr>
          <w:p w14:paraId="2B35EF76" w14:textId="7C76ADF0" w:rsidR="001E5488" w:rsidRPr="008A6D3B" w:rsidRDefault="00DD08CB">
            <w:pPr>
              <w:widowControl w:val="0"/>
              <w:spacing w:after="0" w:line="240" w:lineRule="auto"/>
            </w:pPr>
            <w:r w:rsidRPr="008A6D3B">
              <w:t xml:space="preserve">Unikt nummer </w:t>
            </w:r>
            <w:r w:rsidR="004B7CD0">
              <w:t xml:space="preserve">på besætningen </w:t>
            </w:r>
            <w:r w:rsidRPr="008A6D3B">
              <w:t>fra det Centrale Husdyrbrugsregister, obligatorisk</w:t>
            </w:r>
          </w:p>
        </w:tc>
      </w:tr>
      <w:tr w:rsidR="001E5488" w14:paraId="64BB43C9" w14:textId="77777777" w:rsidTr="302F4859">
        <w:trPr>
          <w:trHeight w:val="333"/>
          <w:trPrChange w:id="1629" w:author="Birger Kidmose" w:date="2026-08-06T09:10:00Z" w16du:dateUtc="2026-08-06T07:10:00Z">
            <w:trPr>
              <w:trHeight w:val="333"/>
            </w:trPr>
          </w:trPrChange>
        </w:trPr>
        <w:tc>
          <w:tcPr>
            <w:tcW w:w="435" w:type="dxa"/>
            <w:tcMar>
              <w:top w:w="56" w:type="dxa"/>
              <w:left w:w="56" w:type="dxa"/>
              <w:bottom w:w="56" w:type="dxa"/>
              <w:right w:w="56" w:type="dxa"/>
            </w:tcMar>
            <w:tcPrChange w:id="1630" w:author="Birger Kidmose" w:date="2026-08-06T09:10:00Z" w16du:dateUtc="2026-08-06T07:10:00Z">
              <w:tcPr>
                <w:tcW w:w="435" w:type="dxa"/>
                <w:tcMar>
                  <w:top w:w="56" w:type="dxa"/>
                  <w:left w:w="56" w:type="dxa"/>
                  <w:bottom w:w="56" w:type="dxa"/>
                  <w:right w:w="56" w:type="dxa"/>
                </w:tcMar>
              </w:tcPr>
            </w:tcPrChange>
          </w:tcPr>
          <w:p w14:paraId="08305A7F"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Change w:id="1631" w:author="Birger Kidmose" w:date="2026-08-06T09:10:00Z" w16du:dateUtc="2026-08-06T07:10:00Z">
              <w:tcPr>
                <w:tcW w:w="3695" w:type="dxa"/>
                <w:tcMar>
                  <w:top w:w="56" w:type="dxa"/>
                  <w:left w:w="56" w:type="dxa"/>
                  <w:bottom w:w="56" w:type="dxa"/>
                  <w:right w:w="56" w:type="dxa"/>
                </w:tcMar>
              </w:tcPr>
            </w:tcPrChange>
          </w:tcPr>
          <w:p w14:paraId="420C7614" w14:textId="77777777" w:rsidR="001E5488" w:rsidRDefault="00DD08CB">
            <w:pPr>
              <w:widowControl w:val="0"/>
              <w:spacing w:after="0" w:line="240" w:lineRule="auto"/>
            </w:pPr>
            <w:r>
              <w:t>Ikke valideret</w:t>
            </w:r>
          </w:p>
        </w:tc>
        <w:tc>
          <w:tcPr>
            <w:tcW w:w="5485" w:type="dxa"/>
            <w:tcMar>
              <w:top w:w="56" w:type="dxa"/>
              <w:left w:w="56" w:type="dxa"/>
              <w:bottom w:w="56" w:type="dxa"/>
              <w:right w:w="56" w:type="dxa"/>
            </w:tcMar>
            <w:tcPrChange w:id="1632" w:author="Birger Kidmose" w:date="2026-08-06T09:10:00Z" w16du:dateUtc="2026-08-06T07:10:00Z">
              <w:tcPr>
                <w:tcW w:w="5485" w:type="dxa"/>
                <w:tcMar>
                  <w:top w:w="56" w:type="dxa"/>
                  <w:left w:w="56" w:type="dxa"/>
                  <w:bottom w:w="56" w:type="dxa"/>
                  <w:right w:w="56" w:type="dxa"/>
                </w:tcMar>
              </w:tcPr>
            </w:tcPrChange>
          </w:tcPr>
          <w:p w14:paraId="731AC317" w14:textId="37BB5F9A" w:rsidR="001E5488" w:rsidRDefault="00DD08CB">
            <w:pPr>
              <w:widowControl w:val="0"/>
              <w:spacing w:after="0" w:line="240" w:lineRule="auto"/>
            </w:pPr>
            <w:r w:rsidRPr="008A6D3B">
              <w:t xml:space="preserve">Optionelt flag der sættes på recepter til produktionsdyr, hvis dyreart eller aldersgruppe ikke stemmer overens med, hvad der er registreret for </w:t>
            </w:r>
            <w:r w:rsidR="005956A1">
              <w:t>besætning</w:t>
            </w:r>
            <w:r w:rsidRPr="008A6D3B">
              <w:t xml:space="preserve">en. </w:t>
            </w:r>
            <w:r w:rsidR="0053149D">
              <w:t>Løsningen</w:t>
            </w:r>
            <w:r>
              <w:t xml:space="preserve"> vil i så fald ikke validere overensstemmelsen. </w:t>
            </w:r>
          </w:p>
        </w:tc>
      </w:tr>
      <w:tr w:rsidR="001E5488" w14:paraId="52C317B6" w14:textId="77777777" w:rsidTr="008A6D3B">
        <w:trPr>
          <w:trHeight w:val="333"/>
          <w:del w:id="1633" w:author="Birger Kidmose" w:date="2026-08-06T09:10:00Z" w16du:dateUtc="2026-08-06T07:10:00Z"/>
        </w:trPr>
        <w:tc>
          <w:tcPr>
            <w:tcW w:w="4130" w:type="dxa"/>
            <w:gridSpan w:val="2"/>
            <w:tcMar>
              <w:top w:w="56" w:type="dxa"/>
              <w:left w:w="56" w:type="dxa"/>
              <w:bottom w:w="56" w:type="dxa"/>
              <w:right w:w="56" w:type="dxa"/>
            </w:tcMar>
          </w:tcPr>
          <w:p w14:paraId="7F246EBA" w14:textId="77777777" w:rsidR="001E5488" w:rsidRDefault="00DD08CB">
            <w:pPr>
              <w:widowControl w:val="0"/>
              <w:spacing w:after="0" w:line="240" w:lineRule="auto"/>
              <w:rPr>
                <w:del w:id="1634" w:author="Birger Kidmose" w:date="2026-08-06T09:10:00Z" w16du:dateUtc="2026-08-06T07:10:00Z"/>
              </w:rPr>
            </w:pPr>
            <w:del w:id="1635" w:author="Birger Kidmose" w:date="2026-08-06T09:10:00Z" w16du:dateUtc="2026-08-06T07:10:00Z">
              <w:r>
                <w:rPr>
                  <w:color w:val="4A86E8"/>
                </w:rPr>
                <w:delText>Identifikation af hobbydyr</w:delText>
              </w:r>
            </w:del>
          </w:p>
        </w:tc>
        <w:tc>
          <w:tcPr>
            <w:tcW w:w="5485" w:type="dxa"/>
            <w:tcMar>
              <w:top w:w="56" w:type="dxa"/>
              <w:left w:w="56" w:type="dxa"/>
              <w:bottom w:w="56" w:type="dxa"/>
              <w:right w:w="56" w:type="dxa"/>
            </w:tcMar>
          </w:tcPr>
          <w:p w14:paraId="33B8C750" w14:textId="77777777" w:rsidR="001E5488" w:rsidRDefault="00DD08CB">
            <w:pPr>
              <w:widowControl w:val="0"/>
              <w:spacing w:after="0" w:line="240" w:lineRule="auto"/>
              <w:rPr>
                <w:del w:id="1636" w:author="Birger Kidmose" w:date="2026-08-06T09:10:00Z" w16du:dateUtc="2026-08-06T07:10:00Z"/>
              </w:rPr>
            </w:pPr>
            <w:del w:id="1637" w:author="Birger Kidmose" w:date="2026-08-06T09:10:00Z" w16du:dateUtc="2026-08-06T07:10:00Z">
              <w:r>
                <w:delText>Optionel beskrivelse af hobbydyr.</w:delText>
              </w:r>
            </w:del>
          </w:p>
        </w:tc>
      </w:tr>
      <w:tr w:rsidR="001E5488" w14:paraId="0734831C" w14:textId="77777777" w:rsidTr="008A6D3B">
        <w:trPr>
          <w:trHeight w:val="333"/>
          <w:del w:id="1638" w:author="Birger Kidmose" w:date="2026-08-06T09:10:00Z" w16du:dateUtc="2026-08-06T07:10:00Z"/>
        </w:trPr>
        <w:tc>
          <w:tcPr>
            <w:tcW w:w="435" w:type="dxa"/>
            <w:tcMar>
              <w:top w:w="56" w:type="dxa"/>
              <w:left w:w="56" w:type="dxa"/>
              <w:bottom w:w="56" w:type="dxa"/>
              <w:right w:w="56" w:type="dxa"/>
            </w:tcMar>
          </w:tcPr>
          <w:p w14:paraId="21717E2E" w14:textId="77777777" w:rsidR="001E5488" w:rsidRDefault="001E5488">
            <w:pPr>
              <w:widowControl w:val="0"/>
              <w:spacing w:after="0" w:line="240" w:lineRule="auto"/>
              <w:rPr>
                <w:del w:id="1639" w:author="Birger Kidmose" w:date="2026-08-06T09:10:00Z" w16du:dateUtc="2026-08-06T07:10:00Z"/>
              </w:rPr>
            </w:pPr>
          </w:p>
        </w:tc>
        <w:tc>
          <w:tcPr>
            <w:tcW w:w="3695" w:type="dxa"/>
            <w:tcMar>
              <w:top w:w="56" w:type="dxa"/>
              <w:left w:w="56" w:type="dxa"/>
              <w:bottom w:w="56" w:type="dxa"/>
              <w:right w:w="56" w:type="dxa"/>
            </w:tcMar>
          </w:tcPr>
          <w:p w14:paraId="1A02751E" w14:textId="77777777" w:rsidR="001E5488" w:rsidRDefault="00DD08CB">
            <w:pPr>
              <w:widowControl w:val="0"/>
              <w:spacing w:after="0" w:line="240" w:lineRule="auto"/>
              <w:rPr>
                <w:del w:id="1640" w:author="Birger Kidmose" w:date="2026-08-06T09:10:00Z" w16du:dateUtc="2026-08-06T07:10:00Z"/>
              </w:rPr>
            </w:pPr>
            <w:del w:id="1641" w:author="Birger Kidmose" w:date="2026-08-06T09:10:00Z" w16du:dateUtc="2026-08-06T07:10:00Z">
              <w:r>
                <w:delText>Beskrivelse</w:delText>
              </w:r>
            </w:del>
          </w:p>
        </w:tc>
        <w:tc>
          <w:tcPr>
            <w:tcW w:w="5485" w:type="dxa"/>
            <w:tcMar>
              <w:top w:w="56" w:type="dxa"/>
              <w:left w:w="56" w:type="dxa"/>
              <w:bottom w:w="56" w:type="dxa"/>
              <w:right w:w="56" w:type="dxa"/>
            </w:tcMar>
          </w:tcPr>
          <w:p w14:paraId="6B53C189" w14:textId="77777777" w:rsidR="001E5488" w:rsidRPr="008A6D3B" w:rsidRDefault="00DD08CB">
            <w:pPr>
              <w:widowControl w:val="0"/>
              <w:spacing w:after="0" w:line="240" w:lineRule="auto"/>
              <w:rPr>
                <w:del w:id="1642" w:author="Birger Kidmose" w:date="2026-08-06T09:10:00Z" w16du:dateUtc="2026-08-06T07:10:00Z"/>
              </w:rPr>
            </w:pPr>
            <w:del w:id="1643" w:author="Birger Kidmose" w:date="2026-08-06T09:10:00Z" w16du:dateUtc="2026-08-06T07:10:00Z">
              <w:r w:rsidRPr="008A6D3B">
                <w:delText>Beskrivelse af hobbydyr, f.eks. dyreart, alder, navn mm. som fritekst, f.eks. “Menja, finsk lapphund”</w:delText>
              </w:r>
            </w:del>
          </w:p>
        </w:tc>
      </w:tr>
      <w:tr w:rsidR="001E5488" w14:paraId="5BDACAB4" w14:textId="77777777" w:rsidTr="302F4859">
        <w:trPr>
          <w:trHeight w:val="333"/>
          <w:trPrChange w:id="1644" w:author="Birger Kidmose" w:date="2026-08-06T09:10:00Z" w16du:dateUtc="2026-08-06T07:10:00Z">
            <w:trPr>
              <w:trHeight w:val="333"/>
            </w:trPr>
          </w:trPrChange>
        </w:trPr>
        <w:tc>
          <w:tcPr>
            <w:tcW w:w="4130" w:type="dxa"/>
            <w:gridSpan w:val="2"/>
            <w:tcMar>
              <w:top w:w="56" w:type="dxa"/>
              <w:left w:w="56" w:type="dxa"/>
              <w:bottom w:w="56" w:type="dxa"/>
              <w:right w:w="56" w:type="dxa"/>
            </w:tcMar>
            <w:tcPrChange w:id="1645" w:author="Birger Kidmose" w:date="2026-08-06T09:10:00Z" w16du:dateUtc="2026-08-06T07:10:00Z">
              <w:tcPr>
                <w:tcW w:w="4130" w:type="dxa"/>
                <w:gridSpan w:val="2"/>
                <w:tcMar>
                  <w:top w:w="56" w:type="dxa"/>
                  <w:left w:w="56" w:type="dxa"/>
                  <w:bottom w:w="56" w:type="dxa"/>
                  <w:right w:w="56" w:type="dxa"/>
                </w:tcMar>
              </w:tcPr>
            </w:tcPrChange>
          </w:tcPr>
          <w:p w14:paraId="049670AA" w14:textId="77777777" w:rsidR="001E5488" w:rsidRDefault="00DD08CB">
            <w:pPr>
              <w:widowControl w:val="0"/>
              <w:spacing w:after="0" w:line="240" w:lineRule="auto"/>
              <w:rPr>
                <w:color w:val="4A86E8"/>
              </w:rPr>
            </w:pPr>
            <w:r>
              <w:rPr>
                <w:color w:val="4A86E8"/>
              </w:rPr>
              <w:t>Indikation (Indication)</w:t>
            </w:r>
          </w:p>
        </w:tc>
        <w:tc>
          <w:tcPr>
            <w:tcW w:w="5485" w:type="dxa"/>
            <w:tcMar>
              <w:top w:w="56" w:type="dxa"/>
              <w:left w:w="56" w:type="dxa"/>
              <w:bottom w:w="56" w:type="dxa"/>
              <w:right w:w="56" w:type="dxa"/>
            </w:tcMar>
            <w:tcPrChange w:id="1646" w:author="Birger Kidmose" w:date="2026-08-06T09:10:00Z" w16du:dateUtc="2026-08-06T07:10:00Z">
              <w:tcPr>
                <w:tcW w:w="5485" w:type="dxa"/>
                <w:tcMar>
                  <w:top w:w="56" w:type="dxa"/>
                  <w:left w:w="56" w:type="dxa"/>
                  <w:bottom w:w="56" w:type="dxa"/>
                  <w:right w:w="56" w:type="dxa"/>
                </w:tcMar>
              </w:tcPr>
            </w:tcPrChange>
          </w:tcPr>
          <w:p w14:paraId="1A6CD2AC" w14:textId="77777777" w:rsidR="001E5488" w:rsidRPr="008A6D3B" w:rsidRDefault="00DD08CB">
            <w:pPr>
              <w:widowControl w:val="0"/>
              <w:spacing w:after="0" w:line="240" w:lineRule="auto"/>
            </w:pPr>
            <w:r w:rsidRPr="008A6D3B">
              <w:t xml:space="preserve">Skal angives hvis recepten ikke er til brug i praksis. </w:t>
            </w:r>
          </w:p>
        </w:tc>
      </w:tr>
      <w:tr w:rsidR="001E5488" w14:paraId="0114DB9E" w14:textId="77777777" w:rsidTr="302F4859">
        <w:trPr>
          <w:trHeight w:val="333"/>
          <w:trPrChange w:id="1647" w:author="Birger Kidmose" w:date="2026-08-06T09:10:00Z" w16du:dateUtc="2026-08-06T07:10:00Z">
            <w:trPr>
              <w:trHeight w:val="333"/>
            </w:trPr>
          </w:trPrChange>
        </w:trPr>
        <w:tc>
          <w:tcPr>
            <w:tcW w:w="435" w:type="dxa"/>
            <w:tcMar>
              <w:top w:w="56" w:type="dxa"/>
              <w:left w:w="56" w:type="dxa"/>
              <w:bottom w:w="56" w:type="dxa"/>
              <w:right w:w="56" w:type="dxa"/>
            </w:tcMar>
            <w:tcPrChange w:id="1648" w:author="Birger Kidmose" w:date="2026-08-06T09:10:00Z" w16du:dateUtc="2026-08-06T07:10:00Z">
              <w:tcPr>
                <w:tcW w:w="435" w:type="dxa"/>
                <w:tcMar>
                  <w:top w:w="56" w:type="dxa"/>
                  <w:left w:w="56" w:type="dxa"/>
                  <w:bottom w:w="56" w:type="dxa"/>
                  <w:right w:w="56" w:type="dxa"/>
                </w:tcMar>
              </w:tcPr>
            </w:tcPrChange>
          </w:tcPr>
          <w:p w14:paraId="739F3A66"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Change w:id="1649" w:author="Birger Kidmose" w:date="2026-08-06T09:10:00Z" w16du:dateUtc="2026-08-06T07:10:00Z">
              <w:tcPr>
                <w:tcW w:w="3695" w:type="dxa"/>
                <w:tcMar>
                  <w:top w:w="56" w:type="dxa"/>
                  <w:left w:w="56" w:type="dxa"/>
                  <w:bottom w:w="56" w:type="dxa"/>
                  <w:right w:w="56" w:type="dxa"/>
                </w:tcMar>
              </w:tcPr>
            </w:tcPrChange>
          </w:tcPr>
          <w:p w14:paraId="3E90412F" w14:textId="77777777" w:rsidR="001E5488" w:rsidRDefault="00DD08CB">
            <w:pPr>
              <w:widowControl w:val="0"/>
              <w:spacing w:after="0" w:line="240" w:lineRule="auto"/>
            </w:pPr>
            <w:r>
              <w:t>Indikationstekst (FreeText)</w:t>
            </w:r>
          </w:p>
        </w:tc>
        <w:tc>
          <w:tcPr>
            <w:tcW w:w="5485" w:type="dxa"/>
            <w:tcMar>
              <w:top w:w="56" w:type="dxa"/>
              <w:left w:w="56" w:type="dxa"/>
              <w:bottom w:w="56" w:type="dxa"/>
              <w:right w:w="56" w:type="dxa"/>
            </w:tcMar>
            <w:tcPrChange w:id="1650" w:author="Birger Kidmose" w:date="2026-08-06T09:10:00Z" w16du:dateUtc="2026-08-06T07:10:00Z">
              <w:tcPr>
                <w:tcW w:w="5485" w:type="dxa"/>
                <w:tcMar>
                  <w:top w:w="56" w:type="dxa"/>
                  <w:left w:w="56" w:type="dxa"/>
                  <w:bottom w:w="56" w:type="dxa"/>
                  <w:right w:w="56" w:type="dxa"/>
                </w:tcMar>
              </w:tcPr>
            </w:tcPrChange>
          </w:tcPr>
          <w:p w14:paraId="3F2171BB" w14:textId="77777777" w:rsidR="001E5488" w:rsidRDefault="00DD08CB">
            <w:pPr>
              <w:widowControl w:val="0"/>
              <w:spacing w:after="0" w:line="240" w:lineRule="auto"/>
            </w:pPr>
            <w:r>
              <w:t>Indikation som fritekst, obligatorisk</w:t>
            </w:r>
          </w:p>
        </w:tc>
      </w:tr>
      <w:tr w:rsidR="001E5488" w14:paraId="307ED889" w14:textId="77777777" w:rsidTr="302F4859">
        <w:trPr>
          <w:trHeight w:val="333"/>
          <w:trPrChange w:id="1651" w:author="Birger Kidmose" w:date="2026-08-06T09:10:00Z" w16du:dateUtc="2026-08-06T07:10:00Z">
            <w:trPr>
              <w:trHeight w:val="333"/>
            </w:trPr>
          </w:trPrChange>
        </w:trPr>
        <w:tc>
          <w:tcPr>
            <w:tcW w:w="4130" w:type="dxa"/>
            <w:gridSpan w:val="2"/>
            <w:tcMar>
              <w:top w:w="56" w:type="dxa"/>
              <w:left w:w="56" w:type="dxa"/>
              <w:bottom w:w="56" w:type="dxa"/>
              <w:right w:w="56" w:type="dxa"/>
            </w:tcMar>
            <w:tcPrChange w:id="1652" w:author="Birger Kidmose" w:date="2026-08-06T09:10:00Z" w16du:dateUtc="2026-08-06T07:10:00Z">
              <w:tcPr>
                <w:tcW w:w="4130" w:type="dxa"/>
                <w:gridSpan w:val="2"/>
                <w:tcMar>
                  <w:top w:w="56" w:type="dxa"/>
                  <w:left w:w="56" w:type="dxa"/>
                  <w:bottom w:w="56" w:type="dxa"/>
                  <w:right w:w="56" w:type="dxa"/>
                </w:tcMar>
              </w:tcPr>
            </w:tcPrChange>
          </w:tcPr>
          <w:p w14:paraId="1839F738" w14:textId="77777777" w:rsidR="001E5488" w:rsidRDefault="00DD08CB">
            <w:pPr>
              <w:widowControl w:val="0"/>
              <w:spacing w:after="0" w:line="240" w:lineRule="auto"/>
            </w:pPr>
            <w:r>
              <w:rPr>
                <w:color w:val="4A86E8"/>
              </w:rPr>
              <w:t>Lægemiddel (Drug)</w:t>
            </w:r>
          </w:p>
        </w:tc>
        <w:tc>
          <w:tcPr>
            <w:tcW w:w="5485" w:type="dxa"/>
            <w:tcMar>
              <w:top w:w="56" w:type="dxa"/>
              <w:left w:w="56" w:type="dxa"/>
              <w:bottom w:w="56" w:type="dxa"/>
              <w:right w:w="56" w:type="dxa"/>
            </w:tcMar>
            <w:tcPrChange w:id="1653" w:author="Birger Kidmose" w:date="2026-08-06T09:10:00Z" w16du:dateUtc="2026-08-06T07:10:00Z">
              <w:tcPr>
                <w:tcW w:w="5485" w:type="dxa"/>
                <w:tcMar>
                  <w:top w:w="56" w:type="dxa"/>
                  <w:left w:w="56" w:type="dxa"/>
                  <w:bottom w:w="56" w:type="dxa"/>
                  <w:right w:w="56" w:type="dxa"/>
                </w:tcMar>
              </w:tcPr>
            </w:tcPrChange>
          </w:tcPr>
          <w:p w14:paraId="02CDE961" w14:textId="76040754" w:rsidR="001E5488" w:rsidRPr="008A6D3B" w:rsidRDefault="00DD08CB">
            <w:pPr>
              <w:widowControl w:val="0"/>
              <w:spacing w:after="0" w:line="240" w:lineRule="auto"/>
            </w:pPr>
            <w:r w:rsidRPr="008A6D3B">
              <w:t xml:space="preserve">Returneres af </w:t>
            </w:r>
            <w:r w:rsidR="00BE3A82">
              <w:t>Løsningen</w:t>
            </w:r>
            <w:r w:rsidRPr="008A6D3B">
              <w:t xml:space="preserve"> fra stamdata for lægemidler i Medicinpriser og evt. andre delte datakilder. Returneres som angivet af dyrlægens system for andre (lokale) lægemidler. </w:t>
            </w:r>
          </w:p>
        </w:tc>
      </w:tr>
      <w:tr w:rsidR="001E5488" w14:paraId="119523DF" w14:textId="77777777" w:rsidTr="302F4859">
        <w:trPr>
          <w:trHeight w:val="333"/>
          <w:trPrChange w:id="1654" w:author="Birger Kidmose" w:date="2026-08-06T09:10:00Z" w16du:dateUtc="2026-08-06T07:10:00Z">
            <w:trPr>
              <w:trHeight w:val="333"/>
            </w:trPr>
          </w:trPrChange>
        </w:trPr>
        <w:tc>
          <w:tcPr>
            <w:tcW w:w="435" w:type="dxa"/>
            <w:tcMar>
              <w:top w:w="56" w:type="dxa"/>
              <w:left w:w="56" w:type="dxa"/>
              <w:bottom w:w="56" w:type="dxa"/>
              <w:right w:w="56" w:type="dxa"/>
            </w:tcMar>
            <w:tcPrChange w:id="1655" w:author="Birger Kidmose" w:date="2026-08-06T09:10:00Z" w16du:dateUtc="2026-08-06T07:10:00Z">
              <w:tcPr>
                <w:tcW w:w="435" w:type="dxa"/>
                <w:tcMar>
                  <w:top w:w="56" w:type="dxa"/>
                  <w:left w:w="56" w:type="dxa"/>
                  <w:bottom w:w="56" w:type="dxa"/>
                  <w:right w:w="56" w:type="dxa"/>
                </w:tcMar>
              </w:tcPr>
            </w:tcPrChange>
          </w:tcPr>
          <w:p w14:paraId="0D45DB00"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Change w:id="1656" w:author="Birger Kidmose" w:date="2026-08-06T09:10:00Z" w16du:dateUtc="2026-08-06T07:10:00Z">
              <w:tcPr>
                <w:tcW w:w="3695" w:type="dxa"/>
                <w:tcMar>
                  <w:top w:w="56" w:type="dxa"/>
                  <w:left w:w="56" w:type="dxa"/>
                  <w:bottom w:w="56" w:type="dxa"/>
                  <w:right w:w="56" w:type="dxa"/>
                </w:tcMar>
              </w:tcPr>
            </w:tcPrChange>
          </w:tcPr>
          <w:p w14:paraId="4BEF4BF4" w14:textId="2B483683" w:rsidR="001E5488" w:rsidRDefault="00DD08CB">
            <w:pPr>
              <w:widowControl w:val="0"/>
              <w:spacing w:after="0" w:line="240" w:lineRule="auto"/>
            </w:pPr>
            <w:r>
              <w:t xml:space="preserve">→ </w:t>
            </w:r>
            <w:r>
              <w:fldChar w:fldCharType="begin"/>
            </w:r>
            <w:r>
              <w:instrText>HYPERLINK \l "_mkqiqc3jespt" \h</w:instrText>
            </w:r>
            <w:r>
              <w:fldChar w:fldCharType="separate"/>
            </w:r>
            <w:r>
              <w:rPr>
                <w:color w:val="1155CC"/>
                <w:u w:val="single"/>
              </w:rPr>
              <w:t>Lægemiddel</w:t>
            </w:r>
            <w:r>
              <w:fldChar w:fldCharType="end"/>
            </w:r>
          </w:p>
        </w:tc>
        <w:tc>
          <w:tcPr>
            <w:tcW w:w="5485" w:type="dxa"/>
            <w:tcMar>
              <w:top w:w="56" w:type="dxa"/>
              <w:left w:w="56" w:type="dxa"/>
              <w:bottom w:w="56" w:type="dxa"/>
              <w:right w:w="56" w:type="dxa"/>
            </w:tcMar>
            <w:tcPrChange w:id="1657" w:author="Birger Kidmose" w:date="2026-08-06T09:10:00Z" w16du:dateUtc="2026-08-06T07:10:00Z">
              <w:tcPr>
                <w:tcW w:w="5485" w:type="dxa"/>
                <w:tcMar>
                  <w:top w:w="56" w:type="dxa"/>
                  <w:left w:w="56" w:type="dxa"/>
                  <w:bottom w:w="56" w:type="dxa"/>
                  <w:right w:w="56" w:type="dxa"/>
                </w:tcMar>
              </w:tcPr>
            </w:tcPrChange>
          </w:tcPr>
          <w:p w14:paraId="3641B3A2" w14:textId="77777777" w:rsidR="001E5488" w:rsidRDefault="001E5488">
            <w:pPr>
              <w:widowControl w:val="0"/>
              <w:spacing w:after="0" w:line="240" w:lineRule="auto"/>
            </w:pPr>
          </w:p>
        </w:tc>
      </w:tr>
      <w:tr w:rsidR="001E5488" w14:paraId="0FC84FB8" w14:textId="77777777" w:rsidTr="302F4859">
        <w:trPr>
          <w:trHeight w:val="333"/>
          <w:trPrChange w:id="1658" w:author="Birger Kidmose" w:date="2026-08-06T09:10:00Z" w16du:dateUtc="2026-08-06T07:10:00Z">
            <w:trPr>
              <w:trHeight w:val="333"/>
            </w:trPr>
          </w:trPrChange>
        </w:trPr>
        <w:tc>
          <w:tcPr>
            <w:tcW w:w="4130" w:type="dxa"/>
            <w:gridSpan w:val="2"/>
            <w:tcMar>
              <w:top w:w="56" w:type="dxa"/>
              <w:left w:w="56" w:type="dxa"/>
              <w:bottom w:w="56" w:type="dxa"/>
              <w:right w:w="56" w:type="dxa"/>
            </w:tcMar>
            <w:tcPrChange w:id="1659" w:author="Birger Kidmose" w:date="2026-08-06T09:10:00Z" w16du:dateUtc="2026-08-06T07:10:00Z">
              <w:tcPr>
                <w:tcW w:w="4130" w:type="dxa"/>
                <w:gridSpan w:val="2"/>
                <w:tcMar>
                  <w:top w:w="56" w:type="dxa"/>
                  <w:left w:w="56" w:type="dxa"/>
                  <w:bottom w:w="56" w:type="dxa"/>
                  <w:right w:w="56" w:type="dxa"/>
                </w:tcMar>
              </w:tcPr>
            </w:tcPrChange>
          </w:tcPr>
          <w:p w14:paraId="218DE992" w14:textId="77777777" w:rsidR="001E5488" w:rsidRDefault="00DD08CB">
            <w:pPr>
              <w:widowControl w:val="0"/>
              <w:spacing w:after="0" w:line="240" w:lineRule="auto"/>
            </w:pPr>
            <w:r>
              <w:rPr>
                <w:color w:val="4A86E8"/>
              </w:rPr>
              <w:t>Pakning (Package)</w:t>
            </w:r>
          </w:p>
        </w:tc>
        <w:tc>
          <w:tcPr>
            <w:tcW w:w="5485" w:type="dxa"/>
            <w:tcMar>
              <w:top w:w="56" w:type="dxa"/>
              <w:left w:w="56" w:type="dxa"/>
              <w:bottom w:w="56" w:type="dxa"/>
              <w:right w:w="56" w:type="dxa"/>
            </w:tcMar>
            <w:tcPrChange w:id="1660" w:author="Birger Kidmose" w:date="2026-08-06T09:10:00Z" w16du:dateUtc="2026-08-06T07:10:00Z">
              <w:tcPr>
                <w:tcW w:w="5485" w:type="dxa"/>
                <w:tcMar>
                  <w:top w:w="56" w:type="dxa"/>
                  <w:left w:w="56" w:type="dxa"/>
                  <w:bottom w:w="56" w:type="dxa"/>
                  <w:right w:w="56" w:type="dxa"/>
                </w:tcMar>
              </w:tcPr>
            </w:tcPrChange>
          </w:tcPr>
          <w:p w14:paraId="5C464B6C" w14:textId="77777777" w:rsidR="001E5488" w:rsidRDefault="00DD08CB">
            <w:pPr>
              <w:widowControl w:val="0"/>
              <w:spacing w:after="0" w:line="240" w:lineRule="auto"/>
            </w:pPr>
            <w:r>
              <w:t>Obligatorisk</w:t>
            </w:r>
          </w:p>
        </w:tc>
      </w:tr>
      <w:tr w:rsidR="001E5488" w14:paraId="0FCC9ADA" w14:textId="77777777" w:rsidTr="302F4859">
        <w:trPr>
          <w:trHeight w:val="333"/>
          <w:trPrChange w:id="1661" w:author="Birger Kidmose" w:date="2026-08-06T09:10:00Z" w16du:dateUtc="2026-08-06T07:10:00Z">
            <w:trPr>
              <w:trHeight w:val="333"/>
            </w:trPr>
          </w:trPrChange>
        </w:trPr>
        <w:tc>
          <w:tcPr>
            <w:tcW w:w="435" w:type="dxa"/>
            <w:tcMar>
              <w:top w:w="56" w:type="dxa"/>
              <w:left w:w="56" w:type="dxa"/>
              <w:bottom w:w="56" w:type="dxa"/>
              <w:right w:w="56" w:type="dxa"/>
            </w:tcMar>
            <w:tcPrChange w:id="1662" w:author="Birger Kidmose" w:date="2026-08-06T09:10:00Z" w16du:dateUtc="2026-08-06T07:10:00Z">
              <w:tcPr>
                <w:tcW w:w="435" w:type="dxa"/>
                <w:tcMar>
                  <w:top w:w="56" w:type="dxa"/>
                  <w:left w:w="56" w:type="dxa"/>
                  <w:bottom w:w="56" w:type="dxa"/>
                  <w:right w:w="56" w:type="dxa"/>
                </w:tcMar>
              </w:tcPr>
            </w:tcPrChange>
          </w:tcPr>
          <w:p w14:paraId="12A70563" w14:textId="77777777" w:rsidR="001E5488" w:rsidRDefault="001E5488">
            <w:pPr>
              <w:widowControl w:val="0"/>
              <w:spacing w:after="0" w:line="240" w:lineRule="auto"/>
            </w:pPr>
          </w:p>
        </w:tc>
        <w:tc>
          <w:tcPr>
            <w:tcW w:w="3695" w:type="dxa"/>
            <w:tcMar>
              <w:top w:w="56" w:type="dxa"/>
              <w:left w:w="56" w:type="dxa"/>
              <w:bottom w:w="56" w:type="dxa"/>
              <w:right w:w="56" w:type="dxa"/>
            </w:tcMar>
            <w:tcPrChange w:id="1663" w:author="Birger Kidmose" w:date="2026-08-06T09:10:00Z" w16du:dateUtc="2026-08-06T07:10:00Z">
              <w:tcPr>
                <w:tcW w:w="3695" w:type="dxa"/>
                <w:tcMar>
                  <w:top w:w="56" w:type="dxa"/>
                  <w:left w:w="56" w:type="dxa"/>
                  <w:bottom w:w="56" w:type="dxa"/>
                  <w:right w:w="56" w:type="dxa"/>
                </w:tcMar>
              </w:tcPr>
            </w:tcPrChange>
          </w:tcPr>
          <w:p w14:paraId="2C865BA4" w14:textId="5AC864A5" w:rsidR="001E5488" w:rsidRDefault="00DD08CB">
            <w:pPr>
              <w:widowControl w:val="0"/>
              <w:spacing w:after="0" w:line="240" w:lineRule="auto"/>
            </w:pPr>
            <w:r>
              <w:t xml:space="preserve">→ </w:t>
            </w:r>
            <w:r>
              <w:fldChar w:fldCharType="begin"/>
            </w:r>
            <w:r>
              <w:instrText>HYPERLINK \l "_6jps5bbrzglz" \h</w:instrText>
            </w:r>
            <w:r>
              <w:fldChar w:fldCharType="separate"/>
            </w:r>
            <w:r>
              <w:rPr>
                <w:color w:val="1155CC"/>
                <w:u w:val="single"/>
              </w:rPr>
              <w:t>Pakning</w:t>
            </w:r>
            <w:r>
              <w:fldChar w:fldCharType="end"/>
            </w:r>
          </w:p>
        </w:tc>
        <w:tc>
          <w:tcPr>
            <w:tcW w:w="5485" w:type="dxa"/>
            <w:tcMar>
              <w:top w:w="56" w:type="dxa"/>
              <w:left w:w="56" w:type="dxa"/>
              <w:bottom w:w="56" w:type="dxa"/>
              <w:right w:w="56" w:type="dxa"/>
            </w:tcMar>
            <w:tcPrChange w:id="1664" w:author="Birger Kidmose" w:date="2026-08-06T09:10:00Z" w16du:dateUtc="2026-08-06T07:10:00Z">
              <w:tcPr>
                <w:tcW w:w="5485" w:type="dxa"/>
                <w:tcMar>
                  <w:top w:w="56" w:type="dxa"/>
                  <w:left w:w="56" w:type="dxa"/>
                  <w:bottom w:w="56" w:type="dxa"/>
                  <w:right w:w="56" w:type="dxa"/>
                </w:tcMar>
              </w:tcPr>
            </w:tcPrChange>
          </w:tcPr>
          <w:p w14:paraId="397670A7" w14:textId="77777777" w:rsidR="001E5488" w:rsidRDefault="001E5488">
            <w:pPr>
              <w:widowControl w:val="0"/>
              <w:spacing w:after="0" w:line="240" w:lineRule="auto"/>
            </w:pPr>
          </w:p>
        </w:tc>
      </w:tr>
      <w:tr w:rsidR="001E5488" w14:paraId="686EAFC0" w14:textId="77777777" w:rsidTr="302F4859">
        <w:trPr>
          <w:trHeight w:val="333"/>
          <w:trPrChange w:id="1665" w:author="Birger Kidmose" w:date="2026-08-06T09:10:00Z" w16du:dateUtc="2026-08-06T07:10:00Z">
            <w:trPr>
              <w:trHeight w:val="333"/>
            </w:trPr>
          </w:trPrChange>
        </w:trPr>
        <w:tc>
          <w:tcPr>
            <w:tcW w:w="4130" w:type="dxa"/>
            <w:gridSpan w:val="2"/>
            <w:tcMar>
              <w:top w:w="56" w:type="dxa"/>
              <w:left w:w="56" w:type="dxa"/>
              <w:bottom w:w="56" w:type="dxa"/>
              <w:right w:w="56" w:type="dxa"/>
            </w:tcMar>
            <w:tcPrChange w:id="1666" w:author="Birger Kidmose" w:date="2026-08-06T09:10:00Z" w16du:dateUtc="2026-08-06T07:10:00Z">
              <w:tcPr>
                <w:tcW w:w="4130" w:type="dxa"/>
                <w:gridSpan w:val="2"/>
                <w:tcMar>
                  <w:top w:w="56" w:type="dxa"/>
                  <w:left w:w="56" w:type="dxa"/>
                  <w:bottom w:w="56" w:type="dxa"/>
                  <w:right w:w="56" w:type="dxa"/>
                </w:tcMar>
              </w:tcPr>
            </w:tcPrChange>
          </w:tcPr>
          <w:p w14:paraId="375D4B0D" w14:textId="77777777" w:rsidR="001E5488" w:rsidRDefault="00DD08CB">
            <w:pPr>
              <w:widowControl w:val="0"/>
              <w:spacing w:after="0" w:line="240" w:lineRule="auto"/>
            </w:pPr>
            <w:r>
              <w:t>Dosering</w:t>
            </w:r>
          </w:p>
        </w:tc>
        <w:tc>
          <w:tcPr>
            <w:tcW w:w="5485" w:type="dxa"/>
            <w:tcMar>
              <w:top w:w="56" w:type="dxa"/>
              <w:left w:w="56" w:type="dxa"/>
              <w:bottom w:w="56" w:type="dxa"/>
              <w:right w:w="56" w:type="dxa"/>
            </w:tcMar>
            <w:tcPrChange w:id="1667" w:author="Birger Kidmose" w:date="2026-08-06T09:10:00Z" w16du:dateUtc="2026-08-06T07:10:00Z">
              <w:tcPr>
                <w:tcW w:w="5485" w:type="dxa"/>
                <w:tcMar>
                  <w:top w:w="56" w:type="dxa"/>
                  <w:left w:w="56" w:type="dxa"/>
                  <w:bottom w:w="56" w:type="dxa"/>
                  <w:right w:w="56" w:type="dxa"/>
                </w:tcMar>
              </w:tcPr>
            </w:tcPrChange>
          </w:tcPr>
          <w:p w14:paraId="111511DC" w14:textId="058AA363" w:rsidR="001E5488" w:rsidRDefault="00DD08CB">
            <w:pPr>
              <w:widowControl w:val="0"/>
              <w:spacing w:after="0" w:line="240" w:lineRule="auto"/>
            </w:pPr>
            <w:r>
              <w:t xml:space="preserve">Dosering som fritekst, teknisk optionel, men skal angives </w:t>
            </w:r>
            <w:del w:id="1668" w:author="Birger Kidmose" w:date="2026-08-06T09:10:00Z" w16du:dateUtc="2026-08-06T07:10:00Z">
              <w:r>
                <w:delText>med mindre</w:delText>
              </w:r>
            </w:del>
            <w:ins w:id="1669" w:author="Birger Kidmose" w:date="2026-08-06T09:10:00Z" w16du:dateUtc="2026-08-06T07:10:00Z">
              <w:r>
                <w:t>medmindre</w:t>
              </w:r>
            </w:ins>
            <w:r>
              <w:t xml:space="preserve"> recepten er til brug i praksis. </w:t>
            </w:r>
          </w:p>
          <w:p w14:paraId="6B29C2C7" w14:textId="1B2E8643" w:rsidR="00E045FF" w:rsidRDefault="00E045FF">
            <w:pPr>
              <w:widowControl w:val="0"/>
              <w:spacing w:after="0" w:line="240" w:lineRule="auto"/>
              <w:rPr>
                <w:ins w:id="1670" w:author="Birger Kidmose" w:date="2026-08-06T09:10:00Z" w16du:dateUtc="2026-08-06T07:10:00Z"/>
              </w:rPr>
            </w:pPr>
            <w:ins w:id="1671" w:author="Birger Kidmose" w:date="2026-08-06T09:10:00Z" w16du:dateUtc="2026-08-06T07:10:00Z">
              <w:r>
                <w:t xml:space="preserve">Doseringsteksten indeholder også patientinformation for </w:t>
              </w:r>
              <w:r w:rsidR="005B223E">
                <w:t xml:space="preserve">hobbydyr. </w:t>
              </w:r>
            </w:ins>
          </w:p>
          <w:p w14:paraId="705ADA1E" w14:textId="77777777" w:rsidR="001E5488" w:rsidRDefault="00DD08CB">
            <w:pPr>
              <w:widowControl w:val="0"/>
              <w:spacing w:after="0" w:line="240" w:lineRule="auto"/>
            </w:pPr>
            <w:r>
              <w:t>Der skal ikke anvendes doseringskoder fra Medicinpriser eller FMK’s strukturerede doseringer.</w:t>
            </w:r>
          </w:p>
        </w:tc>
      </w:tr>
      <w:tr w:rsidR="001E5488" w14:paraId="3E09C759" w14:textId="77777777" w:rsidTr="302F4859">
        <w:trPr>
          <w:trHeight w:val="333"/>
          <w:trPrChange w:id="1672" w:author="Birger Kidmose" w:date="2026-08-06T09:10:00Z" w16du:dateUtc="2026-08-06T07:10:00Z">
            <w:trPr>
              <w:trHeight w:val="333"/>
            </w:trPr>
          </w:trPrChange>
        </w:trPr>
        <w:tc>
          <w:tcPr>
            <w:tcW w:w="4130" w:type="dxa"/>
            <w:gridSpan w:val="2"/>
            <w:tcMar>
              <w:top w:w="56" w:type="dxa"/>
              <w:left w:w="56" w:type="dxa"/>
              <w:bottom w:w="56" w:type="dxa"/>
              <w:right w:w="56" w:type="dxa"/>
            </w:tcMar>
            <w:tcPrChange w:id="1673" w:author="Birger Kidmose" w:date="2026-08-06T09:10:00Z" w16du:dateUtc="2026-08-06T07:10:00Z">
              <w:tcPr>
                <w:tcW w:w="4130" w:type="dxa"/>
                <w:gridSpan w:val="2"/>
                <w:tcMar>
                  <w:top w:w="56" w:type="dxa"/>
                  <w:left w:w="56" w:type="dxa"/>
                  <w:bottom w:w="56" w:type="dxa"/>
                  <w:right w:w="56" w:type="dxa"/>
                </w:tcMar>
              </w:tcPr>
            </w:tcPrChange>
          </w:tcPr>
          <w:p w14:paraId="79594684" w14:textId="3A2AE5E9" w:rsidR="001E5488" w:rsidRDefault="00DD08CB" w:rsidP="302F4859">
            <w:pPr>
              <w:spacing w:after="0" w:line="240" w:lineRule="auto"/>
              <w:rPr>
                <w:color w:val="4A86E8"/>
                <w:rPrChange w:id="1674" w:author="Birger Kidmose" w:date="2026-08-06T09:10:00Z" w16du:dateUtc="2026-08-06T07:10:00Z">
                  <w:rPr/>
                </w:rPrChange>
              </w:rPr>
            </w:pPr>
            <w:del w:id="1675" w:author="Birger Kidmose" w:date="2026-08-06T09:10:00Z" w16du:dateUtc="2026-08-06T07:10:00Z">
              <w:r>
                <w:rPr>
                  <w:color w:val="4A86E8"/>
                </w:rPr>
                <w:delText>Udlevering</w:delText>
              </w:r>
            </w:del>
            <w:ins w:id="1676" w:author="Birger Kidmose" w:date="2026-08-06T09:10:00Z" w16du:dateUtc="2026-08-06T07:10:00Z">
              <w:r w:rsidR="00B7224D">
                <w:rPr>
                  <w:color w:val="4A86E8"/>
                </w:rPr>
                <w:t>Tilladte u</w:t>
              </w:r>
              <w:r w:rsidR="48547936" w:rsidRPr="302F4859">
                <w:rPr>
                  <w:color w:val="4A86E8"/>
                </w:rPr>
                <w:t>dlevering</w:t>
              </w:r>
              <w:r w:rsidR="00B7224D">
                <w:rPr>
                  <w:color w:val="4A86E8"/>
                </w:rPr>
                <w:t>er</w:t>
              </w:r>
            </w:ins>
          </w:p>
        </w:tc>
        <w:tc>
          <w:tcPr>
            <w:tcW w:w="5485" w:type="dxa"/>
            <w:tcMar>
              <w:top w:w="56" w:type="dxa"/>
              <w:left w:w="56" w:type="dxa"/>
              <w:bottom w:w="56" w:type="dxa"/>
              <w:right w:w="56" w:type="dxa"/>
            </w:tcMar>
            <w:tcPrChange w:id="1677" w:author="Birger Kidmose" w:date="2026-08-06T09:10:00Z" w16du:dateUtc="2026-08-06T07:10:00Z">
              <w:tcPr>
                <w:tcW w:w="5485" w:type="dxa"/>
                <w:tcMar>
                  <w:top w:w="56" w:type="dxa"/>
                  <w:left w:w="56" w:type="dxa"/>
                  <w:bottom w:w="56" w:type="dxa"/>
                  <w:right w:w="56" w:type="dxa"/>
                </w:tcMar>
              </w:tcPr>
            </w:tcPrChange>
          </w:tcPr>
          <w:p w14:paraId="70F33A20" w14:textId="77777777" w:rsidR="001E5488" w:rsidRPr="008A6D3B" w:rsidRDefault="00DD08CB">
            <w:pPr>
              <w:widowControl w:val="0"/>
              <w:spacing w:after="0" w:line="240" w:lineRule="auto"/>
            </w:pPr>
            <w:r w:rsidRPr="008A6D3B">
              <w:t xml:space="preserve">Skal angives hvis recepten ikke er til brug i praksis. </w:t>
            </w:r>
          </w:p>
        </w:tc>
      </w:tr>
      <w:tr w:rsidR="001E5488" w14:paraId="01F2A249" w14:textId="77777777" w:rsidTr="302F4859">
        <w:trPr>
          <w:trHeight w:val="333"/>
          <w:trPrChange w:id="1678" w:author="Birger Kidmose" w:date="2026-08-06T09:10:00Z" w16du:dateUtc="2026-08-06T07:10:00Z">
            <w:trPr>
              <w:trHeight w:val="333"/>
            </w:trPr>
          </w:trPrChange>
        </w:trPr>
        <w:tc>
          <w:tcPr>
            <w:tcW w:w="435" w:type="dxa"/>
            <w:tcMar>
              <w:top w:w="56" w:type="dxa"/>
              <w:left w:w="56" w:type="dxa"/>
              <w:bottom w:w="56" w:type="dxa"/>
              <w:right w:w="56" w:type="dxa"/>
            </w:tcMar>
            <w:tcPrChange w:id="1679" w:author="Birger Kidmose" w:date="2026-08-06T09:10:00Z" w16du:dateUtc="2026-08-06T07:10:00Z">
              <w:tcPr>
                <w:tcW w:w="435" w:type="dxa"/>
                <w:tcMar>
                  <w:top w:w="56" w:type="dxa"/>
                  <w:left w:w="56" w:type="dxa"/>
                  <w:bottom w:w="56" w:type="dxa"/>
                  <w:right w:w="56" w:type="dxa"/>
                </w:tcMar>
              </w:tcPr>
            </w:tcPrChange>
          </w:tcPr>
          <w:p w14:paraId="18318690"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Change w:id="1680" w:author="Birger Kidmose" w:date="2026-08-06T09:10:00Z" w16du:dateUtc="2026-08-06T07:10:00Z">
              <w:tcPr>
                <w:tcW w:w="3695" w:type="dxa"/>
                <w:tcMar>
                  <w:top w:w="56" w:type="dxa"/>
                  <w:left w:w="56" w:type="dxa"/>
                  <w:bottom w:w="56" w:type="dxa"/>
                  <w:right w:w="56" w:type="dxa"/>
                </w:tcMar>
              </w:tcPr>
            </w:tcPrChange>
          </w:tcPr>
          <w:p w14:paraId="3F040500" w14:textId="77777777" w:rsidR="001E5488" w:rsidRDefault="00DD08CB">
            <w:pPr>
              <w:widowControl w:val="0"/>
              <w:spacing w:after="0" w:line="240" w:lineRule="auto"/>
            </w:pPr>
            <w:r>
              <w:t>AntalPakninger (PackageQuantity)</w:t>
            </w:r>
          </w:p>
        </w:tc>
        <w:tc>
          <w:tcPr>
            <w:tcW w:w="5485" w:type="dxa"/>
            <w:tcMar>
              <w:top w:w="56" w:type="dxa"/>
              <w:left w:w="56" w:type="dxa"/>
              <w:bottom w:w="56" w:type="dxa"/>
              <w:right w:w="56" w:type="dxa"/>
            </w:tcMar>
            <w:tcPrChange w:id="1681" w:author="Birger Kidmose" w:date="2026-08-06T09:10:00Z" w16du:dateUtc="2026-08-06T07:10:00Z">
              <w:tcPr>
                <w:tcW w:w="5485" w:type="dxa"/>
                <w:tcMar>
                  <w:top w:w="56" w:type="dxa"/>
                  <w:left w:w="56" w:type="dxa"/>
                  <w:bottom w:w="56" w:type="dxa"/>
                  <w:right w:w="56" w:type="dxa"/>
                </w:tcMar>
              </w:tcPr>
            </w:tcPrChange>
          </w:tcPr>
          <w:p w14:paraId="18409DCE" w14:textId="77777777" w:rsidR="001E5488" w:rsidRPr="008A6D3B" w:rsidRDefault="00DD08CB">
            <w:pPr>
              <w:widowControl w:val="0"/>
              <w:spacing w:after="0" w:line="240" w:lineRule="auto"/>
            </w:pPr>
            <w:r w:rsidRPr="008A6D3B">
              <w:t>Antal pakninger der kan udleveres på én gang</w:t>
            </w:r>
          </w:p>
        </w:tc>
      </w:tr>
      <w:tr w:rsidR="001E5488" w14:paraId="51C300A0" w14:textId="77777777" w:rsidTr="302F4859">
        <w:trPr>
          <w:trHeight w:val="333"/>
          <w:trPrChange w:id="1682" w:author="Birger Kidmose" w:date="2026-08-06T09:10:00Z" w16du:dateUtc="2026-08-06T07:10:00Z">
            <w:trPr>
              <w:trHeight w:val="333"/>
            </w:trPr>
          </w:trPrChange>
        </w:trPr>
        <w:tc>
          <w:tcPr>
            <w:tcW w:w="435" w:type="dxa"/>
            <w:tcMar>
              <w:top w:w="56" w:type="dxa"/>
              <w:left w:w="56" w:type="dxa"/>
              <w:bottom w:w="56" w:type="dxa"/>
              <w:right w:w="56" w:type="dxa"/>
            </w:tcMar>
            <w:tcPrChange w:id="1683" w:author="Birger Kidmose" w:date="2026-08-06T09:10:00Z" w16du:dateUtc="2026-08-06T07:10:00Z">
              <w:tcPr>
                <w:tcW w:w="435" w:type="dxa"/>
                <w:tcMar>
                  <w:top w:w="56" w:type="dxa"/>
                  <w:left w:w="56" w:type="dxa"/>
                  <w:bottom w:w="56" w:type="dxa"/>
                  <w:right w:w="56" w:type="dxa"/>
                </w:tcMar>
              </w:tcPr>
            </w:tcPrChange>
          </w:tcPr>
          <w:p w14:paraId="544871B5"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Change w:id="1684" w:author="Birger Kidmose" w:date="2026-08-06T09:10:00Z" w16du:dateUtc="2026-08-06T07:10:00Z">
              <w:tcPr>
                <w:tcW w:w="3695" w:type="dxa"/>
                <w:tcMar>
                  <w:top w:w="56" w:type="dxa"/>
                  <w:left w:w="56" w:type="dxa"/>
                  <w:bottom w:w="56" w:type="dxa"/>
                  <w:right w:w="56" w:type="dxa"/>
                </w:tcMar>
              </w:tcPr>
            </w:tcPrChange>
          </w:tcPr>
          <w:p w14:paraId="7A3F0684" w14:textId="77777777" w:rsidR="001E5488" w:rsidRDefault="00DD08CB">
            <w:pPr>
              <w:widowControl w:val="0"/>
              <w:spacing w:after="0" w:line="240" w:lineRule="auto"/>
            </w:pPr>
            <w:r>
              <w:t>AntalUdleveringer (IterationNumber)</w:t>
            </w:r>
          </w:p>
        </w:tc>
        <w:tc>
          <w:tcPr>
            <w:tcW w:w="5485" w:type="dxa"/>
            <w:tcMar>
              <w:top w:w="56" w:type="dxa"/>
              <w:left w:w="56" w:type="dxa"/>
              <w:bottom w:w="56" w:type="dxa"/>
              <w:right w:w="56" w:type="dxa"/>
            </w:tcMar>
            <w:tcPrChange w:id="1685" w:author="Birger Kidmose" w:date="2026-08-06T09:10:00Z" w16du:dateUtc="2026-08-06T07:10:00Z">
              <w:tcPr>
                <w:tcW w:w="5485" w:type="dxa"/>
                <w:tcMar>
                  <w:top w:w="56" w:type="dxa"/>
                  <w:left w:w="56" w:type="dxa"/>
                  <w:bottom w:w="56" w:type="dxa"/>
                  <w:right w:w="56" w:type="dxa"/>
                </w:tcMar>
              </w:tcPr>
            </w:tcPrChange>
          </w:tcPr>
          <w:p w14:paraId="5EE9FE05" w14:textId="77777777" w:rsidR="001E5488" w:rsidRPr="008A6D3B" w:rsidRDefault="00DD08CB">
            <w:pPr>
              <w:widowControl w:val="0"/>
              <w:spacing w:after="0" w:line="240" w:lineRule="auto"/>
            </w:pPr>
            <w:r w:rsidRPr="008A6D3B">
              <w:t>Obligatorisk (bemærk ikke antal genudleveringer som i ældre modeller)</w:t>
            </w:r>
          </w:p>
        </w:tc>
      </w:tr>
      <w:tr w:rsidR="001E5488" w14:paraId="35DBA937" w14:textId="77777777" w:rsidTr="302F4859">
        <w:trPr>
          <w:trHeight w:val="333"/>
          <w:trPrChange w:id="1686" w:author="Birger Kidmose" w:date="2026-08-06T09:10:00Z" w16du:dateUtc="2026-08-06T07:10:00Z">
            <w:trPr>
              <w:trHeight w:val="333"/>
            </w:trPr>
          </w:trPrChange>
        </w:trPr>
        <w:tc>
          <w:tcPr>
            <w:tcW w:w="435" w:type="dxa"/>
            <w:tcMar>
              <w:top w:w="56" w:type="dxa"/>
              <w:left w:w="56" w:type="dxa"/>
              <w:bottom w:w="56" w:type="dxa"/>
              <w:right w:w="56" w:type="dxa"/>
            </w:tcMar>
            <w:tcPrChange w:id="1687" w:author="Birger Kidmose" w:date="2026-08-06T09:10:00Z" w16du:dateUtc="2026-08-06T07:10:00Z">
              <w:tcPr>
                <w:tcW w:w="435" w:type="dxa"/>
                <w:tcMar>
                  <w:top w:w="56" w:type="dxa"/>
                  <w:left w:w="56" w:type="dxa"/>
                  <w:bottom w:w="56" w:type="dxa"/>
                  <w:right w:w="56" w:type="dxa"/>
                </w:tcMar>
              </w:tcPr>
            </w:tcPrChange>
          </w:tcPr>
          <w:p w14:paraId="40FBC8CD"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Change w:id="1688" w:author="Birger Kidmose" w:date="2026-08-06T09:10:00Z" w16du:dateUtc="2026-08-06T07:10:00Z">
              <w:tcPr>
                <w:tcW w:w="3695" w:type="dxa"/>
                <w:tcMar>
                  <w:top w:w="56" w:type="dxa"/>
                  <w:left w:w="56" w:type="dxa"/>
                  <w:bottom w:w="56" w:type="dxa"/>
                  <w:right w:w="56" w:type="dxa"/>
                </w:tcMar>
              </w:tcPr>
            </w:tcPrChange>
          </w:tcPr>
          <w:p w14:paraId="16532FAD" w14:textId="77777777" w:rsidR="001E5488" w:rsidRDefault="48547936">
            <w:pPr>
              <w:widowControl w:val="0"/>
              <w:spacing w:after="0" w:line="240" w:lineRule="auto"/>
            </w:pPr>
            <w:r>
              <w:t>Iterationsinterval (IterationInterval)</w:t>
            </w:r>
          </w:p>
        </w:tc>
        <w:tc>
          <w:tcPr>
            <w:tcW w:w="5485" w:type="dxa"/>
            <w:tcMar>
              <w:top w:w="56" w:type="dxa"/>
              <w:left w:w="56" w:type="dxa"/>
              <w:bottom w:w="56" w:type="dxa"/>
              <w:right w:w="56" w:type="dxa"/>
            </w:tcMar>
            <w:tcPrChange w:id="1689" w:author="Birger Kidmose" w:date="2026-08-06T09:10:00Z" w16du:dateUtc="2026-08-06T07:10:00Z">
              <w:tcPr>
                <w:tcW w:w="5485" w:type="dxa"/>
                <w:tcMar>
                  <w:top w:w="56" w:type="dxa"/>
                  <w:left w:w="56" w:type="dxa"/>
                  <w:bottom w:w="56" w:type="dxa"/>
                  <w:right w:w="56" w:type="dxa"/>
                </w:tcMar>
              </w:tcPr>
            </w:tcPrChange>
          </w:tcPr>
          <w:p w14:paraId="1058B31A" w14:textId="5FC813C3" w:rsidR="001E5488" w:rsidRPr="008A6D3B" w:rsidRDefault="48547936">
            <w:pPr>
              <w:widowControl w:val="0"/>
              <w:spacing w:after="0" w:line="240" w:lineRule="auto"/>
            </w:pPr>
            <w:r>
              <w:t xml:space="preserve">Minimum </w:t>
            </w:r>
            <w:ins w:id="1690" w:author="Birger Kidmose" w:date="2026-08-06T09:10:00Z" w16du:dateUtc="2026-08-06T07:10:00Z">
              <w:r w:rsidR="006B5008">
                <w:t xml:space="preserve">antal </w:t>
              </w:r>
            </w:ins>
            <w:r>
              <w:t>tidsrum mellem udleveringer, udelades hvis antal udleveringer er 1</w:t>
            </w:r>
          </w:p>
        </w:tc>
      </w:tr>
      <w:tr w:rsidR="001E5488" w14:paraId="3F622420" w14:textId="77777777" w:rsidTr="302F4859">
        <w:trPr>
          <w:trHeight w:val="333"/>
          <w:trPrChange w:id="1691" w:author="Birger Kidmose" w:date="2026-08-06T09:10:00Z" w16du:dateUtc="2026-08-06T07:10:00Z">
            <w:trPr>
              <w:trHeight w:val="333"/>
            </w:trPr>
          </w:trPrChange>
        </w:trPr>
        <w:tc>
          <w:tcPr>
            <w:tcW w:w="435" w:type="dxa"/>
            <w:tcMar>
              <w:top w:w="56" w:type="dxa"/>
              <w:left w:w="56" w:type="dxa"/>
              <w:bottom w:w="56" w:type="dxa"/>
              <w:right w:w="56" w:type="dxa"/>
            </w:tcMar>
            <w:tcPrChange w:id="1692" w:author="Birger Kidmose" w:date="2026-08-06T09:10:00Z" w16du:dateUtc="2026-08-06T07:10:00Z">
              <w:tcPr>
                <w:tcW w:w="435" w:type="dxa"/>
                <w:tcMar>
                  <w:top w:w="56" w:type="dxa"/>
                  <w:left w:w="56" w:type="dxa"/>
                  <w:bottom w:w="56" w:type="dxa"/>
                  <w:right w:w="56" w:type="dxa"/>
                </w:tcMar>
              </w:tcPr>
            </w:tcPrChange>
          </w:tcPr>
          <w:p w14:paraId="46F7625F"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Change w:id="1693" w:author="Birger Kidmose" w:date="2026-08-06T09:10:00Z" w16du:dateUtc="2026-08-06T07:10:00Z">
              <w:tcPr>
                <w:tcW w:w="3695" w:type="dxa"/>
                <w:tcMar>
                  <w:top w:w="56" w:type="dxa"/>
                  <w:left w:w="56" w:type="dxa"/>
                  <w:bottom w:w="56" w:type="dxa"/>
                  <w:right w:w="56" w:type="dxa"/>
                </w:tcMar>
              </w:tcPr>
            </w:tcPrChange>
          </w:tcPr>
          <w:p w14:paraId="1B85A39E" w14:textId="77777777" w:rsidR="001E5488" w:rsidRDefault="00DD08CB">
            <w:pPr>
              <w:widowControl w:val="0"/>
              <w:spacing w:after="0" w:line="240" w:lineRule="auto"/>
            </w:pPr>
            <w:r>
              <w:t>IterationsintervalEnhed (IterationIntervalUnit)</w:t>
            </w:r>
          </w:p>
        </w:tc>
        <w:tc>
          <w:tcPr>
            <w:tcW w:w="5485" w:type="dxa"/>
            <w:tcMar>
              <w:top w:w="56" w:type="dxa"/>
              <w:left w:w="56" w:type="dxa"/>
              <w:bottom w:w="56" w:type="dxa"/>
              <w:right w:w="56" w:type="dxa"/>
            </w:tcMar>
            <w:tcPrChange w:id="1694" w:author="Birger Kidmose" w:date="2026-08-06T09:10:00Z" w16du:dateUtc="2026-08-06T07:10:00Z">
              <w:tcPr>
                <w:tcW w:w="5485" w:type="dxa"/>
                <w:tcMar>
                  <w:top w:w="56" w:type="dxa"/>
                  <w:left w:w="56" w:type="dxa"/>
                  <w:bottom w:w="56" w:type="dxa"/>
                  <w:right w:w="56" w:type="dxa"/>
                </w:tcMar>
              </w:tcPr>
            </w:tcPrChange>
          </w:tcPr>
          <w:p w14:paraId="70E2945A" w14:textId="77777777" w:rsidR="001E5488" w:rsidRPr="008A6D3B" w:rsidRDefault="00DD08CB">
            <w:pPr>
              <w:widowControl w:val="0"/>
              <w:spacing w:after="0" w:line="240" w:lineRule="auto"/>
            </w:pPr>
            <w:r w:rsidRPr="008A6D3B">
              <w:t>Enhed for ovenstående, dage, uger eller måneder</w:t>
            </w:r>
          </w:p>
        </w:tc>
      </w:tr>
      <w:tr w:rsidR="001E5488" w14:paraId="172C4C20" w14:textId="77777777" w:rsidTr="302F4859">
        <w:trPr>
          <w:trHeight w:val="333"/>
          <w:trPrChange w:id="1695" w:author="Birger Kidmose" w:date="2026-08-06T09:10:00Z" w16du:dateUtc="2026-08-06T07:10:00Z">
            <w:trPr>
              <w:trHeight w:val="333"/>
            </w:trPr>
          </w:trPrChange>
        </w:trPr>
        <w:tc>
          <w:tcPr>
            <w:tcW w:w="4130" w:type="dxa"/>
            <w:gridSpan w:val="2"/>
            <w:tcMar>
              <w:top w:w="56" w:type="dxa"/>
              <w:left w:w="56" w:type="dxa"/>
              <w:bottom w:w="56" w:type="dxa"/>
              <w:right w:w="56" w:type="dxa"/>
            </w:tcMar>
            <w:tcPrChange w:id="1696" w:author="Birger Kidmose" w:date="2026-08-06T09:10:00Z" w16du:dateUtc="2026-08-06T07:10:00Z">
              <w:tcPr>
                <w:tcW w:w="4130" w:type="dxa"/>
                <w:gridSpan w:val="2"/>
                <w:tcMar>
                  <w:top w:w="56" w:type="dxa"/>
                  <w:left w:w="56" w:type="dxa"/>
                  <w:bottom w:w="56" w:type="dxa"/>
                  <w:right w:w="56" w:type="dxa"/>
                </w:tcMar>
              </w:tcPr>
            </w:tcPrChange>
          </w:tcPr>
          <w:p w14:paraId="3310BAF7" w14:textId="77777777" w:rsidR="001E5488" w:rsidRDefault="00DD08CB">
            <w:pPr>
              <w:widowControl w:val="0"/>
              <w:spacing w:after="0" w:line="240" w:lineRule="auto"/>
            </w:pPr>
            <w:r>
              <w:t>Substitution tilladt (SubstitutionAllowed)</w:t>
            </w:r>
          </w:p>
        </w:tc>
        <w:tc>
          <w:tcPr>
            <w:tcW w:w="5485" w:type="dxa"/>
            <w:tcMar>
              <w:top w:w="56" w:type="dxa"/>
              <w:left w:w="56" w:type="dxa"/>
              <w:bottom w:w="56" w:type="dxa"/>
              <w:right w:w="56" w:type="dxa"/>
            </w:tcMar>
            <w:tcPrChange w:id="1697" w:author="Birger Kidmose" w:date="2026-08-06T09:10:00Z" w16du:dateUtc="2026-08-06T07:10:00Z">
              <w:tcPr>
                <w:tcW w:w="5485" w:type="dxa"/>
                <w:tcMar>
                  <w:top w:w="56" w:type="dxa"/>
                  <w:left w:w="56" w:type="dxa"/>
                  <w:bottom w:w="56" w:type="dxa"/>
                  <w:right w:w="56" w:type="dxa"/>
                </w:tcMar>
              </w:tcPr>
            </w:tcPrChange>
          </w:tcPr>
          <w:p w14:paraId="23E15951" w14:textId="0E0414BE" w:rsidR="001E5488" w:rsidRPr="008A6D3B" w:rsidRDefault="00DD08CB">
            <w:pPr>
              <w:widowControl w:val="0"/>
              <w:spacing w:after="0" w:line="240" w:lineRule="auto"/>
            </w:pPr>
            <w:r w:rsidRPr="008A6D3B">
              <w:t>Flag der angiver om substitution er tilladt på apotek eller hos vet-forhandler, obligatorisk</w:t>
            </w:r>
          </w:p>
        </w:tc>
      </w:tr>
      <w:tr w:rsidR="001E5488" w14:paraId="59EA464D" w14:textId="77777777" w:rsidTr="302F4859">
        <w:trPr>
          <w:trHeight w:val="333"/>
          <w:trPrChange w:id="1698" w:author="Birger Kidmose" w:date="2026-08-06T09:10:00Z" w16du:dateUtc="2026-08-06T07:10:00Z">
            <w:trPr>
              <w:trHeight w:val="333"/>
            </w:trPr>
          </w:trPrChange>
        </w:trPr>
        <w:tc>
          <w:tcPr>
            <w:tcW w:w="4130" w:type="dxa"/>
            <w:gridSpan w:val="2"/>
            <w:tcMar>
              <w:top w:w="56" w:type="dxa"/>
              <w:left w:w="56" w:type="dxa"/>
              <w:bottom w:w="56" w:type="dxa"/>
              <w:right w:w="56" w:type="dxa"/>
            </w:tcMar>
            <w:tcPrChange w:id="1699" w:author="Birger Kidmose" w:date="2026-08-06T09:10:00Z" w16du:dateUtc="2026-08-06T07:10:00Z">
              <w:tcPr>
                <w:tcW w:w="4130" w:type="dxa"/>
                <w:gridSpan w:val="2"/>
                <w:tcMar>
                  <w:top w:w="56" w:type="dxa"/>
                  <w:left w:w="56" w:type="dxa"/>
                  <w:bottom w:w="56" w:type="dxa"/>
                  <w:right w:w="56" w:type="dxa"/>
                </w:tcMar>
              </w:tcPr>
            </w:tcPrChange>
          </w:tcPr>
          <w:p w14:paraId="197116FB" w14:textId="77777777" w:rsidR="001E5488" w:rsidRDefault="00DD08CB">
            <w:pPr>
              <w:widowControl w:val="0"/>
              <w:spacing w:after="0" w:line="240" w:lineRule="auto"/>
            </w:pPr>
            <w:r>
              <w:t>Opsplitning tilladt</w:t>
            </w:r>
          </w:p>
        </w:tc>
        <w:tc>
          <w:tcPr>
            <w:tcW w:w="5485" w:type="dxa"/>
            <w:tcMar>
              <w:top w:w="56" w:type="dxa"/>
              <w:left w:w="56" w:type="dxa"/>
              <w:bottom w:w="56" w:type="dxa"/>
              <w:right w:w="56" w:type="dxa"/>
            </w:tcMar>
            <w:tcPrChange w:id="1700" w:author="Birger Kidmose" w:date="2026-08-06T09:10:00Z" w16du:dateUtc="2026-08-06T07:10:00Z">
              <w:tcPr>
                <w:tcW w:w="5485" w:type="dxa"/>
                <w:tcMar>
                  <w:top w:w="56" w:type="dxa"/>
                  <w:left w:w="56" w:type="dxa"/>
                  <w:bottom w:w="56" w:type="dxa"/>
                  <w:right w:w="56" w:type="dxa"/>
                </w:tcMar>
              </w:tcPr>
            </w:tcPrChange>
          </w:tcPr>
          <w:p w14:paraId="228B6D3B" w14:textId="63E6F3E7" w:rsidR="001E5488" w:rsidRPr="008A6D3B" w:rsidRDefault="00DD08CB">
            <w:pPr>
              <w:widowControl w:val="0"/>
              <w:spacing w:after="0" w:line="240" w:lineRule="auto"/>
            </w:pPr>
            <w:r w:rsidRPr="008A6D3B">
              <w:t>Flag der angiver om opsplitning af lægemiddelpakning er tilladt på apotek eller hos vet-forhandler (§ 46), obligatorisk</w:t>
            </w:r>
          </w:p>
        </w:tc>
      </w:tr>
      <w:tr w:rsidR="001E5488" w14:paraId="72ACC438" w14:textId="77777777" w:rsidTr="302F4859">
        <w:trPr>
          <w:trHeight w:val="333"/>
          <w:trPrChange w:id="1701" w:author="Birger Kidmose" w:date="2026-08-06T09:10:00Z" w16du:dateUtc="2026-08-06T07:10:00Z">
            <w:trPr>
              <w:trHeight w:val="333"/>
            </w:trPr>
          </w:trPrChange>
        </w:trPr>
        <w:tc>
          <w:tcPr>
            <w:tcW w:w="4130" w:type="dxa"/>
            <w:gridSpan w:val="2"/>
            <w:tcMar>
              <w:top w:w="56" w:type="dxa"/>
              <w:left w:w="56" w:type="dxa"/>
              <w:bottom w:w="56" w:type="dxa"/>
              <w:right w:w="56" w:type="dxa"/>
            </w:tcMar>
            <w:tcPrChange w:id="1702" w:author="Birger Kidmose" w:date="2026-08-06T09:10:00Z" w16du:dateUtc="2026-08-06T07:10:00Z">
              <w:tcPr>
                <w:tcW w:w="4130" w:type="dxa"/>
                <w:gridSpan w:val="2"/>
                <w:tcMar>
                  <w:top w:w="56" w:type="dxa"/>
                  <w:left w:w="56" w:type="dxa"/>
                  <w:bottom w:w="56" w:type="dxa"/>
                  <w:right w:w="56" w:type="dxa"/>
                </w:tcMar>
              </w:tcPr>
            </w:tcPrChange>
          </w:tcPr>
          <w:p w14:paraId="0B97D7F6" w14:textId="77777777" w:rsidR="001E5488" w:rsidRDefault="00DD08CB">
            <w:pPr>
              <w:widowControl w:val="0"/>
              <w:spacing w:after="0" w:line="240" w:lineRule="auto"/>
            </w:pPr>
            <w:r>
              <w:t>Til erhverv</w:t>
            </w:r>
          </w:p>
        </w:tc>
        <w:tc>
          <w:tcPr>
            <w:tcW w:w="5485" w:type="dxa"/>
            <w:tcMar>
              <w:top w:w="56" w:type="dxa"/>
              <w:left w:w="56" w:type="dxa"/>
              <w:bottom w:w="56" w:type="dxa"/>
              <w:right w:w="56" w:type="dxa"/>
            </w:tcMar>
            <w:tcPrChange w:id="1703" w:author="Birger Kidmose" w:date="2026-08-06T09:10:00Z" w16du:dateUtc="2026-08-06T07:10:00Z">
              <w:tcPr>
                <w:tcW w:w="5485" w:type="dxa"/>
                <w:tcMar>
                  <w:top w:w="56" w:type="dxa"/>
                  <w:left w:w="56" w:type="dxa"/>
                  <w:bottom w:w="56" w:type="dxa"/>
                  <w:right w:w="56" w:type="dxa"/>
                </w:tcMar>
              </w:tcPr>
            </w:tcPrChange>
          </w:tcPr>
          <w:p w14:paraId="5B449FA1" w14:textId="77777777" w:rsidR="001E5488" w:rsidRPr="008A6D3B" w:rsidRDefault="00DD08CB">
            <w:pPr>
              <w:widowControl w:val="0"/>
              <w:spacing w:after="0" w:line="240" w:lineRule="auto"/>
            </w:pPr>
            <w:r w:rsidRPr="008A6D3B">
              <w:t>Flag der angiver om recepten er til brug for erhverv (§ 51), obligatorisk</w:t>
            </w:r>
          </w:p>
        </w:tc>
      </w:tr>
      <w:tr w:rsidR="001E5488" w14:paraId="332520A3" w14:textId="77777777" w:rsidTr="302F4859">
        <w:trPr>
          <w:trHeight w:val="333"/>
          <w:trPrChange w:id="1704" w:author="Birger Kidmose" w:date="2026-08-06T09:10:00Z" w16du:dateUtc="2026-08-06T07:10:00Z">
            <w:trPr>
              <w:trHeight w:val="333"/>
            </w:trPr>
          </w:trPrChange>
        </w:trPr>
        <w:tc>
          <w:tcPr>
            <w:tcW w:w="4130" w:type="dxa"/>
            <w:gridSpan w:val="2"/>
            <w:tcMar>
              <w:top w:w="56" w:type="dxa"/>
              <w:left w:w="56" w:type="dxa"/>
              <w:bottom w:w="56" w:type="dxa"/>
              <w:right w:w="56" w:type="dxa"/>
            </w:tcMar>
            <w:tcPrChange w:id="1705" w:author="Birger Kidmose" w:date="2026-08-06T09:10:00Z" w16du:dateUtc="2026-08-06T07:10:00Z">
              <w:tcPr>
                <w:tcW w:w="4130" w:type="dxa"/>
                <w:gridSpan w:val="2"/>
                <w:tcMar>
                  <w:top w:w="56" w:type="dxa"/>
                  <w:left w:w="56" w:type="dxa"/>
                  <w:bottom w:w="56" w:type="dxa"/>
                  <w:right w:w="56" w:type="dxa"/>
                </w:tcMar>
              </w:tcPr>
            </w:tcPrChange>
          </w:tcPr>
          <w:p w14:paraId="68F0854A" w14:textId="77777777" w:rsidR="001E5488" w:rsidRDefault="00DD08CB">
            <w:pPr>
              <w:widowControl w:val="0"/>
              <w:spacing w:after="0" w:line="240" w:lineRule="auto"/>
            </w:pPr>
            <w:r>
              <w:t>Til produktionsdyr</w:t>
            </w:r>
          </w:p>
        </w:tc>
        <w:tc>
          <w:tcPr>
            <w:tcW w:w="5485" w:type="dxa"/>
            <w:tcMar>
              <w:top w:w="56" w:type="dxa"/>
              <w:left w:w="56" w:type="dxa"/>
              <w:bottom w:w="56" w:type="dxa"/>
              <w:right w:w="56" w:type="dxa"/>
            </w:tcMar>
            <w:tcPrChange w:id="1706" w:author="Birger Kidmose" w:date="2026-08-06T09:10:00Z" w16du:dateUtc="2026-08-06T07:10:00Z">
              <w:tcPr>
                <w:tcW w:w="5485" w:type="dxa"/>
                <w:tcMar>
                  <w:top w:w="56" w:type="dxa"/>
                  <w:left w:w="56" w:type="dxa"/>
                  <w:bottom w:w="56" w:type="dxa"/>
                  <w:right w:w="56" w:type="dxa"/>
                </w:tcMar>
              </w:tcPr>
            </w:tcPrChange>
          </w:tcPr>
          <w:p w14:paraId="6E3645EA" w14:textId="77777777" w:rsidR="001E5488" w:rsidRPr="008A6D3B" w:rsidRDefault="00DD08CB">
            <w:pPr>
              <w:widowControl w:val="0"/>
              <w:spacing w:after="0" w:line="240" w:lineRule="auto"/>
            </w:pPr>
            <w:r w:rsidRPr="008A6D3B">
              <w:t>Flag der angiver om recepten er til brug til produktionsdyr, optionel men skal angives jf. betingelse i bekendtgørelse (§ 51)</w:t>
            </w:r>
          </w:p>
        </w:tc>
      </w:tr>
      <w:tr w:rsidR="001E5488" w14:paraId="2A6D562E" w14:textId="77777777" w:rsidTr="302F4859">
        <w:trPr>
          <w:trHeight w:val="333"/>
          <w:trPrChange w:id="1707" w:author="Birger Kidmose" w:date="2026-08-06T09:10:00Z" w16du:dateUtc="2026-08-06T07:10:00Z">
            <w:trPr>
              <w:trHeight w:val="333"/>
            </w:trPr>
          </w:trPrChange>
        </w:trPr>
        <w:tc>
          <w:tcPr>
            <w:tcW w:w="4130" w:type="dxa"/>
            <w:gridSpan w:val="2"/>
            <w:tcMar>
              <w:top w:w="56" w:type="dxa"/>
              <w:left w:w="56" w:type="dxa"/>
              <w:bottom w:w="56" w:type="dxa"/>
              <w:right w:w="56" w:type="dxa"/>
            </w:tcMar>
            <w:tcPrChange w:id="1708" w:author="Birger Kidmose" w:date="2026-08-06T09:10:00Z" w16du:dateUtc="2026-08-06T07:10:00Z">
              <w:tcPr>
                <w:tcW w:w="4130" w:type="dxa"/>
                <w:gridSpan w:val="2"/>
                <w:tcMar>
                  <w:top w:w="56" w:type="dxa"/>
                  <w:left w:w="56" w:type="dxa"/>
                  <w:bottom w:w="56" w:type="dxa"/>
                  <w:right w:w="56" w:type="dxa"/>
                </w:tcMar>
              </w:tcPr>
            </w:tcPrChange>
          </w:tcPr>
          <w:p w14:paraId="3261E628" w14:textId="5A1822F8" w:rsidR="001E5488" w:rsidRDefault="48547936">
            <w:pPr>
              <w:widowControl w:val="0"/>
              <w:spacing w:after="0" w:line="240" w:lineRule="auto"/>
            </w:pPr>
            <w:r>
              <w:t>Tilbageholdelsestid</w:t>
            </w:r>
            <w:del w:id="1709" w:author="Birger Kidmose" w:date="2026-08-06T09:10:00Z" w16du:dateUtc="2026-08-06T07:10:00Z">
              <w:r w:rsidR="00DD08CB">
                <w:delText>, værdi</w:delText>
              </w:r>
            </w:del>
          </w:p>
        </w:tc>
        <w:tc>
          <w:tcPr>
            <w:tcW w:w="5485" w:type="dxa"/>
            <w:tcMar>
              <w:top w:w="56" w:type="dxa"/>
              <w:left w:w="56" w:type="dxa"/>
              <w:bottom w:w="56" w:type="dxa"/>
              <w:right w:w="56" w:type="dxa"/>
            </w:tcMar>
            <w:tcPrChange w:id="1710" w:author="Birger Kidmose" w:date="2026-08-06T09:10:00Z" w16du:dateUtc="2026-08-06T07:10:00Z">
              <w:tcPr>
                <w:tcW w:w="5485" w:type="dxa"/>
                <w:tcMar>
                  <w:top w:w="56" w:type="dxa"/>
                  <w:left w:w="56" w:type="dxa"/>
                  <w:bottom w:w="56" w:type="dxa"/>
                  <w:right w:w="56" w:type="dxa"/>
                </w:tcMar>
              </w:tcPr>
            </w:tcPrChange>
          </w:tcPr>
          <w:p w14:paraId="70C7574F" w14:textId="6B0272B0" w:rsidR="001E5488" w:rsidRDefault="00DD08CB">
            <w:pPr>
              <w:widowControl w:val="0"/>
              <w:spacing w:after="0" w:line="240" w:lineRule="auto"/>
            </w:pPr>
            <w:r w:rsidRPr="008A6D3B">
              <w:t xml:space="preserve">Tilbageholdelsestid, evt. 0, optionel men skal angives for dyr der anvendes til fødevareproduktion (§ 51). </w:t>
            </w:r>
            <w:del w:id="1711" w:author="Birger Kidmose" w:date="2026-08-06T09:10:00Z" w16du:dateUtc="2026-08-06T07:10:00Z">
              <w:r>
                <w:delText xml:space="preserve">Angives som antal dage, uger, måneder eller graddage. </w:delText>
              </w:r>
            </w:del>
          </w:p>
        </w:tc>
      </w:tr>
      <w:tr w:rsidR="001E5488" w14:paraId="00F3DF64" w14:textId="77777777" w:rsidTr="008A6D3B">
        <w:trPr>
          <w:trHeight w:val="333"/>
          <w:del w:id="1712" w:author="Birger Kidmose" w:date="2026-08-06T09:10:00Z" w16du:dateUtc="2026-08-06T07:10:00Z"/>
        </w:trPr>
        <w:tc>
          <w:tcPr>
            <w:tcW w:w="4130" w:type="dxa"/>
            <w:gridSpan w:val="2"/>
            <w:tcMar>
              <w:top w:w="56" w:type="dxa"/>
              <w:left w:w="56" w:type="dxa"/>
              <w:bottom w:w="56" w:type="dxa"/>
              <w:right w:w="56" w:type="dxa"/>
            </w:tcMar>
          </w:tcPr>
          <w:p w14:paraId="17F363AA" w14:textId="77777777" w:rsidR="001E5488" w:rsidRDefault="00DD08CB">
            <w:pPr>
              <w:widowControl w:val="0"/>
              <w:spacing w:after="0" w:line="240" w:lineRule="auto"/>
              <w:rPr>
                <w:del w:id="1713" w:author="Birger Kidmose" w:date="2026-08-06T09:10:00Z" w16du:dateUtc="2026-08-06T07:10:00Z"/>
              </w:rPr>
            </w:pPr>
            <w:del w:id="1714" w:author="Birger Kidmose" w:date="2026-08-06T09:10:00Z" w16du:dateUtc="2026-08-06T07:10:00Z">
              <w:r>
                <w:delText>Tilbageholdelsestid, enhed</w:delText>
              </w:r>
            </w:del>
          </w:p>
        </w:tc>
        <w:tc>
          <w:tcPr>
            <w:tcW w:w="5485" w:type="dxa"/>
            <w:tcMar>
              <w:top w:w="56" w:type="dxa"/>
              <w:left w:w="56" w:type="dxa"/>
              <w:bottom w:w="56" w:type="dxa"/>
              <w:right w:w="56" w:type="dxa"/>
            </w:tcMar>
          </w:tcPr>
          <w:p w14:paraId="6F433923" w14:textId="77777777" w:rsidR="001E5488" w:rsidRPr="008A6D3B" w:rsidRDefault="00DD08CB">
            <w:pPr>
              <w:widowControl w:val="0"/>
              <w:spacing w:after="0" w:line="240" w:lineRule="auto"/>
              <w:rPr>
                <w:del w:id="1715" w:author="Birger Kidmose" w:date="2026-08-06T09:10:00Z" w16du:dateUtc="2026-08-06T07:10:00Z"/>
              </w:rPr>
            </w:pPr>
            <w:del w:id="1716" w:author="Birger Kidmose" w:date="2026-08-06T09:10:00Z" w16du:dateUtc="2026-08-06T07:10:00Z">
              <w:r w:rsidRPr="008A6D3B">
                <w:delText>Enhed for ovenstående: dage, uger, måneder eller graddage, optionel men skal angives sammen med ovenstående værdi.</w:delText>
              </w:r>
            </w:del>
          </w:p>
        </w:tc>
      </w:tr>
      <w:tr w:rsidR="001E5488" w14:paraId="627A618F" w14:textId="77777777" w:rsidTr="302F4859">
        <w:trPr>
          <w:trHeight w:val="333"/>
          <w:trPrChange w:id="1717" w:author="Birger Kidmose" w:date="2026-08-06T09:10:00Z" w16du:dateUtc="2026-08-06T07:10:00Z">
            <w:trPr>
              <w:trHeight w:val="333"/>
            </w:trPr>
          </w:trPrChange>
        </w:trPr>
        <w:tc>
          <w:tcPr>
            <w:tcW w:w="4130" w:type="dxa"/>
            <w:gridSpan w:val="2"/>
            <w:tcMar>
              <w:top w:w="56" w:type="dxa"/>
              <w:left w:w="56" w:type="dxa"/>
              <w:bottom w:w="56" w:type="dxa"/>
              <w:right w:w="56" w:type="dxa"/>
            </w:tcMar>
            <w:tcPrChange w:id="1718" w:author="Birger Kidmose" w:date="2026-08-06T09:10:00Z" w16du:dateUtc="2026-08-06T07:10:00Z">
              <w:tcPr>
                <w:tcW w:w="4130" w:type="dxa"/>
                <w:gridSpan w:val="2"/>
                <w:tcMar>
                  <w:top w:w="56" w:type="dxa"/>
                  <w:left w:w="56" w:type="dxa"/>
                  <w:bottom w:w="56" w:type="dxa"/>
                  <w:right w:w="56" w:type="dxa"/>
                </w:tcMar>
              </w:tcPr>
            </w:tcPrChange>
          </w:tcPr>
          <w:p w14:paraId="13B746F7" w14:textId="77777777" w:rsidR="001E5488" w:rsidRDefault="00DD08CB">
            <w:pPr>
              <w:widowControl w:val="0"/>
              <w:spacing w:after="0" w:line="240" w:lineRule="auto"/>
            </w:pPr>
            <w:r>
              <w:t>Advarselstekst</w:t>
            </w:r>
          </w:p>
        </w:tc>
        <w:tc>
          <w:tcPr>
            <w:tcW w:w="5485" w:type="dxa"/>
            <w:tcMar>
              <w:top w:w="56" w:type="dxa"/>
              <w:left w:w="56" w:type="dxa"/>
              <w:bottom w:w="56" w:type="dxa"/>
              <w:right w:w="56" w:type="dxa"/>
            </w:tcMar>
            <w:tcPrChange w:id="1719" w:author="Birger Kidmose" w:date="2026-08-06T09:10:00Z" w16du:dateUtc="2026-08-06T07:10:00Z">
              <w:tcPr>
                <w:tcW w:w="5485" w:type="dxa"/>
                <w:tcMar>
                  <w:top w:w="56" w:type="dxa"/>
                  <w:left w:w="56" w:type="dxa"/>
                  <w:bottom w:w="56" w:type="dxa"/>
                  <w:right w:w="56" w:type="dxa"/>
                </w:tcMar>
              </w:tcPr>
            </w:tcPrChange>
          </w:tcPr>
          <w:p w14:paraId="792A2FD8" w14:textId="45DD17B2" w:rsidR="001E5488" w:rsidRPr="008A6D3B" w:rsidRDefault="00DD08CB">
            <w:pPr>
              <w:widowControl w:val="0"/>
              <w:spacing w:after="0" w:line="240" w:lineRule="auto"/>
            </w:pPr>
            <w:r w:rsidRPr="008A6D3B">
              <w:t>Optionel fritekst jf</w:t>
            </w:r>
            <w:r w:rsidR="000407BD">
              <w:t>r.</w:t>
            </w:r>
            <w:r w:rsidRPr="008A6D3B">
              <w:t xml:space="preserve"> receptbekendtgørelsens § 43, eventuelle advarsler, der er nødvendige for at sikre forsigtig og fornuftig anvendelse af antimikrobielle stoffer.</w:t>
            </w:r>
          </w:p>
        </w:tc>
      </w:tr>
      <w:tr w:rsidR="001E5488" w14:paraId="670C785D" w14:textId="77777777" w:rsidTr="302F4859">
        <w:trPr>
          <w:trHeight w:val="333"/>
          <w:trPrChange w:id="1720" w:author="Birger Kidmose" w:date="2026-08-06T09:10:00Z" w16du:dateUtc="2026-08-06T07:10:00Z">
            <w:trPr>
              <w:trHeight w:val="333"/>
            </w:trPr>
          </w:trPrChange>
        </w:trPr>
        <w:tc>
          <w:tcPr>
            <w:tcW w:w="4130" w:type="dxa"/>
            <w:gridSpan w:val="2"/>
            <w:tcMar>
              <w:top w:w="56" w:type="dxa"/>
              <w:left w:w="56" w:type="dxa"/>
              <w:bottom w:w="56" w:type="dxa"/>
              <w:right w:w="56" w:type="dxa"/>
            </w:tcMar>
            <w:tcPrChange w:id="1721" w:author="Birger Kidmose" w:date="2026-08-06T09:10:00Z" w16du:dateUtc="2026-08-06T07:10:00Z">
              <w:tcPr>
                <w:tcW w:w="4130" w:type="dxa"/>
                <w:gridSpan w:val="2"/>
                <w:tcMar>
                  <w:top w:w="56" w:type="dxa"/>
                  <w:left w:w="56" w:type="dxa"/>
                  <w:bottom w:w="56" w:type="dxa"/>
                  <w:right w:w="56" w:type="dxa"/>
                </w:tcMar>
              </w:tcPr>
            </w:tcPrChange>
          </w:tcPr>
          <w:p w14:paraId="0BFDA0F7" w14:textId="77777777" w:rsidR="001E5488" w:rsidRDefault="00DD08CB">
            <w:pPr>
              <w:widowControl w:val="0"/>
              <w:spacing w:after="0" w:line="240" w:lineRule="auto"/>
            </w:pPr>
            <w:r>
              <w:t>Erklæringstekst</w:t>
            </w:r>
          </w:p>
        </w:tc>
        <w:tc>
          <w:tcPr>
            <w:tcW w:w="5485" w:type="dxa"/>
            <w:tcMar>
              <w:top w:w="56" w:type="dxa"/>
              <w:left w:w="56" w:type="dxa"/>
              <w:bottom w:w="56" w:type="dxa"/>
              <w:right w:w="56" w:type="dxa"/>
            </w:tcMar>
            <w:tcPrChange w:id="1722" w:author="Birger Kidmose" w:date="2026-08-06T09:10:00Z" w16du:dateUtc="2026-08-06T07:10:00Z">
              <w:tcPr>
                <w:tcW w:w="5485" w:type="dxa"/>
                <w:tcMar>
                  <w:top w:w="56" w:type="dxa"/>
                  <w:left w:w="56" w:type="dxa"/>
                  <w:bottom w:w="56" w:type="dxa"/>
                  <w:right w:w="56" w:type="dxa"/>
                </w:tcMar>
              </w:tcPr>
            </w:tcPrChange>
          </w:tcPr>
          <w:p w14:paraId="1C14DA6E" w14:textId="16D1C26E" w:rsidR="001E5488" w:rsidRPr="008A6D3B" w:rsidRDefault="00DD08CB">
            <w:pPr>
              <w:widowControl w:val="0"/>
              <w:spacing w:after="0" w:line="240" w:lineRule="auto"/>
            </w:pPr>
            <w:r w:rsidRPr="008A6D3B">
              <w:t>Optionel fritekst jf</w:t>
            </w:r>
            <w:r w:rsidR="000407BD">
              <w:t>r.</w:t>
            </w:r>
            <w:r w:rsidRPr="008A6D3B">
              <w:t xml:space="preserve"> receptbekendtgørelsens § 44, hvis et lægemiddel ordineres til brug efter kaskadereglen, eller hvis et antimikrobielt lægemiddel ordineres til profylakse eller metafylakse.</w:t>
            </w:r>
          </w:p>
        </w:tc>
      </w:tr>
      <w:tr w:rsidR="001E5488" w14:paraId="061280D7" w14:textId="77777777" w:rsidTr="302F4859">
        <w:trPr>
          <w:trHeight w:val="333"/>
          <w:trPrChange w:id="1723" w:author="Birger Kidmose" w:date="2026-08-06T09:10:00Z" w16du:dateUtc="2026-08-06T07:10:00Z">
            <w:trPr>
              <w:trHeight w:val="333"/>
            </w:trPr>
          </w:trPrChange>
        </w:trPr>
        <w:tc>
          <w:tcPr>
            <w:tcW w:w="4130" w:type="dxa"/>
            <w:gridSpan w:val="2"/>
            <w:tcMar>
              <w:top w:w="56" w:type="dxa"/>
              <w:left w:w="56" w:type="dxa"/>
              <w:bottom w:w="56" w:type="dxa"/>
              <w:right w:w="56" w:type="dxa"/>
            </w:tcMar>
            <w:tcPrChange w:id="1724" w:author="Birger Kidmose" w:date="2026-08-06T09:10:00Z" w16du:dateUtc="2026-08-06T07:10:00Z">
              <w:tcPr>
                <w:tcW w:w="4130" w:type="dxa"/>
                <w:gridSpan w:val="2"/>
                <w:tcMar>
                  <w:top w:w="56" w:type="dxa"/>
                  <w:left w:w="56" w:type="dxa"/>
                  <w:bottom w:w="56" w:type="dxa"/>
                  <w:right w:w="56" w:type="dxa"/>
                </w:tcMar>
              </w:tcPr>
            </w:tcPrChange>
          </w:tcPr>
          <w:p w14:paraId="64726FC9" w14:textId="77777777" w:rsidR="001E5488" w:rsidRDefault="48547936">
            <w:pPr>
              <w:spacing w:after="0" w:line="240" w:lineRule="auto"/>
            </w:pPr>
            <w:r>
              <w:t>Status</w:t>
            </w:r>
          </w:p>
        </w:tc>
        <w:tc>
          <w:tcPr>
            <w:tcW w:w="5485" w:type="dxa"/>
            <w:tcMar>
              <w:top w:w="56" w:type="dxa"/>
              <w:left w:w="56" w:type="dxa"/>
              <w:bottom w:w="56" w:type="dxa"/>
              <w:right w:w="56" w:type="dxa"/>
            </w:tcMar>
            <w:tcPrChange w:id="1725" w:author="Birger Kidmose" w:date="2026-08-06T09:10:00Z" w16du:dateUtc="2026-08-06T07:10:00Z">
              <w:tcPr>
                <w:tcW w:w="5485" w:type="dxa"/>
                <w:tcMar>
                  <w:top w:w="56" w:type="dxa"/>
                  <w:left w:w="56" w:type="dxa"/>
                  <w:bottom w:w="56" w:type="dxa"/>
                  <w:right w:w="56" w:type="dxa"/>
                </w:tcMar>
              </w:tcPr>
            </w:tcPrChange>
          </w:tcPr>
          <w:p w14:paraId="1537505B" w14:textId="0AC61E4A" w:rsidR="001E5488" w:rsidRPr="008A6D3B" w:rsidRDefault="00DD08CB">
            <w:pPr>
              <w:widowControl w:val="0"/>
              <w:spacing w:after="0" w:line="240" w:lineRule="auto"/>
            </w:pPr>
            <w:r w:rsidRPr="008A6D3B">
              <w:t>Receptens status: “Åben”, “Bestilt”, “Afsluttet”, “Annulleret</w:t>
            </w:r>
            <w:del w:id="1726" w:author="Birger Kidmose" w:date="2026-08-06T09:10:00Z" w16du:dateUtc="2026-08-06T07:10:00Z">
              <w:r w:rsidRPr="008A6D3B">
                <w:delText xml:space="preserve">”. </w:delText>
              </w:r>
            </w:del>
            <w:ins w:id="1727" w:author="Birger Kidmose" w:date="2026-08-06T09:10:00Z" w16du:dateUtc="2026-08-06T07:10:00Z">
              <w:r w:rsidRPr="008A6D3B">
                <w:t>”</w:t>
              </w:r>
              <w:r w:rsidR="00867A4D">
                <w:t xml:space="preserve">, se afsnit </w:t>
              </w:r>
              <w:r w:rsidR="00867A4D">
                <w:fldChar w:fldCharType="begin"/>
              </w:r>
              <w:r w:rsidR="00867A4D">
                <w:instrText xml:space="preserve"> REF _Ref233797709 \h </w:instrText>
              </w:r>
              <w:r w:rsidR="00867A4D">
                <w:fldChar w:fldCharType="separate"/>
              </w:r>
              <w:r w:rsidR="00867A4D">
                <w:t>7</w:t>
              </w:r>
              <w:r w:rsidR="00867A4D" w:rsidRPr="00DD08CB">
                <w:t>.</w:t>
              </w:r>
              <w:r w:rsidR="00867A4D">
                <w:t>1</w:t>
              </w:r>
              <w:r w:rsidR="00867A4D" w:rsidRPr="00DD08CB">
                <w:t xml:space="preserve"> - Livscyklus for recept, bestilling og udlevering</w:t>
              </w:r>
              <w:r w:rsidR="00867A4D">
                <w:fldChar w:fldCharType="end"/>
              </w:r>
            </w:ins>
          </w:p>
        </w:tc>
      </w:tr>
      <w:tr w:rsidR="001E5488" w14:paraId="3E0539FF" w14:textId="77777777" w:rsidTr="302F4859">
        <w:trPr>
          <w:trHeight w:val="333"/>
          <w:trPrChange w:id="1728" w:author="Birger Kidmose" w:date="2026-08-06T09:10:00Z" w16du:dateUtc="2026-08-06T07:10:00Z">
            <w:trPr>
              <w:trHeight w:val="333"/>
            </w:trPr>
          </w:trPrChange>
        </w:trPr>
        <w:tc>
          <w:tcPr>
            <w:tcW w:w="4130" w:type="dxa"/>
            <w:gridSpan w:val="2"/>
            <w:tcMar>
              <w:top w:w="56" w:type="dxa"/>
              <w:left w:w="56" w:type="dxa"/>
              <w:bottom w:w="56" w:type="dxa"/>
              <w:right w:w="56" w:type="dxa"/>
            </w:tcMar>
            <w:tcPrChange w:id="1729" w:author="Birger Kidmose" w:date="2026-08-06T09:10:00Z" w16du:dateUtc="2026-08-06T07:10:00Z">
              <w:tcPr>
                <w:tcW w:w="4130" w:type="dxa"/>
                <w:gridSpan w:val="2"/>
                <w:tcMar>
                  <w:top w:w="56" w:type="dxa"/>
                  <w:left w:w="56" w:type="dxa"/>
                  <w:bottom w:w="56" w:type="dxa"/>
                  <w:right w:w="56" w:type="dxa"/>
                </w:tcMar>
              </w:tcPr>
            </w:tcPrChange>
          </w:tcPr>
          <w:p w14:paraId="0EE55A0D" w14:textId="77777777" w:rsidR="001E5488" w:rsidRDefault="00DD08CB">
            <w:pPr>
              <w:spacing w:after="0" w:line="240" w:lineRule="auto"/>
            </w:pPr>
            <w:r>
              <w:rPr>
                <w:color w:val="4A86E8"/>
              </w:rPr>
              <w:t>Bestilling</w:t>
            </w:r>
          </w:p>
        </w:tc>
        <w:tc>
          <w:tcPr>
            <w:tcW w:w="5485" w:type="dxa"/>
            <w:tcMar>
              <w:top w:w="56" w:type="dxa"/>
              <w:left w:w="56" w:type="dxa"/>
              <w:bottom w:w="56" w:type="dxa"/>
              <w:right w:w="56" w:type="dxa"/>
            </w:tcMar>
            <w:tcPrChange w:id="1730" w:author="Birger Kidmose" w:date="2026-08-06T09:10:00Z" w16du:dateUtc="2026-08-06T07:10:00Z">
              <w:tcPr>
                <w:tcW w:w="5485" w:type="dxa"/>
                <w:tcMar>
                  <w:top w:w="56" w:type="dxa"/>
                  <w:left w:w="56" w:type="dxa"/>
                  <w:bottom w:w="56" w:type="dxa"/>
                  <w:right w:w="56" w:type="dxa"/>
                </w:tcMar>
              </w:tcPr>
            </w:tcPrChange>
          </w:tcPr>
          <w:p w14:paraId="0FBC6311" w14:textId="4609B0CB" w:rsidR="001E5488" w:rsidRPr="008A6D3B" w:rsidRDefault="00DD08CB">
            <w:pPr>
              <w:widowControl w:val="0"/>
              <w:spacing w:after="0" w:line="240" w:lineRule="auto"/>
            </w:pPr>
            <w:r>
              <w:t>Nul eller flere bestillinger. Er recepten adresseret til en vet-forhandler eller et apotek, vil bestillingen indeholde denne information, evt. leveringsinformation.</w:t>
            </w:r>
            <w:r w:rsidRPr="008A6D3B">
              <w:t xml:space="preserve"> </w:t>
            </w:r>
          </w:p>
          <w:p w14:paraId="49313B72" w14:textId="082E85D4" w:rsidR="001E5488" w:rsidRPr="008A6D3B" w:rsidRDefault="34327DF4">
            <w:pPr>
              <w:widowControl w:val="0"/>
              <w:spacing w:after="0" w:line="240" w:lineRule="auto"/>
            </w:pPr>
            <w:r>
              <w:t>I</w:t>
            </w:r>
            <w:r w:rsidR="48547936">
              <w:t xml:space="preserve">ndførsel af elektroniske recepter med </w:t>
            </w:r>
            <w:r w:rsidR="4A5BAA09">
              <w:t>Løsningen</w:t>
            </w:r>
            <w:r w:rsidR="48547936">
              <w:t xml:space="preserve"> gør at veterinære recepter kan udleveres flere gange. </w:t>
            </w:r>
            <w:del w:id="1731" w:author="Birger Kidmose" w:date="2026-08-06T09:10:00Z" w16du:dateUtc="2026-08-06T07:10:00Z">
              <w:r w:rsidR="00934A7E">
                <w:delText>Der</w:delText>
              </w:r>
            </w:del>
            <w:ins w:id="1732" w:author="Birger Kidmose" w:date="2026-08-06T09:10:00Z" w16du:dateUtc="2026-08-06T07:10:00Z">
              <w:r>
                <w:t>Der</w:t>
              </w:r>
              <w:r w:rsidR="00EB19A5">
                <w:t>for</w:t>
              </w:r>
            </w:ins>
            <w:r>
              <w:t xml:space="preserve"> skal </w:t>
            </w:r>
            <w:r w:rsidR="48547936">
              <w:t>recepten kunne indeholde flere bestillinger, hvor nyeste sorteres først i returnerede data</w:t>
            </w:r>
            <w:ins w:id="1733" w:author="Birger Kidmose" w:date="2026-08-06T09:10:00Z" w16du:dateUtc="2026-08-06T07:10:00Z">
              <w:r w:rsidR="48547936">
                <w:t xml:space="preserve">. </w:t>
              </w:r>
              <w:r w:rsidR="008A6A34">
                <w:t xml:space="preserve">Det er dog ikke muligt at </w:t>
              </w:r>
              <w:r w:rsidR="008A6A34" w:rsidRPr="008A6A34">
                <w:t>få udleveret to gange på samme recept samtidig</w:t>
              </w:r>
              <w:r w:rsidR="008A6A34">
                <w:t>t, så der kan kun udleveres baseret på én bestilling ad gangen</w:t>
              </w:r>
            </w:ins>
            <w:r w:rsidR="008A6A34">
              <w:t xml:space="preserve">. </w:t>
            </w:r>
          </w:p>
          <w:p w14:paraId="00C26E11" w14:textId="77777777" w:rsidR="001E5488" w:rsidRPr="008A6D3B" w:rsidRDefault="00DD08CB">
            <w:pPr>
              <w:widowControl w:val="0"/>
              <w:spacing w:after="0" w:line="240" w:lineRule="auto"/>
            </w:pPr>
            <w:r w:rsidRPr="008A6D3B">
              <w:t xml:space="preserve">Udleveringer findes under bestillinger. </w:t>
            </w:r>
          </w:p>
        </w:tc>
      </w:tr>
      <w:tr w:rsidR="001E5488" w14:paraId="741161B5" w14:textId="77777777" w:rsidTr="302F4859">
        <w:trPr>
          <w:trHeight w:val="333"/>
          <w:trPrChange w:id="1734" w:author="Birger Kidmose" w:date="2026-08-06T09:10:00Z" w16du:dateUtc="2026-08-06T07:10:00Z">
            <w:trPr>
              <w:trHeight w:val="333"/>
            </w:trPr>
          </w:trPrChange>
        </w:trPr>
        <w:tc>
          <w:tcPr>
            <w:tcW w:w="435" w:type="dxa"/>
            <w:tcMar>
              <w:top w:w="56" w:type="dxa"/>
              <w:left w:w="56" w:type="dxa"/>
              <w:bottom w:w="56" w:type="dxa"/>
              <w:right w:w="56" w:type="dxa"/>
            </w:tcMar>
            <w:tcPrChange w:id="1735" w:author="Birger Kidmose" w:date="2026-08-06T09:10:00Z" w16du:dateUtc="2026-08-06T07:10:00Z">
              <w:tcPr>
                <w:tcW w:w="435" w:type="dxa"/>
                <w:tcMar>
                  <w:top w:w="56" w:type="dxa"/>
                  <w:left w:w="56" w:type="dxa"/>
                  <w:bottom w:w="56" w:type="dxa"/>
                  <w:right w:w="56" w:type="dxa"/>
                </w:tcMar>
              </w:tcPr>
            </w:tcPrChange>
          </w:tcPr>
          <w:p w14:paraId="698ED1D6"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Change w:id="1736" w:author="Birger Kidmose" w:date="2026-08-06T09:10:00Z" w16du:dateUtc="2026-08-06T07:10:00Z">
              <w:tcPr>
                <w:tcW w:w="3695" w:type="dxa"/>
                <w:tcMar>
                  <w:top w:w="56" w:type="dxa"/>
                  <w:left w:w="56" w:type="dxa"/>
                  <w:bottom w:w="56" w:type="dxa"/>
                  <w:right w:w="56" w:type="dxa"/>
                </w:tcMar>
              </w:tcPr>
            </w:tcPrChange>
          </w:tcPr>
          <w:p w14:paraId="2715011F" w14:textId="622F456B" w:rsidR="001E5488" w:rsidRDefault="00DD08CB">
            <w:pPr>
              <w:widowControl w:val="0"/>
              <w:spacing w:after="0" w:line="240" w:lineRule="auto"/>
            </w:pPr>
            <w:r>
              <w:t xml:space="preserve">→ </w:t>
            </w:r>
            <w:r>
              <w:fldChar w:fldCharType="begin"/>
            </w:r>
            <w:r>
              <w:instrText>HYPERLINK \l "_yml8d4xhn8kh" \h</w:instrText>
            </w:r>
            <w:r>
              <w:fldChar w:fldCharType="separate"/>
            </w:r>
            <w:r>
              <w:rPr>
                <w:color w:val="1155CC"/>
                <w:u w:val="single"/>
              </w:rPr>
              <w:t>Bestilling</w:t>
            </w:r>
            <w:r>
              <w:fldChar w:fldCharType="end"/>
            </w:r>
          </w:p>
        </w:tc>
        <w:tc>
          <w:tcPr>
            <w:tcW w:w="5485" w:type="dxa"/>
            <w:tcMar>
              <w:top w:w="56" w:type="dxa"/>
              <w:left w:w="56" w:type="dxa"/>
              <w:bottom w:w="56" w:type="dxa"/>
              <w:right w:w="56" w:type="dxa"/>
            </w:tcMar>
            <w:tcPrChange w:id="1737" w:author="Birger Kidmose" w:date="2026-08-06T09:10:00Z" w16du:dateUtc="2026-08-06T07:10:00Z">
              <w:tcPr>
                <w:tcW w:w="5485" w:type="dxa"/>
                <w:tcMar>
                  <w:top w:w="56" w:type="dxa"/>
                  <w:left w:w="56" w:type="dxa"/>
                  <w:bottom w:w="56" w:type="dxa"/>
                  <w:right w:w="56" w:type="dxa"/>
                </w:tcMar>
              </w:tcPr>
            </w:tcPrChange>
          </w:tcPr>
          <w:p w14:paraId="6BD8B7D5" w14:textId="77777777" w:rsidR="001E5488" w:rsidRDefault="001E5488">
            <w:pPr>
              <w:widowControl w:val="0"/>
              <w:spacing w:after="0" w:line="240" w:lineRule="auto"/>
            </w:pPr>
          </w:p>
        </w:tc>
      </w:tr>
    </w:tbl>
    <w:p w14:paraId="59DE5C5B" w14:textId="77777777" w:rsidR="001E5488" w:rsidRDefault="001E5488"/>
    <w:p w14:paraId="4289F5C9" w14:textId="6DF3332D" w:rsidR="001E5488" w:rsidRDefault="001D72CE">
      <w:pPr>
        <w:pStyle w:val="Heading2"/>
      </w:pPr>
      <w:bookmarkStart w:id="1738" w:name="_yml8d4xhn8kh" w:colFirst="0" w:colLast="0"/>
      <w:bookmarkStart w:id="1739" w:name="_o61ztej69s4z"/>
      <w:bookmarkStart w:id="1740" w:name="_Toc231991138"/>
      <w:bookmarkEnd w:id="1738"/>
      <w:bookmarkEnd w:id="1739"/>
      <w:r>
        <w:t>7</w:t>
      </w:r>
      <w:r w:rsidR="00DD08CB">
        <w:t>.</w:t>
      </w:r>
      <w:r w:rsidR="00934A7E">
        <w:t>8</w:t>
      </w:r>
      <w:r w:rsidR="00DD08CB">
        <w:t xml:space="preserve"> - Bestilling-element</w:t>
      </w:r>
      <w:bookmarkEnd w:id="1740"/>
    </w:p>
    <w:p w14:paraId="41A6FAFC" w14:textId="3AB58B73" w:rsidR="001E5488" w:rsidRPr="008A6D3B" w:rsidRDefault="00DD08CB">
      <w:r w:rsidRPr="008A6D3B">
        <w:t xml:space="preserve">Bestillingselementet anvendes når recepten bestilles til udlevering på et apotek eller hos en </w:t>
      </w:r>
      <w:r w:rsidR="00A024B0">
        <w:t>§39 vet-forhandler</w:t>
      </w:r>
      <w:r w:rsidRPr="008A6D3B">
        <w:t xml:space="preserve">. Enten oprettes det på recepten af dyrlægen, evt. senere, og senest inden apoteket eller </w:t>
      </w:r>
      <w:r w:rsidR="00A024B0">
        <w:t>§39 vet-forhandler</w:t>
      </w:r>
      <w:r w:rsidRPr="008A6D3B">
        <w:t xml:space="preserve">en udleverer fra recepten. Elementet svarer i høj grad til modellen i afsnit </w:t>
      </w:r>
      <w:hyperlink w:anchor="_xwn9o6z8sqxp">
        <w:r w:rsidR="000407BD">
          <w:rPr>
            <w:color w:val="1155CC"/>
            <w:u w:val="single"/>
          </w:rPr>
          <w:t>6</w:t>
        </w:r>
        <w:r>
          <w:rPr>
            <w:color w:val="1155CC"/>
            <w:u w:val="single"/>
          </w:rPr>
          <w:t>.1.2 - Bestilling</w:t>
        </w:r>
      </w:hyperlink>
      <w:r w:rsidRPr="008A6D3B">
        <w:t>.</w:t>
      </w:r>
    </w:p>
    <w:p w14:paraId="3DF75CA7" w14:textId="5237A5AF" w:rsidR="001E5488" w:rsidRPr="008A6D3B" w:rsidRDefault="00DD08CB">
      <w:r w:rsidRPr="008A6D3B">
        <w:t xml:space="preserve">I de følgende vises det fulde element, som det returneres fra </w:t>
      </w:r>
      <w:del w:id="1741" w:author="Birger Kidmose" w:date="2026-08-06T09:10:00Z" w16du:dateUtc="2026-08-06T07:10:00Z">
        <w:r w:rsidR="00BE3A82">
          <w:delText>.</w:delText>
        </w:r>
      </w:del>
      <w:r w:rsidR="00BE3A82">
        <w:t>Løsningen</w:t>
      </w:r>
      <w:r w:rsidRPr="008A6D3B">
        <w:t xml:space="preserve">. </w:t>
      </w:r>
    </w:p>
    <w:tbl>
      <w:tblPr>
        <w:tblStyle w:val="afb"/>
        <w:tblW w:w="96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1742" w:author="Birger Kidmose" w:date="2026-08-06T09:10:00Z" w16du:dateUtc="2026-08-06T07:10:00Z">
          <w:tblPr>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435"/>
        <w:gridCol w:w="3725"/>
        <w:gridCol w:w="5455"/>
        <w:tblGridChange w:id="1743">
          <w:tblGrid>
            <w:gridCol w:w="435"/>
            <w:gridCol w:w="3725"/>
            <w:gridCol w:w="5455"/>
          </w:tblGrid>
        </w:tblGridChange>
      </w:tblGrid>
      <w:tr w:rsidR="001E5488" w14:paraId="0370AFF1" w14:textId="77777777" w:rsidTr="302F4859">
        <w:trPr>
          <w:trHeight w:val="420"/>
          <w:tblHeader/>
          <w:trPrChange w:id="1744" w:author="Birger Kidmose" w:date="2026-08-06T09:10:00Z" w16du:dateUtc="2026-08-06T07:10:00Z">
            <w:trPr>
              <w:trHeight w:val="420"/>
              <w:tblHeader/>
            </w:trPr>
          </w:trPrChange>
        </w:trPr>
        <w:tc>
          <w:tcPr>
            <w:tcW w:w="9615" w:type="dxa"/>
            <w:gridSpan w:val="3"/>
            <w:shd w:val="clear" w:color="auto" w:fill="BFBFBF" w:themeFill="background1" w:themeFillShade="BF"/>
            <w:tcMar>
              <w:top w:w="56" w:type="dxa"/>
              <w:left w:w="56" w:type="dxa"/>
              <w:bottom w:w="56" w:type="dxa"/>
              <w:right w:w="56" w:type="dxa"/>
            </w:tcMar>
            <w:tcPrChange w:id="1745" w:author="Birger Kidmose" w:date="2026-08-06T09:10:00Z" w16du:dateUtc="2026-08-06T07:10:00Z">
              <w:tcPr>
                <w:tcW w:w="9615" w:type="dxa"/>
                <w:gridSpan w:val="3"/>
                <w:shd w:val="clear" w:color="auto" w:fill="BFBFBF" w:themeFill="background1" w:themeFillShade="BF"/>
                <w:tcMar>
                  <w:top w:w="56" w:type="dxa"/>
                  <w:left w:w="56" w:type="dxa"/>
                  <w:bottom w:w="56" w:type="dxa"/>
                  <w:right w:w="56" w:type="dxa"/>
                </w:tcMar>
              </w:tcPr>
            </w:tcPrChange>
          </w:tcPr>
          <w:p w14:paraId="55AA5AF8" w14:textId="77777777" w:rsidR="001E5488" w:rsidRDefault="00DD08CB">
            <w:pPr>
              <w:widowControl w:val="0"/>
              <w:spacing w:after="0" w:line="240" w:lineRule="auto"/>
            </w:pPr>
            <w:r>
              <w:rPr>
                <w:b/>
                <w:bCs/>
              </w:rPr>
              <w:t xml:space="preserve">Bestilling i svar </w:t>
            </w:r>
            <w:r>
              <w:t>(OrderResponse)</w:t>
            </w:r>
          </w:p>
        </w:tc>
      </w:tr>
      <w:tr w:rsidR="001E5488" w14:paraId="15A7710D" w14:textId="77777777" w:rsidTr="302F4859">
        <w:trPr>
          <w:trHeight w:val="333"/>
          <w:trPrChange w:id="1746" w:author="Birger Kidmose" w:date="2026-08-06T09:10:00Z" w16du:dateUtc="2026-08-06T07:10:00Z">
            <w:trPr>
              <w:trHeight w:val="333"/>
            </w:trPr>
          </w:trPrChange>
        </w:trPr>
        <w:tc>
          <w:tcPr>
            <w:tcW w:w="4160" w:type="dxa"/>
            <w:gridSpan w:val="2"/>
            <w:tcMar>
              <w:top w:w="56" w:type="dxa"/>
              <w:left w:w="56" w:type="dxa"/>
              <w:bottom w:w="56" w:type="dxa"/>
              <w:right w:w="56" w:type="dxa"/>
            </w:tcMar>
            <w:tcPrChange w:id="1747" w:author="Birger Kidmose" w:date="2026-08-06T09:10:00Z" w16du:dateUtc="2026-08-06T07:10:00Z">
              <w:tcPr>
                <w:tcW w:w="4160" w:type="dxa"/>
                <w:gridSpan w:val="2"/>
                <w:tcMar>
                  <w:top w:w="56" w:type="dxa"/>
                  <w:left w:w="56" w:type="dxa"/>
                  <w:bottom w:w="56" w:type="dxa"/>
                  <w:right w:w="56" w:type="dxa"/>
                </w:tcMar>
              </w:tcPr>
            </w:tcPrChange>
          </w:tcPr>
          <w:p w14:paraId="151A6DD8" w14:textId="77777777" w:rsidR="001E5488" w:rsidRDefault="00DD08CB">
            <w:pPr>
              <w:widowControl w:val="0"/>
              <w:spacing w:after="0" w:line="240" w:lineRule="auto"/>
              <w:rPr>
                <w:b/>
                <w:bCs/>
              </w:rPr>
            </w:pPr>
            <w:r>
              <w:rPr>
                <w:b/>
                <w:bCs/>
              </w:rPr>
              <w:t>Element</w:t>
            </w:r>
          </w:p>
        </w:tc>
        <w:tc>
          <w:tcPr>
            <w:tcW w:w="5455" w:type="dxa"/>
            <w:tcMar>
              <w:top w:w="56" w:type="dxa"/>
              <w:left w:w="56" w:type="dxa"/>
              <w:bottom w:w="56" w:type="dxa"/>
              <w:right w:w="56" w:type="dxa"/>
            </w:tcMar>
            <w:tcPrChange w:id="1748" w:author="Birger Kidmose" w:date="2026-08-06T09:10:00Z" w16du:dateUtc="2026-08-06T07:10:00Z">
              <w:tcPr>
                <w:tcW w:w="5455" w:type="dxa"/>
                <w:tcMar>
                  <w:top w:w="56" w:type="dxa"/>
                  <w:left w:w="56" w:type="dxa"/>
                  <w:bottom w:w="56" w:type="dxa"/>
                  <w:right w:w="56" w:type="dxa"/>
                </w:tcMar>
              </w:tcPr>
            </w:tcPrChange>
          </w:tcPr>
          <w:p w14:paraId="31F4C146" w14:textId="77777777" w:rsidR="001E5488" w:rsidRDefault="00DD08CB">
            <w:pPr>
              <w:widowControl w:val="0"/>
              <w:spacing w:after="0" w:line="240" w:lineRule="auto"/>
              <w:rPr>
                <w:b/>
                <w:bCs/>
              </w:rPr>
            </w:pPr>
            <w:r>
              <w:rPr>
                <w:b/>
                <w:bCs/>
              </w:rPr>
              <w:t>Beskrivelse</w:t>
            </w:r>
          </w:p>
        </w:tc>
      </w:tr>
      <w:tr w:rsidR="001E5488" w14:paraId="1855F03B" w14:textId="77777777" w:rsidTr="302F4859">
        <w:trPr>
          <w:trHeight w:val="333"/>
          <w:trPrChange w:id="1749" w:author="Birger Kidmose" w:date="2026-08-06T09:10:00Z" w16du:dateUtc="2026-08-06T07:10:00Z">
            <w:trPr>
              <w:trHeight w:val="333"/>
            </w:trPr>
          </w:trPrChange>
        </w:trPr>
        <w:tc>
          <w:tcPr>
            <w:tcW w:w="4160" w:type="dxa"/>
            <w:gridSpan w:val="2"/>
            <w:tcMar>
              <w:top w:w="56" w:type="dxa"/>
              <w:left w:w="56" w:type="dxa"/>
              <w:bottom w:w="56" w:type="dxa"/>
              <w:right w:w="56" w:type="dxa"/>
            </w:tcMar>
            <w:tcPrChange w:id="1750" w:author="Birger Kidmose" w:date="2026-08-06T09:10:00Z" w16du:dateUtc="2026-08-06T07:10:00Z">
              <w:tcPr>
                <w:tcW w:w="4160" w:type="dxa"/>
                <w:gridSpan w:val="2"/>
                <w:tcMar>
                  <w:top w:w="56" w:type="dxa"/>
                  <w:left w:w="56" w:type="dxa"/>
                  <w:bottom w:w="56" w:type="dxa"/>
                  <w:right w:w="56" w:type="dxa"/>
                </w:tcMar>
              </w:tcPr>
            </w:tcPrChange>
          </w:tcPr>
          <w:p w14:paraId="53A8B24C" w14:textId="77777777" w:rsidR="001E5488" w:rsidRDefault="00DD08CB">
            <w:pPr>
              <w:widowControl w:val="0"/>
              <w:spacing w:after="0" w:line="240" w:lineRule="auto"/>
            </w:pPr>
            <w:r>
              <w:t>Bestillingens id (OrderIdentifier)</w:t>
            </w:r>
          </w:p>
        </w:tc>
        <w:tc>
          <w:tcPr>
            <w:tcW w:w="5455" w:type="dxa"/>
            <w:tcMar>
              <w:top w:w="56" w:type="dxa"/>
              <w:left w:w="56" w:type="dxa"/>
              <w:bottom w:w="56" w:type="dxa"/>
              <w:right w:w="56" w:type="dxa"/>
            </w:tcMar>
            <w:tcPrChange w:id="1751" w:author="Birger Kidmose" w:date="2026-08-06T09:10:00Z" w16du:dateUtc="2026-08-06T07:10:00Z">
              <w:tcPr>
                <w:tcW w:w="5455" w:type="dxa"/>
                <w:tcMar>
                  <w:top w:w="56" w:type="dxa"/>
                  <w:left w:w="56" w:type="dxa"/>
                  <w:bottom w:w="56" w:type="dxa"/>
                  <w:right w:w="56" w:type="dxa"/>
                </w:tcMar>
              </w:tcPr>
            </w:tcPrChange>
          </w:tcPr>
          <w:p w14:paraId="09CCFEC1" w14:textId="210E3B01" w:rsidR="001E5488" w:rsidRPr="008A6D3B" w:rsidRDefault="00DD08CB">
            <w:pPr>
              <w:widowControl w:val="0"/>
              <w:spacing w:after="0" w:line="240" w:lineRule="auto"/>
            </w:pPr>
            <w:r w:rsidRPr="008A6D3B">
              <w:t xml:space="preserve">Bestillingens id tildelt af </w:t>
            </w:r>
            <w:r w:rsidR="0053149D">
              <w:t>Løsningen</w:t>
            </w:r>
          </w:p>
        </w:tc>
      </w:tr>
      <w:tr w:rsidR="001E5488" w14:paraId="0F022C58" w14:textId="77777777" w:rsidTr="302F4859">
        <w:trPr>
          <w:trHeight w:val="333"/>
          <w:trPrChange w:id="1752" w:author="Birger Kidmose" w:date="2026-08-06T09:10:00Z" w16du:dateUtc="2026-08-06T07:10:00Z">
            <w:trPr>
              <w:trHeight w:val="333"/>
            </w:trPr>
          </w:trPrChange>
        </w:trPr>
        <w:tc>
          <w:tcPr>
            <w:tcW w:w="4160" w:type="dxa"/>
            <w:gridSpan w:val="2"/>
            <w:tcMar>
              <w:top w:w="56" w:type="dxa"/>
              <w:left w:w="56" w:type="dxa"/>
              <w:bottom w:w="56" w:type="dxa"/>
              <w:right w:w="56" w:type="dxa"/>
            </w:tcMar>
            <w:tcPrChange w:id="1753" w:author="Birger Kidmose" w:date="2026-08-06T09:10:00Z" w16du:dateUtc="2026-08-06T07:10:00Z">
              <w:tcPr>
                <w:tcW w:w="4160" w:type="dxa"/>
                <w:gridSpan w:val="2"/>
                <w:tcMar>
                  <w:top w:w="56" w:type="dxa"/>
                  <w:left w:w="56" w:type="dxa"/>
                  <w:bottom w:w="56" w:type="dxa"/>
                  <w:right w:w="56" w:type="dxa"/>
                </w:tcMar>
              </w:tcPr>
            </w:tcPrChange>
          </w:tcPr>
          <w:p w14:paraId="33EDD12A" w14:textId="77777777" w:rsidR="001E5488" w:rsidRDefault="00DD08CB">
            <w:pPr>
              <w:widowControl w:val="0"/>
              <w:spacing w:after="0" w:line="240" w:lineRule="auto"/>
            </w:pPr>
            <w:r>
              <w:t>Versionsnummer (Version)</w:t>
            </w:r>
          </w:p>
        </w:tc>
        <w:tc>
          <w:tcPr>
            <w:tcW w:w="5455" w:type="dxa"/>
            <w:tcMar>
              <w:top w:w="56" w:type="dxa"/>
              <w:left w:w="56" w:type="dxa"/>
              <w:bottom w:w="56" w:type="dxa"/>
              <w:right w:w="56" w:type="dxa"/>
            </w:tcMar>
            <w:tcPrChange w:id="1754" w:author="Birger Kidmose" w:date="2026-08-06T09:10:00Z" w16du:dateUtc="2026-08-06T07:10:00Z">
              <w:tcPr>
                <w:tcW w:w="5455" w:type="dxa"/>
                <w:tcMar>
                  <w:top w:w="56" w:type="dxa"/>
                  <w:left w:w="56" w:type="dxa"/>
                  <w:bottom w:w="56" w:type="dxa"/>
                  <w:right w:w="56" w:type="dxa"/>
                </w:tcMar>
              </w:tcPr>
            </w:tcPrChange>
          </w:tcPr>
          <w:p w14:paraId="457E07E8" w14:textId="77777777" w:rsidR="001E5488" w:rsidRPr="008A6D3B" w:rsidRDefault="00DD08CB">
            <w:pPr>
              <w:widowControl w:val="0"/>
              <w:spacing w:after="0" w:line="240" w:lineRule="auto"/>
            </w:pPr>
            <w:r w:rsidRPr="008A6D3B">
              <w:t>Bestillingens versionsnummer, opdateres ved ændring, er stigende men ikke nødvendigvis fortløbende</w:t>
            </w:r>
          </w:p>
        </w:tc>
      </w:tr>
      <w:tr w:rsidR="001E5488" w14:paraId="37B6B9ED" w14:textId="77777777" w:rsidTr="302F4859">
        <w:trPr>
          <w:trHeight w:val="333"/>
          <w:trPrChange w:id="1755" w:author="Birger Kidmose" w:date="2026-08-06T09:10:00Z" w16du:dateUtc="2026-08-06T07:10:00Z">
            <w:trPr>
              <w:trHeight w:val="333"/>
            </w:trPr>
          </w:trPrChange>
        </w:trPr>
        <w:tc>
          <w:tcPr>
            <w:tcW w:w="4160" w:type="dxa"/>
            <w:gridSpan w:val="2"/>
            <w:tcMar>
              <w:top w:w="56" w:type="dxa"/>
              <w:left w:w="56" w:type="dxa"/>
              <w:bottom w:w="56" w:type="dxa"/>
              <w:right w:w="56" w:type="dxa"/>
            </w:tcMar>
            <w:tcPrChange w:id="1756" w:author="Birger Kidmose" w:date="2026-08-06T09:10:00Z" w16du:dateUtc="2026-08-06T07:10:00Z">
              <w:tcPr>
                <w:tcW w:w="4160" w:type="dxa"/>
                <w:gridSpan w:val="2"/>
                <w:tcMar>
                  <w:top w:w="56" w:type="dxa"/>
                  <w:left w:w="56" w:type="dxa"/>
                  <w:bottom w:w="56" w:type="dxa"/>
                  <w:right w:w="56" w:type="dxa"/>
                </w:tcMar>
              </w:tcPr>
            </w:tcPrChange>
          </w:tcPr>
          <w:p w14:paraId="616BF65F" w14:textId="77777777" w:rsidR="001E5488" w:rsidRDefault="00DD08CB">
            <w:pPr>
              <w:widowControl w:val="0"/>
              <w:spacing w:after="0" w:line="240" w:lineRule="auto"/>
            </w:pPr>
            <w:r>
              <w:t>Receptens id</w:t>
            </w:r>
          </w:p>
        </w:tc>
        <w:tc>
          <w:tcPr>
            <w:tcW w:w="5455" w:type="dxa"/>
            <w:tcMar>
              <w:top w:w="56" w:type="dxa"/>
              <w:left w:w="56" w:type="dxa"/>
              <w:bottom w:w="56" w:type="dxa"/>
              <w:right w:w="56" w:type="dxa"/>
            </w:tcMar>
            <w:tcPrChange w:id="1757" w:author="Birger Kidmose" w:date="2026-08-06T09:10:00Z" w16du:dateUtc="2026-08-06T07:10:00Z">
              <w:tcPr>
                <w:tcW w:w="5455" w:type="dxa"/>
                <w:tcMar>
                  <w:top w:w="56" w:type="dxa"/>
                  <w:left w:w="56" w:type="dxa"/>
                  <w:bottom w:w="56" w:type="dxa"/>
                  <w:right w:w="56" w:type="dxa"/>
                </w:tcMar>
              </w:tcPr>
            </w:tcPrChange>
          </w:tcPr>
          <w:p w14:paraId="05D78284" w14:textId="3D908EA7" w:rsidR="001E5488" w:rsidRPr="008A6D3B" w:rsidRDefault="00DD08CB">
            <w:pPr>
              <w:widowControl w:val="0"/>
              <w:spacing w:after="0" w:line="240" w:lineRule="auto"/>
            </w:pPr>
            <w:r w:rsidRPr="008A6D3B">
              <w:t xml:space="preserve">Receptens id, angives når bestillingen ikke forekommer inden i et recept-element, f.eks. </w:t>
            </w:r>
            <w:r>
              <w:t xml:space="preserve">i </w:t>
            </w:r>
            <w:r>
              <w:fldChar w:fldCharType="begin"/>
            </w:r>
            <w:r>
              <w:instrText>HYPERLINK \l "_vems5cim48pd" \h</w:instrText>
            </w:r>
            <w:r>
              <w:fldChar w:fldCharType="separate"/>
            </w:r>
            <w:r>
              <w:rPr>
                <w:color w:val="1155CC"/>
                <w:u w:val="single"/>
              </w:rPr>
              <w:t>Opret bestilling</w:t>
            </w:r>
            <w:r>
              <w:fldChar w:fldCharType="end"/>
            </w:r>
            <w:r w:rsidRPr="008A6D3B">
              <w:t>.</w:t>
            </w:r>
          </w:p>
        </w:tc>
      </w:tr>
      <w:tr w:rsidR="001E5488" w14:paraId="220982FE" w14:textId="77777777" w:rsidTr="302F4859">
        <w:trPr>
          <w:trHeight w:val="333"/>
          <w:trPrChange w:id="1758" w:author="Birger Kidmose" w:date="2026-08-06T09:10:00Z" w16du:dateUtc="2026-08-06T07:10:00Z">
            <w:trPr>
              <w:trHeight w:val="333"/>
            </w:trPr>
          </w:trPrChange>
        </w:trPr>
        <w:tc>
          <w:tcPr>
            <w:tcW w:w="4160" w:type="dxa"/>
            <w:gridSpan w:val="2"/>
            <w:tcMar>
              <w:top w:w="56" w:type="dxa"/>
              <w:left w:w="56" w:type="dxa"/>
              <w:bottom w:w="56" w:type="dxa"/>
              <w:right w:w="56" w:type="dxa"/>
            </w:tcMar>
            <w:tcPrChange w:id="1759" w:author="Birger Kidmose" w:date="2026-08-06T09:10:00Z" w16du:dateUtc="2026-08-06T07:10:00Z">
              <w:tcPr>
                <w:tcW w:w="4160" w:type="dxa"/>
                <w:gridSpan w:val="2"/>
                <w:tcMar>
                  <w:top w:w="56" w:type="dxa"/>
                  <w:left w:w="56" w:type="dxa"/>
                  <w:bottom w:w="56" w:type="dxa"/>
                  <w:right w:w="56" w:type="dxa"/>
                </w:tcMar>
              </w:tcPr>
            </w:tcPrChange>
          </w:tcPr>
          <w:p w14:paraId="780786DF" w14:textId="77777777" w:rsidR="001E5488" w:rsidRDefault="00DD08CB">
            <w:pPr>
              <w:spacing w:after="0" w:line="240" w:lineRule="auto"/>
            </w:pPr>
            <w:r>
              <w:rPr>
                <w:color w:val="4A86E8"/>
              </w:rPr>
              <w:t xml:space="preserve">Oprettet af (CreatedBy) </w:t>
            </w:r>
          </w:p>
        </w:tc>
        <w:tc>
          <w:tcPr>
            <w:tcW w:w="5455" w:type="dxa"/>
            <w:tcMar>
              <w:top w:w="56" w:type="dxa"/>
              <w:left w:w="56" w:type="dxa"/>
              <w:bottom w:w="56" w:type="dxa"/>
              <w:right w:w="56" w:type="dxa"/>
            </w:tcMar>
            <w:tcPrChange w:id="1760" w:author="Birger Kidmose" w:date="2026-08-06T09:10:00Z" w16du:dateUtc="2026-08-06T07:10:00Z">
              <w:tcPr>
                <w:tcW w:w="5455" w:type="dxa"/>
                <w:tcMar>
                  <w:top w:w="56" w:type="dxa"/>
                  <w:left w:w="56" w:type="dxa"/>
                  <w:bottom w:w="56" w:type="dxa"/>
                  <w:right w:w="56" w:type="dxa"/>
                </w:tcMar>
              </w:tcPr>
            </w:tcPrChange>
          </w:tcPr>
          <w:p w14:paraId="53CE07AE" w14:textId="77777777" w:rsidR="001E5488" w:rsidRPr="008A6D3B" w:rsidRDefault="00DD08CB">
            <w:pPr>
              <w:widowControl w:val="0"/>
              <w:spacing w:after="0" w:line="240" w:lineRule="auto"/>
            </w:pPr>
            <w:r w:rsidRPr="008A6D3B">
              <w:t xml:space="preserve">Identifikation af person og organisation der har oprettet bestillingen, hvis dette ikke er den samme som angivet på recepten som bestillingen findes på, ikke obligatorisk </w:t>
            </w:r>
          </w:p>
        </w:tc>
      </w:tr>
      <w:tr w:rsidR="001E5488" w14:paraId="4137602F" w14:textId="77777777" w:rsidTr="302F4859">
        <w:trPr>
          <w:trHeight w:val="333"/>
          <w:trPrChange w:id="1761" w:author="Birger Kidmose" w:date="2026-08-06T09:10:00Z" w16du:dateUtc="2026-08-06T07:10:00Z">
            <w:trPr>
              <w:trHeight w:val="333"/>
            </w:trPr>
          </w:trPrChange>
        </w:trPr>
        <w:tc>
          <w:tcPr>
            <w:tcW w:w="435" w:type="dxa"/>
            <w:tcMar>
              <w:top w:w="56" w:type="dxa"/>
              <w:left w:w="56" w:type="dxa"/>
              <w:bottom w:w="56" w:type="dxa"/>
              <w:right w:w="56" w:type="dxa"/>
            </w:tcMar>
            <w:tcPrChange w:id="1762" w:author="Birger Kidmose" w:date="2026-08-06T09:10:00Z" w16du:dateUtc="2026-08-06T07:10:00Z">
              <w:tcPr>
                <w:tcW w:w="435" w:type="dxa"/>
                <w:tcMar>
                  <w:top w:w="56" w:type="dxa"/>
                  <w:left w:w="56" w:type="dxa"/>
                  <w:bottom w:w="56" w:type="dxa"/>
                  <w:right w:w="56" w:type="dxa"/>
                </w:tcMar>
              </w:tcPr>
            </w:tcPrChange>
          </w:tcPr>
          <w:p w14:paraId="61F30983" w14:textId="77777777" w:rsidR="001E5488" w:rsidRPr="008A6D3B" w:rsidRDefault="001E5488">
            <w:pPr>
              <w:widowControl w:val="0"/>
              <w:spacing w:after="0" w:line="240" w:lineRule="auto"/>
            </w:pPr>
          </w:p>
        </w:tc>
        <w:tc>
          <w:tcPr>
            <w:tcW w:w="3725" w:type="dxa"/>
            <w:tcMar>
              <w:top w:w="56" w:type="dxa"/>
              <w:left w:w="56" w:type="dxa"/>
              <w:bottom w:w="56" w:type="dxa"/>
              <w:right w:w="56" w:type="dxa"/>
            </w:tcMar>
            <w:tcPrChange w:id="1763" w:author="Birger Kidmose" w:date="2026-08-06T09:10:00Z" w16du:dateUtc="2026-08-06T07:10:00Z">
              <w:tcPr>
                <w:tcW w:w="3725" w:type="dxa"/>
                <w:tcMar>
                  <w:top w:w="56" w:type="dxa"/>
                  <w:left w:w="56" w:type="dxa"/>
                  <w:bottom w:w="56" w:type="dxa"/>
                  <w:right w:w="56" w:type="dxa"/>
                </w:tcMar>
              </w:tcPr>
            </w:tcPrChange>
          </w:tcPr>
          <w:p w14:paraId="43C0CC1E" w14:textId="198EFE5B" w:rsidR="001E5488" w:rsidRDefault="00DD08CB">
            <w:pPr>
              <w:widowControl w:val="0"/>
              <w:spacing w:after="0" w:line="240" w:lineRule="auto"/>
            </w:pPr>
            <w:r>
              <w:t xml:space="preserve">→ </w:t>
            </w:r>
            <w:r>
              <w:fldChar w:fldCharType="begin"/>
            </w:r>
            <w:r>
              <w:instrText>HYPERLINK \l "_76m1bjv1qnqz" \h</w:instrText>
            </w:r>
            <w:r>
              <w:fldChar w:fldCharType="separate"/>
            </w:r>
            <w:r>
              <w:rPr>
                <w:color w:val="1155CC"/>
                <w:u w:val="single"/>
              </w:rPr>
              <w:t>Aktør</w:t>
            </w:r>
            <w:r>
              <w:fldChar w:fldCharType="end"/>
            </w:r>
          </w:p>
        </w:tc>
        <w:tc>
          <w:tcPr>
            <w:tcW w:w="5455" w:type="dxa"/>
            <w:tcMar>
              <w:top w:w="56" w:type="dxa"/>
              <w:left w:w="56" w:type="dxa"/>
              <w:bottom w:w="56" w:type="dxa"/>
              <w:right w:w="56" w:type="dxa"/>
            </w:tcMar>
            <w:tcPrChange w:id="1764" w:author="Birger Kidmose" w:date="2026-08-06T09:10:00Z" w16du:dateUtc="2026-08-06T07:10:00Z">
              <w:tcPr>
                <w:tcW w:w="5455" w:type="dxa"/>
                <w:tcMar>
                  <w:top w:w="56" w:type="dxa"/>
                  <w:left w:w="56" w:type="dxa"/>
                  <w:bottom w:w="56" w:type="dxa"/>
                  <w:right w:w="56" w:type="dxa"/>
                </w:tcMar>
              </w:tcPr>
            </w:tcPrChange>
          </w:tcPr>
          <w:p w14:paraId="56637975" w14:textId="77777777" w:rsidR="001E5488" w:rsidRPr="008A6D3B" w:rsidRDefault="00DD08CB">
            <w:pPr>
              <w:widowControl w:val="0"/>
              <w:spacing w:after="0" w:line="240" w:lineRule="auto"/>
            </w:pPr>
            <w:r w:rsidRPr="008A6D3B">
              <w:t>Aktøren (personen) som har oprettet bestillingen, obligatorisk</w:t>
            </w:r>
          </w:p>
        </w:tc>
      </w:tr>
      <w:tr w:rsidR="001E5488" w14:paraId="07CA4B16" w14:textId="77777777" w:rsidTr="302F4859">
        <w:trPr>
          <w:trHeight w:val="333"/>
          <w:trPrChange w:id="1765" w:author="Birger Kidmose" w:date="2026-08-06T09:10:00Z" w16du:dateUtc="2026-08-06T07:10:00Z">
            <w:trPr>
              <w:trHeight w:val="333"/>
            </w:trPr>
          </w:trPrChange>
        </w:trPr>
        <w:tc>
          <w:tcPr>
            <w:tcW w:w="435" w:type="dxa"/>
            <w:tcMar>
              <w:top w:w="56" w:type="dxa"/>
              <w:left w:w="56" w:type="dxa"/>
              <w:bottom w:w="56" w:type="dxa"/>
              <w:right w:w="56" w:type="dxa"/>
            </w:tcMar>
            <w:tcPrChange w:id="1766" w:author="Birger Kidmose" w:date="2026-08-06T09:10:00Z" w16du:dateUtc="2026-08-06T07:10:00Z">
              <w:tcPr>
                <w:tcW w:w="435" w:type="dxa"/>
                <w:tcMar>
                  <w:top w:w="56" w:type="dxa"/>
                  <w:left w:w="56" w:type="dxa"/>
                  <w:bottom w:w="56" w:type="dxa"/>
                  <w:right w:w="56" w:type="dxa"/>
                </w:tcMar>
              </w:tcPr>
            </w:tcPrChange>
          </w:tcPr>
          <w:p w14:paraId="0471CD62" w14:textId="77777777" w:rsidR="001E5488" w:rsidRPr="008A6D3B" w:rsidRDefault="001E5488">
            <w:pPr>
              <w:widowControl w:val="0"/>
              <w:spacing w:after="0" w:line="240" w:lineRule="auto"/>
            </w:pPr>
          </w:p>
        </w:tc>
        <w:tc>
          <w:tcPr>
            <w:tcW w:w="3725" w:type="dxa"/>
            <w:tcMar>
              <w:top w:w="56" w:type="dxa"/>
              <w:left w:w="56" w:type="dxa"/>
              <w:bottom w:w="56" w:type="dxa"/>
              <w:right w:w="56" w:type="dxa"/>
            </w:tcMar>
            <w:tcPrChange w:id="1767" w:author="Birger Kidmose" w:date="2026-08-06T09:10:00Z" w16du:dateUtc="2026-08-06T07:10:00Z">
              <w:tcPr>
                <w:tcW w:w="3725" w:type="dxa"/>
                <w:tcMar>
                  <w:top w:w="56" w:type="dxa"/>
                  <w:left w:w="56" w:type="dxa"/>
                  <w:bottom w:w="56" w:type="dxa"/>
                  <w:right w:w="56" w:type="dxa"/>
                </w:tcMar>
              </w:tcPr>
            </w:tcPrChange>
          </w:tcPr>
          <w:p w14:paraId="1CE0E811" w14:textId="04895FAF" w:rsidR="001E5488" w:rsidRDefault="00DD08CB">
            <w:pPr>
              <w:widowControl w:val="0"/>
              <w:spacing w:after="0" w:line="240" w:lineRule="auto"/>
            </w:pPr>
            <w:r>
              <w:t xml:space="preserve">→ </w:t>
            </w:r>
            <w:r>
              <w:fldChar w:fldCharType="begin"/>
            </w:r>
            <w:r>
              <w:instrText>HYPERLINK \l "_jvykbbuxljsm" \h</w:instrText>
            </w:r>
            <w:r>
              <w:fldChar w:fldCharType="separate"/>
            </w:r>
            <w:r>
              <w:rPr>
                <w:color w:val="1155CC"/>
                <w:u w:val="single"/>
              </w:rPr>
              <w:t>Organisation</w:t>
            </w:r>
            <w:r>
              <w:fldChar w:fldCharType="end"/>
            </w:r>
          </w:p>
        </w:tc>
        <w:tc>
          <w:tcPr>
            <w:tcW w:w="5455" w:type="dxa"/>
            <w:tcMar>
              <w:top w:w="56" w:type="dxa"/>
              <w:left w:w="56" w:type="dxa"/>
              <w:bottom w:w="56" w:type="dxa"/>
              <w:right w:w="56" w:type="dxa"/>
            </w:tcMar>
            <w:tcPrChange w:id="1768" w:author="Birger Kidmose" w:date="2026-08-06T09:10:00Z" w16du:dateUtc="2026-08-06T07:10:00Z">
              <w:tcPr>
                <w:tcW w:w="5455" w:type="dxa"/>
                <w:tcMar>
                  <w:top w:w="56" w:type="dxa"/>
                  <w:left w:w="56" w:type="dxa"/>
                  <w:bottom w:w="56" w:type="dxa"/>
                  <w:right w:w="56" w:type="dxa"/>
                </w:tcMar>
              </w:tcPr>
            </w:tcPrChange>
          </w:tcPr>
          <w:p w14:paraId="7B33A83E" w14:textId="77777777" w:rsidR="001E5488" w:rsidRPr="008A6D3B" w:rsidRDefault="00DD08CB">
            <w:pPr>
              <w:widowControl w:val="0"/>
              <w:spacing w:after="0" w:line="240" w:lineRule="auto"/>
            </w:pPr>
            <w:r w:rsidRPr="008A6D3B">
              <w:t>Organisationen tilknyttet aktøren (personen) som har oprettet bestillingen, ikke obligatorisk</w:t>
            </w:r>
          </w:p>
        </w:tc>
      </w:tr>
      <w:tr w:rsidR="001E5488" w14:paraId="12EE9E72" w14:textId="77777777" w:rsidTr="302F4859">
        <w:trPr>
          <w:trHeight w:val="333"/>
          <w:trPrChange w:id="1769" w:author="Birger Kidmose" w:date="2026-08-06T09:10:00Z" w16du:dateUtc="2026-08-06T07:10:00Z">
            <w:trPr>
              <w:trHeight w:val="333"/>
            </w:trPr>
          </w:trPrChange>
        </w:trPr>
        <w:tc>
          <w:tcPr>
            <w:tcW w:w="4160" w:type="dxa"/>
            <w:gridSpan w:val="2"/>
            <w:tcMar>
              <w:top w:w="56" w:type="dxa"/>
              <w:left w:w="56" w:type="dxa"/>
              <w:bottom w:w="56" w:type="dxa"/>
              <w:right w:w="56" w:type="dxa"/>
            </w:tcMar>
            <w:tcPrChange w:id="1770" w:author="Birger Kidmose" w:date="2026-08-06T09:10:00Z" w16du:dateUtc="2026-08-06T07:10:00Z">
              <w:tcPr>
                <w:tcW w:w="4160" w:type="dxa"/>
                <w:gridSpan w:val="2"/>
                <w:tcMar>
                  <w:top w:w="56" w:type="dxa"/>
                  <w:left w:w="56" w:type="dxa"/>
                  <w:bottom w:w="56" w:type="dxa"/>
                  <w:right w:w="56" w:type="dxa"/>
                </w:tcMar>
              </w:tcPr>
            </w:tcPrChange>
          </w:tcPr>
          <w:p w14:paraId="76AF4881" w14:textId="77777777" w:rsidR="001E5488" w:rsidRDefault="00DD08CB">
            <w:pPr>
              <w:spacing w:after="0" w:line="240" w:lineRule="auto"/>
            </w:pPr>
            <w:r>
              <w:rPr>
                <w:color w:val="4A86E8"/>
              </w:rPr>
              <w:t>Registreret af (ReportedBy)</w:t>
            </w:r>
          </w:p>
        </w:tc>
        <w:tc>
          <w:tcPr>
            <w:tcW w:w="5455" w:type="dxa"/>
            <w:tcMar>
              <w:top w:w="56" w:type="dxa"/>
              <w:left w:w="56" w:type="dxa"/>
              <w:bottom w:w="56" w:type="dxa"/>
              <w:right w:w="56" w:type="dxa"/>
            </w:tcMar>
            <w:tcPrChange w:id="1771" w:author="Birger Kidmose" w:date="2026-08-06T09:10:00Z" w16du:dateUtc="2026-08-06T07:10:00Z">
              <w:tcPr>
                <w:tcW w:w="5455" w:type="dxa"/>
                <w:tcMar>
                  <w:top w:w="56" w:type="dxa"/>
                  <w:left w:w="56" w:type="dxa"/>
                  <w:bottom w:w="56" w:type="dxa"/>
                  <w:right w:w="56" w:type="dxa"/>
                </w:tcMar>
              </w:tcPr>
            </w:tcPrChange>
          </w:tcPr>
          <w:p w14:paraId="3D7D81F0" w14:textId="26D531AD" w:rsidR="001E5488" w:rsidRDefault="00DD08CB">
            <w:pPr>
              <w:widowControl w:val="0"/>
              <w:spacing w:after="0" w:line="240" w:lineRule="auto"/>
            </w:pPr>
            <w:r>
              <w:t>Optionel, skal angives når apoteket registrerer bestillinger på papir</w:t>
            </w:r>
            <w:r w:rsidR="008A6D3B">
              <w:t>r</w:t>
            </w:r>
            <w:r>
              <w:t>ecepter, herunder også aftalte rettelser, hvis dette ikke er den samme som angivet på recepten som bestillingen findes på.</w:t>
            </w:r>
          </w:p>
        </w:tc>
      </w:tr>
      <w:tr w:rsidR="001E5488" w14:paraId="26E636AA" w14:textId="77777777" w:rsidTr="302F4859">
        <w:trPr>
          <w:trHeight w:val="333"/>
          <w:trPrChange w:id="1772" w:author="Birger Kidmose" w:date="2026-08-06T09:10:00Z" w16du:dateUtc="2026-08-06T07:10:00Z">
            <w:trPr>
              <w:trHeight w:val="333"/>
            </w:trPr>
          </w:trPrChange>
        </w:trPr>
        <w:tc>
          <w:tcPr>
            <w:tcW w:w="435" w:type="dxa"/>
            <w:tcMar>
              <w:top w:w="56" w:type="dxa"/>
              <w:left w:w="56" w:type="dxa"/>
              <w:bottom w:w="56" w:type="dxa"/>
              <w:right w:w="56" w:type="dxa"/>
            </w:tcMar>
            <w:tcPrChange w:id="1773" w:author="Birger Kidmose" w:date="2026-08-06T09:10:00Z" w16du:dateUtc="2026-08-06T07:10:00Z">
              <w:tcPr>
                <w:tcW w:w="435" w:type="dxa"/>
                <w:tcMar>
                  <w:top w:w="56" w:type="dxa"/>
                  <w:left w:w="56" w:type="dxa"/>
                  <w:bottom w:w="56" w:type="dxa"/>
                  <w:right w:w="56" w:type="dxa"/>
                </w:tcMar>
              </w:tcPr>
            </w:tcPrChange>
          </w:tcPr>
          <w:p w14:paraId="67412F1D" w14:textId="77777777" w:rsidR="001E5488" w:rsidRDefault="001E5488">
            <w:pPr>
              <w:widowControl w:val="0"/>
              <w:spacing w:after="0" w:line="240" w:lineRule="auto"/>
            </w:pPr>
          </w:p>
        </w:tc>
        <w:tc>
          <w:tcPr>
            <w:tcW w:w="3725" w:type="dxa"/>
            <w:tcMar>
              <w:top w:w="56" w:type="dxa"/>
              <w:left w:w="56" w:type="dxa"/>
              <w:bottom w:w="56" w:type="dxa"/>
              <w:right w:w="56" w:type="dxa"/>
            </w:tcMar>
            <w:tcPrChange w:id="1774" w:author="Birger Kidmose" w:date="2026-08-06T09:10:00Z" w16du:dateUtc="2026-08-06T07:10:00Z">
              <w:tcPr>
                <w:tcW w:w="3725" w:type="dxa"/>
                <w:tcMar>
                  <w:top w:w="56" w:type="dxa"/>
                  <w:left w:w="56" w:type="dxa"/>
                  <w:bottom w:w="56" w:type="dxa"/>
                  <w:right w:w="56" w:type="dxa"/>
                </w:tcMar>
              </w:tcPr>
            </w:tcPrChange>
          </w:tcPr>
          <w:p w14:paraId="4AB9521D" w14:textId="1931CD7D" w:rsidR="001E5488" w:rsidRDefault="00DD08CB">
            <w:pPr>
              <w:widowControl w:val="0"/>
              <w:spacing w:after="0" w:line="240" w:lineRule="auto"/>
            </w:pPr>
            <w:r>
              <w:t xml:space="preserve">→ </w:t>
            </w:r>
            <w:r>
              <w:fldChar w:fldCharType="begin"/>
            </w:r>
            <w:r>
              <w:instrText>HYPERLINK \l "_76m1bjv1qnqz" \h</w:instrText>
            </w:r>
            <w:r>
              <w:fldChar w:fldCharType="separate"/>
            </w:r>
            <w:r>
              <w:rPr>
                <w:color w:val="1155CC"/>
                <w:u w:val="single"/>
              </w:rPr>
              <w:t>Aktør</w:t>
            </w:r>
            <w:r>
              <w:fldChar w:fldCharType="end"/>
            </w:r>
          </w:p>
        </w:tc>
        <w:tc>
          <w:tcPr>
            <w:tcW w:w="5455" w:type="dxa"/>
            <w:tcMar>
              <w:top w:w="56" w:type="dxa"/>
              <w:left w:w="56" w:type="dxa"/>
              <w:bottom w:w="56" w:type="dxa"/>
              <w:right w:w="56" w:type="dxa"/>
            </w:tcMar>
            <w:tcPrChange w:id="1775" w:author="Birger Kidmose" w:date="2026-08-06T09:10:00Z" w16du:dateUtc="2026-08-06T07:10:00Z">
              <w:tcPr>
                <w:tcW w:w="5455" w:type="dxa"/>
                <w:tcMar>
                  <w:top w:w="56" w:type="dxa"/>
                  <w:left w:w="56" w:type="dxa"/>
                  <w:bottom w:w="56" w:type="dxa"/>
                  <w:right w:w="56" w:type="dxa"/>
                </w:tcMar>
              </w:tcPr>
            </w:tcPrChange>
          </w:tcPr>
          <w:p w14:paraId="428FEF90" w14:textId="2B785307" w:rsidR="001E5488" w:rsidRPr="008A6D3B" w:rsidRDefault="00DD08CB">
            <w:pPr>
              <w:widowControl w:val="0"/>
              <w:spacing w:after="0" w:line="240" w:lineRule="auto"/>
            </w:pPr>
            <w:r w:rsidRPr="008A6D3B">
              <w:t xml:space="preserve">Apoteksansat eller </w:t>
            </w:r>
            <w:r>
              <w:t>vet-forhandler</w:t>
            </w:r>
            <w:r w:rsidRPr="008A6D3B">
              <w:t xml:space="preserve">-medarbejder, som registrerer en recept, obligatorisk. </w:t>
            </w:r>
          </w:p>
        </w:tc>
      </w:tr>
      <w:tr w:rsidR="001E5488" w14:paraId="46F068E1" w14:textId="77777777" w:rsidTr="302F4859">
        <w:trPr>
          <w:trHeight w:val="333"/>
          <w:trPrChange w:id="1776" w:author="Birger Kidmose" w:date="2026-08-06T09:10:00Z" w16du:dateUtc="2026-08-06T07:10:00Z">
            <w:trPr>
              <w:trHeight w:val="333"/>
            </w:trPr>
          </w:trPrChange>
        </w:trPr>
        <w:tc>
          <w:tcPr>
            <w:tcW w:w="435" w:type="dxa"/>
            <w:tcMar>
              <w:top w:w="56" w:type="dxa"/>
              <w:left w:w="56" w:type="dxa"/>
              <w:bottom w:w="56" w:type="dxa"/>
              <w:right w:w="56" w:type="dxa"/>
            </w:tcMar>
            <w:tcPrChange w:id="1777" w:author="Birger Kidmose" w:date="2026-08-06T09:10:00Z" w16du:dateUtc="2026-08-06T07:10:00Z">
              <w:tcPr>
                <w:tcW w:w="435" w:type="dxa"/>
                <w:tcMar>
                  <w:top w:w="56" w:type="dxa"/>
                  <w:left w:w="56" w:type="dxa"/>
                  <w:bottom w:w="56" w:type="dxa"/>
                  <w:right w:w="56" w:type="dxa"/>
                </w:tcMar>
              </w:tcPr>
            </w:tcPrChange>
          </w:tcPr>
          <w:p w14:paraId="68CBD8F1" w14:textId="77777777" w:rsidR="001E5488" w:rsidRPr="008A6D3B" w:rsidRDefault="001E5488">
            <w:pPr>
              <w:widowControl w:val="0"/>
              <w:spacing w:after="0" w:line="240" w:lineRule="auto"/>
            </w:pPr>
          </w:p>
        </w:tc>
        <w:tc>
          <w:tcPr>
            <w:tcW w:w="3725" w:type="dxa"/>
            <w:tcMar>
              <w:top w:w="56" w:type="dxa"/>
              <w:left w:w="56" w:type="dxa"/>
              <w:bottom w:w="56" w:type="dxa"/>
              <w:right w:w="56" w:type="dxa"/>
            </w:tcMar>
            <w:tcPrChange w:id="1778" w:author="Birger Kidmose" w:date="2026-08-06T09:10:00Z" w16du:dateUtc="2026-08-06T07:10:00Z">
              <w:tcPr>
                <w:tcW w:w="3725" w:type="dxa"/>
                <w:tcMar>
                  <w:top w:w="56" w:type="dxa"/>
                  <w:left w:w="56" w:type="dxa"/>
                  <w:bottom w:w="56" w:type="dxa"/>
                  <w:right w:w="56" w:type="dxa"/>
                </w:tcMar>
              </w:tcPr>
            </w:tcPrChange>
          </w:tcPr>
          <w:p w14:paraId="6F4E96CD" w14:textId="1E63CC85" w:rsidR="001E5488" w:rsidRDefault="00DD08CB">
            <w:pPr>
              <w:widowControl w:val="0"/>
              <w:spacing w:after="0" w:line="240" w:lineRule="auto"/>
            </w:pPr>
            <w:r>
              <w:t xml:space="preserve">→ </w:t>
            </w:r>
            <w:r>
              <w:fldChar w:fldCharType="begin"/>
            </w:r>
            <w:r>
              <w:instrText>HYPERLINK \l "_jvykbbuxljsm" \h</w:instrText>
            </w:r>
            <w:r>
              <w:fldChar w:fldCharType="separate"/>
            </w:r>
            <w:r>
              <w:rPr>
                <w:color w:val="1155CC"/>
                <w:u w:val="single"/>
              </w:rPr>
              <w:t>Organisation</w:t>
            </w:r>
            <w:r>
              <w:fldChar w:fldCharType="end"/>
            </w:r>
          </w:p>
        </w:tc>
        <w:tc>
          <w:tcPr>
            <w:tcW w:w="5455" w:type="dxa"/>
            <w:tcMar>
              <w:top w:w="56" w:type="dxa"/>
              <w:left w:w="56" w:type="dxa"/>
              <w:bottom w:w="56" w:type="dxa"/>
              <w:right w:w="56" w:type="dxa"/>
            </w:tcMar>
            <w:tcPrChange w:id="1779" w:author="Birger Kidmose" w:date="2026-08-06T09:10:00Z" w16du:dateUtc="2026-08-06T07:10:00Z">
              <w:tcPr>
                <w:tcW w:w="5455" w:type="dxa"/>
                <w:tcMar>
                  <w:top w:w="56" w:type="dxa"/>
                  <w:left w:w="56" w:type="dxa"/>
                  <w:bottom w:w="56" w:type="dxa"/>
                  <w:right w:w="56" w:type="dxa"/>
                </w:tcMar>
              </w:tcPr>
            </w:tcPrChange>
          </w:tcPr>
          <w:p w14:paraId="34FC1CFA" w14:textId="0C9419AE" w:rsidR="001E5488" w:rsidRDefault="00DD08CB">
            <w:pPr>
              <w:widowControl w:val="0"/>
              <w:spacing w:after="0" w:line="240" w:lineRule="auto"/>
            </w:pPr>
            <w:r>
              <w:t xml:space="preserve">Apotek eller vet-forhandler, obligatorisk. </w:t>
            </w:r>
          </w:p>
        </w:tc>
      </w:tr>
      <w:tr w:rsidR="001E5488" w14:paraId="5EDBFD5E" w14:textId="77777777" w:rsidTr="302F4859">
        <w:trPr>
          <w:trHeight w:val="333"/>
          <w:trPrChange w:id="1780" w:author="Birger Kidmose" w:date="2026-08-06T09:10:00Z" w16du:dateUtc="2026-08-06T07:10:00Z">
            <w:trPr>
              <w:trHeight w:val="333"/>
            </w:trPr>
          </w:trPrChange>
        </w:trPr>
        <w:tc>
          <w:tcPr>
            <w:tcW w:w="4160" w:type="dxa"/>
            <w:gridSpan w:val="2"/>
            <w:tcMar>
              <w:top w:w="56" w:type="dxa"/>
              <w:left w:w="56" w:type="dxa"/>
              <w:bottom w:w="56" w:type="dxa"/>
              <w:right w:w="56" w:type="dxa"/>
            </w:tcMar>
            <w:tcPrChange w:id="1781" w:author="Birger Kidmose" w:date="2026-08-06T09:10:00Z" w16du:dateUtc="2026-08-06T07:10:00Z">
              <w:tcPr>
                <w:tcW w:w="4160" w:type="dxa"/>
                <w:gridSpan w:val="2"/>
                <w:tcMar>
                  <w:top w:w="56" w:type="dxa"/>
                  <w:left w:w="56" w:type="dxa"/>
                  <w:bottom w:w="56" w:type="dxa"/>
                  <w:right w:w="56" w:type="dxa"/>
                </w:tcMar>
              </w:tcPr>
            </w:tcPrChange>
          </w:tcPr>
          <w:p w14:paraId="0FF45336" w14:textId="77777777" w:rsidR="001E5488" w:rsidRDefault="00DD08CB">
            <w:pPr>
              <w:widowControl w:val="0"/>
              <w:spacing w:after="0" w:line="240" w:lineRule="auto"/>
            </w:pPr>
            <w:r>
              <w:t>Oprettelsestidspunkt (CreatedDateTime)</w:t>
            </w:r>
          </w:p>
        </w:tc>
        <w:tc>
          <w:tcPr>
            <w:tcW w:w="5455" w:type="dxa"/>
            <w:tcMar>
              <w:top w:w="56" w:type="dxa"/>
              <w:left w:w="56" w:type="dxa"/>
              <w:bottom w:w="56" w:type="dxa"/>
              <w:right w:w="56" w:type="dxa"/>
            </w:tcMar>
            <w:tcPrChange w:id="1782" w:author="Birger Kidmose" w:date="2026-08-06T09:10:00Z" w16du:dateUtc="2026-08-06T07:10:00Z">
              <w:tcPr>
                <w:tcW w:w="5455" w:type="dxa"/>
                <w:tcMar>
                  <w:top w:w="56" w:type="dxa"/>
                  <w:left w:w="56" w:type="dxa"/>
                  <w:bottom w:w="56" w:type="dxa"/>
                  <w:right w:w="56" w:type="dxa"/>
                </w:tcMar>
              </w:tcPr>
            </w:tcPrChange>
          </w:tcPr>
          <w:p w14:paraId="2B28FF6F" w14:textId="50D8D131" w:rsidR="001E5488" w:rsidRPr="008A6D3B" w:rsidRDefault="00DD08CB">
            <w:pPr>
              <w:widowControl w:val="0"/>
              <w:spacing w:after="0" w:line="240" w:lineRule="auto"/>
            </w:pPr>
            <w:r w:rsidRPr="008A6D3B">
              <w:t xml:space="preserve">Tidspunkt bestillingen er oprettet på </w:t>
            </w:r>
            <w:r w:rsidR="000407BD">
              <w:t xml:space="preserve">i </w:t>
            </w:r>
            <w:r w:rsidR="00153D5A">
              <w:t>Løsningen</w:t>
            </w:r>
            <w:r w:rsidRPr="008A6D3B">
              <w:t xml:space="preserve">, sættes af </w:t>
            </w:r>
            <w:r w:rsidR="00153D5A">
              <w:t>Løsningen</w:t>
            </w:r>
          </w:p>
        </w:tc>
      </w:tr>
      <w:tr w:rsidR="001E5488" w14:paraId="00FF5BFA" w14:textId="77777777" w:rsidTr="302F4859">
        <w:trPr>
          <w:trHeight w:val="333"/>
          <w:trPrChange w:id="1783" w:author="Birger Kidmose" w:date="2026-08-06T09:10:00Z" w16du:dateUtc="2026-08-06T07:10:00Z">
            <w:trPr>
              <w:trHeight w:val="333"/>
            </w:trPr>
          </w:trPrChange>
        </w:trPr>
        <w:tc>
          <w:tcPr>
            <w:tcW w:w="4160" w:type="dxa"/>
            <w:gridSpan w:val="2"/>
            <w:tcMar>
              <w:top w:w="56" w:type="dxa"/>
              <w:left w:w="56" w:type="dxa"/>
              <w:bottom w:w="56" w:type="dxa"/>
              <w:right w:w="56" w:type="dxa"/>
            </w:tcMar>
            <w:tcPrChange w:id="1784" w:author="Birger Kidmose" w:date="2026-08-06T09:10:00Z" w16du:dateUtc="2026-08-06T07:10:00Z">
              <w:tcPr>
                <w:tcW w:w="4160" w:type="dxa"/>
                <w:gridSpan w:val="2"/>
                <w:tcMar>
                  <w:top w:w="56" w:type="dxa"/>
                  <w:left w:w="56" w:type="dxa"/>
                  <w:bottom w:w="56" w:type="dxa"/>
                  <w:right w:w="56" w:type="dxa"/>
                </w:tcMar>
              </w:tcPr>
            </w:tcPrChange>
          </w:tcPr>
          <w:p w14:paraId="3893FA42" w14:textId="77777777" w:rsidR="001E5488" w:rsidRDefault="00DD08CB">
            <w:pPr>
              <w:widowControl w:val="0"/>
              <w:spacing w:after="0" w:line="240" w:lineRule="auto"/>
              <w:rPr>
                <w:color w:val="4A86E8"/>
              </w:rPr>
            </w:pPr>
            <w:r>
              <w:rPr>
                <w:color w:val="4A86E8"/>
              </w:rPr>
              <w:t>Modtager</w:t>
            </w:r>
          </w:p>
        </w:tc>
        <w:tc>
          <w:tcPr>
            <w:tcW w:w="5455" w:type="dxa"/>
            <w:tcMar>
              <w:top w:w="56" w:type="dxa"/>
              <w:left w:w="56" w:type="dxa"/>
              <w:bottom w:w="56" w:type="dxa"/>
              <w:right w:w="56" w:type="dxa"/>
            </w:tcMar>
            <w:tcPrChange w:id="1785" w:author="Birger Kidmose" w:date="2026-08-06T09:10:00Z" w16du:dateUtc="2026-08-06T07:10:00Z">
              <w:tcPr>
                <w:tcW w:w="5455" w:type="dxa"/>
                <w:tcMar>
                  <w:top w:w="56" w:type="dxa"/>
                  <w:left w:w="56" w:type="dxa"/>
                  <w:bottom w:w="56" w:type="dxa"/>
                  <w:right w:w="56" w:type="dxa"/>
                </w:tcMar>
              </w:tcPr>
            </w:tcPrChange>
          </w:tcPr>
          <w:p w14:paraId="1FF47A2A" w14:textId="10DD7B1C" w:rsidR="001E5488" w:rsidRDefault="00DD08CB">
            <w:pPr>
              <w:widowControl w:val="0"/>
              <w:spacing w:after="0" w:line="240" w:lineRule="auto"/>
            </w:pPr>
            <w:r w:rsidRPr="008A6D3B">
              <w:t xml:space="preserve">Apoteket eller vet-forhandleren, som recepten er bestilt til. </w:t>
            </w:r>
            <w:r>
              <w:t xml:space="preserve">Obligatorisk. </w:t>
            </w:r>
          </w:p>
        </w:tc>
      </w:tr>
      <w:tr w:rsidR="001E5488" w14:paraId="23B6D9BF" w14:textId="77777777" w:rsidTr="302F4859">
        <w:trPr>
          <w:trHeight w:val="333"/>
          <w:trPrChange w:id="1786" w:author="Birger Kidmose" w:date="2026-08-06T09:10:00Z" w16du:dateUtc="2026-08-06T07:10:00Z">
            <w:trPr>
              <w:trHeight w:val="333"/>
            </w:trPr>
          </w:trPrChange>
        </w:trPr>
        <w:tc>
          <w:tcPr>
            <w:tcW w:w="435" w:type="dxa"/>
            <w:tcMar>
              <w:top w:w="56" w:type="dxa"/>
              <w:left w:w="56" w:type="dxa"/>
              <w:bottom w:w="56" w:type="dxa"/>
              <w:right w:w="56" w:type="dxa"/>
            </w:tcMar>
            <w:tcPrChange w:id="1787" w:author="Birger Kidmose" w:date="2026-08-06T09:10:00Z" w16du:dateUtc="2026-08-06T07:10:00Z">
              <w:tcPr>
                <w:tcW w:w="435" w:type="dxa"/>
                <w:tcMar>
                  <w:top w:w="56" w:type="dxa"/>
                  <w:left w:w="56" w:type="dxa"/>
                  <w:bottom w:w="56" w:type="dxa"/>
                  <w:right w:w="56" w:type="dxa"/>
                </w:tcMar>
              </w:tcPr>
            </w:tcPrChange>
          </w:tcPr>
          <w:p w14:paraId="5F783A91" w14:textId="77777777" w:rsidR="001E5488" w:rsidRDefault="001E5488">
            <w:pPr>
              <w:widowControl w:val="0"/>
              <w:spacing w:after="0" w:line="240" w:lineRule="auto"/>
            </w:pPr>
          </w:p>
        </w:tc>
        <w:tc>
          <w:tcPr>
            <w:tcW w:w="3725" w:type="dxa"/>
            <w:tcMar>
              <w:top w:w="56" w:type="dxa"/>
              <w:left w:w="56" w:type="dxa"/>
              <w:bottom w:w="56" w:type="dxa"/>
              <w:right w:w="56" w:type="dxa"/>
            </w:tcMar>
            <w:tcPrChange w:id="1788" w:author="Birger Kidmose" w:date="2026-08-06T09:10:00Z" w16du:dateUtc="2026-08-06T07:10:00Z">
              <w:tcPr>
                <w:tcW w:w="3725" w:type="dxa"/>
                <w:tcMar>
                  <w:top w:w="56" w:type="dxa"/>
                  <w:left w:w="56" w:type="dxa"/>
                  <w:bottom w:w="56" w:type="dxa"/>
                  <w:right w:w="56" w:type="dxa"/>
                </w:tcMar>
              </w:tcPr>
            </w:tcPrChange>
          </w:tcPr>
          <w:p w14:paraId="226BC816" w14:textId="0E6C8932" w:rsidR="001E5488" w:rsidRDefault="00DD08CB">
            <w:pPr>
              <w:widowControl w:val="0"/>
              <w:spacing w:after="0" w:line="240" w:lineRule="auto"/>
            </w:pPr>
            <w:r>
              <w:t xml:space="preserve">→ </w:t>
            </w:r>
            <w:r>
              <w:fldChar w:fldCharType="begin"/>
            </w:r>
            <w:r>
              <w:instrText>HYPERLINK \l "_jvykbbuxljsm" \h</w:instrText>
            </w:r>
            <w:r>
              <w:fldChar w:fldCharType="separate"/>
            </w:r>
            <w:r>
              <w:rPr>
                <w:color w:val="1155CC"/>
                <w:u w:val="single"/>
              </w:rPr>
              <w:t>Organisation</w:t>
            </w:r>
            <w:r>
              <w:fldChar w:fldCharType="end"/>
            </w:r>
          </w:p>
        </w:tc>
        <w:tc>
          <w:tcPr>
            <w:tcW w:w="5455" w:type="dxa"/>
            <w:tcMar>
              <w:top w:w="56" w:type="dxa"/>
              <w:left w:w="56" w:type="dxa"/>
              <w:bottom w:w="56" w:type="dxa"/>
              <w:right w:w="56" w:type="dxa"/>
            </w:tcMar>
            <w:tcPrChange w:id="1789" w:author="Birger Kidmose" w:date="2026-08-06T09:10:00Z" w16du:dateUtc="2026-08-06T07:10:00Z">
              <w:tcPr>
                <w:tcW w:w="5455" w:type="dxa"/>
                <w:tcMar>
                  <w:top w:w="56" w:type="dxa"/>
                  <w:left w:w="56" w:type="dxa"/>
                  <w:bottom w:w="56" w:type="dxa"/>
                  <w:right w:w="56" w:type="dxa"/>
                </w:tcMar>
              </w:tcPr>
            </w:tcPrChange>
          </w:tcPr>
          <w:p w14:paraId="1BE7B927" w14:textId="77777777" w:rsidR="001E5488" w:rsidRDefault="001E5488">
            <w:pPr>
              <w:widowControl w:val="0"/>
              <w:spacing w:after="0" w:line="240" w:lineRule="auto"/>
            </w:pPr>
          </w:p>
        </w:tc>
      </w:tr>
      <w:tr w:rsidR="001E5488" w14:paraId="241BDAC0" w14:textId="77777777" w:rsidTr="302F4859">
        <w:trPr>
          <w:trHeight w:val="333"/>
          <w:trPrChange w:id="1790" w:author="Birger Kidmose" w:date="2026-08-06T09:10:00Z" w16du:dateUtc="2026-08-06T07:10:00Z">
            <w:trPr>
              <w:trHeight w:val="333"/>
            </w:trPr>
          </w:trPrChange>
        </w:trPr>
        <w:tc>
          <w:tcPr>
            <w:tcW w:w="4160" w:type="dxa"/>
            <w:gridSpan w:val="2"/>
            <w:tcMar>
              <w:top w:w="56" w:type="dxa"/>
              <w:left w:w="56" w:type="dxa"/>
              <w:bottom w:w="56" w:type="dxa"/>
              <w:right w:w="56" w:type="dxa"/>
            </w:tcMar>
            <w:tcPrChange w:id="1791" w:author="Birger Kidmose" w:date="2026-08-06T09:10:00Z" w16du:dateUtc="2026-08-06T07:10:00Z">
              <w:tcPr>
                <w:tcW w:w="4160" w:type="dxa"/>
                <w:gridSpan w:val="2"/>
                <w:tcMar>
                  <w:top w:w="56" w:type="dxa"/>
                  <w:left w:w="56" w:type="dxa"/>
                  <w:bottom w:w="56" w:type="dxa"/>
                  <w:right w:w="56" w:type="dxa"/>
                </w:tcMar>
              </w:tcPr>
            </w:tcPrChange>
          </w:tcPr>
          <w:p w14:paraId="38CC404A" w14:textId="77777777" w:rsidR="001E5488" w:rsidRDefault="48547936">
            <w:pPr>
              <w:widowControl w:val="0"/>
              <w:spacing w:after="0" w:line="240" w:lineRule="auto"/>
            </w:pPr>
            <w:commentRangeStart w:id="1792"/>
            <w:commentRangeStart w:id="1793"/>
            <w:commentRangeStart w:id="1794"/>
            <w:commentRangeStart w:id="1795"/>
            <w:r>
              <w:t>Status</w:t>
            </w:r>
            <w:commentRangeEnd w:id="1792"/>
            <w:r w:rsidR="00DD08CB">
              <w:rPr>
                <w:rStyle w:val="CommentReference"/>
                <w:sz w:val="22"/>
                <w:szCs w:val="22"/>
              </w:rPr>
              <w:commentReference w:id="1792"/>
            </w:r>
            <w:commentRangeEnd w:id="1793"/>
            <w:r>
              <w:rPr>
                <w:rStyle w:val="CommentReference"/>
                <w:sz w:val="22"/>
                <w:szCs w:val="22"/>
              </w:rPr>
              <w:commentReference w:id="1793"/>
            </w:r>
            <w:commentRangeEnd w:id="1794"/>
            <w:r>
              <w:rPr>
                <w:rStyle w:val="CommentReference"/>
                <w:sz w:val="22"/>
                <w:szCs w:val="22"/>
              </w:rPr>
              <w:commentReference w:id="1794"/>
            </w:r>
            <w:commentRangeEnd w:id="1795"/>
            <w:r>
              <w:rPr>
                <w:rStyle w:val="CommentReference"/>
                <w:sz w:val="22"/>
                <w:szCs w:val="22"/>
              </w:rPr>
              <w:commentReference w:id="1795"/>
            </w:r>
          </w:p>
        </w:tc>
        <w:tc>
          <w:tcPr>
            <w:tcW w:w="5455" w:type="dxa"/>
            <w:tcMar>
              <w:top w:w="56" w:type="dxa"/>
              <w:left w:w="56" w:type="dxa"/>
              <w:bottom w:w="56" w:type="dxa"/>
              <w:right w:w="56" w:type="dxa"/>
            </w:tcMar>
            <w:tcPrChange w:id="1796" w:author="Birger Kidmose" w:date="2026-08-06T09:10:00Z" w16du:dateUtc="2026-08-06T07:10:00Z">
              <w:tcPr>
                <w:tcW w:w="5455" w:type="dxa"/>
                <w:tcMar>
                  <w:top w:w="56" w:type="dxa"/>
                  <w:left w:w="56" w:type="dxa"/>
                  <w:bottom w:w="56" w:type="dxa"/>
                  <w:right w:w="56" w:type="dxa"/>
                </w:tcMar>
              </w:tcPr>
            </w:tcPrChange>
          </w:tcPr>
          <w:p w14:paraId="0ECB30CD" w14:textId="77777777" w:rsidR="001E5488" w:rsidRPr="008A6D3B" w:rsidRDefault="00DD08CB">
            <w:pPr>
              <w:widowControl w:val="0"/>
              <w:spacing w:after="0" w:line="240" w:lineRule="auto"/>
            </w:pPr>
            <w:r w:rsidRPr="008A6D3B">
              <w:t>Status “Bestilt”, “Udført” eller “Annulleret”</w:t>
            </w:r>
          </w:p>
        </w:tc>
      </w:tr>
      <w:tr w:rsidR="001E5488" w14:paraId="47125C1A" w14:textId="77777777" w:rsidTr="302F4859">
        <w:trPr>
          <w:trHeight w:val="333"/>
          <w:trPrChange w:id="1797" w:author="Birger Kidmose" w:date="2026-08-06T09:10:00Z" w16du:dateUtc="2026-08-06T07:10:00Z">
            <w:trPr>
              <w:trHeight w:val="333"/>
            </w:trPr>
          </w:trPrChange>
        </w:trPr>
        <w:tc>
          <w:tcPr>
            <w:tcW w:w="4160" w:type="dxa"/>
            <w:gridSpan w:val="2"/>
            <w:tcMar>
              <w:top w:w="56" w:type="dxa"/>
              <w:left w:w="56" w:type="dxa"/>
              <w:bottom w:w="56" w:type="dxa"/>
              <w:right w:w="56" w:type="dxa"/>
            </w:tcMar>
            <w:tcPrChange w:id="1798" w:author="Birger Kidmose" w:date="2026-08-06T09:10:00Z" w16du:dateUtc="2026-08-06T07:10:00Z">
              <w:tcPr>
                <w:tcW w:w="4160" w:type="dxa"/>
                <w:gridSpan w:val="2"/>
                <w:tcMar>
                  <w:top w:w="56" w:type="dxa"/>
                  <w:left w:w="56" w:type="dxa"/>
                  <w:bottom w:w="56" w:type="dxa"/>
                  <w:right w:w="56" w:type="dxa"/>
                </w:tcMar>
              </w:tcPr>
            </w:tcPrChange>
          </w:tcPr>
          <w:p w14:paraId="5BA3CD04" w14:textId="77777777" w:rsidR="001E5488" w:rsidRDefault="00DD08CB">
            <w:pPr>
              <w:widowControl w:val="0"/>
              <w:spacing w:after="0" w:line="240" w:lineRule="auto"/>
            </w:pPr>
            <w:r>
              <w:rPr>
                <w:color w:val="4A86E8"/>
              </w:rPr>
              <w:t>Levering (Delivery)</w:t>
            </w:r>
          </w:p>
        </w:tc>
        <w:tc>
          <w:tcPr>
            <w:tcW w:w="5455" w:type="dxa"/>
            <w:tcMar>
              <w:top w:w="56" w:type="dxa"/>
              <w:left w:w="56" w:type="dxa"/>
              <w:bottom w:w="56" w:type="dxa"/>
              <w:right w:w="56" w:type="dxa"/>
            </w:tcMar>
            <w:tcPrChange w:id="1799" w:author="Birger Kidmose" w:date="2026-08-06T09:10:00Z" w16du:dateUtc="2026-08-06T07:10:00Z">
              <w:tcPr>
                <w:tcW w:w="5455" w:type="dxa"/>
                <w:tcMar>
                  <w:top w:w="56" w:type="dxa"/>
                  <w:left w:w="56" w:type="dxa"/>
                  <w:bottom w:w="56" w:type="dxa"/>
                  <w:right w:w="56" w:type="dxa"/>
                </w:tcMar>
              </w:tcPr>
            </w:tcPrChange>
          </w:tcPr>
          <w:p w14:paraId="35FD076B" w14:textId="77777777" w:rsidR="001E5488" w:rsidRDefault="00DD08CB">
            <w:pPr>
              <w:widowControl w:val="0"/>
              <w:spacing w:after="0" w:line="240" w:lineRule="auto"/>
            </w:pPr>
            <w:r>
              <w:t>Optionel leveringsinformation</w:t>
            </w:r>
          </w:p>
        </w:tc>
      </w:tr>
      <w:tr w:rsidR="001E5488" w14:paraId="1C9E66A6" w14:textId="77777777" w:rsidTr="302F4859">
        <w:trPr>
          <w:trHeight w:val="333"/>
          <w:trPrChange w:id="1800" w:author="Birger Kidmose" w:date="2026-08-06T09:10:00Z" w16du:dateUtc="2026-08-06T07:10:00Z">
            <w:trPr>
              <w:trHeight w:val="333"/>
            </w:trPr>
          </w:trPrChange>
        </w:trPr>
        <w:tc>
          <w:tcPr>
            <w:tcW w:w="435" w:type="dxa"/>
            <w:tcMar>
              <w:top w:w="56" w:type="dxa"/>
              <w:left w:w="56" w:type="dxa"/>
              <w:bottom w:w="56" w:type="dxa"/>
              <w:right w:w="56" w:type="dxa"/>
            </w:tcMar>
            <w:tcPrChange w:id="1801" w:author="Birger Kidmose" w:date="2026-08-06T09:10:00Z" w16du:dateUtc="2026-08-06T07:10:00Z">
              <w:tcPr>
                <w:tcW w:w="435" w:type="dxa"/>
                <w:tcMar>
                  <w:top w:w="56" w:type="dxa"/>
                  <w:left w:w="56" w:type="dxa"/>
                  <w:bottom w:w="56" w:type="dxa"/>
                  <w:right w:w="56" w:type="dxa"/>
                </w:tcMar>
              </w:tcPr>
            </w:tcPrChange>
          </w:tcPr>
          <w:p w14:paraId="26642F2F" w14:textId="77777777" w:rsidR="001E5488" w:rsidRDefault="001E5488">
            <w:pPr>
              <w:widowControl w:val="0"/>
              <w:spacing w:after="0" w:line="240" w:lineRule="auto"/>
            </w:pPr>
          </w:p>
        </w:tc>
        <w:tc>
          <w:tcPr>
            <w:tcW w:w="3725" w:type="dxa"/>
            <w:tcMar>
              <w:top w:w="56" w:type="dxa"/>
              <w:left w:w="56" w:type="dxa"/>
              <w:bottom w:w="56" w:type="dxa"/>
              <w:right w:w="56" w:type="dxa"/>
            </w:tcMar>
            <w:tcPrChange w:id="1802" w:author="Birger Kidmose" w:date="2026-08-06T09:10:00Z" w16du:dateUtc="2026-08-06T07:10:00Z">
              <w:tcPr>
                <w:tcW w:w="3725" w:type="dxa"/>
                <w:tcMar>
                  <w:top w:w="56" w:type="dxa"/>
                  <w:left w:w="56" w:type="dxa"/>
                  <w:bottom w:w="56" w:type="dxa"/>
                  <w:right w:w="56" w:type="dxa"/>
                </w:tcMar>
              </w:tcPr>
            </w:tcPrChange>
          </w:tcPr>
          <w:p w14:paraId="6C72DA77" w14:textId="77777777" w:rsidR="001E5488" w:rsidRDefault="00DD08CB">
            <w:pPr>
              <w:widowControl w:val="0"/>
              <w:spacing w:after="0" w:line="240" w:lineRule="auto"/>
            </w:pPr>
            <w:r>
              <w:t>Leveringsinstruktion tekst (DeliveryInstructionText)</w:t>
            </w:r>
          </w:p>
        </w:tc>
        <w:tc>
          <w:tcPr>
            <w:tcW w:w="5455" w:type="dxa"/>
            <w:tcMar>
              <w:top w:w="56" w:type="dxa"/>
              <w:left w:w="56" w:type="dxa"/>
              <w:bottom w:w="56" w:type="dxa"/>
              <w:right w:w="56" w:type="dxa"/>
            </w:tcMar>
            <w:tcPrChange w:id="1803" w:author="Birger Kidmose" w:date="2026-08-06T09:10:00Z" w16du:dateUtc="2026-08-06T07:10:00Z">
              <w:tcPr>
                <w:tcW w:w="5455" w:type="dxa"/>
                <w:tcMar>
                  <w:top w:w="56" w:type="dxa"/>
                  <w:left w:w="56" w:type="dxa"/>
                  <w:bottom w:w="56" w:type="dxa"/>
                  <w:right w:w="56" w:type="dxa"/>
                </w:tcMar>
              </w:tcPr>
            </w:tcPrChange>
          </w:tcPr>
          <w:p w14:paraId="0D33F082" w14:textId="77777777" w:rsidR="001E5488" w:rsidRDefault="00DD08CB">
            <w:pPr>
              <w:widowControl w:val="0"/>
              <w:spacing w:after="0" w:line="240" w:lineRule="auto"/>
            </w:pPr>
            <w:r>
              <w:t>Optionel tekst</w:t>
            </w:r>
          </w:p>
        </w:tc>
      </w:tr>
      <w:tr w:rsidR="001E5488" w14:paraId="04D338C5" w14:textId="77777777" w:rsidTr="302F4859">
        <w:trPr>
          <w:trHeight w:val="333"/>
          <w:trPrChange w:id="1804" w:author="Birger Kidmose" w:date="2026-08-06T09:10:00Z" w16du:dateUtc="2026-08-06T07:10:00Z">
            <w:trPr>
              <w:trHeight w:val="333"/>
            </w:trPr>
          </w:trPrChange>
        </w:trPr>
        <w:tc>
          <w:tcPr>
            <w:tcW w:w="435" w:type="dxa"/>
            <w:tcMar>
              <w:top w:w="56" w:type="dxa"/>
              <w:left w:w="56" w:type="dxa"/>
              <w:bottom w:w="56" w:type="dxa"/>
              <w:right w:w="56" w:type="dxa"/>
            </w:tcMar>
            <w:tcPrChange w:id="1805" w:author="Birger Kidmose" w:date="2026-08-06T09:10:00Z" w16du:dateUtc="2026-08-06T07:10:00Z">
              <w:tcPr>
                <w:tcW w:w="435" w:type="dxa"/>
                <w:tcMar>
                  <w:top w:w="56" w:type="dxa"/>
                  <w:left w:w="56" w:type="dxa"/>
                  <w:bottom w:w="56" w:type="dxa"/>
                  <w:right w:w="56" w:type="dxa"/>
                </w:tcMar>
              </w:tcPr>
            </w:tcPrChange>
          </w:tcPr>
          <w:p w14:paraId="03D4A35C" w14:textId="77777777" w:rsidR="001E5488" w:rsidRDefault="001E5488">
            <w:pPr>
              <w:widowControl w:val="0"/>
              <w:spacing w:after="0" w:line="240" w:lineRule="auto"/>
            </w:pPr>
          </w:p>
        </w:tc>
        <w:tc>
          <w:tcPr>
            <w:tcW w:w="3725" w:type="dxa"/>
            <w:tcMar>
              <w:top w:w="56" w:type="dxa"/>
              <w:left w:w="56" w:type="dxa"/>
              <w:bottom w:w="56" w:type="dxa"/>
              <w:right w:w="56" w:type="dxa"/>
            </w:tcMar>
            <w:tcPrChange w:id="1806" w:author="Birger Kidmose" w:date="2026-08-06T09:10:00Z" w16du:dateUtc="2026-08-06T07:10:00Z">
              <w:tcPr>
                <w:tcW w:w="3725" w:type="dxa"/>
                <w:tcMar>
                  <w:top w:w="56" w:type="dxa"/>
                  <w:left w:w="56" w:type="dxa"/>
                  <w:bottom w:w="56" w:type="dxa"/>
                  <w:right w:w="56" w:type="dxa"/>
                </w:tcMar>
              </w:tcPr>
            </w:tcPrChange>
          </w:tcPr>
          <w:p w14:paraId="0F8BA49E" w14:textId="77777777" w:rsidR="001E5488" w:rsidRDefault="00DD08CB">
            <w:pPr>
              <w:widowControl w:val="0"/>
              <w:spacing w:after="0" w:line="240" w:lineRule="auto"/>
            </w:pPr>
            <w:r>
              <w:t xml:space="preserve">Prioritet (Priority) </w:t>
            </w:r>
          </w:p>
        </w:tc>
        <w:tc>
          <w:tcPr>
            <w:tcW w:w="5455" w:type="dxa"/>
            <w:tcMar>
              <w:top w:w="56" w:type="dxa"/>
              <w:left w:w="56" w:type="dxa"/>
              <w:bottom w:w="56" w:type="dxa"/>
              <w:right w:w="56" w:type="dxa"/>
            </w:tcMar>
            <w:tcPrChange w:id="1807" w:author="Birger Kidmose" w:date="2026-08-06T09:10:00Z" w16du:dateUtc="2026-08-06T07:10:00Z">
              <w:tcPr>
                <w:tcW w:w="5455" w:type="dxa"/>
                <w:tcMar>
                  <w:top w:w="56" w:type="dxa"/>
                  <w:left w:w="56" w:type="dxa"/>
                  <w:bottom w:w="56" w:type="dxa"/>
                  <w:right w:w="56" w:type="dxa"/>
                </w:tcMar>
              </w:tcPr>
            </w:tcPrChange>
          </w:tcPr>
          <w:p w14:paraId="7B36EA9B" w14:textId="77777777" w:rsidR="001E5488" w:rsidRPr="008A6D3B" w:rsidRDefault="00DD08CB">
            <w:pPr>
              <w:widowControl w:val="0"/>
              <w:spacing w:after="0" w:line="240" w:lineRule="auto"/>
            </w:pPr>
            <w:r w:rsidRPr="008A6D3B">
              <w:t>Leveringens prioritet, se beskrivelse efter tabellen.</w:t>
            </w:r>
          </w:p>
        </w:tc>
      </w:tr>
      <w:tr w:rsidR="001E5488" w14:paraId="5FE3AA66" w14:textId="77777777" w:rsidTr="302F4859">
        <w:trPr>
          <w:trHeight w:val="333"/>
          <w:trPrChange w:id="1808" w:author="Birger Kidmose" w:date="2026-08-06T09:10:00Z" w16du:dateUtc="2026-08-06T07:10:00Z">
            <w:trPr>
              <w:trHeight w:val="333"/>
            </w:trPr>
          </w:trPrChange>
        </w:trPr>
        <w:tc>
          <w:tcPr>
            <w:tcW w:w="435" w:type="dxa"/>
            <w:tcMar>
              <w:top w:w="56" w:type="dxa"/>
              <w:left w:w="56" w:type="dxa"/>
              <w:bottom w:w="56" w:type="dxa"/>
              <w:right w:w="56" w:type="dxa"/>
            </w:tcMar>
            <w:tcPrChange w:id="1809" w:author="Birger Kidmose" w:date="2026-08-06T09:10:00Z" w16du:dateUtc="2026-08-06T07:10:00Z">
              <w:tcPr>
                <w:tcW w:w="435" w:type="dxa"/>
                <w:tcMar>
                  <w:top w:w="56" w:type="dxa"/>
                  <w:left w:w="56" w:type="dxa"/>
                  <w:bottom w:w="56" w:type="dxa"/>
                  <w:right w:w="56" w:type="dxa"/>
                </w:tcMar>
              </w:tcPr>
            </w:tcPrChange>
          </w:tcPr>
          <w:p w14:paraId="363585CE" w14:textId="77777777" w:rsidR="001E5488" w:rsidRPr="008A6D3B" w:rsidRDefault="001E5488">
            <w:pPr>
              <w:widowControl w:val="0"/>
              <w:spacing w:after="0" w:line="240" w:lineRule="auto"/>
            </w:pPr>
          </w:p>
        </w:tc>
        <w:tc>
          <w:tcPr>
            <w:tcW w:w="3725" w:type="dxa"/>
            <w:tcMar>
              <w:top w:w="56" w:type="dxa"/>
              <w:left w:w="56" w:type="dxa"/>
              <w:bottom w:w="56" w:type="dxa"/>
              <w:right w:w="56" w:type="dxa"/>
            </w:tcMar>
            <w:tcPrChange w:id="1810" w:author="Birger Kidmose" w:date="2026-08-06T09:10:00Z" w16du:dateUtc="2026-08-06T07:10:00Z">
              <w:tcPr>
                <w:tcW w:w="3725" w:type="dxa"/>
                <w:tcMar>
                  <w:top w:w="56" w:type="dxa"/>
                  <w:left w:w="56" w:type="dxa"/>
                  <w:bottom w:w="56" w:type="dxa"/>
                  <w:right w:w="56" w:type="dxa"/>
                </w:tcMar>
              </w:tcPr>
            </w:tcPrChange>
          </w:tcPr>
          <w:p w14:paraId="3E5AF811" w14:textId="1AF6796D" w:rsidR="001E5488" w:rsidRDefault="00BF616F">
            <w:pPr>
              <w:widowControl w:val="0"/>
              <w:spacing w:after="0" w:line="240" w:lineRule="auto"/>
            </w:pPr>
            <w:r>
              <w:t>Adresse</w:t>
            </w:r>
          </w:p>
        </w:tc>
        <w:tc>
          <w:tcPr>
            <w:tcW w:w="5455" w:type="dxa"/>
            <w:tcMar>
              <w:top w:w="56" w:type="dxa"/>
              <w:left w:w="56" w:type="dxa"/>
              <w:bottom w:w="56" w:type="dxa"/>
              <w:right w:w="56" w:type="dxa"/>
            </w:tcMar>
            <w:tcPrChange w:id="1811" w:author="Birger Kidmose" w:date="2026-08-06T09:10:00Z" w16du:dateUtc="2026-08-06T07:10:00Z">
              <w:tcPr>
                <w:tcW w:w="5455" w:type="dxa"/>
                <w:tcMar>
                  <w:top w:w="56" w:type="dxa"/>
                  <w:left w:w="56" w:type="dxa"/>
                  <w:bottom w:w="56" w:type="dxa"/>
                  <w:right w:w="56" w:type="dxa"/>
                </w:tcMar>
              </w:tcPr>
            </w:tcPrChange>
          </w:tcPr>
          <w:p w14:paraId="42EB81E9" w14:textId="77777777" w:rsidR="001E5488" w:rsidRPr="008A6D3B" w:rsidRDefault="00DD08CB">
            <w:pPr>
              <w:widowControl w:val="0"/>
              <w:spacing w:after="0" w:line="240" w:lineRule="auto"/>
            </w:pPr>
            <w:r w:rsidRPr="008A6D3B">
              <w:t>Obligatorisk, 1-5 strenge til ustruktureret adresse</w:t>
            </w:r>
          </w:p>
        </w:tc>
      </w:tr>
      <w:tr w:rsidR="001E5488" w14:paraId="7D758B26" w14:textId="77777777" w:rsidTr="302F4859">
        <w:trPr>
          <w:trHeight w:val="333"/>
          <w:trPrChange w:id="1812" w:author="Birger Kidmose" w:date="2026-08-06T09:10:00Z" w16du:dateUtc="2026-08-06T07:10:00Z">
            <w:trPr>
              <w:trHeight w:val="333"/>
            </w:trPr>
          </w:trPrChange>
        </w:trPr>
        <w:tc>
          <w:tcPr>
            <w:tcW w:w="4160" w:type="dxa"/>
            <w:gridSpan w:val="2"/>
            <w:tcMar>
              <w:top w:w="56" w:type="dxa"/>
              <w:left w:w="56" w:type="dxa"/>
              <w:bottom w:w="56" w:type="dxa"/>
              <w:right w:w="56" w:type="dxa"/>
            </w:tcMar>
            <w:tcPrChange w:id="1813" w:author="Birger Kidmose" w:date="2026-08-06T09:10:00Z" w16du:dateUtc="2026-08-06T07:10:00Z">
              <w:tcPr>
                <w:tcW w:w="4160" w:type="dxa"/>
                <w:gridSpan w:val="2"/>
                <w:tcMar>
                  <w:top w:w="56" w:type="dxa"/>
                  <w:left w:w="56" w:type="dxa"/>
                  <w:bottom w:w="56" w:type="dxa"/>
                  <w:right w:w="56" w:type="dxa"/>
                </w:tcMar>
              </w:tcPr>
            </w:tcPrChange>
          </w:tcPr>
          <w:p w14:paraId="3C0CF454" w14:textId="77777777" w:rsidR="001E5488" w:rsidRDefault="48547936" w:rsidP="302F4859">
            <w:pPr>
              <w:widowControl w:val="0"/>
              <w:spacing w:after="0" w:line="240" w:lineRule="auto"/>
              <w:rPr>
                <w:color w:val="4A86E8"/>
                <w:rPrChange w:id="1814" w:author="Birger Kidmose" w:date="2026-08-06T09:10:00Z" w16du:dateUtc="2026-08-06T07:10:00Z">
                  <w:rPr/>
                </w:rPrChange>
              </w:rPr>
            </w:pPr>
            <w:commentRangeStart w:id="1815"/>
            <w:commentRangeStart w:id="1816"/>
            <w:commentRangeStart w:id="1817"/>
            <w:r w:rsidRPr="302F4859">
              <w:rPr>
                <w:color w:val="4A86E8"/>
              </w:rPr>
              <w:t>Udleveringer</w:t>
            </w:r>
            <w:commentRangeEnd w:id="1815"/>
            <w:r w:rsidR="00DD08CB">
              <w:rPr>
                <w:rStyle w:val="CommentReference"/>
                <w:color w:val="4A86E8"/>
                <w:sz w:val="22"/>
                <w:szCs w:val="22"/>
                <w:rPrChange w:id="1818" w:author="Birger Kidmose" w:date="2026-08-06T09:10:00Z" w16du:dateUtc="2026-08-06T07:10:00Z">
                  <w:rPr>
                    <w:rStyle w:val="CommentReference"/>
                    <w:sz w:val="22"/>
                    <w:szCs w:val="22"/>
                  </w:rPr>
                </w:rPrChange>
              </w:rPr>
              <w:commentReference w:id="1815"/>
            </w:r>
            <w:commentRangeEnd w:id="1816"/>
            <w:r>
              <w:rPr>
                <w:rStyle w:val="CommentReference"/>
                <w:color w:val="4A86E8"/>
                <w:sz w:val="22"/>
                <w:szCs w:val="22"/>
                <w:rPrChange w:id="1819" w:author="Birger Kidmose" w:date="2026-08-06T09:10:00Z" w16du:dateUtc="2026-08-06T07:10:00Z">
                  <w:rPr>
                    <w:rStyle w:val="CommentReference"/>
                    <w:sz w:val="22"/>
                    <w:szCs w:val="22"/>
                  </w:rPr>
                </w:rPrChange>
              </w:rPr>
              <w:commentReference w:id="1816"/>
            </w:r>
            <w:commentRangeEnd w:id="1817"/>
            <w:r>
              <w:rPr>
                <w:rStyle w:val="CommentReference"/>
                <w:color w:val="4A86E8"/>
                <w:sz w:val="22"/>
                <w:szCs w:val="22"/>
                <w:rPrChange w:id="1820" w:author="Birger Kidmose" w:date="2026-08-06T09:10:00Z" w16du:dateUtc="2026-08-06T07:10:00Z">
                  <w:rPr>
                    <w:rStyle w:val="CommentReference"/>
                    <w:sz w:val="22"/>
                    <w:szCs w:val="22"/>
                  </w:rPr>
                </w:rPrChange>
              </w:rPr>
              <w:commentReference w:id="1817"/>
            </w:r>
          </w:p>
        </w:tc>
        <w:tc>
          <w:tcPr>
            <w:tcW w:w="5455" w:type="dxa"/>
            <w:tcMar>
              <w:top w:w="56" w:type="dxa"/>
              <w:left w:w="56" w:type="dxa"/>
              <w:bottom w:w="56" w:type="dxa"/>
              <w:right w:w="56" w:type="dxa"/>
            </w:tcMar>
            <w:tcPrChange w:id="1821" w:author="Birger Kidmose" w:date="2026-08-06T09:10:00Z" w16du:dateUtc="2026-08-06T07:10:00Z">
              <w:tcPr>
                <w:tcW w:w="5455" w:type="dxa"/>
                <w:tcMar>
                  <w:top w:w="56" w:type="dxa"/>
                  <w:left w:w="56" w:type="dxa"/>
                  <w:bottom w:w="56" w:type="dxa"/>
                  <w:right w:w="56" w:type="dxa"/>
                </w:tcMar>
              </w:tcPr>
            </w:tcPrChange>
          </w:tcPr>
          <w:p w14:paraId="58061C39" w14:textId="77777777" w:rsidR="001E5488" w:rsidRDefault="00DD08CB">
            <w:pPr>
              <w:widowControl w:val="0"/>
              <w:spacing w:after="0" w:line="240" w:lineRule="auto"/>
            </w:pPr>
            <w:r>
              <w:t xml:space="preserve">Nul eller flere udleveringer. </w:t>
            </w:r>
          </w:p>
        </w:tc>
      </w:tr>
      <w:tr w:rsidR="001E5488" w14:paraId="5147E635" w14:textId="77777777" w:rsidTr="302F4859">
        <w:trPr>
          <w:trHeight w:val="333"/>
          <w:trPrChange w:id="1822" w:author="Birger Kidmose" w:date="2026-08-06T09:10:00Z" w16du:dateUtc="2026-08-06T07:10:00Z">
            <w:trPr>
              <w:trHeight w:val="333"/>
            </w:trPr>
          </w:trPrChange>
        </w:trPr>
        <w:tc>
          <w:tcPr>
            <w:tcW w:w="435" w:type="dxa"/>
            <w:tcMar>
              <w:top w:w="56" w:type="dxa"/>
              <w:left w:w="56" w:type="dxa"/>
              <w:bottom w:w="56" w:type="dxa"/>
              <w:right w:w="56" w:type="dxa"/>
            </w:tcMar>
            <w:tcPrChange w:id="1823" w:author="Birger Kidmose" w:date="2026-08-06T09:10:00Z" w16du:dateUtc="2026-08-06T07:10:00Z">
              <w:tcPr>
                <w:tcW w:w="435" w:type="dxa"/>
                <w:tcMar>
                  <w:top w:w="56" w:type="dxa"/>
                  <w:left w:w="56" w:type="dxa"/>
                  <w:bottom w:w="56" w:type="dxa"/>
                  <w:right w:w="56" w:type="dxa"/>
                </w:tcMar>
              </w:tcPr>
            </w:tcPrChange>
          </w:tcPr>
          <w:p w14:paraId="216825D8" w14:textId="77777777" w:rsidR="001E5488" w:rsidRDefault="001E5488">
            <w:pPr>
              <w:widowControl w:val="0"/>
              <w:spacing w:after="0" w:line="240" w:lineRule="auto"/>
            </w:pPr>
          </w:p>
        </w:tc>
        <w:tc>
          <w:tcPr>
            <w:tcW w:w="3725" w:type="dxa"/>
            <w:tcMar>
              <w:top w:w="56" w:type="dxa"/>
              <w:left w:w="56" w:type="dxa"/>
              <w:bottom w:w="56" w:type="dxa"/>
              <w:right w:w="56" w:type="dxa"/>
            </w:tcMar>
            <w:tcPrChange w:id="1824" w:author="Birger Kidmose" w:date="2026-08-06T09:10:00Z" w16du:dateUtc="2026-08-06T07:10:00Z">
              <w:tcPr>
                <w:tcW w:w="3725" w:type="dxa"/>
                <w:tcMar>
                  <w:top w:w="56" w:type="dxa"/>
                  <w:left w:w="56" w:type="dxa"/>
                  <w:bottom w:w="56" w:type="dxa"/>
                  <w:right w:w="56" w:type="dxa"/>
                </w:tcMar>
              </w:tcPr>
            </w:tcPrChange>
          </w:tcPr>
          <w:p w14:paraId="33809ED2" w14:textId="1A745665" w:rsidR="001E5488" w:rsidRDefault="00DD08CB">
            <w:pPr>
              <w:widowControl w:val="0"/>
              <w:spacing w:after="0" w:line="240" w:lineRule="auto"/>
              <w:rPr>
                <w:color w:val="FF00FF"/>
              </w:rPr>
            </w:pPr>
            <w:r>
              <w:t xml:space="preserve">→ </w:t>
            </w:r>
            <w:r>
              <w:fldChar w:fldCharType="begin"/>
            </w:r>
            <w:r>
              <w:instrText>HYPERLINK \l "_sz0ib24pergb" \h</w:instrText>
            </w:r>
            <w:r>
              <w:fldChar w:fldCharType="separate"/>
            </w:r>
            <w:r>
              <w:rPr>
                <w:color w:val="1155CC"/>
                <w:u w:val="single"/>
              </w:rPr>
              <w:t>Udlevering</w:t>
            </w:r>
            <w:r>
              <w:fldChar w:fldCharType="end"/>
            </w:r>
          </w:p>
        </w:tc>
        <w:tc>
          <w:tcPr>
            <w:tcW w:w="5455" w:type="dxa"/>
            <w:tcMar>
              <w:top w:w="56" w:type="dxa"/>
              <w:left w:w="56" w:type="dxa"/>
              <w:bottom w:w="56" w:type="dxa"/>
              <w:right w:w="56" w:type="dxa"/>
            </w:tcMar>
            <w:tcPrChange w:id="1825" w:author="Birger Kidmose" w:date="2026-08-06T09:10:00Z" w16du:dateUtc="2026-08-06T07:10:00Z">
              <w:tcPr>
                <w:tcW w:w="5455" w:type="dxa"/>
                <w:tcMar>
                  <w:top w:w="56" w:type="dxa"/>
                  <w:left w:w="56" w:type="dxa"/>
                  <w:bottom w:w="56" w:type="dxa"/>
                  <w:right w:w="56" w:type="dxa"/>
                </w:tcMar>
              </w:tcPr>
            </w:tcPrChange>
          </w:tcPr>
          <w:p w14:paraId="68599F79" w14:textId="77777777" w:rsidR="001E5488" w:rsidRDefault="001E5488">
            <w:pPr>
              <w:widowControl w:val="0"/>
              <w:spacing w:after="0" w:line="240" w:lineRule="auto"/>
            </w:pPr>
          </w:p>
        </w:tc>
      </w:tr>
      <w:tr w:rsidR="003B3C3F" w14:paraId="14760BE7" w14:textId="77777777" w:rsidTr="302F4859">
        <w:trPr>
          <w:trHeight w:val="333"/>
          <w:ins w:id="1826" w:author="Birger Kidmose" w:date="2026-08-06T09:10:00Z" w16du:dateUtc="2026-08-06T07:10:00Z"/>
        </w:trPr>
        <w:tc>
          <w:tcPr>
            <w:tcW w:w="435" w:type="dxa"/>
            <w:tcMar>
              <w:top w:w="56" w:type="dxa"/>
              <w:left w:w="56" w:type="dxa"/>
              <w:bottom w:w="56" w:type="dxa"/>
              <w:right w:w="56" w:type="dxa"/>
            </w:tcMar>
          </w:tcPr>
          <w:p w14:paraId="45C74EC3" w14:textId="77777777" w:rsidR="003B3C3F" w:rsidRDefault="003B3C3F">
            <w:pPr>
              <w:widowControl w:val="0"/>
              <w:spacing w:after="0" w:line="240" w:lineRule="auto"/>
              <w:rPr>
                <w:ins w:id="1827" w:author="Birger Kidmose" w:date="2026-08-06T09:10:00Z" w16du:dateUtc="2026-08-06T07:10:00Z"/>
              </w:rPr>
            </w:pPr>
          </w:p>
        </w:tc>
        <w:tc>
          <w:tcPr>
            <w:tcW w:w="3725" w:type="dxa"/>
            <w:tcMar>
              <w:top w:w="56" w:type="dxa"/>
              <w:left w:w="56" w:type="dxa"/>
              <w:bottom w:w="56" w:type="dxa"/>
              <w:right w:w="56" w:type="dxa"/>
            </w:tcMar>
          </w:tcPr>
          <w:p w14:paraId="0A2570A0" w14:textId="4DD0B2F3" w:rsidR="003B3C3F" w:rsidRDefault="003B3C3F">
            <w:pPr>
              <w:widowControl w:val="0"/>
              <w:spacing w:after="0" w:line="240" w:lineRule="auto"/>
              <w:rPr>
                <w:ins w:id="1828" w:author="Birger Kidmose" w:date="2026-08-06T09:10:00Z" w16du:dateUtc="2026-08-06T07:10:00Z"/>
              </w:rPr>
            </w:pPr>
            <w:ins w:id="1829" w:author="Birger Kidmose" w:date="2026-08-06T09:10:00Z" w16du:dateUtc="2026-08-06T07:10:00Z">
              <w:r>
                <w:t>Antal udleveringer</w:t>
              </w:r>
            </w:ins>
          </w:p>
        </w:tc>
        <w:tc>
          <w:tcPr>
            <w:tcW w:w="5455" w:type="dxa"/>
            <w:tcMar>
              <w:top w:w="56" w:type="dxa"/>
              <w:left w:w="56" w:type="dxa"/>
              <w:bottom w:w="56" w:type="dxa"/>
              <w:right w:w="56" w:type="dxa"/>
            </w:tcMar>
          </w:tcPr>
          <w:p w14:paraId="595E5F2C" w14:textId="578D0686" w:rsidR="003B3C3F" w:rsidRDefault="003B3C3F">
            <w:pPr>
              <w:widowControl w:val="0"/>
              <w:spacing w:after="0" w:line="240" w:lineRule="auto"/>
              <w:rPr>
                <w:ins w:id="1830" w:author="Birger Kidmose" w:date="2026-08-06T09:10:00Z" w16du:dateUtc="2026-08-06T07:10:00Z"/>
              </w:rPr>
            </w:pPr>
          </w:p>
        </w:tc>
      </w:tr>
    </w:tbl>
    <w:p w14:paraId="4E5765C1" w14:textId="77777777" w:rsidR="001E5488" w:rsidRDefault="001E5488"/>
    <w:p w14:paraId="09E7898A" w14:textId="77777777" w:rsidR="001E5488" w:rsidRPr="008A6D3B" w:rsidRDefault="00DD08CB">
      <w:r w:rsidRPr="008A6D3B">
        <w:t>Leveringens prioritet er én af nedenstående, og svarer til, hvad der kan angives på recepter til human anvendelse. Derudover er leveringselementet lettere forsimplet i forhold til FMK 1.6. Herunder at der ikke kan angives medicinudleveringssteder på struktureret form, stedfortræder mm.</w:t>
      </w:r>
    </w:p>
    <w:p w14:paraId="1294203E" w14:textId="77777777" w:rsidR="001E5488" w:rsidRDefault="00DD08CB">
      <w:pPr>
        <w:spacing w:after="0"/>
      </w:pPr>
      <w:r>
        <w:t xml:space="preserve">Prioritet: </w:t>
      </w:r>
    </w:p>
    <w:p w14:paraId="57A5AB56" w14:textId="77777777" w:rsidR="001E5488" w:rsidRPr="008A6D3B" w:rsidRDefault="00DD08CB" w:rsidP="008A6D3B">
      <w:pPr>
        <w:numPr>
          <w:ilvl w:val="0"/>
          <w:numId w:val="6"/>
        </w:numPr>
        <w:spacing w:after="0"/>
      </w:pPr>
      <w:r w:rsidRPr="008A6D3B">
        <w:t>send til anden adresse samme dag</w:t>
      </w:r>
    </w:p>
    <w:p w14:paraId="09AAE0A8" w14:textId="77777777" w:rsidR="001E5488" w:rsidRPr="008A6D3B" w:rsidRDefault="00DD08CB" w:rsidP="008A6D3B">
      <w:pPr>
        <w:numPr>
          <w:ilvl w:val="0"/>
          <w:numId w:val="6"/>
        </w:numPr>
        <w:spacing w:after="0"/>
      </w:pPr>
      <w:r w:rsidRPr="008A6D3B">
        <w:t>send til anden adresse pr post</w:t>
      </w:r>
    </w:p>
    <w:p w14:paraId="7B793B69" w14:textId="77777777" w:rsidR="001E5488" w:rsidRDefault="00DD08CB" w:rsidP="008A6D3B">
      <w:pPr>
        <w:numPr>
          <w:ilvl w:val="0"/>
          <w:numId w:val="6"/>
        </w:numPr>
        <w:spacing w:after="0"/>
      </w:pPr>
      <w:r>
        <w:t>send til patientadresse samme dag</w:t>
      </w:r>
    </w:p>
    <w:p w14:paraId="74E915B1" w14:textId="77777777" w:rsidR="001E5488" w:rsidRDefault="00DD08CB" w:rsidP="008A6D3B">
      <w:pPr>
        <w:numPr>
          <w:ilvl w:val="0"/>
          <w:numId w:val="6"/>
        </w:numPr>
        <w:spacing w:after="0"/>
      </w:pPr>
      <w:r>
        <w:t>send til patientadresse pr post</w:t>
      </w:r>
    </w:p>
    <w:p w14:paraId="2CF20C88" w14:textId="77777777" w:rsidR="001E5488" w:rsidRDefault="00DD08CB" w:rsidP="008A6D3B">
      <w:pPr>
        <w:numPr>
          <w:ilvl w:val="0"/>
          <w:numId w:val="6"/>
        </w:numPr>
        <w:spacing w:after="0"/>
      </w:pPr>
      <w:r>
        <w:t>send til forsendelsessted samme dag</w:t>
      </w:r>
    </w:p>
    <w:p w14:paraId="5CD7802A" w14:textId="77777777" w:rsidR="001E5488" w:rsidRDefault="00DD08CB" w:rsidP="008A6D3B">
      <w:pPr>
        <w:numPr>
          <w:ilvl w:val="0"/>
          <w:numId w:val="6"/>
        </w:numPr>
      </w:pPr>
      <w:r>
        <w:t>send til forsendelsessted pr post</w:t>
      </w:r>
    </w:p>
    <w:p w14:paraId="525CC564" w14:textId="10CB943F" w:rsidR="001E5488" w:rsidRDefault="001D72CE">
      <w:pPr>
        <w:pStyle w:val="Heading2"/>
      </w:pPr>
      <w:bookmarkStart w:id="1831" w:name="_sz0ib24pergb" w:colFirst="0" w:colLast="0"/>
      <w:bookmarkStart w:id="1832" w:name="_61548syrzft3"/>
      <w:bookmarkStart w:id="1833" w:name="_Toc231991139"/>
      <w:bookmarkEnd w:id="1831"/>
      <w:bookmarkEnd w:id="1832"/>
      <w:r>
        <w:t>7</w:t>
      </w:r>
      <w:r w:rsidR="00DD08CB">
        <w:t>.</w:t>
      </w:r>
      <w:r w:rsidR="00934A7E">
        <w:t>9</w:t>
      </w:r>
      <w:r w:rsidR="00DD08CB">
        <w:t xml:space="preserve"> - Udlevering-element</w:t>
      </w:r>
      <w:bookmarkEnd w:id="1833"/>
    </w:p>
    <w:p w14:paraId="4C0D6A04" w14:textId="68288E88" w:rsidR="001E5488" w:rsidRPr="008A6D3B" w:rsidRDefault="00DD08CB">
      <w:r w:rsidRPr="008A6D3B">
        <w:t xml:space="preserve">Udleveringselementer oprettes af apotekssystemet eller </w:t>
      </w:r>
      <w:r w:rsidR="00A024B0">
        <w:t>§39 vet-forhandler</w:t>
      </w:r>
      <w:r w:rsidRPr="008A6D3B">
        <w:t xml:space="preserve">ens system når recepten ekspederes og udleveres. Se også modellen i afsnit </w:t>
      </w:r>
      <w:hyperlink w:anchor="_qrgy1uqwh69o">
        <w:r w:rsidR="000407BD">
          <w:rPr>
            <w:color w:val="1155CC"/>
            <w:u w:val="single"/>
          </w:rPr>
          <w:t>6</w:t>
        </w:r>
        <w:r>
          <w:rPr>
            <w:color w:val="1155CC"/>
            <w:u w:val="single"/>
          </w:rPr>
          <w:t>.1.3 - Udleveringer</w:t>
        </w:r>
      </w:hyperlink>
      <w:r w:rsidRPr="008A6D3B">
        <w:t>.</w:t>
      </w:r>
    </w:p>
    <w:p w14:paraId="39A8E961" w14:textId="4EC43568" w:rsidR="001E5488" w:rsidRPr="008A6D3B" w:rsidRDefault="00DD08CB">
      <w:r w:rsidRPr="008A6D3B">
        <w:t xml:space="preserve">I de følgende vises det fulde element, som det returneres fra </w:t>
      </w:r>
      <w:r w:rsidR="00BE3A82">
        <w:t>Løsningen</w:t>
      </w:r>
      <w:r w:rsidRPr="008A6D3B">
        <w:t xml:space="preserve">. </w:t>
      </w:r>
    </w:p>
    <w:tbl>
      <w:tblPr>
        <w:tblStyle w:val="afc"/>
        <w:tblW w:w="96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1834" w:author="Birger Kidmose" w:date="2026-08-06T09:10:00Z" w16du:dateUtc="2026-08-06T07:10:00Z">
          <w:tblPr>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10"/>
        <w:gridCol w:w="435"/>
        <w:gridCol w:w="3451"/>
        <w:gridCol w:w="10"/>
        <w:gridCol w:w="5699"/>
        <w:gridCol w:w="10"/>
        <w:tblGridChange w:id="1835">
          <w:tblGrid>
            <w:gridCol w:w="10"/>
            <w:gridCol w:w="425"/>
            <w:gridCol w:w="3461"/>
            <w:gridCol w:w="4"/>
            <w:gridCol w:w="5705"/>
            <w:gridCol w:w="10"/>
          </w:tblGrid>
        </w:tblGridChange>
      </w:tblGrid>
      <w:tr w:rsidR="001E5488" w14:paraId="54CEBF25" w14:textId="77777777" w:rsidTr="302F4859">
        <w:trPr>
          <w:gridBefore w:val="1"/>
          <w:wBefore w:w="10" w:type="dxa"/>
          <w:trHeight w:val="420"/>
          <w:tblHeader/>
          <w:trPrChange w:id="1836" w:author="Birger Kidmose" w:date="2026-08-06T09:10:00Z" w16du:dateUtc="2026-08-06T07:10:00Z">
            <w:trPr>
              <w:trHeight w:val="420"/>
              <w:tblHeader/>
            </w:trPr>
          </w:trPrChange>
        </w:trPr>
        <w:tc>
          <w:tcPr>
            <w:tcW w:w="9615" w:type="dxa"/>
            <w:gridSpan w:val="5"/>
            <w:shd w:val="clear" w:color="auto" w:fill="BFBFBF" w:themeFill="background1" w:themeFillShade="BF"/>
            <w:tcMar>
              <w:top w:w="56" w:type="dxa"/>
              <w:left w:w="56" w:type="dxa"/>
              <w:bottom w:w="56" w:type="dxa"/>
              <w:right w:w="56" w:type="dxa"/>
            </w:tcMar>
            <w:tcPrChange w:id="1837" w:author="Birger Kidmose" w:date="2026-08-06T09:10:00Z" w16du:dateUtc="2026-08-06T07:10:00Z">
              <w:tcPr>
                <w:tcW w:w="9615" w:type="dxa"/>
                <w:gridSpan w:val="6"/>
                <w:shd w:val="clear" w:color="auto" w:fill="BFBFBF" w:themeFill="background1" w:themeFillShade="BF"/>
                <w:tcMar>
                  <w:top w:w="56" w:type="dxa"/>
                  <w:left w:w="56" w:type="dxa"/>
                  <w:bottom w:w="56" w:type="dxa"/>
                  <w:right w:w="56" w:type="dxa"/>
                </w:tcMar>
              </w:tcPr>
            </w:tcPrChange>
          </w:tcPr>
          <w:p w14:paraId="200E047C" w14:textId="77777777" w:rsidR="001E5488" w:rsidRDefault="00DD08CB">
            <w:pPr>
              <w:widowControl w:val="0"/>
              <w:spacing w:after="0" w:line="240" w:lineRule="auto"/>
            </w:pPr>
            <w:r>
              <w:rPr>
                <w:b/>
                <w:bCs/>
              </w:rPr>
              <w:t xml:space="preserve">Udlevering i svar </w:t>
            </w:r>
            <w:r>
              <w:t>(HandoverResponse)</w:t>
            </w:r>
          </w:p>
        </w:tc>
      </w:tr>
      <w:tr w:rsidR="001E5488" w14:paraId="1F609151" w14:textId="77777777" w:rsidTr="302F4859">
        <w:trPr>
          <w:gridBefore w:val="1"/>
          <w:wBefore w:w="10" w:type="dxa"/>
          <w:trHeight w:val="333"/>
          <w:trPrChange w:id="1838" w:author="Birger Kidmose" w:date="2026-08-06T09:10:00Z" w16du:dateUtc="2026-08-06T07:10:00Z">
            <w:trPr>
              <w:trHeight w:val="333"/>
            </w:trPr>
          </w:trPrChange>
        </w:trPr>
        <w:tc>
          <w:tcPr>
            <w:tcW w:w="3900" w:type="dxa"/>
            <w:gridSpan w:val="3"/>
            <w:tcMar>
              <w:top w:w="56" w:type="dxa"/>
              <w:left w:w="56" w:type="dxa"/>
              <w:bottom w:w="56" w:type="dxa"/>
              <w:right w:w="56" w:type="dxa"/>
            </w:tcMar>
            <w:tcPrChange w:id="1839" w:author="Birger Kidmose" w:date="2026-08-06T09:10:00Z" w16du:dateUtc="2026-08-06T07:10:00Z">
              <w:tcPr>
                <w:tcW w:w="3900" w:type="dxa"/>
                <w:gridSpan w:val="4"/>
                <w:tcMar>
                  <w:top w:w="56" w:type="dxa"/>
                  <w:left w:w="56" w:type="dxa"/>
                  <w:bottom w:w="56" w:type="dxa"/>
                  <w:right w:w="56" w:type="dxa"/>
                </w:tcMar>
              </w:tcPr>
            </w:tcPrChange>
          </w:tcPr>
          <w:p w14:paraId="1A87CDD4" w14:textId="77777777" w:rsidR="001E5488" w:rsidRDefault="00DD08CB">
            <w:pPr>
              <w:widowControl w:val="0"/>
              <w:spacing w:after="0" w:line="240" w:lineRule="auto"/>
              <w:rPr>
                <w:b/>
                <w:bCs/>
              </w:rPr>
            </w:pPr>
            <w:r>
              <w:rPr>
                <w:b/>
                <w:bCs/>
              </w:rPr>
              <w:t>Element</w:t>
            </w:r>
          </w:p>
        </w:tc>
        <w:tc>
          <w:tcPr>
            <w:tcW w:w="5715" w:type="dxa"/>
            <w:gridSpan w:val="2"/>
            <w:tcMar>
              <w:top w:w="56" w:type="dxa"/>
              <w:left w:w="56" w:type="dxa"/>
              <w:bottom w:w="56" w:type="dxa"/>
              <w:right w:w="56" w:type="dxa"/>
            </w:tcMar>
            <w:tcPrChange w:id="1840" w:author="Birger Kidmose" w:date="2026-08-06T09:10:00Z" w16du:dateUtc="2026-08-06T07:10:00Z">
              <w:tcPr>
                <w:tcW w:w="5715" w:type="dxa"/>
                <w:gridSpan w:val="2"/>
                <w:tcMar>
                  <w:top w:w="56" w:type="dxa"/>
                  <w:left w:w="56" w:type="dxa"/>
                  <w:bottom w:w="56" w:type="dxa"/>
                  <w:right w:w="56" w:type="dxa"/>
                </w:tcMar>
              </w:tcPr>
            </w:tcPrChange>
          </w:tcPr>
          <w:p w14:paraId="66EFFA42" w14:textId="77777777" w:rsidR="001E5488" w:rsidRDefault="00DD08CB">
            <w:pPr>
              <w:widowControl w:val="0"/>
              <w:spacing w:after="0" w:line="240" w:lineRule="auto"/>
              <w:rPr>
                <w:b/>
                <w:bCs/>
              </w:rPr>
            </w:pPr>
            <w:r>
              <w:rPr>
                <w:b/>
                <w:bCs/>
              </w:rPr>
              <w:t>Beskrivelse</w:t>
            </w:r>
          </w:p>
        </w:tc>
      </w:tr>
      <w:tr w:rsidR="001E5488" w14:paraId="7AA496BC" w14:textId="77777777" w:rsidTr="302F4859">
        <w:trPr>
          <w:gridBefore w:val="1"/>
          <w:wBefore w:w="10" w:type="dxa"/>
          <w:trHeight w:val="333"/>
          <w:trPrChange w:id="1841" w:author="Birger Kidmose" w:date="2026-08-06T09:10:00Z" w16du:dateUtc="2026-08-06T07:10:00Z">
            <w:trPr>
              <w:trHeight w:val="333"/>
            </w:trPr>
          </w:trPrChange>
        </w:trPr>
        <w:tc>
          <w:tcPr>
            <w:tcW w:w="3900" w:type="dxa"/>
            <w:gridSpan w:val="3"/>
            <w:tcMar>
              <w:top w:w="56" w:type="dxa"/>
              <w:left w:w="56" w:type="dxa"/>
              <w:bottom w:w="56" w:type="dxa"/>
              <w:right w:w="56" w:type="dxa"/>
            </w:tcMar>
            <w:tcPrChange w:id="1842" w:author="Birger Kidmose" w:date="2026-08-06T09:10:00Z" w16du:dateUtc="2026-08-06T07:10:00Z">
              <w:tcPr>
                <w:tcW w:w="3900" w:type="dxa"/>
                <w:gridSpan w:val="4"/>
                <w:tcMar>
                  <w:top w:w="56" w:type="dxa"/>
                  <w:left w:w="56" w:type="dxa"/>
                  <w:bottom w:w="56" w:type="dxa"/>
                  <w:right w:w="56" w:type="dxa"/>
                </w:tcMar>
              </w:tcPr>
            </w:tcPrChange>
          </w:tcPr>
          <w:p w14:paraId="56B39403" w14:textId="77777777" w:rsidR="001E5488" w:rsidRDefault="00DD08CB">
            <w:pPr>
              <w:widowControl w:val="0"/>
              <w:spacing w:after="0" w:line="240" w:lineRule="auto"/>
            </w:pPr>
            <w:r>
              <w:t>Udleveringens id (HandloverIdentifier)</w:t>
            </w:r>
          </w:p>
        </w:tc>
        <w:tc>
          <w:tcPr>
            <w:tcW w:w="5715" w:type="dxa"/>
            <w:gridSpan w:val="2"/>
            <w:tcMar>
              <w:top w:w="56" w:type="dxa"/>
              <w:left w:w="56" w:type="dxa"/>
              <w:bottom w:w="56" w:type="dxa"/>
              <w:right w:w="56" w:type="dxa"/>
            </w:tcMar>
            <w:tcPrChange w:id="1843" w:author="Birger Kidmose" w:date="2026-08-06T09:10:00Z" w16du:dateUtc="2026-08-06T07:10:00Z">
              <w:tcPr>
                <w:tcW w:w="5715" w:type="dxa"/>
                <w:gridSpan w:val="2"/>
                <w:tcMar>
                  <w:top w:w="56" w:type="dxa"/>
                  <w:left w:w="56" w:type="dxa"/>
                  <w:bottom w:w="56" w:type="dxa"/>
                  <w:right w:w="56" w:type="dxa"/>
                </w:tcMar>
              </w:tcPr>
            </w:tcPrChange>
          </w:tcPr>
          <w:p w14:paraId="42420AC9" w14:textId="71D54182" w:rsidR="001E5488" w:rsidRPr="008A6D3B" w:rsidRDefault="00DD08CB">
            <w:pPr>
              <w:widowControl w:val="0"/>
              <w:spacing w:after="0" w:line="240" w:lineRule="auto"/>
            </w:pPr>
            <w:del w:id="1844" w:author="Birger Kidmose" w:date="2026-08-06T09:10:00Z" w16du:dateUtc="2026-08-06T07:10:00Z">
              <w:r w:rsidRPr="008A6D3B">
                <w:delText>Bestillingens</w:delText>
              </w:r>
            </w:del>
            <w:ins w:id="1845" w:author="Birger Kidmose" w:date="2026-08-06T09:10:00Z" w16du:dateUtc="2026-08-06T07:10:00Z">
              <w:r w:rsidR="00E63056">
                <w:t>Udleverings</w:t>
              </w:r>
            </w:ins>
            <w:r w:rsidR="00E63056">
              <w:t xml:space="preserve"> </w:t>
            </w:r>
            <w:r w:rsidR="48547936">
              <w:t xml:space="preserve">id tildelt af </w:t>
            </w:r>
            <w:r w:rsidR="08FCBFA0">
              <w:t>Løsningen.</w:t>
            </w:r>
          </w:p>
        </w:tc>
      </w:tr>
      <w:tr w:rsidR="001E5488" w14:paraId="1251C69E" w14:textId="77777777" w:rsidTr="302F4859">
        <w:trPr>
          <w:gridBefore w:val="1"/>
          <w:wBefore w:w="10" w:type="dxa"/>
          <w:trHeight w:val="333"/>
          <w:trPrChange w:id="1846" w:author="Birger Kidmose" w:date="2026-08-06T09:10:00Z" w16du:dateUtc="2026-08-06T07:10:00Z">
            <w:trPr>
              <w:trHeight w:val="333"/>
            </w:trPr>
          </w:trPrChange>
        </w:trPr>
        <w:tc>
          <w:tcPr>
            <w:tcW w:w="3900" w:type="dxa"/>
            <w:gridSpan w:val="3"/>
            <w:tcMar>
              <w:top w:w="56" w:type="dxa"/>
              <w:left w:w="56" w:type="dxa"/>
              <w:bottom w:w="56" w:type="dxa"/>
              <w:right w:w="56" w:type="dxa"/>
            </w:tcMar>
            <w:tcPrChange w:id="1847" w:author="Birger Kidmose" w:date="2026-08-06T09:10:00Z" w16du:dateUtc="2026-08-06T07:10:00Z">
              <w:tcPr>
                <w:tcW w:w="3900" w:type="dxa"/>
                <w:gridSpan w:val="4"/>
                <w:tcMar>
                  <w:top w:w="56" w:type="dxa"/>
                  <w:left w:w="56" w:type="dxa"/>
                  <w:bottom w:w="56" w:type="dxa"/>
                  <w:right w:w="56" w:type="dxa"/>
                </w:tcMar>
              </w:tcPr>
            </w:tcPrChange>
          </w:tcPr>
          <w:p w14:paraId="1737A2B6" w14:textId="77777777" w:rsidR="001E5488" w:rsidRDefault="00DD08CB">
            <w:pPr>
              <w:widowControl w:val="0"/>
              <w:spacing w:after="0" w:line="240" w:lineRule="auto"/>
            </w:pPr>
            <w:r>
              <w:t>Versionsnummer (Version)</w:t>
            </w:r>
          </w:p>
        </w:tc>
        <w:tc>
          <w:tcPr>
            <w:tcW w:w="5715" w:type="dxa"/>
            <w:gridSpan w:val="2"/>
            <w:tcMar>
              <w:top w:w="56" w:type="dxa"/>
              <w:left w:w="56" w:type="dxa"/>
              <w:bottom w:w="56" w:type="dxa"/>
              <w:right w:w="56" w:type="dxa"/>
            </w:tcMar>
            <w:tcPrChange w:id="1848" w:author="Birger Kidmose" w:date="2026-08-06T09:10:00Z" w16du:dateUtc="2026-08-06T07:10:00Z">
              <w:tcPr>
                <w:tcW w:w="5715" w:type="dxa"/>
                <w:gridSpan w:val="2"/>
                <w:tcMar>
                  <w:top w:w="56" w:type="dxa"/>
                  <w:left w:w="56" w:type="dxa"/>
                  <w:bottom w:w="56" w:type="dxa"/>
                  <w:right w:w="56" w:type="dxa"/>
                </w:tcMar>
              </w:tcPr>
            </w:tcPrChange>
          </w:tcPr>
          <w:p w14:paraId="4C69CFB2" w14:textId="1686BD2E" w:rsidR="001E5488" w:rsidRPr="008A6D3B" w:rsidRDefault="00DD08CB">
            <w:pPr>
              <w:widowControl w:val="0"/>
              <w:spacing w:after="0" w:line="240" w:lineRule="auto"/>
            </w:pPr>
            <w:del w:id="1849" w:author="Birger Kidmose" w:date="2026-08-06T09:10:00Z" w16du:dateUtc="2026-08-06T07:10:00Z">
              <w:r w:rsidRPr="008A6D3B">
                <w:delText>Bestillingens</w:delText>
              </w:r>
            </w:del>
            <w:ins w:id="1850" w:author="Birger Kidmose" w:date="2026-08-06T09:10:00Z" w16du:dateUtc="2026-08-06T07:10:00Z">
              <w:r w:rsidR="00E63056">
                <w:t>Udleveringens</w:t>
              </w:r>
            </w:ins>
            <w:r w:rsidR="00E63056">
              <w:t xml:space="preserve"> </w:t>
            </w:r>
            <w:r w:rsidR="48547936">
              <w:t>versionsnummer, opdateres ved ændring, er stigende men ikke nødvendigvis fortløbende</w:t>
            </w:r>
          </w:p>
        </w:tc>
      </w:tr>
      <w:tr w:rsidR="001E5488" w14:paraId="3D30769B" w14:textId="77777777" w:rsidTr="302F4859">
        <w:trPr>
          <w:gridBefore w:val="1"/>
          <w:wBefore w:w="10" w:type="dxa"/>
          <w:trHeight w:val="333"/>
          <w:trPrChange w:id="1851" w:author="Birger Kidmose" w:date="2026-08-06T09:10:00Z" w16du:dateUtc="2026-08-06T07:10:00Z">
            <w:trPr>
              <w:trHeight w:val="333"/>
            </w:trPr>
          </w:trPrChange>
        </w:trPr>
        <w:tc>
          <w:tcPr>
            <w:tcW w:w="3900" w:type="dxa"/>
            <w:gridSpan w:val="3"/>
            <w:tcMar>
              <w:top w:w="56" w:type="dxa"/>
              <w:left w:w="56" w:type="dxa"/>
              <w:bottom w:w="56" w:type="dxa"/>
              <w:right w:w="56" w:type="dxa"/>
            </w:tcMar>
            <w:tcPrChange w:id="1852" w:author="Birger Kidmose" w:date="2026-08-06T09:10:00Z" w16du:dateUtc="2026-08-06T07:10:00Z">
              <w:tcPr>
                <w:tcW w:w="3900" w:type="dxa"/>
                <w:gridSpan w:val="4"/>
                <w:tcMar>
                  <w:top w:w="56" w:type="dxa"/>
                  <w:left w:w="56" w:type="dxa"/>
                  <w:bottom w:w="56" w:type="dxa"/>
                  <w:right w:w="56" w:type="dxa"/>
                </w:tcMar>
              </w:tcPr>
            </w:tcPrChange>
          </w:tcPr>
          <w:p w14:paraId="663D64E7" w14:textId="77777777" w:rsidR="001E5488" w:rsidRDefault="00DD08CB">
            <w:pPr>
              <w:widowControl w:val="0"/>
              <w:spacing w:after="0" w:line="240" w:lineRule="auto"/>
            </w:pPr>
            <w:r>
              <w:t>Recept id</w:t>
            </w:r>
          </w:p>
        </w:tc>
        <w:tc>
          <w:tcPr>
            <w:tcW w:w="5715" w:type="dxa"/>
            <w:gridSpan w:val="2"/>
            <w:tcMar>
              <w:top w:w="56" w:type="dxa"/>
              <w:left w:w="56" w:type="dxa"/>
              <w:bottom w:w="56" w:type="dxa"/>
              <w:right w:w="56" w:type="dxa"/>
            </w:tcMar>
            <w:tcPrChange w:id="1853" w:author="Birger Kidmose" w:date="2026-08-06T09:10:00Z" w16du:dateUtc="2026-08-06T07:10:00Z">
              <w:tcPr>
                <w:tcW w:w="5715" w:type="dxa"/>
                <w:gridSpan w:val="2"/>
                <w:tcMar>
                  <w:top w:w="56" w:type="dxa"/>
                  <w:left w:w="56" w:type="dxa"/>
                  <w:bottom w:w="56" w:type="dxa"/>
                  <w:right w:w="56" w:type="dxa"/>
                </w:tcMar>
              </w:tcPr>
            </w:tcPrChange>
          </w:tcPr>
          <w:p w14:paraId="5C54D306" w14:textId="15636CD4" w:rsidR="001E5488" w:rsidRPr="008A6D3B" w:rsidRDefault="00DD08CB">
            <w:pPr>
              <w:widowControl w:val="0"/>
              <w:spacing w:after="0" w:line="240" w:lineRule="auto"/>
            </w:pPr>
            <w:r w:rsidRPr="008A6D3B">
              <w:t xml:space="preserve">Receptens id, angives når udleveringen ikke forekommer inden i et bestilling-element, f.eks. </w:t>
            </w:r>
            <w:r>
              <w:t xml:space="preserve">i </w:t>
            </w:r>
            <w:r>
              <w:fldChar w:fldCharType="begin"/>
            </w:r>
            <w:r>
              <w:instrText>HYPERLINK \l "_68gl0mz4vwmm" \h</w:instrText>
            </w:r>
            <w:r>
              <w:fldChar w:fldCharType="separate"/>
            </w:r>
            <w:r>
              <w:rPr>
                <w:color w:val="1155CC"/>
                <w:u w:val="single"/>
              </w:rPr>
              <w:t>Opret udlevering</w:t>
            </w:r>
            <w:r>
              <w:fldChar w:fldCharType="end"/>
            </w:r>
          </w:p>
        </w:tc>
      </w:tr>
      <w:tr w:rsidR="001E5488" w14:paraId="2BBB50E0" w14:textId="77777777" w:rsidTr="302F4859">
        <w:trPr>
          <w:gridBefore w:val="1"/>
          <w:wBefore w:w="10" w:type="dxa"/>
          <w:trHeight w:val="333"/>
          <w:trPrChange w:id="1854" w:author="Birger Kidmose" w:date="2026-08-06T09:10:00Z" w16du:dateUtc="2026-08-06T07:10:00Z">
            <w:trPr>
              <w:trHeight w:val="333"/>
            </w:trPr>
          </w:trPrChange>
        </w:trPr>
        <w:tc>
          <w:tcPr>
            <w:tcW w:w="3900" w:type="dxa"/>
            <w:gridSpan w:val="3"/>
            <w:tcMar>
              <w:top w:w="56" w:type="dxa"/>
              <w:left w:w="56" w:type="dxa"/>
              <w:bottom w:w="56" w:type="dxa"/>
              <w:right w:w="56" w:type="dxa"/>
            </w:tcMar>
            <w:tcPrChange w:id="1855" w:author="Birger Kidmose" w:date="2026-08-06T09:10:00Z" w16du:dateUtc="2026-08-06T07:10:00Z">
              <w:tcPr>
                <w:tcW w:w="3900" w:type="dxa"/>
                <w:gridSpan w:val="4"/>
                <w:tcMar>
                  <w:top w:w="56" w:type="dxa"/>
                  <w:left w:w="56" w:type="dxa"/>
                  <w:bottom w:w="56" w:type="dxa"/>
                  <w:right w:w="56" w:type="dxa"/>
                </w:tcMar>
              </w:tcPr>
            </w:tcPrChange>
          </w:tcPr>
          <w:p w14:paraId="0742E198" w14:textId="77777777" w:rsidR="001E5488" w:rsidRDefault="00DD08CB">
            <w:pPr>
              <w:widowControl w:val="0"/>
              <w:spacing w:after="0" w:line="240" w:lineRule="auto"/>
            </w:pPr>
            <w:r>
              <w:t>Bestilling id</w:t>
            </w:r>
          </w:p>
        </w:tc>
        <w:tc>
          <w:tcPr>
            <w:tcW w:w="5715" w:type="dxa"/>
            <w:gridSpan w:val="2"/>
            <w:tcMar>
              <w:top w:w="56" w:type="dxa"/>
              <w:left w:w="56" w:type="dxa"/>
              <w:bottom w:w="56" w:type="dxa"/>
              <w:right w:w="56" w:type="dxa"/>
            </w:tcMar>
            <w:tcPrChange w:id="1856" w:author="Birger Kidmose" w:date="2026-08-06T09:10:00Z" w16du:dateUtc="2026-08-06T07:10:00Z">
              <w:tcPr>
                <w:tcW w:w="5715" w:type="dxa"/>
                <w:gridSpan w:val="2"/>
                <w:tcMar>
                  <w:top w:w="56" w:type="dxa"/>
                  <w:left w:w="56" w:type="dxa"/>
                  <w:bottom w:w="56" w:type="dxa"/>
                  <w:right w:w="56" w:type="dxa"/>
                </w:tcMar>
              </w:tcPr>
            </w:tcPrChange>
          </w:tcPr>
          <w:p w14:paraId="2BD52A0F" w14:textId="5D1EF233" w:rsidR="001E5488" w:rsidRPr="008A6D3B" w:rsidRDefault="00DD08CB">
            <w:pPr>
              <w:widowControl w:val="0"/>
              <w:spacing w:after="0" w:line="240" w:lineRule="auto"/>
            </w:pPr>
            <w:r w:rsidRPr="008A6D3B">
              <w:t xml:space="preserve">Bestillingens id, angives når udleveringen ikke forekommer inden i et bestilling- element, f.eks. </w:t>
            </w:r>
            <w:r>
              <w:t xml:space="preserve">i </w:t>
            </w:r>
            <w:r>
              <w:fldChar w:fldCharType="begin"/>
            </w:r>
            <w:r>
              <w:instrText>HYPERLINK \l "_68gl0mz4vwmm" \h</w:instrText>
            </w:r>
            <w:r>
              <w:fldChar w:fldCharType="separate"/>
            </w:r>
            <w:r>
              <w:rPr>
                <w:color w:val="1155CC"/>
                <w:u w:val="single"/>
              </w:rPr>
              <w:t>Opret udlevering</w:t>
            </w:r>
            <w:r>
              <w:fldChar w:fldCharType="end"/>
            </w:r>
          </w:p>
        </w:tc>
      </w:tr>
      <w:tr w:rsidR="001E5488" w14:paraId="7BB647DC" w14:textId="77777777" w:rsidTr="302F4859">
        <w:trPr>
          <w:gridBefore w:val="1"/>
          <w:wBefore w:w="10" w:type="dxa"/>
          <w:trHeight w:val="333"/>
          <w:trPrChange w:id="1857" w:author="Birger Kidmose" w:date="2026-08-06T09:10:00Z" w16du:dateUtc="2026-08-06T07:10:00Z">
            <w:trPr>
              <w:trHeight w:val="333"/>
            </w:trPr>
          </w:trPrChange>
        </w:trPr>
        <w:tc>
          <w:tcPr>
            <w:tcW w:w="3900" w:type="dxa"/>
            <w:gridSpan w:val="3"/>
            <w:tcMar>
              <w:top w:w="56" w:type="dxa"/>
              <w:left w:w="56" w:type="dxa"/>
              <w:bottom w:w="56" w:type="dxa"/>
              <w:right w:w="56" w:type="dxa"/>
            </w:tcMar>
            <w:tcPrChange w:id="1858" w:author="Birger Kidmose" w:date="2026-08-06T09:10:00Z" w16du:dateUtc="2026-08-06T07:10:00Z">
              <w:tcPr>
                <w:tcW w:w="3900" w:type="dxa"/>
                <w:gridSpan w:val="4"/>
                <w:tcMar>
                  <w:top w:w="56" w:type="dxa"/>
                  <w:left w:w="56" w:type="dxa"/>
                  <w:bottom w:w="56" w:type="dxa"/>
                  <w:right w:w="56" w:type="dxa"/>
                </w:tcMar>
              </w:tcPr>
            </w:tcPrChange>
          </w:tcPr>
          <w:p w14:paraId="4C1A6988" w14:textId="77777777" w:rsidR="001E5488" w:rsidRDefault="00DD08CB">
            <w:pPr>
              <w:spacing w:after="0" w:line="240" w:lineRule="auto"/>
            </w:pPr>
            <w:r>
              <w:rPr>
                <w:color w:val="4A86E8"/>
              </w:rPr>
              <w:t xml:space="preserve">Udleveret af (CreatedBy) </w:t>
            </w:r>
          </w:p>
        </w:tc>
        <w:tc>
          <w:tcPr>
            <w:tcW w:w="5715" w:type="dxa"/>
            <w:gridSpan w:val="2"/>
            <w:tcMar>
              <w:top w:w="56" w:type="dxa"/>
              <w:left w:w="56" w:type="dxa"/>
              <w:bottom w:w="56" w:type="dxa"/>
              <w:right w:w="56" w:type="dxa"/>
            </w:tcMar>
            <w:tcPrChange w:id="1859" w:author="Birger Kidmose" w:date="2026-08-06T09:10:00Z" w16du:dateUtc="2026-08-06T07:10:00Z">
              <w:tcPr>
                <w:tcW w:w="5715" w:type="dxa"/>
                <w:gridSpan w:val="2"/>
                <w:tcMar>
                  <w:top w:w="56" w:type="dxa"/>
                  <w:left w:w="56" w:type="dxa"/>
                  <w:bottom w:w="56" w:type="dxa"/>
                  <w:right w:w="56" w:type="dxa"/>
                </w:tcMar>
              </w:tcPr>
            </w:tcPrChange>
          </w:tcPr>
          <w:p w14:paraId="2C4F5D2D" w14:textId="77777777" w:rsidR="001E5488" w:rsidRPr="008A6D3B" w:rsidRDefault="00DD08CB">
            <w:pPr>
              <w:widowControl w:val="0"/>
              <w:spacing w:after="0" w:line="240" w:lineRule="auto"/>
            </w:pPr>
            <w:r w:rsidRPr="008A6D3B">
              <w:t xml:space="preserve">Identifikation af person og organisation der har oprettet bestillingen, hvis dette ikke er den samme som angivet på bestillingen som udleveringen findes på, ikke obligatorisk </w:t>
            </w:r>
          </w:p>
        </w:tc>
      </w:tr>
      <w:tr w:rsidR="001E5488" w14:paraId="7EF79C50" w14:textId="77777777" w:rsidTr="302F4859">
        <w:trPr>
          <w:gridBefore w:val="1"/>
          <w:wBefore w:w="10" w:type="dxa"/>
          <w:trHeight w:val="333"/>
          <w:trPrChange w:id="1860" w:author="Birger Kidmose" w:date="2026-08-06T09:10:00Z" w16du:dateUtc="2026-08-06T07:10:00Z">
            <w:trPr>
              <w:trHeight w:val="333"/>
            </w:trPr>
          </w:trPrChange>
        </w:trPr>
        <w:tc>
          <w:tcPr>
            <w:tcW w:w="435" w:type="dxa"/>
            <w:tcMar>
              <w:top w:w="56" w:type="dxa"/>
              <w:left w:w="56" w:type="dxa"/>
              <w:bottom w:w="56" w:type="dxa"/>
              <w:right w:w="56" w:type="dxa"/>
            </w:tcMar>
            <w:tcPrChange w:id="1861" w:author="Birger Kidmose" w:date="2026-08-06T09:10:00Z" w16du:dateUtc="2026-08-06T07:10:00Z">
              <w:tcPr>
                <w:tcW w:w="435" w:type="dxa"/>
                <w:gridSpan w:val="2"/>
                <w:tcMar>
                  <w:top w:w="56" w:type="dxa"/>
                  <w:left w:w="56" w:type="dxa"/>
                  <w:bottom w:w="56" w:type="dxa"/>
                  <w:right w:w="56" w:type="dxa"/>
                </w:tcMar>
              </w:tcPr>
            </w:tcPrChange>
          </w:tcPr>
          <w:p w14:paraId="1AEFABD3" w14:textId="77777777" w:rsidR="001E5488" w:rsidRPr="008A6D3B" w:rsidRDefault="001E5488">
            <w:pPr>
              <w:widowControl w:val="0"/>
              <w:spacing w:after="0" w:line="240" w:lineRule="auto"/>
            </w:pPr>
          </w:p>
        </w:tc>
        <w:tc>
          <w:tcPr>
            <w:tcW w:w="3465" w:type="dxa"/>
            <w:gridSpan w:val="2"/>
            <w:tcMar>
              <w:top w:w="56" w:type="dxa"/>
              <w:left w:w="56" w:type="dxa"/>
              <w:bottom w:w="56" w:type="dxa"/>
              <w:right w:w="56" w:type="dxa"/>
            </w:tcMar>
            <w:tcPrChange w:id="1862" w:author="Birger Kidmose" w:date="2026-08-06T09:10:00Z" w16du:dateUtc="2026-08-06T07:10:00Z">
              <w:tcPr>
                <w:tcW w:w="3465" w:type="dxa"/>
                <w:gridSpan w:val="2"/>
                <w:tcMar>
                  <w:top w:w="56" w:type="dxa"/>
                  <w:left w:w="56" w:type="dxa"/>
                  <w:bottom w:w="56" w:type="dxa"/>
                  <w:right w:w="56" w:type="dxa"/>
                </w:tcMar>
              </w:tcPr>
            </w:tcPrChange>
          </w:tcPr>
          <w:p w14:paraId="779F7C84" w14:textId="00816C76" w:rsidR="001E5488" w:rsidRDefault="00DD08CB">
            <w:pPr>
              <w:widowControl w:val="0"/>
              <w:spacing w:after="0" w:line="240" w:lineRule="auto"/>
            </w:pPr>
            <w:r>
              <w:t xml:space="preserve">→ </w:t>
            </w:r>
            <w:r>
              <w:fldChar w:fldCharType="begin"/>
            </w:r>
            <w:r>
              <w:instrText>HYPERLINK \l "_76m1bjv1qnqz" \h</w:instrText>
            </w:r>
            <w:r>
              <w:fldChar w:fldCharType="separate"/>
            </w:r>
            <w:r>
              <w:rPr>
                <w:color w:val="1155CC"/>
                <w:u w:val="single"/>
              </w:rPr>
              <w:t>Aktør</w:t>
            </w:r>
            <w:r>
              <w:fldChar w:fldCharType="end"/>
            </w:r>
          </w:p>
        </w:tc>
        <w:tc>
          <w:tcPr>
            <w:tcW w:w="5715" w:type="dxa"/>
            <w:gridSpan w:val="2"/>
            <w:tcMar>
              <w:top w:w="56" w:type="dxa"/>
              <w:left w:w="56" w:type="dxa"/>
              <w:bottom w:w="56" w:type="dxa"/>
              <w:right w:w="56" w:type="dxa"/>
            </w:tcMar>
            <w:tcPrChange w:id="1863" w:author="Birger Kidmose" w:date="2026-08-06T09:10:00Z" w16du:dateUtc="2026-08-06T07:10:00Z">
              <w:tcPr>
                <w:tcW w:w="5715" w:type="dxa"/>
                <w:gridSpan w:val="2"/>
                <w:tcMar>
                  <w:top w:w="56" w:type="dxa"/>
                  <w:left w:w="56" w:type="dxa"/>
                  <w:bottom w:w="56" w:type="dxa"/>
                  <w:right w:w="56" w:type="dxa"/>
                </w:tcMar>
              </w:tcPr>
            </w:tcPrChange>
          </w:tcPr>
          <w:p w14:paraId="3C78BD01" w14:textId="77777777" w:rsidR="001E5488" w:rsidRPr="008A6D3B" w:rsidRDefault="00DD08CB">
            <w:pPr>
              <w:widowControl w:val="0"/>
              <w:spacing w:after="0" w:line="240" w:lineRule="auto"/>
              <w:rPr>
                <w:shd w:val="clear" w:color="auto" w:fill="FF9900"/>
              </w:rPr>
            </w:pPr>
            <w:r w:rsidRPr="008A6D3B">
              <w:t>Aktøren (personen) som har oprettet udleveringen, obligatorisk</w:t>
            </w:r>
          </w:p>
        </w:tc>
      </w:tr>
      <w:tr w:rsidR="001E5488" w14:paraId="4E67E0AF" w14:textId="77777777" w:rsidTr="302F4859">
        <w:trPr>
          <w:gridBefore w:val="1"/>
          <w:wBefore w:w="10" w:type="dxa"/>
          <w:trHeight w:val="333"/>
          <w:trPrChange w:id="1864" w:author="Birger Kidmose" w:date="2026-08-06T09:10:00Z" w16du:dateUtc="2026-08-06T07:10:00Z">
            <w:trPr>
              <w:trHeight w:val="333"/>
            </w:trPr>
          </w:trPrChange>
        </w:trPr>
        <w:tc>
          <w:tcPr>
            <w:tcW w:w="435" w:type="dxa"/>
            <w:tcMar>
              <w:top w:w="56" w:type="dxa"/>
              <w:left w:w="56" w:type="dxa"/>
              <w:bottom w:w="56" w:type="dxa"/>
              <w:right w:w="56" w:type="dxa"/>
            </w:tcMar>
            <w:tcPrChange w:id="1865" w:author="Birger Kidmose" w:date="2026-08-06T09:10:00Z" w16du:dateUtc="2026-08-06T07:10:00Z">
              <w:tcPr>
                <w:tcW w:w="435" w:type="dxa"/>
                <w:gridSpan w:val="2"/>
                <w:tcMar>
                  <w:top w:w="56" w:type="dxa"/>
                  <w:left w:w="56" w:type="dxa"/>
                  <w:bottom w:w="56" w:type="dxa"/>
                  <w:right w:w="56" w:type="dxa"/>
                </w:tcMar>
              </w:tcPr>
            </w:tcPrChange>
          </w:tcPr>
          <w:p w14:paraId="7C3497CE" w14:textId="77777777" w:rsidR="001E5488" w:rsidRPr="008A6D3B" w:rsidRDefault="001E5488">
            <w:pPr>
              <w:widowControl w:val="0"/>
              <w:spacing w:after="0" w:line="240" w:lineRule="auto"/>
            </w:pPr>
          </w:p>
        </w:tc>
        <w:tc>
          <w:tcPr>
            <w:tcW w:w="3465" w:type="dxa"/>
            <w:gridSpan w:val="2"/>
            <w:tcMar>
              <w:top w:w="56" w:type="dxa"/>
              <w:left w:w="56" w:type="dxa"/>
              <w:bottom w:w="56" w:type="dxa"/>
              <w:right w:w="56" w:type="dxa"/>
            </w:tcMar>
            <w:tcPrChange w:id="1866" w:author="Birger Kidmose" w:date="2026-08-06T09:10:00Z" w16du:dateUtc="2026-08-06T07:10:00Z">
              <w:tcPr>
                <w:tcW w:w="3465" w:type="dxa"/>
                <w:gridSpan w:val="2"/>
                <w:tcMar>
                  <w:top w:w="56" w:type="dxa"/>
                  <w:left w:w="56" w:type="dxa"/>
                  <w:bottom w:w="56" w:type="dxa"/>
                  <w:right w:w="56" w:type="dxa"/>
                </w:tcMar>
              </w:tcPr>
            </w:tcPrChange>
          </w:tcPr>
          <w:p w14:paraId="08B0A5A9" w14:textId="7F28DAB5" w:rsidR="001E5488" w:rsidRDefault="00DD08CB">
            <w:pPr>
              <w:widowControl w:val="0"/>
              <w:spacing w:after="0" w:line="240" w:lineRule="auto"/>
            </w:pPr>
            <w:r>
              <w:t xml:space="preserve">→ </w:t>
            </w:r>
            <w:r>
              <w:fldChar w:fldCharType="begin"/>
            </w:r>
            <w:r>
              <w:instrText>HYPERLINK \l "_jvykbbuxljsm" \h</w:instrText>
            </w:r>
            <w:r>
              <w:fldChar w:fldCharType="separate"/>
            </w:r>
            <w:r>
              <w:rPr>
                <w:color w:val="1155CC"/>
                <w:u w:val="single"/>
              </w:rPr>
              <w:t>Organisation</w:t>
            </w:r>
            <w:r>
              <w:fldChar w:fldCharType="end"/>
            </w:r>
          </w:p>
        </w:tc>
        <w:tc>
          <w:tcPr>
            <w:tcW w:w="5715" w:type="dxa"/>
            <w:gridSpan w:val="2"/>
            <w:tcMar>
              <w:top w:w="56" w:type="dxa"/>
              <w:left w:w="56" w:type="dxa"/>
              <w:bottom w:w="56" w:type="dxa"/>
              <w:right w:w="56" w:type="dxa"/>
            </w:tcMar>
            <w:tcPrChange w:id="1867" w:author="Birger Kidmose" w:date="2026-08-06T09:10:00Z" w16du:dateUtc="2026-08-06T07:10:00Z">
              <w:tcPr>
                <w:tcW w:w="5715" w:type="dxa"/>
                <w:gridSpan w:val="2"/>
                <w:tcMar>
                  <w:top w:w="56" w:type="dxa"/>
                  <w:left w:w="56" w:type="dxa"/>
                  <w:bottom w:w="56" w:type="dxa"/>
                  <w:right w:w="56" w:type="dxa"/>
                </w:tcMar>
              </w:tcPr>
            </w:tcPrChange>
          </w:tcPr>
          <w:p w14:paraId="7BD0068E" w14:textId="77777777" w:rsidR="001E5488" w:rsidRPr="008A6D3B" w:rsidRDefault="00DD08CB">
            <w:pPr>
              <w:widowControl w:val="0"/>
              <w:spacing w:after="0" w:line="240" w:lineRule="auto"/>
            </w:pPr>
            <w:r w:rsidRPr="008A6D3B">
              <w:t xml:space="preserve">Organisationen tilknyttet aktøren (personen) som har oprettet udleveringen, obligatorisk. </w:t>
            </w:r>
          </w:p>
          <w:p w14:paraId="76985E55" w14:textId="77777777" w:rsidR="001E5488" w:rsidRPr="008A6D3B" w:rsidRDefault="00DD08CB">
            <w:pPr>
              <w:widowControl w:val="0"/>
              <w:spacing w:after="0" w:line="240" w:lineRule="auto"/>
            </w:pPr>
            <w:r w:rsidRPr="008A6D3B">
              <w:t xml:space="preserve">Ved udlevering skal CVR-P-nummer angives. </w:t>
            </w:r>
          </w:p>
        </w:tc>
      </w:tr>
      <w:tr w:rsidR="001E5488" w14:paraId="32A8766A" w14:textId="77777777" w:rsidTr="302F4859">
        <w:trPr>
          <w:gridBefore w:val="1"/>
          <w:wBefore w:w="10" w:type="dxa"/>
          <w:trHeight w:val="333"/>
          <w:trPrChange w:id="1868" w:author="Birger Kidmose" w:date="2026-08-06T09:10:00Z" w16du:dateUtc="2026-08-06T07:10:00Z">
            <w:trPr>
              <w:trHeight w:val="333"/>
            </w:trPr>
          </w:trPrChange>
        </w:trPr>
        <w:tc>
          <w:tcPr>
            <w:tcW w:w="3900" w:type="dxa"/>
            <w:gridSpan w:val="3"/>
            <w:tcMar>
              <w:top w:w="56" w:type="dxa"/>
              <w:left w:w="56" w:type="dxa"/>
              <w:bottom w:w="56" w:type="dxa"/>
              <w:right w:w="56" w:type="dxa"/>
            </w:tcMar>
            <w:tcPrChange w:id="1869" w:author="Birger Kidmose" w:date="2026-08-06T09:10:00Z" w16du:dateUtc="2026-08-06T07:10:00Z">
              <w:tcPr>
                <w:tcW w:w="3900" w:type="dxa"/>
                <w:gridSpan w:val="4"/>
                <w:tcMar>
                  <w:top w:w="56" w:type="dxa"/>
                  <w:left w:w="56" w:type="dxa"/>
                  <w:bottom w:w="56" w:type="dxa"/>
                  <w:right w:w="56" w:type="dxa"/>
                </w:tcMar>
              </w:tcPr>
            </w:tcPrChange>
          </w:tcPr>
          <w:p w14:paraId="02237285" w14:textId="77777777" w:rsidR="001E5488" w:rsidRDefault="00DD08CB">
            <w:pPr>
              <w:spacing w:after="0" w:line="240" w:lineRule="auto"/>
            </w:pPr>
            <w:r>
              <w:t>Oprettelsestidspunkt (CreatedDateTime)</w:t>
            </w:r>
          </w:p>
        </w:tc>
        <w:tc>
          <w:tcPr>
            <w:tcW w:w="5715" w:type="dxa"/>
            <w:gridSpan w:val="2"/>
            <w:tcMar>
              <w:top w:w="56" w:type="dxa"/>
              <w:left w:w="56" w:type="dxa"/>
              <w:bottom w:w="56" w:type="dxa"/>
              <w:right w:w="56" w:type="dxa"/>
            </w:tcMar>
            <w:tcPrChange w:id="1870" w:author="Birger Kidmose" w:date="2026-08-06T09:10:00Z" w16du:dateUtc="2026-08-06T07:10:00Z">
              <w:tcPr>
                <w:tcW w:w="5715" w:type="dxa"/>
                <w:gridSpan w:val="2"/>
                <w:tcMar>
                  <w:top w:w="56" w:type="dxa"/>
                  <w:left w:w="56" w:type="dxa"/>
                  <w:bottom w:w="56" w:type="dxa"/>
                  <w:right w:w="56" w:type="dxa"/>
                </w:tcMar>
              </w:tcPr>
            </w:tcPrChange>
          </w:tcPr>
          <w:p w14:paraId="24ECFCBC" w14:textId="386C4D72" w:rsidR="001E5488" w:rsidRPr="008A6D3B" w:rsidRDefault="00DD08CB">
            <w:pPr>
              <w:widowControl w:val="0"/>
              <w:spacing w:after="0" w:line="240" w:lineRule="auto"/>
            </w:pPr>
            <w:r w:rsidRPr="008A6D3B">
              <w:t xml:space="preserve">Tidspunkt udleveringen er oprettet på </w:t>
            </w:r>
            <w:r w:rsidR="000407BD">
              <w:t xml:space="preserve">i </w:t>
            </w:r>
            <w:r w:rsidR="00153D5A">
              <w:t>Løsningen,</w:t>
            </w:r>
            <w:r w:rsidRPr="008A6D3B">
              <w:t xml:space="preserve"> sættes af </w:t>
            </w:r>
            <w:r w:rsidR="00153D5A">
              <w:t>Løsningen.</w:t>
            </w:r>
          </w:p>
        </w:tc>
      </w:tr>
      <w:tr w:rsidR="001E5488" w14:paraId="16A17FB2" w14:textId="77777777" w:rsidTr="302F4859">
        <w:trPr>
          <w:gridBefore w:val="1"/>
          <w:wBefore w:w="10" w:type="dxa"/>
          <w:trHeight w:val="333"/>
          <w:trPrChange w:id="1871" w:author="Birger Kidmose" w:date="2026-08-06T09:10:00Z" w16du:dateUtc="2026-08-06T07:10:00Z">
            <w:trPr>
              <w:trHeight w:val="333"/>
            </w:trPr>
          </w:trPrChange>
        </w:trPr>
        <w:tc>
          <w:tcPr>
            <w:tcW w:w="3900" w:type="dxa"/>
            <w:gridSpan w:val="3"/>
            <w:tcMar>
              <w:top w:w="56" w:type="dxa"/>
              <w:left w:w="56" w:type="dxa"/>
              <w:bottom w:w="56" w:type="dxa"/>
              <w:right w:w="56" w:type="dxa"/>
            </w:tcMar>
            <w:tcPrChange w:id="1872" w:author="Birger Kidmose" w:date="2026-08-06T09:10:00Z" w16du:dateUtc="2026-08-06T07:10:00Z">
              <w:tcPr>
                <w:tcW w:w="3900" w:type="dxa"/>
                <w:gridSpan w:val="4"/>
                <w:tcMar>
                  <w:top w:w="56" w:type="dxa"/>
                  <w:left w:w="56" w:type="dxa"/>
                  <w:bottom w:w="56" w:type="dxa"/>
                  <w:right w:w="56" w:type="dxa"/>
                </w:tcMar>
              </w:tcPr>
            </w:tcPrChange>
          </w:tcPr>
          <w:p w14:paraId="03D3A13F" w14:textId="77777777" w:rsidR="001E5488" w:rsidRDefault="00DD08CB">
            <w:pPr>
              <w:spacing w:after="0" w:line="240" w:lineRule="auto"/>
            </w:pPr>
            <w:r>
              <w:t>Udleveringstidspunkt</w:t>
            </w:r>
          </w:p>
        </w:tc>
        <w:tc>
          <w:tcPr>
            <w:tcW w:w="5715" w:type="dxa"/>
            <w:gridSpan w:val="2"/>
            <w:tcMar>
              <w:top w:w="56" w:type="dxa"/>
              <w:left w:w="56" w:type="dxa"/>
              <w:bottom w:w="56" w:type="dxa"/>
              <w:right w:w="56" w:type="dxa"/>
            </w:tcMar>
            <w:tcPrChange w:id="1873" w:author="Birger Kidmose" w:date="2026-08-06T09:10:00Z" w16du:dateUtc="2026-08-06T07:10:00Z">
              <w:tcPr>
                <w:tcW w:w="5715" w:type="dxa"/>
                <w:gridSpan w:val="2"/>
                <w:tcMar>
                  <w:top w:w="56" w:type="dxa"/>
                  <w:left w:w="56" w:type="dxa"/>
                  <w:bottom w:w="56" w:type="dxa"/>
                  <w:right w:w="56" w:type="dxa"/>
                </w:tcMar>
              </w:tcPr>
            </w:tcPrChange>
          </w:tcPr>
          <w:p w14:paraId="68DD8E1B" w14:textId="6A9AF2B5" w:rsidR="001E5488" w:rsidRPr="008A6D3B" w:rsidRDefault="00DD08CB">
            <w:pPr>
              <w:widowControl w:val="0"/>
              <w:spacing w:after="0" w:line="240" w:lineRule="auto"/>
            </w:pPr>
            <w:r w:rsidRPr="008A6D3B">
              <w:t xml:space="preserve">Tidspunktet udleveringen er sket. I langt de fleste tilfælde er denne også omtrent lig med tidspunktet udleveringen oprettes i </w:t>
            </w:r>
            <w:r w:rsidR="00153D5A">
              <w:t>Løsningen</w:t>
            </w:r>
            <w:r w:rsidRPr="008A6D3B">
              <w:t>, obligatorisk</w:t>
            </w:r>
          </w:p>
        </w:tc>
      </w:tr>
      <w:tr w:rsidR="001E5488" w14:paraId="50977925" w14:textId="77777777" w:rsidTr="302F4859">
        <w:trPr>
          <w:gridBefore w:val="1"/>
          <w:wBefore w:w="10" w:type="dxa"/>
          <w:trHeight w:val="333"/>
          <w:trPrChange w:id="1874" w:author="Birger Kidmose" w:date="2026-08-06T09:10:00Z" w16du:dateUtc="2026-08-06T07:10:00Z">
            <w:trPr>
              <w:trHeight w:val="333"/>
            </w:trPr>
          </w:trPrChange>
        </w:trPr>
        <w:tc>
          <w:tcPr>
            <w:tcW w:w="3900" w:type="dxa"/>
            <w:gridSpan w:val="3"/>
            <w:tcMar>
              <w:top w:w="56" w:type="dxa"/>
              <w:left w:w="56" w:type="dxa"/>
              <w:bottom w:w="56" w:type="dxa"/>
              <w:right w:w="56" w:type="dxa"/>
            </w:tcMar>
            <w:tcPrChange w:id="1875" w:author="Birger Kidmose" w:date="2026-08-06T09:10:00Z" w16du:dateUtc="2026-08-06T07:10:00Z">
              <w:tcPr>
                <w:tcW w:w="3900" w:type="dxa"/>
                <w:gridSpan w:val="4"/>
                <w:tcMar>
                  <w:top w:w="56" w:type="dxa"/>
                  <w:left w:w="56" w:type="dxa"/>
                  <w:bottom w:w="56" w:type="dxa"/>
                  <w:right w:w="56" w:type="dxa"/>
                </w:tcMar>
              </w:tcPr>
            </w:tcPrChange>
          </w:tcPr>
          <w:p w14:paraId="4CAC99FE" w14:textId="77777777" w:rsidR="001E5488" w:rsidRDefault="00DD08CB">
            <w:pPr>
              <w:widowControl w:val="0"/>
              <w:spacing w:after="0" w:line="240" w:lineRule="auto"/>
            </w:pPr>
            <w:r>
              <w:rPr>
                <w:color w:val="4A86E8"/>
              </w:rPr>
              <w:t>Substitueret pakning</w:t>
            </w:r>
          </w:p>
        </w:tc>
        <w:tc>
          <w:tcPr>
            <w:tcW w:w="5715" w:type="dxa"/>
            <w:gridSpan w:val="2"/>
            <w:tcMar>
              <w:top w:w="56" w:type="dxa"/>
              <w:left w:w="56" w:type="dxa"/>
              <w:bottom w:w="56" w:type="dxa"/>
              <w:right w:w="56" w:type="dxa"/>
            </w:tcMar>
            <w:tcPrChange w:id="1876" w:author="Birger Kidmose" w:date="2026-08-06T09:10:00Z" w16du:dateUtc="2026-08-06T07:10:00Z">
              <w:tcPr>
                <w:tcW w:w="5715" w:type="dxa"/>
                <w:gridSpan w:val="2"/>
                <w:tcMar>
                  <w:top w:w="56" w:type="dxa"/>
                  <w:left w:w="56" w:type="dxa"/>
                  <w:bottom w:w="56" w:type="dxa"/>
                  <w:right w:w="56" w:type="dxa"/>
                </w:tcMar>
              </w:tcPr>
            </w:tcPrChange>
          </w:tcPr>
          <w:p w14:paraId="149C864F" w14:textId="3A97D184" w:rsidR="001E5488" w:rsidRPr="008A6D3B" w:rsidRDefault="00DD08CB">
            <w:pPr>
              <w:widowControl w:val="0"/>
              <w:spacing w:after="0" w:line="240" w:lineRule="auto"/>
            </w:pPr>
            <w:r w:rsidRPr="008A6D3B">
              <w:t xml:space="preserve">Hvis apoteket eller vet-forhandleren har foretaget en substitution (dvs. substitution i samme </w:t>
            </w:r>
            <w:r w:rsidR="000407BD">
              <w:t>paknings</w:t>
            </w:r>
            <w:r w:rsidRPr="008A6D3B">
              <w:t xml:space="preserve">substitutionsgruppe i Medicinpriser), angives her pakningen, der substitueres til. Er der ikke substitueret udelades elementet, idet pakningen angivet på recepten er udleveret. </w:t>
            </w:r>
          </w:p>
          <w:p w14:paraId="53D940CA" w14:textId="432AF5B9" w:rsidR="001E5488" w:rsidRPr="008A6D3B" w:rsidRDefault="00DD08CB">
            <w:pPr>
              <w:widowControl w:val="0"/>
              <w:spacing w:after="0" w:line="240" w:lineRule="auto"/>
            </w:pPr>
            <w:r w:rsidRPr="008A6D3B">
              <w:t>Substitueret lægemiddel angives ikke, idet apoteket eller vet-forhandleren ikke må substituere lægemidler der ikke findes i Medicinpriser.</w:t>
            </w:r>
          </w:p>
        </w:tc>
      </w:tr>
      <w:tr w:rsidR="00AC48DC" w14:paraId="15D2FFFD" w14:textId="77777777" w:rsidTr="302F485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trHeight w:val="333"/>
          <w:ins w:id="1877" w:author="Birger Kidmose" w:date="2026-08-06T09:10:00Z" w16du:dateUtc="2026-08-06T07:10:00Z"/>
        </w:trPr>
        <w:tc>
          <w:tcPr>
            <w:tcW w:w="3900" w:type="dxa"/>
            <w:gridSpan w:val="3"/>
          </w:tcPr>
          <w:p w14:paraId="7842E87D" w14:textId="77962448" w:rsidR="00AC48DC" w:rsidRDefault="00AC48DC">
            <w:pPr>
              <w:widowControl w:val="0"/>
              <w:spacing w:after="0" w:line="240" w:lineRule="auto"/>
              <w:rPr>
                <w:ins w:id="1878" w:author="Birger Kidmose" w:date="2026-08-06T09:10:00Z" w16du:dateUtc="2026-08-06T07:10:00Z"/>
                <w:color w:val="4A86E8"/>
              </w:rPr>
            </w:pPr>
            <w:ins w:id="1879" w:author="Birger Kidmose" w:date="2026-08-06T09:10:00Z" w16du:dateUtc="2026-08-06T07:10:00Z">
              <w:r w:rsidRPr="00353E55">
                <w:t>Antal pakninger</w:t>
              </w:r>
            </w:ins>
          </w:p>
        </w:tc>
        <w:tc>
          <w:tcPr>
            <w:tcW w:w="5715" w:type="dxa"/>
            <w:gridSpan w:val="2"/>
          </w:tcPr>
          <w:p w14:paraId="39DE0783" w14:textId="77777777" w:rsidR="00AC48DC" w:rsidRPr="008A6D3B" w:rsidRDefault="00AC48DC">
            <w:pPr>
              <w:widowControl w:val="0"/>
              <w:spacing w:after="0" w:line="240" w:lineRule="auto"/>
              <w:rPr>
                <w:ins w:id="1880" w:author="Birger Kidmose" w:date="2026-08-06T09:10:00Z" w16du:dateUtc="2026-08-06T07:10:00Z"/>
              </w:rPr>
            </w:pPr>
          </w:p>
        </w:tc>
      </w:tr>
      <w:tr w:rsidR="001E5488" w14:paraId="243C10E8" w14:textId="77777777" w:rsidTr="302F4859">
        <w:trPr>
          <w:gridBefore w:val="1"/>
          <w:wBefore w:w="10" w:type="dxa"/>
          <w:trHeight w:val="333"/>
          <w:trPrChange w:id="1881" w:author="Birger Kidmose" w:date="2026-08-06T09:10:00Z" w16du:dateUtc="2026-08-06T07:10:00Z">
            <w:trPr>
              <w:trHeight w:val="333"/>
            </w:trPr>
          </w:trPrChange>
        </w:trPr>
        <w:tc>
          <w:tcPr>
            <w:tcW w:w="435" w:type="dxa"/>
            <w:tcMar>
              <w:top w:w="56" w:type="dxa"/>
              <w:left w:w="56" w:type="dxa"/>
              <w:bottom w:w="56" w:type="dxa"/>
              <w:right w:w="56" w:type="dxa"/>
            </w:tcMar>
            <w:tcPrChange w:id="1882" w:author="Birger Kidmose" w:date="2026-08-06T09:10:00Z" w16du:dateUtc="2026-08-06T07:10:00Z">
              <w:tcPr>
                <w:tcW w:w="435" w:type="dxa"/>
                <w:gridSpan w:val="2"/>
                <w:tcMar>
                  <w:top w:w="56" w:type="dxa"/>
                  <w:left w:w="56" w:type="dxa"/>
                  <w:bottom w:w="56" w:type="dxa"/>
                  <w:right w:w="56" w:type="dxa"/>
                </w:tcMar>
              </w:tcPr>
            </w:tcPrChange>
          </w:tcPr>
          <w:p w14:paraId="5E0F72A1" w14:textId="77777777" w:rsidR="001E5488" w:rsidRPr="008A6D3B" w:rsidRDefault="001E5488">
            <w:pPr>
              <w:widowControl w:val="0"/>
              <w:spacing w:after="0" w:line="240" w:lineRule="auto"/>
            </w:pPr>
          </w:p>
        </w:tc>
        <w:tc>
          <w:tcPr>
            <w:tcW w:w="3465" w:type="dxa"/>
            <w:gridSpan w:val="2"/>
            <w:tcMar>
              <w:top w:w="56" w:type="dxa"/>
              <w:left w:w="56" w:type="dxa"/>
              <w:bottom w:w="56" w:type="dxa"/>
              <w:right w:w="56" w:type="dxa"/>
            </w:tcMar>
            <w:tcPrChange w:id="1883" w:author="Birger Kidmose" w:date="2026-08-06T09:10:00Z" w16du:dateUtc="2026-08-06T07:10:00Z">
              <w:tcPr>
                <w:tcW w:w="3465" w:type="dxa"/>
                <w:gridSpan w:val="2"/>
                <w:tcMar>
                  <w:top w:w="56" w:type="dxa"/>
                  <w:left w:w="56" w:type="dxa"/>
                  <w:bottom w:w="56" w:type="dxa"/>
                  <w:right w:w="56" w:type="dxa"/>
                </w:tcMar>
              </w:tcPr>
            </w:tcPrChange>
          </w:tcPr>
          <w:p w14:paraId="11AD83CD" w14:textId="10C78FA1" w:rsidR="001E5488" w:rsidRDefault="00DD08CB">
            <w:pPr>
              <w:widowControl w:val="0"/>
              <w:spacing w:after="0" w:line="240" w:lineRule="auto"/>
            </w:pPr>
            <w:r>
              <w:t xml:space="preserve">→ </w:t>
            </w:r>
            <w:r>
              <w:fldChar w:fldCharType="begin"/>
            </w:r>
            <w:r>
              <w:instrText>HYPERLINK \l "_6jps5bbrzglz" \h</w:instrText>
            </w:r>
            <w:r>
              <w:fldChar w:fldCharType="separate"/>
            </w:r>
            <w:r>
              <w:rPr>
                <w:color w:val="1155CC"/>
                <w:u w:val="single"/>
              </w:rPr>
              <w:t>6.7 - Pakning-element</w:t>
            </w:r>
            <w:r>
              <w:fldChar w:fldCharType="end"/>
            </w:r>
          </w:p>
        </w:tc>
        <w:tc>
          <w:tcPr>
            <w:tcW w:w="5715" w:type="dxa"/>
            <w:gridSpan w:val="2"/>
            <w:tcMar>
              <w:top w:w="56" w:type="dxa"/>
              <w:left w:w="56" w:type="dxa"/>
              <w:bottom w:w="56" w:type="dxa"/>
              <w:right w:w="56" w:type="dxa"/>
            </w:tcMar>
            <w:tcPrChange w:id="1884" w:author="Birger Kidmose" w:date="2026-08-06T09:10:00Z" w16du:dateUtc="2026-08-06T07:10:00Z">
              <w:tcPr>
                <w:tcW w:w="5715" w:type="dxa"/>
                <w:gridSpan w:val="2"/>
                <w:tcMar>
                  <w:top w:w="56" w:type="dxa"/>
                  <w:left w:w="56" w:type="dxa"/>
                  <w:bottom w:w="56" w:type="dxa"/>
                  <w:right w:w="56" w:type="dxa"/>
                </w:tcMar>
              </w:tcPr>
            </w:tcPrChange>
          </w:tcPr>
          <w:p w14:paraId="48A605DF" w14:textId="747B2D2D" w:rsidR="001E5488" w:rsidRDefault="006C373A">
            <w:pPr>
              <w:widowControl w:val="0"/>
              <w:spacing w:after="0" w:line="240" w:lineRule="auto"/>
            </w:pPr>
            <w:ins w:id="1885" w:author="Birger Kidmose" w:date="2026-08-06T09:10:00Z" w16du:dateUtc="2026-08-06T07:10:00Z">
              <w:r w:rsidRPr="006C373A">
                <w:t>Hvis apoteket eller vet-forhandleren har foretaget en substitution angives her antal pakninger.</w:t>
              </w:r>
            </w:ins>
          </w:p>
        </w:tc>
      </w:tr>
    </w:tbl>
    <w:p w14:paraId="2F616667" w14:textId="77777777" w:rsidR="001E5488" w:rsidRDefault="001E5488">
      <w:pPr>
        <w:rPr>
          <w:color w:val="FF00FF"/>
        </w:rPr>
      </w:pPr>
    </w:p>
    <w:p w14:paraId="46A25A41" w14:textId="363ACDC0" w:rsidR="001E5488" w:rsidRDefault="006963AD">
      <w:pPr>
        <w:pStyle w:val="Heading1"/>
      </w:pPr>
      <w:bookmarkStart w:id="1886" w:name="_70ahbfs426x5" w:colFirst="0" w:colLast="0"/>
      <w:bookmarkStart w:id="1887" w:name="_y68d4zxsv6dq"/>
      <w:bookmarkStart w:id="1888" w:name="_Toc231991140"/>
      <w:bookmarkEnd w:id="1886"/>
      <w:bookmarkEnd w:id="1887"/>
      <w:r>
        <w:t>8</w:t>
      </w:r>
      <w:r w:rsidR="00DD08CB">
        <w:t xml:space="preserve"> </w:t>
      </w:r>
      <w:r w:rsidR="004779B8">
        <w:t>–</w:t>
      </w:r>
      <w:r w:rsidR="00DD08CB">
        <w:t xml:space="preserve"> </w:t>
      </w:r>
      <w:r w:rsidR="004779B8">
        <w:t xml:space="preserve">DVR </w:t>
      </w:r>
      <w:r w:rsidR="00DD08CB">
        <w:t>services</w:t>
      </w:r>
      <w:bookmarkEnd w:id="1888"/>
    </w:p>
    <w:p w14:paraId="12D70801" w14:textId="13EA4B18" w:rsidR="001E5488" w:rsidRDefault="00473F81">
      <w:pPr>
        <w:spacing w:before="200"/>
      </w:pPr>
      <w:r>
        <w:t>DVR</w:t>
      </w:r>
      <w:r w:rsidR="00153D5A">
        <w:t xml:space="preserve"> </w:t>
      </w:r>
      <w:r>
        <w:t>services</w:t>
      </w:r>
      <w:r w:rsidR="00DD08CB" w:rsidRPr="008A6D3B">
        <w:t xml:space="preserve"> anvendes via dyrlægesystemerne, apotekssystemerne og </w:t>
      </w:r>
      <w:r w:rsidR="00A024B0">
        <w:t>§39 vet-forhandler</w:t>
      </w:r>
      <w:r w:rsidR="00DD08CB" w:rsidRPr="008A6D3B">
        <w:t>nes systemer til at oprette og hente/søge recepter, oprette og hente bestillinger, og til at oprette udleveringer. Services tager udgangspunkt i de tre entiteter recept, bestilling og udlevering i</w:t>
      </w:r>
      <w:r w:rsidR="008A6D3B">
        <w:t xml:space="preserve"> receptmodellen</w:t>
      </w:r>
      <w:r w:rsidR="00DD08CB" w:rsidRPr="008A6D3B">
        <w:t xml:space="preserve">. </w:t>
      </w:r>
    </w:p>
    <w:p w14:paraId="0C4C5ACE" w14:textId="77777777" w:rsidR="00603939" w:rsidRPr="00603939" w:rsidRDefault="00603939" w:rsidP="00603939">
      <w:pPr>
        <w:spacing w:before="200"/>
        <w:rPr>
          <w:ins w:id="1889" w:author="Birger Kidmose" w:date="2026-08-06T09:10:00Z" w16du:dateUtc="2026-08-06T07:10:00Z"/>
          <w:lang w:val="da-DK"/>
        </w:rPr>
      </w:pPr>
      <w:commentRangeStart w:id="1890"/>
      <w:ins w:id="1891" w:author="Birger Kidmose" w:date="2026-08-06T09:10:00Z" w16du:dateUtc="2026-08-06T07:10:00Z">
        <w:r w:rsidRPr="00603939">
          <w:rPr>
            <w:lang w:val="da-DK"/>
          </w:rPr>
          <w:t xml:space="preserve">En recept indeholder de bestillinger der oprettes ud fra denne (nul eller mange), og bestillingerne indeholder udleveringer der er sket ud fra recepten og bestillingen (nul eller mange). Dvs. at recept-bestilling-udleveringer kan betragtes som en træstruktur. </w:t>
        </w:r>
      </w:ins>
    </w:p>
    <w:p w14:paraId="684446C8" w14:textId="77777777" w:rsidR="00603939" w:rsidRPr="00603939" w:rsidRDefault="00603939" w:rsidP="00603939">
      <w:pPr>
        <w:spacing w:before="200"/>
        <w:rPr>
          <w:ins w:id="1892" w:author="Birger Kidmose" w:date="2026-08-06T09:10:00Z" w16du:dateUtc="2026-08-06T07:10:00Z"/>
          <w:lang w:val="da-DK"/>
        </w:rPr>
      </w:pPr>
      <w:ins w:id="1893" w:author="Birger Kidmose" w:date="2026-08-06T09:10:00Z" w16du:dateUtc="2026-08-06T07:10:00Z">
        <w:r w:rsidRPr="00603939">
          <w:rPr>
            <w:lang w:val="da-DK"/>
          </w:rPr>
          <w:t xml:space="preserve">Ved opslag på recepter, bestillinger og udleveringer vil DVR generelt returnere hele træet af sammenhængende objekter. F.eks. når en bestilling hentes, returneres denne som en træstruktur med recept, bestilling og eventuelle udleveringer der allerede er foretaget. I langt de fleste tilfælde vil aktøren have brug for den samlede information, f.eks. hvilken pakning der er bestilt og hvad der evt. allerede er udleveret. </w:t>
        </w:r>
      </w:ins>
    </w:p>
    <w:p w14:paraId="1E5C5E78" w14:textId="77777777" w:rsidR="00603939" w:rsidRPr="00603939" w:rsidRDefault="00603939" w:rsidP="00603939">
      <w:pPr>
        <w:spacing w:before="200"/>
        <w:rPr>
          <w:ins w:id="1894" w:author="Birger Kidmose" w:date="2026-08-06T09:10:00Z" w16du:dateUtc="2026-08-06T07:10:00Z"/>
          <w:lang w:val="da-DK"/>
        </w:rPr>
      </w:pPr>
      <w:ins w:id="1895" w:author="Birger Kidmose" w:date="2026-08-06T09:10:00Z" w16du:dateUtc="2026-08-06T07:10:00Z">
        <w:r w:rsidRPr="00603939">
          <w:rPr>
            <w:lang w:val="da-DK"/>
          </w:rPr>
          <w:t xml:space="preserve">Når et objekt oprettes/opdateres kan dette ske alene, dette er nærmere beskrevet for de enkelte services. F.eks. når apoteket eller §39-vet-forhandleren opretter en udlevering, her skal indholdet i bestillingen og recepten ikke angives i kaldet, men bestillingen og recepten refereres via id’er. Apoteket eller §39-vet-forhandleren ikke må ændre receptens indhold ved ekspedition, og har ikke behov for at ændre bestillingen. Udleveringen knyttes til bestillingen og recepten, og status for disse ændres som en konsekvens af kaldet. </w:t>
        </w:r>
        <w:commentRangeEnd w:id="1890"/>
        <w:r w:rsidRPr="00603939">
          <w:rPr>
            <w:rStyle w:val="CommentReference"/>
            <w:sz w:val="22"/>
            <w:szCs w:val="22"/>
            <w:lang w:val="da-DK"/>
          </w:rPr>
          <w:commentReference w:id="1890"/>
        </w:r>
      </w:ins>
    </w:p>
    <w:p w14:paraId="087A6AF2" w14:textId="77777777" w:rsidR="00603939" w:rsidRPr="00353E55" w:rsidRDefault="00603939">
      <w:pPr>
        <w:spacing w:before="200"/>
        <w:rPr>
          <w:ins w:id="1896" w:author="Birger Kidmose" w:date="2026-08-06T09:10:00Z" w16du:dateUtc="2026-08-06T07:10:00Z"/>
          <w:lang w:val="da-DK"/>
        </w:rPr>
      </w:pPr>
    </w:p>
    <w:p w14:paraId="5E5AC057" w14:textId="15DA342D" w:rsidR="001E5488" w:rsidRPr="008A6D3B" w:rsidRDefault="798679E8">
      <w:r>
        <w:t xml:space="preserve">Til apotekerne udstilles services efter </w:t>
      </w:r>
      <w:del w:id="1897" w:author="Birger Kidmose" w:date="2026-08-06T09:10:00Z" w16du:dateUtc="2026-08-06T07:10:00Z">
        <w:r w:rsidR="00DD08CB" w:rsidRPr="008A6D3B">
          <w:delText>“</w:delText>
        </w:r>
        <w:r w:rsidR="00DD08CB">
          <w:fldChar w:fldCharType="begin"/>
        </w:r>
        <w:r w:rsidR="00DD08CB">
          <w:delInstrText>HYPERLINK \l "_flvlivwt331t" \h</w:delInstrText>
        </w:r>
        <w:r w:rsidR="00DD08CB">
          <w:fldChar w:fldCharType="separate"/>
        </w:r>
        <w:r w:rsidR="00DD08CB">
          <w:rPr>
            <w:color w:val="1155CC"/>
            <w:u w:val="single"/>
          </w:rPr>
          <w:delText>Den Gode Webservice</w:delText>
        </w:r>
        <w:r w:rsidR="00DD08CB">
          <w:fldChar w:fldCharType="end"/>
        </w:r>
        <w:r w:rsidR="00DD08CB" w:rsidRPr="008A6D3B">
          <w:delText>”-</w:delText>
        </w:r>
      </w:del>
      <w:ins w:id="1898" w:author="Birger Kidmose" w:date="2026-08-06T09:10:00Z" w16du:dateUtc="2026-08-06T07:10:00Z">
        <w:r>
          <w:t>“</w:t>
        </w:r>
        <w:r w:rsidRPr="667F5B50">
          <w:t>Den Gode Webservice</w:t>
        </w:r>
        <w:r>
          <w:t>”-</w:t>
        </w:r>
      </w:ins>
      <w:r>
        <w:t xml:space="preserve">standarden, og </w:t>
      </w:r>
      <w:r w:rsidR="6B6081E6">
        <w:t xml:space="preserve">er </w:t>
      </w:r>
      <w:r>
        <w:t xml:space="preserve">i høj grad modelleret efter tilsvarende services i Det Fælles Medicinkort. Til dyrlægesystemerne og </w:t>
      </w:r>
      <w:r w:rsidR="4302DF59">
        <w:t>§39 vet-forhandler</w:t>
      </w:r>
      <w:r>
        <w:t xml:space="preserve">nes systemer udstilles der services som </w:t>
      </w:r>
      <w:del w:id="1899" w:author="Birger Kidmose" w:date="2026-08-06T09:10:00Z" w16du:dateUtc="2026-08-06T07:10:00Z">
        <w:r w:rsidR="00DD08CB">
          <w:fldChar w:fldCharType="begin"/>
        </w:r>
        <w:r w:rsidR="00DD08CB">
          <w:delInstrText>HYPERLINK \l "_1ace0ld360u1" \h</w:delInstrText>
        </w:r>
        <w:r w:rsidR="00DD08CB">
          <w:fldChar w:fldCharType="separate"/>
        </w:r>
        <w:r w:rsidR="00DD08CB">
          <w:rPr>
            <w:color w:val="1155CC"/>
            <w:u w:val="single"/>
          </w:rPr>
          <w:delText>REST services</w:delText>
        </w:r>
        <w:r w:rsidR="00DD08CB">
          <w:fldChar w:fldCharType="end"/>
        </w:r>
      </w:del>
      <w:ins w:id="1900" w:author="Birger Kidmose" w:date="2026-08-06T09:10:00Z" w16du:dateUtc="2026-08-06T07:10:00Z">
        <w:r>
          <w:fldChar w:fldCharType="begin"/>
        </w:r>
        <w:r>
          <w:instrText>HYPERLINK \l "_1ace0ld360u1"</w:instrText>
        </w:r>
        <w:r>
          <w:fldChar w:fldCharType="separate"/>
        </w:r>
        <w:r w:rsidRPr="667F5B50">
          <w:rPr>
            <w:color w:val="1155CC"/>
            <w:u w:val="single"/>
          </w:rPr>
          <w:t>REST services</w:t>
        </w:r>
        <w:r>
          <w:fldChar w:fldCharType="end"/>
        </w:r>
      </w:ins>
      <w:r>
        <w:t xml:space="preserve"> </w:t>
      </w:r>
      <w:r w:rsidR="6B6081E6">
        <w:t xml:space="preserve">i </w:t>
      </w:r>
      <w:r>
        <w:t>JSON</w:t>
      </w:r>
      <w:r w:rsidR="6B6081E6">
        <w:t xml:space="preserve"> format</w:t>
      </w:r>
      <w:r>
        <w:t xml:space="preserve">. Dvs. med samme teknologi som stamdata-services, men med samme indhold som apotekernes services. </w:t>
      </w:r>
    </w:p>
    <w:p w14:paraId="5A91A95D" w14:textId="0D1903C0" w:rsidR="001E5488" w:rsidRPr="008A6D3B" w:rsidRDefault="00DD08CB">
      <w:r>
        <w:t>Generelt gælder det, at det</w:t>
      </w:r>
      <w:r w:rsidRPr="008A6D3B">
        <w:t xml:space="preserve"> skal være muligt at foretage flere handlinger i samme kald. F.eks. at oprette mere end en enkelt recept, registrere flere udleveringer mm.</w:t>
      </w:r>
      <w:r>
        <w:rPr>
          <w:vertAlign w:val="superscript"/>
        </w:rPr>
        <w:footnoteReference w:id="3"/>
      </w:r>
      <w:r w:rsidRPr="008A6D3B">
        <w:t xml:space="preserve"> </w:t>
      </w:r>
    </w:p>
    <w:p w14:paraId="211B33DF" w14:textId="43B8231F" w:rsidR="001E5488" w:rsidRPr="008A6D3B" w:rsidRDefault="006963AD">
      <w:pPr>
        <w:pStyle w:val="Heading2"/>
      </w:pPr>
      <w:bookmarkStart w:id="1901" w:name="_qzykavt9suej" w:colFirst="0" w:colLast="0"/>
      <w:bookmarkStart w:id="1902" w:name="_scw4v7oykhrq"/>
      <w:bookmarkStart w:id="1903" w:name="_Toc231991141"/>
      <w:bookmarkEnd w:id="1901"/>
      <w:bookmarkEnd w:id="1902"/>
      <w:r>
        <w:t xml:space="preserve">8.1 </w:t>
      </w:r>
      <w:r w:rsidR="00DD08CB" w:rsidRPr="008A6D3B">
        <w:t>- Opret recept</w:t>
      </w:r>
      <w:bookmarkEnd w:id="1903"/>
    </w:p>
    <w:p w14:paraId="2BA1B8BF" w14:textId="77777777" w:rsidR="001E5488" w:rsidRPr="008A6D3B" w:rsidRDefault="00DD08CB">
      <w:pPr>
        <w:pStyle w:val="Heading4"/>
      </w:pPr>
      <w:bookmarkStart w:id="1904" w:name="_4qpgc9gbpvma" w:colFirst="0" w:colLast="0"/>
      <w:bookmarkStart w:id="1905" w:name="_fusmbhwoaftm"/>
      <w:bookmarkEnd w:id="1904"/>
      <w:bookmarkEnd w:id="1905"/>
      <w:r w:rsidRPr="008A6D3B">
        <w:t>Anvendelse</w:t>
      </w:r>
    </w:p>
    <w:p w14:paraId="76393CD8" w14:textId="71C78B50" w:rsidR="001E5488" w:rsidRPr="00975D09" w:rsidRDefault="48547936">
      <w:r>
        <w:t>Servicen anvendes hovedsageligt af dyrlægesystemerne til at oprette recepter</w:t>
      </w:r>
      <w:r w:rsidR="36278B0E" w:rsidRPr="302F4859">
        <w:rPr>
          <w:lang w:val="da-DK"/>
        </w:rPr>
        <w:t xml:space="preserve">, </w:t>
      </w:r>
      <w:del w:id="1906" w:author="Birger Kidmose" w:date="2026-08-06T09:10:00Z" w16du:dateUtc="2026-08-06T07:10:00Z">
        <w:r w:rsidR="00166DFF">
          <w:rPr>
            <w:lang w:val="da-DK"/>
          </w:rPr>
          <w:delText>man</w:delText>
        </w:r>
      </w:del>
      <w:ins w:id="1907" w:author="Birger Kidmose" w:date="2026-08-06T09:10:00Z" w16du:dateUtc="2026-08-06T07:10:00Z">
        <w:r w:rsidR="36278B0E" w:rsidRPr="302F4859">
          <w:rPr>
            <w:lang w:val="da-DK"/>
          </w:rPr>
          <w:t>m</w:t>
        </w:r>
        <w:r w:rsidR="1BD9D1E7" w:rsidRPr="302F4859">
          <w:rPr>
            <w:lang w:val="da-DK"/>
          </w:rPr>
          <w:t>e</w:t>
        </w:r>
        <w:r w:rsidR="36278B0E" w:rsidRPr="302F4859">
          <w:rPr>
            <w:lang w:val="da-DK"/>
          </w:rPr>
          <w:t>n</w:t>
        </w:r>
      </w:ins>
      <w:r w:rsidR="36278B0E" w:rsidRPr="302F4859">
        <w:rPr>
          <w:lang w:val="da-DK"/>
        </w:rPr>
        <w:t xml:space="preserve"> anvendes også af </w:t>
      </w:r>
      <w:r w:rsidR="53BE4308" w:rsidRPr="302F4859">
        <w:rPr>
          <w:lang w:val="da-DK"/>
        </w:rPr>
        <w:t>apotekssystemer</w:t>
      </w:r>
      <w:r w:rsidR="2034A365" w:rsidRPr="302F4859">
        <w:rPr>
          <w:lang w:val="da-DK"/>
        </w:rPr>
        <w:t xml:space="preserve"> og §39 </w:t>
      </w:r>
      <w:r w:rsidR="1A7D9899" w:rsidRPr="302F4859">
        <w:rPr>
          <w:lang w:val="da-DK"/>
        </w:rPr>
        <w:t>vet-forhandler</w:t>
      </w:r>
      <w:r w:rsidR="2034A365" w:rsidRPr="302F4859">
        <w:rPr>
          <w:lang w:val="da-DK"/>
        </w:rPr>
        <w:t>systemer</w:t>
      </w:r>
      <w:r w:rsidR="53BE4308" w:rsidRPr="302F4859">
        <w:rPr>
          <w:lang w:val="da-DK"/>
        </w:rPr>
        <w:t xml:space="preserve"> til at oprette recepter i de situationer hvor de modtager en papirrecept</w:t>
      </w:r>
      <w:r w:rsidR="2034A365" w:rsidRPr="302F4859">
        <w:rPr>
          <w:lang w:val="da-DK"/>
        </w:rPr>
        <w:t xml:space="preserve"> eller ved behov for at ændre i en recept</w:t>
      </w:r>
      <w:r>
        <w:t xml:space="preserve">. </w:t>
      </w:r>
      <w:ins w:id="1908" w:author="Birger Kidmose" w:date="2026-08-06T09:10:00Z" w16du:dateUtc="2026-08-06T07:10:00Z">
        <w:r w:rsidR="0033629F" w:rsidRPr="0033629F">
          <w:t xml:space="preserve">Ændring sker ved at man annullerer </w:t>
        </w:r>
        <w:r w:rsidR="0033629F">
          <w:t xml:space="preserve">en recept </w:t>
        </w:r>
        <w:r w:rsidR="0033629F" w:rsidRPr="0033629F">
          <w:t>og opretter en ny</w:t>
        </w:r>
        <w:r w:rsidR="0033629F">
          <w:t xml:space="preserve"> recept.</w:t>
        </w:r>
      </w:ins>
    </w:p>
    <w:p w14:paraId="0CE012EC" w14:textId="77777777" w:rsidR="001E5488" w:rsidRPr="00975D09" w:rsidRDefault="00DD08CB">
      <w:r w:rsidRPr="00975D09">
        <w:t>Recepter kan oprettes alene eller med bestilling og udlevering:</w:t>
      </w:r>
    </w:p>
    <w:p w14:paraId="0B42A34E" w14:textId="77777777" w:rsidR="001E5488" w:rsidRPr="00975D09" w:rsidRDefault="00DD08CB" w:rsidP="00975D09">
      <w:pPr>
        <w:numPr>
          <w:ilvl w:val="0"/>
          <w:numId w:val="12"/>
        </w:numPr>
      </w:pPr>
      <w:r w:rsidRPr="00975D09">
        <w:t xml:space="preserve">Recepten alene, f.eks. når der oprettes en recept til hobbydyr, hvor bestillingen efterfølgende oprettes af apoteket, når hobbydyrsejeren henvender sig på apoteket. </w:t>
      </w:r>
    </w:p>
    <w:p w14:paraId="167FAA53" w14:textId="65386B69" w:rsidR="001E5488" w:rsidRPr="00975D09" w:rsidRDefault="00DD08CB" w:rsidP="00975D09">
      <w:pPr>
        <w:numPr>
          <w:ilvl w:val="0"/>
          <w:numId w:val="12"/>
        </w:numPr>
      </w:pPr>
      <w:r w:rsidRPr="00975D09">
        <w:t xml:space="preserve">Recepten sammen med en bestilling, hvorefter apoteket umiddelbart herefter kan modtage recept og bestilling via </w:t>
      </w:r>
      <w:hyperlink w:anchor="_pad8ipqxqy80">
        <w:r>
          <w:rPr>
            <w:color w:val="1155CC"/>
            <w:u w:val="single"/>
          </w:rPr>
          <w:t>Hent nye bestillinger</w:t>
        </w:r>
      </w:hyperlink>
      <w:r>
        <w:t>.</w:t>
      </w:r>
      <w:r w:rsidRPr="00975D09">
        <w:t xml:space="preserve"> Ved recepter til produktionsdyr oprettes der ofte en bestilling til apotek eller </w:t>
      </w:r>
      <w:r w:rsidR="00A024B0">
        <w:t>§39 vet-forhandler</w:t>
      </w:r>
      <w:r w:rsidRPr="00975D09">
        <w:t xml:space="preserve">, hvormed disse kan hente og igangsætte en udlevering pr. automatik. Ved recepter til hobbydyr kan der oprettes en bestilling, hvis hobbydyrsejeren ønsker dette. </w:t>
      </w:r>
    </w:p>
    <w:p w14:paraId="50C7C671" w14:textId="2BE8D5C2" w:rsidR="00083429" w:rsidRDefault="00DD08CB" w:rsidP="00BB26A5">
      <w:pPr>
        <w:numPr>
          <w:ilvl w:val="0"/>
          <w:numId w:val="12"/>
        </w:numPr>
      </w:pPr>
      <w:r w:rsidRPr="00975D09">
        <w:t>Recepten sammen med en bestilling og en udlevering</w:t>
      </w:r>
      <w:r>
        <w:rPr>
          <w:vertAlign w:val="superscript"/>
        </w:rPr>
        <w:footnoteReference w:id="4"/>
      </w:r>
      <w:r w:rsidRPr="00975D09">
        <w:t xml:space="preserve">. Dette kan i så fald kun ske, når apotekssystemer og </w:t>
      </w:r>
      <w:r w:rsidR="00A024B0">
        <w:t>§39 vet-forhandler</w:t>
      </w:r>
      <w:r w:rsidRPr="00975D09">
        <w:t>es systemer kalder for at registrere en recept, når der er modtaget en papirrecept</w:t>
      </w:r>
      <w:r w:rsidR="00975D09">
        <w:t>.</w:t>
      </w:r>
      <w:r w:rsidRPr="00975D09">
        <w:t xml:space="preserve"> Kaldet skal i så fald indeholde en bestilling til apoteket eller </w:t>
      </w:r>
      <w:r w:rsidR="00A024B0">
        <w:t>§39 vet-forhandler</w:t>
      </w:r>
      <w:r w:rsidRPr="00975D09">
        <w:t xml:space="preserve">en selv. </w:t>
      </w:r>
    </w:p>
    <w:p w14:paraId="7F3DD92C" w14:textId="6BB01970" w:rsidR="00083429" w:rsidRDefault="00083429">
      <w:pPr>
        <w:rPr>
          <w:color w:val="000000"/>
        </w:rPr>
      </w:pPr>
      <w:r>
        <w:rPr>
          <w:color w:val="000000"/>
        </w:rPr>
        <w:t>D</w:t>
      </w:r>
      <w:r w:rsidRPr="003337F6">
        <w:rPr>
          <w:color w:val="000000"/>
        </w:rPr>
        <w:t xml:space="preserve">yrlægen </w:t>
      </w:r>
      <w:r>
        <w:rPr>
          <w:color w:val="000000"/>
        </w:rPr>
        <w:t xml:space="preserve">skal kun kunne </w:t>
      </w:r>
      <w:r w:rsidRPr="003337F6">
        <w:rPr>
          <w:color w:val="000000"/>
        </w:rPr>
        <w:t xml:space="preserve">ændre egen recept </w:t>
      </w:r>
      <w:r w:rsidR="00153D5A" w:rsidRPr="003337F6">
        <w:rPr>
          <w:color w:val="000000"/>
        </w:rPr>
        <w:t>hvis</w:t>
      </w:r>
      <w:r w:rsidRPr="003337F6">
        <w:rPr>
          <w:color w:val="000000"/>
        </w:rPr>
        <w:t xml:space="preserve"> </w:t>
      </w:r>
      <w:r>
        <w:rPr>
          <w:color w:val="000000"/>
        </w:rPr>
        <w:t>der ikke er oprettet en bestilling knyttet til recepten.</w:t>
      </w:r>
    </w:p>
    <w:p w14:paraId="10D94B4F" w14:textId="0BEADE58" w:rsidR="00083429" w:rsidRDefault="00083429">
      <w:pPr>
        <w:rPr>
          <w:color w:val="000000"/>
        </w:rPr>
      </w:pPr>
      <w:r>
        <w:rPr>
          <w:color w:val="000000"/>
        </w:rPr>
        <w:t xml:space="preserve">Det skal ikke være muligt at udstede recepter til ophørte besætninger. </w:t>
      </w:r>
    </w:p>
    <w:p w14:paraId="630A6902" w14:textId="4F417FED" w:rsidR="00083429" w:rsidRDefault="00083429">
      <w:pPr>
        <w:rPr>
          <w:color w:val="000000"/>
        </w:rPr>
      </w:pPr>
      <w:r>
        <w:rPr>
          <w:color w:val="000000"/>
        </w:rPr>
        <w:t xml:space="preserve">Det skal være muligt at udstede recepter til besætninger uden besætningsejer. </w:t>
      </w:r>
    </w:p>
    <w:p w14:paraId="060823C1" w14:textId="5EDD9CC5" w:rsidR="009F2CD2" w:rsidRPr="003337F6" w:rsidRDefault="009F2CD2" w:rsidP="009F2CD2">
      <w:r>
        <w:t>Det skal ikke være muligt for en dyrlæge at</w:t>
      </w:r>
      <w:r w:rsidRPr="003337F6">
        <w:t xml:space="preserve"> tilknytte en praksis på recepten, de ikke selv er ansat i. </w:t>
      </w:r>
    </w:p>
    <w:p w14:paraId="7170498D" w14:textId="464C7C00" w:rsidR="001E5488" w:rsidRPr="00975D09" w:rsidRDefault="00DD08CB">
      <w:r w:rsidRPr="00975D09">
        <w:t xml:space="preserve">En recept oprettet af apoteker og </w:t>
      </w:r>
      <w:r w:rsidR="00A024B0">
        <w:t>§39 vet-forhandler</w:t>
      </w:r>
      <w:r w:rsidRPr="00975D09">
        <w:t xml:space="preserve">e kan kun udleveres en enkelt gang, og kun af apoteket eller </w:t>
      </w:r>
      <w:r w:rsidR="00A024B0">
        <w:t>§39 vet-forhandler</w:t>
      </w:r>
      <w:r w:rsidRPr="00975D09">
        <w:t>en, som har modtaget og registreret papirrecepten</w:t>
      </w:r>
      <w:r w:rsidR="00975D09">
        <w:t>.</w:t>
      </w:r>
      <w:r w:rsidRPr="00975D09">
        <w:t xml:space="preserve"> Dvs. at hvis der ikke allerede i kaldet oprettes en udlevering, skal denne efterfølgende oprettes af samme apotek eller </w:t>
      </w:r>
      <w:r w:rsidR="00A024B0">
        <w:t>§39 vet-forhandler</w:t>
      </w:r>
      <w:r w:rsidRPr="00975D09">
        <w:t xml:space="preserve">. </w:t>
      </w:r>
    </w:p>
    <w:p w14:paraId="7BC29BA2" w14:textId="67469A78" w:rsidR="001E5488" w:rsidRPr="00DD08CB" w:rsidRDefault="00DD08CB">
      <w:r w:rsidRPr="00975D09">
        <w:t xml:space="preserve">Service kan desuden anvendes af apotekssystemer og </w:t>
      </w:r>
      <w:r w:rsidR="00A024B0">
        <w:t>§39 vet-forhandler</w:t>
      </w:r>
      <w:r w:rsidRPr="00975D09">
        <w:t xml:space="preserve">e, når der efter aftale med dyrlægen er nødvendigt at ændre en recept, f.eks. hvis det ordinerede lægemiddel ikke kan leveres. </w:t>
      </w:r>
      <w:r w:rsidRPr="00DD08CB">
        <w:t>I så fald skal</w:t>
      </w:r>
      <w:r>
        <w:t xml:space="preserve"> </w:t>
      </w:r>
      <w:r w:rsidRPr="00DD08CB">
        <w:t xml:space="preserve">apoteket eller </w:t>
      </w:r>
      <w:r w:rsidR="00A024B0">
        <w:t>§39 vet-forhandler</w:t>
      </w:r>
      <w:r w:rsidRPr="00DD08CB">
        <w:t xml:space="preserve">en angive id på den recept, der skal ændres, hvormed </w:t>
      </w:r>
      <w:r w:rsidR="00153D5A">
        <w:t>Løsningen</w:t>
      </w:r>
      <w:r w:rsidRPr="00DD08CB">
        <w:t xml:space="preserve"> </w:t>
      </w:r>
      <w:r w:rsidR="000936A3">
        <w:t>skal</w:t>
      </w:r>
      <w:r w:rsidRPr="00DD08CB">
        <w:t xml:space="preserve"> annullere den oprindelige recept. Derudover svarer den nye recept til en registrering af en </w:t>
      </w:r>
      <w:r w:rsidR="00966E8A">
        <w:rPr>
          <w:lang w:val="da-DK"/>
        </w:rPr>
        <w:t>papir</w:t>
      </w:r>
      <w:r w:rsidR="00003350" w:rsidRPr="00003350">
        <w:rPr>
          <w:lang w:val="da-DK"/>
        </w:rPr>
        <w:t>recept</w:t>
      </w:r>
      <w:r w:rsidRPr="00DD08CB">
        <w:t>.</w:t>
      </w:r>
      <w:r>
        <w:rPr>
          <w:vertAlign w:val="superscript"/>
        </w:rPr>
        <w:footnoteReference w:id="5"/>
      </w:r>
    </w:p>
    <w:p w14:paraId="73D987F7" w14:textId="3D0B90B0" w:rsidR="001E5488" w:rsidRPr="00975D09" w:rsidRDefault="00DD08CB">
      <w:r w:rsidRPr="00975D09">
        <w:t xml:space="preserve">Når apotekssystemer og </w:t>
      </w:r>
      <w:r w:rsidR="00A024B0">
        <w:t>§39 vet-forhandler</w:t>
      </w:r>
      <w:r w:rsidRPr="00975D09">
        <w:t xml:space="preserve">e registrerer recepter, skal der angives samme oplysninger, som når dyrlægen opretter recepter, herunder også en identifikation af dyrlægen. Desuden skal recepten altid oprettes med en bestilling til apoteket eller </w:t>
      </w:r>
      <w:r w:rsidR="00A024B0">
        <w:t>§39 vet-forhandler</w:t>
      </w:r>
      <w:r w:rsidRPr="00975D09">
        <w:t xml:space="preserve">en, og kan kun ekspederes af denne. </w:t>
      </w:r>
    </w:p>
    <w:p w14:paraId="7B420125" w14:textId="58E19E62" w:rsidR="001E5488" w:rsidRPr="00DD08CB" w:rsidRDefault="00DD08CB">
      <w:r w:rsidRPr="00DD08CB">
        <w:t xml:space="preserve">Recepter med bestilling kan hentes med </w:t>
      </w:r>
      <w:hyperlink w:anchor="_pad8ipqxqy80">
        <w:r>
          <w:rPr>
            <w:color w:val="1155CC"/>
            <w:u w:val="single"/>
          </w:rPr>
          <w:t>Hent nye bestillinger</w:t>
        </w:r>
      </w:hyperlink>
      <w:r w:rsidRPr="00DD08CB">
        <w:t xml:space="preserve"> og </w:t>
      </w:r>
      <w:hyperlink w:anchor="_ailuwx4ojvc2">
        <w:r>
          <w:rPr>
            <w:color w:val="1155CC"/>
            <w:u w:val="single"/>
          </w:rPr>
          <w:t>Kvitter for bestillinger</w:t>
        </w:r>
      </w:hyperlink>
      <w:r>
        <w:t>.</w:t>
      </w:r>
      <w:r w:rsidRPr="00DD08CB">
        <w:t xml:space="preserve"> Recepter uden bestilling skal hentes </w:t>
      </w:r>
      <w:r w:rsidR="00153D5A">
        <w:t>i Løsningen</w:t>
      </w:r>
      <w:r w:rsidRPr="00DD08CB">
        <w:t xml:space="preserve"> via </w:t>
      </w:r>
      <w:hyperlink w:anchor="_w2eqrsvxci8b">
        <w:r>
          <w:rPr>
            <w:color w:val="1155CC"/>
            <w:u w:val="single"/>
          </w:rPr>
          <w:t>Hent recept</w:t>
        </w:r>
      </w:hyperlink>
      <w:r w:rsidRPr="00DD08CB">
        <w:t xml:space="preserve"> eller </w:t>
      </w:r>
      <w:hyperlink w:anchor="_7qfpjtj9vyas">
        <w:r>
          <w:rPr>
            <w:color w:val="1155CC"/>
            <w:u w:val="single"/>
          </w:rPr>
          <w:t>Søg recept</w:t>
        </w:r>
      </w:hyperlink>
      <w:r w:rsidRPr="00DD08CB">
        <w:t xml:space="preserve">. </w:t>
      </w:r>
    </w:p>
    <w:p w14:paraId="2E32D05E" w14:textId="0E15920E" w:rsidR="001E5488" w:rsidRPr="00DD08CB" w:rsidRDefault="00DD08CB">
      <w:pPr>
        <w:pStyle w:val="Heading4"/>
      </w:pPr>
      <w:bookmarkStart w:id="1909" w:name="_ks8cmngz154y" w:colFirst="0" w:colLast="0"/>
      <w:bookmarkStart w:id="1910" w:name="_nnajp1hdj39q"/>
      <w:bookmarkEnd w:id="1909"/>
      <w:bookmarkEnd w:id="1910"/>
      <w:r w:rsidRPr="00DD08CB">
        <w:t>Teknik</w:t>
      </w:r>
      <w:r w:rsidR="00235547">
        <w:rPr>
          <w:lang w:val="da-DK"/>
        </w:rPr>
        <w:t xml:space="preserve"> og sikkerhed</w:t>
      </w:r>
    </w:p>
    <w:p w14:paraId="6E707D96" w14:textId="7FBA89B3" w:rsidR="001E5488" w:rsidRDefault="00DD08CB">
      <w:r w:rsidRPr="00DD08CB">
        <w:t xml:space="preserve">Servicen udstilles til dyrlægesystemer og </w:t>
      </w:r>
      <w:r w:rsidR="00A024B0">
        <w:t>§39 vet-forhandler</w:t>
      </w:r>
      <w:r>
        <w:t xml:space="preserve">e som REST-service, og apotekerne som DGWS-service. </w:t>
      </w:r>
    </w:p>
    <w:p w14:paraId="409C972B" w14:textId="66B4B363" w:rsidR="001E5488" w:rsidRPr="00975D09" w:rsidRDefault="00DD08CB">
      <w:r w:rsidRPr="00B631B6">
        <w:t xml:space="preserve">Anvendelse af servicen forudsætter at brugeren er </w:t>
      </w:r>
      <w:r w:rsidR="006448B0">
        <w:t xml:space="preserve">dyrlæge med en gyldig autorisation og ordinationsret eller er medarbejder på et apotek eller hos en </w:t>
      </w:r>
      <w:r w:rsidR="00A024B0">
        <w:t>§39 vet-forhandler</w:t>
      </w:r>
      <w:r w:rsidRPr="00975D09">
        <w:t xml:space="preserve">. </w:t>
      </w:r>
    </w:p>
    <w:p w14:paraId="52601CDE" w14:textId="77777777" w:rsidR="001E5488" w:rsidRPr="00975D09" w:rsidRDefault="00DD08CB">
      <w:pPr>
        <w:pStyle w:val="Heading4"/>
      </w:pPr>
      <w:bookmarkStart w:id="1911" w:name="_lqmgk2css0vr" w:colFirst="0" w:colLast="0"/>
      <w:bookmarkStart w:id="1912" w:name="_oikj77ioebgv"/>
      <w:bookmarkEnd w:id="1911"/>
      <w:bookmarkEnd w:id="1912"/>
      <w:r w:rsidRPr="00975D09">
        <w:t>Forespørgsel</w:t>
      </w:r>
    </w:p>
    <w:p w14:paraId="4C405F18" w14:textId="77777777" w:rsidR="001E5488" w:rsidRPr="00975D09" w:rsidRDefault="00DD08CB">
      <w:r w:rsidRPr="00975D09">
        <w:t xml:space="preserve">I forespørgslen kan Oprettet af og evt. Registreret af angives yderst, dvs. uden for Prescription-elementet, idet recepter i samme kald oftest er oprettet af eller registreret af samme aktør. Angives disse yderst udelades elementerne i Prescription-elementet i kaldet. </w:t>
      </w:r>
    </w:p>
    <w:tbl>
      <w:tblPr>
        <w:tblStyle w:val="afe"/>
        <w:tblW w:w="96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1913" w:author="Birger Kidmose" w:date="2026-08-06T09:10:00Z" w16du:dateUtc="2026-08-06T07:10:00Z">
          <w:tblPr>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435"/>
        <w:gridCol w:w="2345"/>
        <w:gridCol w:w="6835"/>
        <w:tblGridChange w:id="1914">
          <w:tblGrid>
            <w:gridCol w:w="435"/>
            <w:gridCol w:w="2345"/>
            <w:gridCol w:w="6835"/>
          </w:tblGrid>
        </w:tblGridChange>
      </w:tblGrid>
      <w:tr w:rsidR="001E5488" w14:paraId="253411F4" w14:textId="77777777" w:rsidTr="00F85449">
        <w:trPr>
          <w:trHeight w:val="420"/>
          <w:trPrChange w:id="1915" w:author="Birger Kidmose" w:date="2026-08-06T09:10:00Z" w16du:dateUtc="2026-08-06T07:10:00Z">
            <w:trPr>
              <w:trHeight w:val="420"/>
            </w:trPr>
          </w:trPrChange>
        </w:trPr>
        <w:tc>
          <w:tcPr>
            <w:tcW w:w="9615" w:type="dxa"/>
            <w:gridSpan w:val="3"/>
            <w:shd w:val="clear" w:color="auto" w:fill="BFBFBF" w:themeFill="background1" w:themeFillShade="BF"/>
            <w:tcMar>
              <w:top w:w="56" w:type="dxa"/>
              <w:left w:w="56" w:type="dxa"/>
              <w:bottom w:w="56" w:type="dxa"/>
              <w:right w:w="56" w:type="dxa"/>
            </w:tcMar>
            <w:tcPrChange w:id="1916" w:author="Birger Kidmose" w:date="2026-08-06T09:10:00Z" w16du:dateUtc="2026-08-06T07:10:00Z">
              <w:tcPr>
                <w:tcW w:w="9615" w:type="dxa"/>
                <w:gridSpan w:val="3"/>
                <w:shd w:val="clear" w:color="auto" w:fill="BFBFBF" w:themeFill="background1" w:themeFillShade="BF"/>
                <w:tcMar>
                  <w:top w:w="56" w:type="dxa"/>
                  <w:left w:w="56" w:type="dxa"/>
                  <w:bottom w:w="56" w:type="dxa"/>
                  <w:right w:w="56" w:type="dxa"/>
                </w:tcMar>
              </w:tcPr>
            </w:tcPrChange>
          </w:tcPr>
          <w:p w14:paraId="5C8CEB84" w14:textId="77777777" w:rsidR="001E5488" w:rsidRDefault="00DD08CB">
            <w:pPr>
              <w:widowControl w:val="0"/>
              <w:spacing w:after="0" w:line="240" w:lineRule="auto"/>
            </w:pPr>
            <w:r>
              <w:rPr>
                <w:b/>
                <w:bCs/>
              </w:rPr>
              <w:t xml:space="preserve">Opret recept </w:t>
            </w:r>
            <w:r>
              <w:t>(CreatePrescriptionRequest)</w:t>
            </w:r>
          </w:p>
        </w:tc>
      </w:tr>
      <w:tr w:rsidR="001E5488" w14:paraId="4F6495FF" w14:textId="77777777" w:rsidTr="00B631B6">
        <w:trPr>
          <w:trHeight w:val="333"/>
          <w:trPrChange w:id="1917" w:author="Birger Kidmose" w:date="2026-08-06T09:10:00Z" w16du:dateUtc="2026-08-06T07:10:00Z">
            <w:trPr>
              <w:trHeight w:val="333"/>
            </w:trPr>
          </w:trPrChange>
        </w:trPr>
        <w:tc>
          <w:tcPr>
            <w:tcW w:w="2780" w:type="dxa"/>
            <w:gridSpan w:val="2"/>
            <w:tcMar>
              <w:top w:w="56" w:type="dxa"/>
              <w:left w:w="56" w:type="dxa"/>
              <w:bottom w:w="56" w:type="dxa"/>
              <w:right w:w="56" w:type="dxa"/>
            </w:tcMar>
            <w:tcPrChange w:id="1918" w:author="Birger Kidmose" w:date="2026-08-06T09:10:00Z" w16du:dateUtc="2026-08-06T07:10:00Z">
              <w:tcPr>
                <w:tcW w:w="2780" w:type="dxa"/>
                <w:gridSpan w:val="2"/>
                <w:tcMar>
                  <w:top w:w="56" w:type="dxa"/>
                  <w:left w:w="56" w:type="dxa"/>
                  <w:bottom w:w="56" w:type="dxa"/>
                  <w:right w:w="56" w:type="dxa"/>
                </w:tcMar>
              </w:tcPr>
            </w:tcPrChange>
          </w:tcPr>
          <w:p w14:paraId="59A17FCD" w14:textId="77777777" w:rsidR="001E5488" w:rsidRDefault="00DD08CB">
            <w:pPr>
              <w:widowControl w:val="0"/>
              <w:spacing w:after="0" w:line="240" w:lineRule="auto"/>
              <w:rPr>
                <w:b/>
                <w:bCs/>
              </w:rPr>
            </w:pPr>
            <w:r>
              <w:rPr>
                <w:b/>
                <w:bCs/>
              </w:rPr>
              <w:t>Element</w:t>
            </w:r>
          </w:p>
        </w:tc>
        <w:tc>
          <w:tcPr>
            <w:tcW w:w="6835" w:type="dxa"/>
            <w:tcMar>
              <w:top w:w="56" w:type="dxa"/>
              <w:left w:w="56" w:type="dxa"/>
              <w:bottom w:w="56" w:type="dxa"/>
              <w:right w:w="56" w:type="dxa"/>
            </w:tcMar>
            <w:tcPrChange w:id="1919" w:author="Birger Kidmose" w:date="2026-08-06T09:10:00Z" w16du:dateUtc="2026-08-06T07:10:00Z">
              <w:tcPr>
                <w:tcW w:w="6835" w:type="dxa"/>
                <w:tcMar>
                  <w:top w:w="56" w:type="dxa"/>
                  <w:left w:w="56" w:type="dxa"/>
                  <w:bottom w:w="56" w:type="dxa"/>
                  <w:right w:w="56" w:type="dxa"/>
                </w:tcMar>
              </w:tcPr>
            </w:tcPrChange>
          </w:tcPr>
          <w:p w14:paraId="23B0C439" w14:textId="77777777" w:rsidR="001E5488" w:rsidRDefault="00DD08CB">
            <w:pPr>
              <w:widowControl w:val="0"/>
              <w:spacing w:after="0" w:line="240" w:lineRule="auto"/>
              <w:rPr>
                <w:b/>
                <w:bCs/>
              </w:rPr>
            </w:pPr>
            <w:r>
              <w:rPr>
                <w:b/>
                <w:bCs/>
              </w:rPr>
              <w:t>Beskrivelse</w:t>
            </w:r>
          </w:p>
        </w:tc>
      </w:tr>
      <w:tr w:rsidR="001E5488" w14:paraId="5592EF71" w14:textId="77777777" w:rsidTr="00B631B6">
        <w:tc>
          <w:tcPr>
            <w:tcW w:w="2780" w:type="dxa"/>
            <w:gridSpan w:val="2"/>
            <w:tcMar>
              <w:top w:w="56" w:type="dxa"/>
              <w:left w:w="56" w:type="dxa"/>
              <w:bottom w:w="56" w:type="dxa"/>
              <w:right w:w="56" w:type="dxa"/>
            </w:tcMar>
            <w:tcPrChange w:id="1920" w:author="Birger Kidmose" w:date="2026-08-06T09:10:00Z" w16du:dateUtc="2026-08-06T07:10:00Z">
              <w:tcPr>
                <w:tcW w:w="2780" w:type="dxa"/>
                <w:gridSpan w:val="2"/>
                <w:tcMar>
                  <w:top w:w="56" w:type="dxa"/>
                  <w:left w:w="56" w:type="dxa"/>
                  <w:bottom w:w="56" w:type="dxa"/>
                  <w:right w:w="56" w:type="dxa"/>
                </w:tcMar>
              </w:tcPr>
            </w:tcPrChange>
          </w:tcPr>
          <w:p w14:paraId="60DB48ED" w14:textId="77777777" w:rsidR="001E5488" w:rsidRDefault="00DD08CB">
            <w:pPr>
              <w:spacing w:after="0" w:line="240" w:lineRule="auto"/>
            </w:pPr>
            <w:r>
              <w:rPr>
                <w:color w:val="4A86E8"/>
              </w:rPr>
              <w:t>Oprettet af (CreatedBy)</w:t>
            </w:r>
          </w:p>
        </w:tc>
        <w:tc>
          <w:tcPr>
            <w:tcW w:w="6835" w:type="dxa"/>
            <w:tcMar>
              <w:top w:w="56" w:type="dxa"/>
              <w:left w:w="56" w:type="dxa"/>
              <w:bottom w:w="56" w:type="dxa"/>
              <w:right w:w="56" w:type="dxa"/>
            </w:tcMar>
            <w:tcPrChange w:id="1921" w:author="Birger Kidmose" w:date="2026-08-06T09:10:00Z" w16du:dateUtc="2026-08-06T07:10:00Z">
              <w:tcPr>
                <w:tcW w:w="6835" w:type="dxa"/>
                <w:tcMar>
                  <w:top w:w="56" w:type="dxa"/>
                  <w:left w:w="56" w:type="dxa"/>
                  <w:bottom w:w="56" w:type="dxa"/>
                  <w:right w:w="56" w:type="dxa"/>
                </w:tcMar>
              </w:tcPr>
            </w:tcPrChange>
          </w:tcPr>
          <w:p w14:paraId="57899E83" w14:textId="77777777" w:rsidR="001E5488" w:rsidRDefault="00DD08CB">
            <w:pPr>
              <w:widowControl w:val="0"/>
              <w:spacing w:after="0" w:line="240" w:lineRule="auto"/>
            </w:pPr>
            <w:r>
              <w:t>Obligtorisk</w:t>
            </w:r>
          </w:p>
        </w:tc>
      </w:tr>
      <w:tr w:rsidR="001E5488" w14:paraId="222EF8F9" w14:textId="77777777" w:rsidTr="00B631B6">
        <w:trPr>
          <w:trHeight w:val="333"/>
          <w:trPrChange w:id="1922" w:author="Birger Kidmose" w:date="2026-08-06T09:10:00Z" w16du:dateUtc="2026-08-06T07:10:00Z">
            <w:trPr>
              <w:trHeight w:val="333"/>
            </w:trPr>
          </w:trPrChange>
        </w:trPr>
        <w:tc>
          <w:tcPr>
            <w:tcW w:w="435" w:type="dxa"/>
            <w:tcMar>
              <w:top w:w="56" w:type="dxa"/>
              <w:left w:w="56" w:type="dxa"/>
              <w:bottom w:w="56" w:type="dxa"/>
              <w:right w:w="56" w:type="dxa"/>
            </w:tcMar>
            <w:tcPrChange w:id="1923" w:author="Birger Kidmose" w:date="2026-08-06T09:10:00Z" w16du:dateUtc="2026-08-06T07:10:00Z">
              <w:tcPr>
                <w:tcW w:w="435" w:type="dxa"/>
                <w:tcMar>
                  <w:top w:w="56" w:type="dxa"/>
                  <w:left w:w="56" w:type="dxa"/>
                  <w:bottom w:w="56" w:type="dxa"/>
                  <w:right w:w="56" w:type="dxa"/>
                </w:tcMar>
              </w:tcPr>
            </w:tcPrChange>
          </w:tcPr>
          <w:p w14:paraId="00F89274" w14:textId="77777777" w:rsidR="001E5488" w:rsidRDefault="001E5488">
            <w:pPr>
              <w:widowControl w:val="0"/>
              <w:spacing w:after="0" w:line="240" w:lineRule="auto"/>
            </w:pPr>
          </w:p>
        </w:tc>
        <w:tc>
          <w:tcPr>
            <w:tcW w:w="2345" w:type="dxa"/>
            <w:tcMar>
              <w:top w:w="56" w:type="dxa"/>
              <w:left w:w="56" w:type="dxa"/>
              <w:bottom w:w="56" w:type="dxa"/>
              <w:right w:w="56" w:type="dxa"/>
            </w:tcMar>
            <w:tcPrChange w:id="1924" w:author="Birger Kidmose" w:date="2026-08-06T09:10:00Z" w16du:dateUtc="2026-08-06T07:10:00Z">
              <w:tcPr>
                <w:tcW w:w="2345" w:type="dxa"/>
                <w:tcMar>
                  <w:top w:w="56" w:type="dxa"/>
                  <w:left w:w="56" w:type="dxa"/>
                  <w:bottom w:w="56" w:type="dxa"/>
                  <w:right w:w="56" w:type="dxa"/>
                </w:tcMar>
              </w:tcPr>
            </w:tcPrChange>
          </w:tcPr>
          <w:p w14:paraId="5B171BCB" w14:textId="4B644400" w:rsidR="001E5488" w:rsidRDefault="00DD08CB">
            <w:pPr>
              <w:widowControl w:val="0"/>
              <w:spacing w:after="0" w:line="240" w:lineRule="auto"/>
            </w:pPr>
            <w:r>
              <w:t xml:space="preserve">→ </w:t>
            </w:r>
            <w:r>
              <w:fldChar w:fldCharType="begin"/>
            </w:r>
            <w:r>
              <w:instrText>HYPERLINK \l "_76m1bjv1qnqz" \h</w:instrText>
            </w:r>
            <w:r>
              <w:fldChar w:fldCharType="separate"/>
            </w:r>
            <w:r>
              <w:rPr>
                <w:color w:val="1155CC"/>
                <w:u w:val="single"/>
              </w:rPr>
              <w:t>Aktør</w:t>
            </w:r>
            <w:r>
              <w:fldChar w:fldCharType="end"/>
            </w:r>
          </w:p>
        </w:tc>
        <w:tc>
          <w:tcPr>
            <w:tcW w:w="6835" w:type="dxa"/>
            <w:tcMar>
              <w:top w:w="56" w:type="dxa"/>
              <w:left w:w="56" w:type="dxa"/>
              <w:bottom w:w="56" w:type="dxa"/>
              <w:right w:w="56" w:type="dxa"/>
            </w:tcMar>
            <w:tcPrChange w:id="1925" w:author="Birger Kidmose" w:date="2026-08-06T09:10:00Z" w16du:dateUtc="2026-08-06T07:10:00Z">
              <w:tcPr>
                <w:tcW w:w="6835" w:type="dxa"/>
                <w:tcMar>
                  <w:top w:w="56" w:type="dxa"/>
                  <w:left w:w="56" w:type="dxa"/>
                  <w:bottom w:w="56" w:type="dxa"/>
                  <w:right w:w="56" w:type="dxa"/>
                </w:tcMar>
              </w:tcPr>
            </w:tcPrChange>
          </w:tcPr>
          <w:p w14:paraId="209228AB" w14:textId="77777777" w:rsidR="001E5488" w:rsidRPr="00975D09" w:rsidRDefault="00DD08CB">
            <w:pPr>
              <w:widowControl w:val="0"/>
              <w:spacing w:after="0" w:line="240" w:lineRule="auto"/>
            </w:pPr>
            <w:r w:rsidRPr="00975D09">
              <w:t>Dyrlægen som har oprettet recepten, obligatorisk</w:t>
            </w:r>
          </w:p>
        </w:tc>
      </w:tr>
      <w:tr w:rsidR="00007A02" w14:paraId="20DCCE34" w14:textId="77777777" w:rsidTr="00B631B6">
        <w:trPr>
          <w:trHeight w:val="333"/>
          <w:trPrChange w:id="1926" w:author="Birger Kidmose" w:date="2026-08-06T09:10:00Z" w16du:dateUtc="2026-08-06T07:10:00Z">
            <w:trPr>
              <w:trHeight w:val="333"/>
            </w:trPr>
          </w:trPrChange>
        </w:trPr>
        <w:tc>
          <w:tcPr>
            <w:tcW w:w="435" w:type="dxa"/>
            <w:tcMar>
              <w:top w:w="56" w:type="dxa"/>
              <w:left w:w="56" w:type="dxa"/>
              <w:bottom w:w="56" w:type="dxa"/>
              <w:right w:w="56" w:type="dxa"/>
            </w:tcMar>
            <w:tcPrChange w:id="1927" w:author="Birger Kidmose" w:date="2026-08-06T09:10:00Z" w16du:dateUtc="2026-08-06T07:10:00Z">
              <w:tcPr>
                <w:tcW w:w="435" w:type="dxa"/>
                <w:tcMar>
                  <w:top w:w="56" w:type="dxa"/>
                  <w:left w:w="56" w:type="dxa"/>
                  <w:bottom w:w="56" w:type="dxa"/>
                  <w:right w:w="56" w:type="dxa"/>
                </w:tcMar>
              </w:tcPr>
            </w:tcPrChange>
          </w:tcPr>
          <w:p w14:paraId="7F121B8E" w14:textId="77777777" w:rsidR="00007A02" w:rsidRPr="00975D09" w:rsidRDefault="00007A02" w:rsidP="00007A02">
            <w:pPr>
              <w:widowControl w:val="0"/>
              <w:spacing w:after="0" w:line="240" w:lineRule="auto"/>
            </w:pPr>
          </w:p>
        </w:tc>
        <w:tc>
          <w:tcPr>
            <w:tcW w:w="2345" w:type="dxa"/>
            <w:tcMar>
              <w:top w:w="56" w:type="dxa"/>
              <w:left w:w="56" w:type="dxa"/>
              <w:bottom w:w="56" w:type="dxa"/>
              <w:right w:w="56" w:type="dxa"/>
            </w:tcMar>
            <w:tcPrChange w:id="1928" w:author="Birger Kidmose" w:date="2026-08-06T09:10:00Z" w16du:dateUtc="2026-08-06T07:10:00Z">
              <w:tcPr>
                <w:tcW w:w="2345" w:type="dxa"/>
                <w:tcMar>
                  <w:top w:w="56" w:type="dxa"/>
                  <w:left w:w="56" w:type="dxa"/>
                  <w:bottom w:w="56" w:type="dxa"/>
                  <w:right w:w="56" w:type="dxa"/>
                </w:tcMar>
              </w:tcPr>
            </w:tcPrChange>
          </w:tcPr>
          <w:p w14:paraId="74B81224" w14:textId="4CFDCBA1" w:rsidR="00007A02" w:rsidRDefault="00007A02" w:rsidP="00007A02">
            <w:pPr>
              <w:widowControl w:val="0"/>
              <w:spacing w:after="0" w:line="240" w:lineRule="auto"/>
            </w:pPr>
            <w:r>
              <w:t xml:space="preserve">→ </w:t>
            </w:r>
            <w:r>
              <w:fldChar w:fldCharType="begin"/>
            </w:r>
            <w:r>
              <w:instrText>HYPERLINK \l "_jvykbbuxljsm" \h</w:instrText>
            </w:r>
            <w:r>
              <w:fldChar w:fldCharType="separate"/>
            </w:r>
            <w:r>
              <w:rPr>
                <w:color w:val="1155CC"/>
                <w:u w:val="single"/>
              </w:rPr>
              <w:t>Organisation</w:t>
            </w:r>
            <w:r>
              <w:fldChar w:fldCharType="end"/>
            </w:r>
          </w:p>
        </w:tc>
        <w:tc>
          <w:tcPr>
            <w:tcW w:w="6835" w:type="dxa"/>
            <w:tcMar>
              <w:top w:w="56" w:type="dxa"/>
              <w:left w:w="56" w:type="dxa"/>
              <w:bottom w:w="56" w:type="dxa"/>
              <w:right w:w="56" w:type="dxa"/>
            </w:tcMar>
            <w:tcPrChange w:id="1929" w:author="Birger Kidmose" w:date="2026-08-06T09:10:00Z" w16du:dateUtc="2026-08-06T07:10:00Z">
              <w:tcPr>
                <w:tcW w:w="6835" w:type="dxa"/>
                <w:tcMar>
                  <w:top w:w="56" w:type="dxa"/>
                  <w:left w:w="56" w:type="dxa"/>
                  <w:bottom w:w="56" w:type="dxa"/>
                  <w:right w:w="56" w:type="dxa"/>
                </w:tcMar>
              </w:tcPr>
            </w:tcPrChange>
          </w:tcPr>
          <w:p w14:paraId="549CDD26" w14:textId="5055CC6C" w:rsidR="00007A02" w:rsidRPr="00353E55" w:rsidRDefault="00DD08CB" w:rsidP="00007A02">
            <w:pPr>
              <w:widowControl w:val="0"/>
              <w:spacing w:after="0" w:line="240" w:lineRule="auto"/>
              <w:rPr>
                <w:highlight w:val="cyan"/>
                <w:rPrChange w:id="1930" w:author="Birger Kidmose" w:date="2026-08-06T09:10:00Z" w16du:dateUtc="2026-08-06T07:10:00Z">
                  <w:rPr/>
                </w:rPrChange>
              </w:rPr>
            </w:pPr>
            <w:del w:id="1931" w:author="Birger Kidmose" w:date="2026-08-06T09:10:00Z" w16du:dateUtc="2026-08-06T07:10:00Z">
              <w:r w:rsidRPr="00975D09">
                <w:delText>Dyrlægepraksis</w:delText>
              </w:r>
            </w:del>
            <w:ins w:id="1932" w:author="Birger Kidmose" w:date="2026-08-06T09:10:00Z" w16du:dateUtc="2026-08-06T07:10:00Z">
              <w:r w:rsidR="00007A02" w:rsidRPr="00CF595A">
                <w:t>Apoteket, §39 vet-forhandleren eller dyrlægepraksis</w:t>
              </w:r>
            </w:ins>
            <w:r w:rsidR="00007A02" w:rsidRPr="00CF595A">
              <w:t xml:space="preserve"> som dyrlægen er tilknyttet</w:t>
            </w:r>
            <w:del w:id="1933" w:author="Birger Kidmose" w:date="2026-08-06T09:10:00Z" w16du:dateUtc="2026-08-06T07:10:00Z">
              <w:r w:rsidRPr="00975D09">
                <w:delText>, optionel</w:delText>
              </w:r>
            </w:del>
            <w:ins w:id="1934" w:author="Birger Kidmose" w:date="2026-08-06T09:10:00Z" w16du:dateUtc="2026-08-06T07:10:00Z">
              <w:r w:rsidR="00007A02" w:rsidRPr="00CF595A">
                <w:t>. Optionel</w:t>
              </w:r>
            </w:ins>
            <w:r w:rsidR="00007A02" w:rsidRPr="00CF595A">
              <w:t xml:space="preserve">, men </w:t>
            </w:r>
            <w:del w:id="1935" w:author="Birger Kidmose" w:date="2026-08-06T09:10:00Z" w16du:dateUtc="2026-08-06T07:10:00Z">
              <w:r w:rsidRPr="00975D09">
                <w:delText>bør</w:delText>
              </w:r>
            </w:del>
            <w:ins w:id="1936" w:author="Birger Kidmose" w:date="2026-08-06T09:10:00Z" w16du:dateUtc="2026-08-06T07:10:00Z">
              <w:r w:rsidR="00007A02" w:rsidRPr="00CF595A">
                <w:t>skal</w:t>
              </w:r>
            </w:ins>
            <w:r w:rsidR="00007A02" w:rsidRPr="00CF595A">
              <w:t xml:space="preserve"> angives </w:t>
            </w:r>
            <w:del w:id="1937" w:author="Birger Kidmose" w:date="2026-08-06T09:10:00Z" w16du:dateUtc="2026-08-06T07:10:00Z">
              <w:r w:rsidRPr="00975D09">
                <w:delText xml:space="preserve">hvis </w:delText>
              </w:r>
            </w:del>
            <w:ins w:id="1938" w:author="Birger Kidmose" w:date="2026-08-06T09:10:00Z" w16du:dateUtc="2026-08-06T07:10:00Z">
              <w:r w:rsidR="00007A02" w:rsidRPr="00CF595A">
                <w:t xml:space="preserve">for apotek, §39 vet-forhandler og for </w:t>
              </w:r>
            </w:ins>
            <w:r w:rsidR="00007A02" w:rsidRPr="00CF595A">
              <w:t xml:space="preserve">dyrlægen </w:t>
            </w:r>
            <w:ins w:id="1939" w:author="Birger Kidmose" w:date="2026-08-06T09:10:00Z" w16du:dateUtc="2026-08-06T07:10:00Z">
              <w:r w:rsidR="00007A02" w:rsidRPr="00CF595A">
                <w:t xml:space="preserve">hvis denne </w:t>
              </w:r>
            </w:ins>
            <w:r w:rsidR="00007A02" w:rsidRPr="00CF595A">
              <w:t xml:space="preserve">er tilknyttet en </w:t>
            </w:r>
            <w:del w:id="1940" w:author="Birger Kidmose" w:date="2026-08-06T09:10:00Z" w16du:dateUtc="2026-08-06T07:10:00Z">
              <w:r w:rsidRPr="00975D09">
                <w:delText>praksis</w:delText>
              </w:r>
            </w:del>
            <w:ins w:id="1941" w:author="Birger Kidmose" w:date="2026-08-06T09:10:00Z" w16du:dateUtc="2026-08-06T07:10:00Z">
              <w:r w:rsidR="00007A02" w:rsidRPr="00CF595A">
                <w:t>dyrlægepraksis</w:t>
              </w:r>
            </w:ins>
            <w:r w:rsidR="00007A02" w:rsidRPr="00CF595A">
              <w:t>.</w:t>
            </w:r>
          </w:p>
        </w:tc>
      </w:tr>
      <w:tr w:rsidR="00007A02" w14:paraId="64FA5962" w14:textId="77777777" w:rsidTr="00B631B6">
        <w:trPr>
          <w:trHeight w:val="333"/>
          <w:trPrChange w:id="1942" w:author="Birger Kidmose" w:date="2026-08-06T09:10:00Z" w16du:dateUtc="2026-08-06T07:10:00Z">
            <w:trPr>
              <w:trHeight w:val="333"/>
            </w:trPr>
          </w:trPrChange>
        </w:trPr>
        <w:tc>
          <w:tcPr>
            <w:tcW w:w="2780" w:type="dxa"/>
            <w:gridSpan w:val="2"/>
            <w:tcMar>
              <w:top w:w="56" w:type="dxa"/>
              <w:left w:w="56" w:type="dxa"/>
              <w:bottom w:w="56" w:type="dxa"/>
              <w:right w:w="56" w:type="dxa"/>
            </w:tcMar>
            <w:tcPrChange w:id="1943" w:author="Birger Kidmose" w:date="2026-08-06T09:10:00Z" w16du:dateUtc="2026-08-06T07:10:00Z">
              <w:tcPr>
                <w:tcW w:w="2780" w:type="dxa"/>
                <w:gridSpan w:val="2"/>
                <w:tcMar>
                  <w:top w:w="56" w:type="dxa"/>
                  <w:left w:w="56" w:type="dxa"/>
                  <w:bottom w:w="56" w:type="dxa"/>
                  <w:right w:w="56" w:type="dxa"/>
                </w:tcMar>
              </w:tcPr>
            </w:tcPrChange>
          </w:tcPr>
          <w:p w14:paraId="51DF5ABC" w14:textId="77777777" w:rsidR="00007A02" w:rsidRDefault="00007A02" w:rsidP="00007A02">
            <w:pPr>
              <w:spacing w:after="0" w:line="240" w:lineRule="auto"/>
            </w:pPr>
            <w:r>
              <w:rPr>
                <w:color w:val="4A86E8"/>
              </w:rPr>
              <w:t>Registreret af (ReportedBy)</w:t>
            </w:r>
          </w:p>
        </w:tc>
        <w:tc>
          <w:tcPr>
            <w:tcW w:w="6835" w:type="dxa"/>
            <w:tcMar>
              <w:top w:w="56" w:type="dxa"/>
              <w:left w:w="56" w:type="dxa"/>
              <w:bottom w:w="56" w:type="dxa"/>
              <w:right w:w="56" w:type="dxa"/>
            </w:tcMar>
            <w:tcPrChange w:id="1944" w:author="Birger Kidmose" w:date="2026-08-06T09:10:00Z" w16du:dateUtc="2026-08-06T07:10:00Z">
              <w:tcPr>
                <w:tcW w:w="6835" w:type="dxa"/>
                <w:tcMar>
                  <w:top w:w="56" w:type="dxa"/>
                  <w:left w:w="56" w:type="dxa"/>
                  <w:bottom w:w="56" w:type="dxa"/>
                  <w:right w:w="56" w:type="dxa"/>
                </w:tcMar>
              </w:tcPr>
            </w:tcPrChange>
          </w:tcPr>
          <w:p w14:paraId="00A8C0D5" w14:textId="4AE3D055" w:rsidR="00007A02" w:rsidRPr="00975D09" w:rsidRDefault="00007A02" w:rsidP="00007A02">
            <w:pPr>
              <w:widowControl w:val="0"/>
              <w:spacing w:after="0" w:line="240" w:lineRule="auto"/>
            </w:pPr>
            <w:r w:rsidRPr="00975D09">
              <w:t xml:space="preserve">Optionel, skal angives når apoteket eller </w:t>
            </w:r>
            <w:r>
              <w:t xml:space="preserve">vet-forhandler </w:t>
            </w:r>
            <w:r w:rsidRPr="00975D09">
              <w:t xml:space="preserve">registrerer </w:t>
            </w:r>
            <w:r w:rsidRPr="00003350">
              <w:rPr>
                <w:lang w:val="da-DK"/>
              </w:rPr>
              <w:t>papir</w:t>
            </w:r>
            <w:r>
              <w:rPr>
                <w:lang w:val="da-DK"/>
              </w:rPr>
              <w:t>r</w:t>
            </w:r>
            <w:r w:rsidRPr="00003350">
              <w:rPr>
                <w:lang w:val="da-DK"/>
              </w:rPr>
              <w:t>ecepter</w:t>
            </w:r>
            <w:r w:rsidRPr="00975D09">
              <w:t>, herunder også aftalte rettelser.</w:t>
            </w:r>
          </w:p>
        </w:tc>
      </w:tr>
      <w:tr w:rsidR="00007A02" w14:paraId="22009BB3" w14:textId="77777777" w:rsidTr="00B631B6">
        <w:trPr>
          <w:trHeight w:val="333"/>
          <w:trPrChange w:id="1945" w:author="Birger Kidmose" w:date="2026-08-06T09:10:00Z" w16du:dateUtc="2026-08-06T07:10:00Z">
            <w:trPr>
              <w:trHeight w:val="333"/>
            </w:trPr>
          </w:trPrChange>
        </w:trPr>
        <w:tc>
          <w:tcPr>
            <w:tcW w:w="435" w:type="dxa"/>
            <w:tcMar>
              <w:top w:w="56" w:type="dxa"/>
              <w:left w:w="56" w:type="dxa"/>
              <w:bottom w:w="56" w:type="dxa"/>
              <w:right w:w="56" w:type="dxa"/>
            </w:tcMar>
            <w:tcPrChange w:id="1946" w:author="Birger Kidmose" w:date="2026-08-06T09:10:00Z" w16du:dateUtc="2026-08-06T07:10:00Z">
              <w:tcPr>
                <w:tcW w:w="435" w:type="dxa"/>
                <w:tcMar>
                  <w:top w:w="56" w:type="dxa"/>
                  <w:left w:w="56" w:type="dxa"/>
                  <w:bottom w:w="56" w:type="dxa"/>
                  <w:right w:w="56" w:type="dxa"/>
                </w:tcMar>
              </w:tcPr>
            </w:tcPrChange>
          </w:tcPr>
          <w:p w14:paraId="7343F2AB" w14:textId="77777777" w:rsidR="00007A02" w:rsidRPr="00975D09" w:rsidRDefault="00007A02" w:rsidP="00007A02">
            <w:pPr>
              <w:widowControl w:val="0"/>
              <w:spacing w:after="0" w:line="240" w:lineRule="auto"/>
            </w:pPr>
          </w:p>
        </w:tc>
        <w:tc>
          <w:tcPr>
            <w:tcW w:w="2345" w:type="dxa"/>
            <w:tcMar>
              <w:top w:w="56" w:type="dxa"/>
              <w:left w:w="56" w:type="dxa"/>
              <w:bottom w:w="56" w:type="dxa"/>
              <w:right w:w="56" w:type="dxa"/>
            </w:tcMar>
            <w:tcPrChange w:id="1947" w:author="Birger Kidmose" w:date="2026-08-06T09:10:00Z" w16du:dateUtc="2026-08-06T07:10:00Z">
              <w:tcPr>
                <w:tcW w:w="2345" w:type="dxa"/>
                <w:tcMar>
                  <w:top w:w="56" w:type="dxa"/>
                  <w:left w:w="56" w:type="dxa"/>
                  <w:bottom w:w="56" w:type="dxa"/>
                  <w:right w:w="56" w:type="dxa"/>
                </w:tcMar>
              </w:tcPr>
            </w:tcPrChange>
          </w:tcPr>
          <w:p w14:paraId="10C18F46" w14:textId="3A660D18" w:rsidR="00007A02" w:rsidRDefault="00007A02" w:rsidP="00007A02">
            <w:pPr>
              <w:widowControl w:val="0"/>
              <w:spacing w:after="0" w:line="240" w:lineRule="auto"/>
            </w:pPr>
            <w:r>
              <w:t xml:space="preserve">→ </w:t>
            </w:r>
            <w:r>
              <w:fldChar w:fldCharType="begin"/>
            </w:r>
            <w:r>
              <w:instrText>HYPERLINK \l "_76m1bjv1qnqz" \h</w:instrText>
            </w:r>
            <w:r>
              <w:fldChar w:fldCharType="separate"/>
            </w:r>
            <w:r>
              <w:rPr>
                <w:color w:val="1155CC"/>
                <w:u w:val="single"/>
              </w:rPr>
              <w:t>Aktør</w:t>
            </w:r>
            <w:r>
              <w:fldChar w:fldCharType="end"/>
            </w:r>
          </w:p>
        </w:tc>
        <w:tc>
          <w:tcPr>
            <w:tcW w:w="6835" w:type="dxa"/>
            <w:tcMar>
              <w:top w:w="56" w:type="dxa"/>
              <w:left w:w="56" w:type="dxa"/>
              <w:bottom w:w="56" w:type="dxa"/>
              <w:right w:w="56" w:type="dxa"/>
            </w:tcMar>
            <w:tcPrChange w:id="1948" w:author="Birger Kidmose" w:date="2026-08-06T09:10:00Z" w16du:dateUtc="2026-08-06T07:10:00Z">
              <w:tcPr>
                <w:tcW w:w="6835" w:type="dxa"/>
                <w:tcMar>
                  <w:top w:w="56" w:type="dxa"/>
                  <w:left w:w="56" w:type="dxa"/>
                  <w:bottom w:w="56" w:type="dxa"/>
                  <w:right w:w="56" w:type="dxa"/>
                </w:tcMar>
              </w:tcPr>
            </w:tcPrChange>
          </w:tcPr>
          <w:p w14:paraId="6CA21B5C" w14:textId="11BE3636" w:rsidR="00007A02" w:rsidRPr="00975D09" w:rsidRDefault="00007A02" w:rsidP="00007A02">
            <w:pPr>
              <w:widowControl w:val="0"/>
              <w:spacing w:after="0" w:line="240" w:lineRule="auto"/>
            </w:pPr>
            <w:r w:rsidRPr="00975D09">
              <w:t xml:space="preserve">Apoteksansat eller </w:t>
            </w:r>
            <w:r>
              <w:t>vet-forhandler</w:t>
            </w:r>
            <w:r w:rsidRPr="00975D09">
              <w:t xml:space="preserve">medarbejder, som registrerer en recept, obligatorisk. </w:t>
            </w:r>
          </w:p>
        </w:tc>
      </w:tr>
      <w:tr w:rsidR="00007A02" w14:paraId="13FBC774" w14:textId="77777777" w:rsidTr="00B631B6">
        <w:trPr>
          <w:trHeight w:val="333"/>
          <w:trPrChange w:id="1949" w:author="Birger Kidmose" w:date="2026-08-06T09:10:00Z" w16du:dateUtc="2026-08-06T07:10:00Z">
            <w:trPr>
              <w:trHeight w:val="333"/>
            </w:trPr>
          </w:trPrChange>
        </w:trPr>
        <w:tc>
          <w:tcPr>
            <w:tcW w:w="435" w:type="dxa"/>
            <w:tcMar>
              <w:top w:w="56" w:type="dxa"/>
              <w:left w:w="56" w:type="dxa"/>
              <w:bottom w:w="56" w:type="dxa"/>
              <w:right w:w="56" w:type="dxa"/>
            </w:tcMar>
            <w:tcPrChange w:id="1950" w:author="Birger Kidmose" w:date="2026-08-06T09:10:00Z" w16du:dateUtc="2026-08-06T07:10:00Z">
              <w:tcPr>
                <w:tcW w:w="435" w:type="dxa"/>
                <w:tcMar>
                  <w:top w:w="56" w:type="dxa"/>
                  <w:left w:w="56" w:type="dxa"/>
                  <w:bottom w:w="56" w:type="dxa"/>
                  <w:right w:w="56" w:type="dxa"/>
                </w:tcMar>
              </w:tcPr>
            </w:tcPrChange>
          </w:tcPr>
          <w:p w14:paraId="0C61DE7F" w14:textId="77777777" w:rsidR="00007A02" w:rsidRPr="00975D09" w:rsidRDefault="00007A02" w:rsidP="00007A02">
            <w:pPr>
              <w:widowControl w:val="0"/>
              <w:spacing w:after="0" w:line="240" w:lineRule="auto"/>
            </w:pPr>
          </w:p>
        </w:tc>
        <w:tc>
          <w:tcPr>
            <w:tcW w:w="2345" w:type="dxa"/>
            <w:tcMar>
              <w:top w:w="56" w:type="dxa"/>
              <w:left w:w="56" w:type="dxa"/>
              <w:bottom w:w="56" w:type="dxa"/>
              <w:right w:w="56" w:type="dxa"/>
            </w:tcMar>
            <w:tcPrChange w:id="1951" w:author="Birger Kidmose" w:date="2026-08-06T09:10:00Z" w16du:dateUtc="2026-08-06T07:10:00Z">
              <w:tcPr>
                <w:tcW w:w="2345" w:type="dxa"/>
                <w:tcMar>
                  <w:top w:w="56" w:type="dxa"/>
                  <w:left w:w="56" w:type="dxa"/>
                  <w:bottom w:w="56" w:type="dxa"/>
                  <w:right w:w="56" w:type="dxa"/>
                </w:tcMar>
              </w:tcPr>
            </w:tcPrChange>
          </w:tcPr>
          <w:p w14:paraId="21A17805" w14:textId="46E8F14D" w:rsidR="00007A02" w:rsidRDefault="00007A02" w:rsidP="00007A02">
            <w:pPr>
              <w:widowControl w:val="0"/>
              <w:spacing w:after="0" w:line="240" w:lineRule="auto"/>
            </w:pPr>
            <w:r>
              <w:t xml:space="preserve">→ </w:t>
            </w:r>
            <w:r>
              <w:fldChar w:fldCharType="begin"/>
            </w:r>
            <w:r>
              <w:instrText>HYPERLINK \l "_jvykbbuxljsm" \h</w:instrText>
            </w:r>
            <w:r>
              <w:fldChar w:fldCharType="separate"/>
            </w:r>
            <w:r>
              <w:rPr>
                <w:color w:val="1155CC"/>
                <w:u w:val="single"/>
              </w:rPr>
              <w:t>Organisation</w:t>
            </w:r>
            <w:r>
              <w:fldChar w:fldCharType="end"/>
            </w:r>
          </w:p>
        </w:tc>
        <w:tc>
          <w:tcPr>
            <w:tcW w:w="6835" w:type="dxa"/>
            <w:tcMar>
              <w:top w:w="56" w:type="dxa"/>
              <w:left w:w="56" w:type="dxa"/>
              <w:bottom w:w="56" w:type="dxa"/>
              <w:right w:w="56" w:type="dxa"/>
            </w:tcMar>
            <w:tcPrChange w:id="1952" w:author="Birger Kidmose" w:date="2026-08-06T09:10:00Z" w16du:dateUtc="2026-08-06T07:10:00Z">
              <w:tcPr>
                <w:tcW w:w="6835" w:type="dxa"/>
                <w:tcMar>
                  <w:top w:w="56" w:type="dxa"/>
                  <w:left w:w="56" w:type="dxa"/>
                  <w:bottom w:w="56" w:type="dxa"/>
                  <w:right w:w="56" w:type="dxa"/>
                </w:tcMar>
              </w:tcPr>
            </w:tcPrChange>
          </w:tcPr>
          <w:p w14:paraId="4A860F0A" w14:textId="757798B7" w:rsidR="00007A02" w:rsidRDefault="00007A02" w:rsidP="00007A02">
            <w:pPr>
              <w:widowControl w:val="0"/>
              <w:spacing w:after="0" w:line="240" w:lineRule="auto"/>
            </w:pPr>
            <w:r>
              <w:t xml:space="preserve">Apotek eller vet-forhandler, obligatorisk. </w:t>
            </w:r>
          </w:p>
        </w:tc>
      </w:tr>
      <w:tr w:rsidR="00007A02" w14:paraId="4898C461" w14:textId="77777777" w:rsidTr="00B631B6">
        <w:trPr>
          <w:trHeight w:val="333"/>
          <w:trPrChange w:id="1953" w:author="Birger Kidmose" w:date="2026-08-06T09:10:00Z" w16du:dateUtc="2026-08-06T07:10:00Z">
            <w:trPr>
              <w:trHeight w:val="333"/>
            </w:trPr>
          </w:trPrChange>
        </w:trPr>
        <w:tc>
          <w:tcPr>
            <w:tcW w:w="2780" w:type="dxa"/>
            <w:gridSpan w:val="2"/>
            <w:tcMar>
              <w:top w:w="56" w:type="dxa"/>
              <w:left w:w="56" w:type="dxa"/>
              <w:bottom w:w="56" w:type="dxa"/>
              <w:right w:w="56" w:type="dxa"/>
            </w:tcMar>
            <w:tcPrChange w:id="1954" w:author="Birger Kidmose" w:date="2026-08-06T09:10:00Z" w16du:dateUtc="2026-08-06T07:10:00Z">
              <w:tcPr>
                <w:tcW w:w="2780" w:type="dxa"/>
                <w:gridSpan w:val="2"/>
                <w:tcMar>
                  <w:top w:w="56" w:type="dxa"/>
                  <w:left w:w="56" w:type="dxa"/>
                  <w:bottom w:w="56" w:type="dxa"/>
                  <w:right w:w="56" w:type="dxa"/>
                </w:tcMar>
              </w:tcPr>
            </w:tcPrChange>
          </w:tcPr>
          <w:p w14:paraId="3D1F784B" w14:textId="77777777" w:rsidR="00007A02" w:rsidRDefault="00007A02" w:rsidP="00007A02">
            <w:pPr>
              <w:spacing w:after="0" w:line="240" w:lineRule="auto"/>
            </w:pPr>
            <w:r>
              <w:rPr>
                <w:color w:val="4A86E8"/>
              </w:rPr>
              <w:t>Recept (Prescription)</w:t>
            </w:r>
          </w:p>
        </w:tc>
        <w:tc>
          <w:tcPr>
            <w:tcW w:w="6835" w:type="dxa"/>
            <w:tcMar>
              <w:top w:w="56" w:type="dxa"/>
              <w:left w:w="56" w:type="dxa"/>
              <w:bottom w:w="56" w:type="dxa"/>
              <w:right w:w="56" w:type="dxa"/>
            </w:tcMar>
            <w:tcPrChange w:id="1955" w:author="Birger Kidmose" w:date="2026-08-06T09:10:00Z" w16du:dateUtc="2026-08-06T07:10:00Z">
              <w:tcPr>
                <w:tcW w:w="6835" w:type="dxa"/>
                <w:tcMar>
                  <w:top w:w="56" w:type="dxa"/>
                  <w:left w:w="56" w:type="dxa"/>
                  <w:bottom w:w="56" w:type="dxa"/>
                  <w:right w:w="56" w:type="dxa"/>
                </w:tcMar>
              </w:tcPr>
            </w:tcPrChange>
          </w:tcPr>
          <w:p w14:paraId="7B56B633" w14:textId="77777777" w:rsidR="00007A02" w:rsidRPr="00975D09" w:rsidRDefault="00007A02" w:rsidP="00007A02">
            <w:pPr>
              <w:widowControl w:val="0"/>
              <w:spacing w:after="0" w:line="240" w:lineRule="auto"/>
            </w:pPr>
            <w:r w:rsidRPr="00975D09">
              <w:t>En eller flere recepter til oprettelse</w:t>
            </w:r>
          </w:p>
        </w:tc>
      </w:tr>
      <w:tr w:rsidR="00007A02" w14:paraId="2D6358B0" w14:textId="77777777" w:rsidTr="00B631B6">
        <w:trPr>
          <w:trHeight w:val="333"/>
          <w:trPrChange w:id="1956" w:author="Birger Kidmose" w:date="2026-08-06T09:10:00Z" w16du:dateUtc="2026-08-06T07:10:00Z">
            <w:trPr>
              <w:trHeight w:val="333"/>
            </w:trPr>
          </w:trPrChange>
        </w:trPr>
        <w:tc>
          <w:tcPr>
            <w:tcW w:w="435" w:type="dxa"/>
            <w:tcMar>
              <w:top w:w="56" w:type="dxa"/>
              <w:left w:w="56" w:type="dxa"/>
              <w:bottom w:w="56" w:type="dxa"/>
              <w:right w:w="56" w:type="dxa"/>
            </w:tcMar>
            <w:tcPrChange w:id="1957" w:author="Birger Kidmose" w:date="2026-08-06T09:10:00Z" w16du:dateUtc="2026-08-06T07:10:00Z">
              <w:tcPr>
                <w:tcW w:w="435" w:type="dxa"/>
                <w:tcMar>
                  <w:top w:w="56" w:type="dxa"/>
                  <w:left w:w="56" w:type="dxa"/>
                  <w:bottom w:w="56" w:type="dxa"/>
                  <w:right w:w="56" w:type="dxa"/>
                </w:tcMar>
              </w:tcPr>
            </w:tcPrChange>
          </w:tcPr>
          <w:p w14:paraId="27B28ED6" w14:textId="77777777" w:rsidR="00007A02" w:rsidRPr="00975D09" w:rsidRDefault="00007A02" w:rsidP="00007A02">
            <w:pPr>
              <w:widowControl w:val="0"/>
              <w:spacing w:after="0" w:line="240" w:lineRule="auto"/>
            </w:pPr>
          </w:p>
        </w:tc>
        <w:tc>
          <w:tcPr>
            <w:tcW w:w="2345" w:type="dxa"/>
            <w:tcMar>
              <w:top w:w="56" w:type="dxa"/>
              <w:left w:w="56" w:type="dxa"/>
              <w:bottom w:w="56" w:type="dxa"/>
              <w:right w:w="56" w:type="dxa"/>
            </w:tcMar>
            <w:tcPrChange w:id="1958" w:author="Birger Kidmose" w:date="2026-08-06T09:10:00Z" w16du:dateUtc="2026-08-06T07:10:00Z">
              <w:tcPr>
                <w:tcW w:w="2345" w:type="dxa"/>
                <w:tcMar>
                  <w:top w:w="56" w:type="dxa"/>
                  <w:left w:w="56" w:type="dxa"/>
                  <w:bottom w:w="56" w:type="dxa"/>
                  <w:right w:w="56" w:type="dxa"/>
                </w:tcMar>
              </w:tcPr>
            </w:tcPrChange>
          </w:tcPr>
          <w:p w14:paraId="081E7A2B" w14:textId="071EF227" w:rsidR="00007A02" w:rsidRDefault="00007A02" w:rsidP="00007A02">
            <w:pPr>
              <w:widowControl w:val="0"/>
              <w:spacing w:after="0" w:line="240" w:lineRule="auto"/>
            </w:pPr>
            <w:r>
              <w:t xml:space="preserve">→ </w:t>
            </w:r>
            <w:r>
              <w:fldChar w:fldCharType="begin"/>
            </w:r>
            <w:r>
              <w:instrText>HYPERLINK \l "_jp27ofbf6s00" \h</w:instrText>
            </w:r>
            <w:r>
              <w:fldChar w:fldCharType="separate"/>
            </w:r>
            <w:r>
              <w:rPr>
                <w:color w:val="1155CC"/>
                <w:u w:val="single"/>
              </w:rPr>
              <w:t>Recept</w:t>
            </w:r>
            <w:r>
              <w:fldChar w:fldCharType="end"/>
            </w:r>
          </w:p>
        </w:tc>
        <w:tc>
          <w:tcPr>
            <w:tcW w:w="6835" w:type="dxa"/>
            <w:tcMar>
              <w:top w:w="56" w:type="dxa"/>
              <w:left w:w="56" w:type="dxa"/>
              <w:bottom w:w="56" w:type="dxa"/>
              <w:right w:w="56" w:type="dxa"/>
            </w:tcMar>
            <w:tcPrChange w:id="1959" w:author="Birger Kidmose" w:date="2026-08-06T09:10:00Z" w16du:dateUtc="2026-08-06T07:10:00Z">
              <w:tcPr>
                <w:tcW w:w="6835" w:type="dxa"/>
                <w:tcMar>
                  <w:top w:w="56" w:type="dxa"/>
                  <w:left w:w="56" w:type="dxa"/>
                  <w:bottom w:w="56" w:type="dxa"/>
                  <w:right w:w="56" w:type="dxa"/>
                </w:tcMar>
              </w:tcPr>
            </w:tcPrChange>
          </w:tcPr>
          <w:p w14:paraId="14416F9B" w14:textId="77777777" w:rsidR="00007A02" w:rsidRDefault="00007A02" w:rsidP="00007A02">
            <w:pPr>
              <w:widowControl w:val="0"/>
              <w:spacing w:after="0" w:line="240" w:lineRule="auto"/>
            </w:pPr>
          </w:p>
        </w:tc>
      </w:tr>
    </w:tbl>
    <w:p w14:paraId="574E276F" w14:textId="77777777" w:rsidR="001E5488" w:rsidRDefault="00DD08CB">
      <w:pPr>
        <w:pStyle w:val="Heading4"/>
      </w:pPr>
      <w:bookmarkStart w:id="1960" w:name="_fy0tkuf8t5c6" w:colFirst="0" w:colLast="0"/>
      <w:bookmarkStart w:id="1961" w:name="_60f9bn2ac2hd"/>
      <w:bookmarkEnd w:id="1960"/>
      <w:bookmarkEnd w:id="1961"/>
      <w:r>
        <w:t>Svar</w:t>
      </w:r>
    </w:p>
    <w:tbl>
      <w:tblPr>
        <w:tblStyle w:val="aff"/>
        <w:tblW w:w="96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1962" w:author="Birger Kidmose" w:date="2026-08-06T09:10:00Z" w16du:dateUtc="2026-08-06T07:10:00Z">
          <w:tblPr>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2850"/>
        <w:gridCol w:w="6765"/>
        <w:tblGridChange w:id="1963">
          <w:tblGrid>
            <w:gridCol w:w="2850"/>
            <w:gridCol w:w="6765"/>
          </w:tblGrid>
        </w:tblGridChange>
      </w:tblGrid>
      <w:tr w:rsidR="001E5488" w14:paraId="317D7836" w14:textId="77777777" w:rsidTr="00F85449">
        <w:trPr>
          <w:trHeight w:val="420"/>
          <w:tblHeader/>
          <w:trPrChange w:id="1964" w:author="Birger Kidmose" w:date="2026-08-06T09:10:00Z" w16du:dateUtc="2026-08-06T07:10:00Z">
            <w:trPr>
              <w:trHeight w:val="420"/>
              <w:tblHeader/>
            </w:trPr>
          </w:trPrChange>
        </w:trPr>
        <w:tc>
          <w:tcPr>
            <w:tcW w:w="9615" w:type="dxa"/>
            <w:gridSpan w:val="2"/>
            <w:shd w:val="clear" w:color="auto" w:fill="BFBFBF" w:themeFill="background1" w:themeFillShade="BF"/>
            <w:tcMar>
              <w:top w:w="56" w:type="dxa"/>
              <w:left w:w="56" w:type="dxa"/>
              <w:bottom w:w="56" w:type="dxa"/>
              <w:right w:w="56" w:type="dxa"/>
            </w:tcMar>
            <w:tcPrChange w:id="1965" w:author="Birger Kidmose" w:date="2026-08-06T09:10:00Z" w16du:dateUtc="2026-08-06T07:10:00Z">
              <w:tcPr>
                <w:tcW w:w="9615" w:type="dxa"/>
                <w:gridSpan w:val="2"/>
                <w:shd w:val="clear" w:color="auto" w:fill="BFBFBF" w:themeFill="background1" w:themeFillShade="BF"/>
                <w:tcMar>
                  <w:top w:w="56" w:type="dxa"/>
                  <w:left w:w="56" w:type="dxa"/>
                  <w:bottom w:w="56" w:type="dxa"/>
                  <w:right w:w="56" w:type="dxa"/>
                </w:tcMar>
              </w:tcPr>
            </w:tcPrChange>
          </w:tcPr>
          <w:p w14:paraId="6C4BC2CF" w14:textId="77777777" w:rsidR="001E5488" w:rsidRDefault="00DD08CB">
            <w:pPr>
              <w:widowControl w:val="0"/>
              <w:spacing w:after="0" w:line="240" w:lineRule="auto"/>
            </w:pPr>
            <w:r>
              <w:rPr>
                <w:b/>
                <w:bCs/>
              </w:rPr>
              <w:t xml:space="preserve">Opret recept </w:t>
            </w:r>
            <w:r>
              <w:t>(CreatePrescriptionResponse)</w:t>
            </w:r>
          </w:p>
        </w:tc>
      </w:tr>
      <w:tr w:rsidR="001E5488" w14:paraId="60B68709" w14:textId="77777777" w:rsidTr="00975D09">
        <w:trPr>
          <w:trHeight w:val="333"/>
          <w:trPrChange w:id="1966" w:author="Birger Kidmose" w:date="2026-08-06T09:10:00Z" w16du:dateUtc="2026-08-06T07:10:00Z">
            <w:trPr>
              <w:trHeight w:val="333"/>
            </w:trPr>
          </w:trPrChange>
        </w:trPr>
        <w:tc>
          <w:tcPr>
            <w:tcW w:w="2850" w:type="dxa"/>
            <w:tcMar>
              <w:top w:w="56" w:type="dxa"/>
              <w:left w:w="56" w:type="dxa"/>
              <w:bottom w:w="56" w:type="dxa"/>
              <w:right w:w="56" w:type="dxa"/>
            </w:tcMar>
            <w:tcPrChange w:id="1967" w:author="Birger Kidmose" w:date="2026-08-06T09:10:00Z" w16du:dateUtc="2026-08-06T07:10:00Z">
              <w:tcPr>
                <w:tcW w:w="2850" w:type="dxa"/>
                <w:tcMar>
                  <w:top w:w="56" w:type="dxa"/>
                  <w:left w:w="56" w:type="dxa"/>
                  <w:bottom w:w="56" w:type="dxa"/>
                  <w:right w:w="56" w:type="dxa"/>
                </w:tcMar>
              </w:tcPr>
            </w:tcPrChange>
          </w:tcPr>
          <w:p w14:paraId="35797095" w14:textId="77777777" w:rsidR="001E5488" w:rsidRDefault="00DD08CB">
            <w:pPr>
              <w:widowControl w:val="0"/>
              <w:spacing w:after="0" w:line="240" w:lineRule="auto"/>
              <w:rPr>
                <w:b/>
                <w:bCs/>
              </w:rPr>
            </w:pPr>
            <w:r>
              <w:rPr>
                <w:b/>
                <w:bCs/>
              </w:rPr>
              <w:t>Element</w:t>
            </w:r>
          </w:p>
        </w:tc>
        <w:tc>
          <w:tcPr>
            <w:tcW w:w="6765" w:type="dxa"/>
            <w:tcMar>
              <w:top w:w="56" w:type="dxa"/>
              <w:left w:w="56" w:type="dxa"/>
              <w:bottom w:w="56" w:type="dxa"/>
              <w:right w:w="56" w:type="dxa"/>
            </w:tcMar>
            <w:tcPrChange w:id="1968" w:author="Birger Kidmose" w:date="2026-08-06T09:10:00Z" w16du:dateUtc="2026-08-06T07:10:00Z">
              <w:tcPr>
                <w:tcW w:w="6765" w:type="dxa"/>
                <w:tcMar>
                  <w:top w:w="56" w:type="dxa"/>
                  <w:left w:w="56" w:type="dxa"/>
                  <w:bottom w:w="56" w:type="dxa"/>
                  <w:right w:w="56" w:type="dxa"/>
                </w:tcMar>
              </w:tcPr>
            </w:tcPrChange>
          </w:tcPr>
          <w:p w14:paraId="0EE0CA1E" w14:textId="77777777" w:rsidR="001E5488" w:rsidRDefault="00DD08CB">
            <w:pPr>
              <w:widowControl w:val="0"/>
              <w:spacing w:after="0" w:line="240" w:lineRule="auto"/>
              <w:rPr>
                <w:b/>
                <w:bCs/>
              </w:rPr>
            </w:pPr>
            <w:r>
              <w:rPr>
                <w:b/>
                <w:bCs/>
              </w:rPr>
              <w:t>Beskrivelse</w:t>
            </w:r>
          </w:p>
        </w:tc>
      </w:tr>
      <w:tr w:rsidR="001E5488" w14:paraId="5DB95D62" w14:textId="77777777" w:rsidTr="00975D09">
        <w:tc>
          <w:tcPr>
            <w:tcW w:w="2850" w:type="dxa"/>
            <w:tcMar>
              <w:top w:w="56" w:type="dxa"/>
              <w:left w:w="56" w:type="dxa"/>
              <w:bottom w:w="56" w:type="dxa"/>
              <w:right w:w="56" w:type="dxa"/>
            </w:tcMar>
            <w:tcPrChange w:id="1969" w:author="Birger Kidmose" w:date="2026-08-06T09:10:00Z" w16du:dateUtc="2026-08-06T07:10:00Z">
              <w:tcPr>
                <w:tcW w:w="2850" w:type="dxa"/>
                <w:tcMar>
                  <w:top w:w="56" w:type="dxa"/>
                  <w:left w:w="56" w:type="dxa"/>
                  <w:bottom w:w="56" w:type="dxa"/>
                  <w:right w:w="56" w:type="dxa"/>
                </w:tcMar>
              </w:tcPr>
            </w:tcPrChange>
          </w:tcPr>
          <w:p w14:paraId="55674F91" w14:textId="77777777" w:rsidR="001E5488" w:rsidRDefault="00DD08CB">
            <w:pPr>
              <w:spacing w:after="0" w:line="240" w:lineRule="auto"/>
            </w:pPr>
            <w:r>
              <w:t>Receptid (PrescriptionIdentifier)</w:t>
            </w:r>
          </w:p>
        </w:tc>
        <w:tc>
          <w:tcPr>
            <w:tcW w:w="6765" w:type="dxa"/>
            <w:tcMar>
              <w:top w:w="56" w:type="dxa"/>
              <w:left w:w="56" w:type="dxa"/>
              <w:bottom w:w="56" w:type="dxa"/>
              <w:right w:w="56" w:type="dxa"/>
            </w:tcMar>
            <w:tcPrChange w:id="1970" w:author="Birger Kidmose" w:date="2026-08-06T09:10:00Z" w16du:dateUtc="2026-08-06T07:10:00Z">
              <w:tcPr>
                <w:tcW w:w="6765" w:type="dxa"/>
                <w:tcMar>
                  <w:top w:w="56" w:type="dxa"/>
                  <w:left w:w="56" w:type="dxa"/>
                  <w:bottom w:w="56" w:type="dxa"/>
                  <w:right w:w="56" w:type="dxa"/>
                </w:tcMar>
              </w:tcPr>
            </w:tcPrChange>
          </w:tcPr>
          <w:p w14:paraId="77644BB5" w14:textId="77777777" w:rsidR="001E5488" w:rsidRPr="00975D09" w:rsidRDefault="00DD08CB">
            <w:pPr>
              <w:widowControl w:val="0"/>
              <w:spacing w:after="0" w:line="240" w:lineRule="auto"/>
            </w:pPr>
            <w:r w:rsidRPr="00975D09">
              <w:t xml:space="preserve">En eller flere receptid'er, i rækkefølge svarende til recepter i kaldet. </w:t>
            </w:r>
          </w:p>
        </w:tc>
      </w:tr>
    </w:tbl>
    <w:p w14:paraId="2B40518B" w14:textId="2DFEC437" w:rsidR="001E5488" w:rsidRPr="00975D09" w:rsidRDefault="001D72CE">
      <w:pPr>
        <w:pStyle w:val="Heading2"/>
      </w:pPr>
      <w:bookmarkStart w:id="1971" w:name="_w2eqrsvxci8b" w:colFirst="0" w:colLast="0"/>
      <w:bookmarkStart w:id="1972" w:name="_eov2m0dsqmpi"/>
      <w:bookmarkStart w:id="1973" w:name="_Toc231991142"/>
      <w:bookmarkEnd w:id="1971"/>
      <w:bookmarkEnd w:id="1972"/>
      <w:r>
        <w:t>8</w:t>
      </w:r>
      <w:r w:rsidR="00DD08CB" w:rsidRPr="00975D09">
        <w:t>.2 - Hent recept</w:t>
      </w:r>
      <w:bookmarkEnd w:id="1973"/>
    </w:p>
    <w:p w14:paraId="5D850C46" w14:textId="77777777" w:rsidR="001E5488" w:rsidRPr="00975D09" w:rsidRDefault="00DD08CB">
      <w:pPr>
        <w:pStyle w:val="Heading4"/>
      </w:pPr>
      <w:bookmarkStart w:id="1974" w:name="_ox7awcsw79ea" w:colFirst="0" w:colLast="0"/>
      <w:bookmarkStart w:id="1975" w:name="_lzgy8na8qggw"/>
      <w:bookmarkEnd w:id="1974"/>
      <w:bookmarkEnd w:id="1975"/>
      <w:r w:rsidRPr="00975D09">
        <w:t xml:space="preserve">Anvendelse </w:t>
      </w:r>
    </w:p>
    <w:p w14:paraId="5434BDE8" w14:textId="425AFB50" w:rsidR="001E5488" w:rsidRPr="00975D09" w:rsidRDefault="48547936">
      <w:r>
        <w:t xml:space="preserve">Servicen anvendes af </w:t>
      </w:r>
      <w:r w:rsidR="4E353FA9">
        <w:t>de eksterne anvendersystemer</w:t>
      </w:r>
      <w:r>
        <w:t xml:space="preserve"> til at hente recepter ud fra </w:t>
      </w:r>
      <w:ins w:id="1976" w:author="Birger Kidmose" w:date="2026-08-06T09:10:00Z" w16du:dateUtc="2026-08-06T07:10:00Z">
        <w:r w:rsidR="002B6498">
          <w:t xml:space="preserve">f.eks. </w:t>
        </w:r>
      </w:ins>
      <w:r>
        <w:t xml:space="preserve">receptens id. F.eks. efter at der er udført en søgning, eller ud fra et id tidligere returneret af </w:t>
      </w:r>
      <w:r w:rsidR="4E353FA9">
        <w:t>Løsningen</w:t>
      </w:r>
      <w:r>
        <w:t xml:space="preserve"> og gemt i det lokale system. </w:t>
      </w:r>
    </w:p>
    <w:p w14:paraId="06665D61" w14:textId="77777777" w:rsidR="001E5488" w:rsidRPr="00975D09" w:rsidRDefault="00DD08CB">
      <w:r w:rsidRPr="00975D09">
        <w:t>Recepten returneres inklusiv eventuelle bestillinger og udleveringer, som angivet i kaldet.</w:t>
      </w:r>
    </w:p>
    <w:p w14:paraId="2018FB87" w14:textId="66CBB1CB" w:rsidR="001E5488" w:rsidRPr="00975D09" w:rsidRDefault="00DD08CB">
      <w:pPr>
        <w:pStyle w:val="Heading4"/>
      </w:pPr>
      <w:bookmarkStart w:id="1977" w:name="_yi5opwgwkyjx" w:colFirst="0" w:colLast="0"/>
      <w:bookmarkStart w:id="1978" w:name="_mu4er9exi23o"/>
      <w:bookmarkEnd w:id="1977"/>
      <w:bookmarkEnd w:id="1978"/>
      <w:r w:rsidRPr="00975D09">
        <w:t>Teknik</w:t>
      </w:r>
      <w:r w:rsidR="00235547">
        <w:rPr>
          <w:lang w:val="da-DK"/>
        </w:rPr>
        <w:t xml:space="preserve"> og sikkerhed</w:t>
      </w:r>
    </w:p>
    <w:p w14:paraId="797620BD" w14:textId="7030F427" w:rsidR="001E5488" w:rsidRPr="00975D09" w:rsidRDefault="00DD08CB">
      <w:r w:rsidRPr="00975D09">
        <w:t xml:space="preserve">Servicen udstilles til dyrlægesystemer og </w:t>
      </w:r>
      <w:r w:rsidR="00A024B0">
        <w:t>§39 vet-forhandler</w:t>
      </w:r>
      <w:r w:rsidRPr="00975D09">
        <w:t xml:space="preserve">e som REST-service, og apotekerne som DGWS-service. </w:t>
      </w:r>
    </w:p>
    <w:p w14:paraId="43D2E36D" w14:textId="5F1E1B74" w:rsidR="001E5488" w:rsidRDefault="00DD08CB">
      <w:r w:rsidRPr="00975D09">
        <w:t xml:space="preserve">Opslag fra dyrlægesystemer forudsætter at brugeren </w:t>
      </w:r>
      <w:r w:rsidR="009D02B9" w:rsidRPr="00B631B6">
        <w:t xml:space="preserve">er </w:t>
      </w:r>
      <w:r w:rsidR="009D02B9">
        <w:t>dyrlæge med en gyldig autorisation og ordinationsret</w:t>
      </w:r>
      <w:r w:rsidRPr="00975D09">
        <w:t xml:space="preserve">. Det </w:t>
      </w:r>
      <w:r w:rsidR="009D02B9">
        <w:t>skal</w:t>
      </w:r>
      <w:r w:rsidRPr="00975D09">
        <w:t xml:space="preserve"> være muligt for dyrlægen at slå op på recepter oprettet af andre dyrlæger. </w:t>
      </w:r>
    </w:p>
    <w:p w14:paraId="0C6BB4AD" w14:textId="0EE7E71B" w:rsidR="001E5488" w:rsidRPr="00975D09" w:rsidRDefault="00DD08CB">
      <w:r w:rsidRPr="00975D09">
        <w:t xml:space="preserve">Opslag fra </w:t>
      </w:r>
      <w:r w:rsidR="00A024B0">
        <w:t>§39 vet-forhandler</w:t>
      </w:r>
      <w:r w:rsidRPr="00975D09">
        <w:t xml:space="preserve">e og apotekssystemer </w:t>
      </w:r>
      <w:r w:rsidR="006010DD">
        <w:t xml:space="preserve">skal kunne </w:t>
      </w:r>
      <w:r w:rsidRPr="00975D09">
        <w:t>ske</w:t>
      </w:r>
      <w:r w:rsidR="006010DD">
        <w:t xml:space="preserve"> </w:t>
      </w:r>
      <w:r w:rsidR="00517213">
        <w:t>fra et eksternt anvendersystem ud</w:t>
      </w:r>
      <w:r w:rsidR="00A87C04">
        <w:t>en</w:t>
      </w:r>
      <w:r w:rsidRPr="00975D09">
        <w:t xml:space="preserve"> </w:t>
      </w:r>
      <w:r w:rsidR="00A87C04">
        <w:t xml:space="preserve">at der medsendes data på en medarbejder. </w:t>
      </w:r>
      <w:r w:rsidRPr="00975D09">
        <w:t xml:space="preserve">Dette skal sikre mulighed for at </w:t>
      </w:r>
      <w:r w:rsidR="00A024B0">
        <w:t>§39 vet-forhandler</w:t>
      </w:r>
      <w:r w:rsidRPr="00975D09">
        <w:t xml:space="preserve">e og apotekssystemer tidligt kan opdage, hvis lægemidlet skal bestilles hjem, eller på anden måde kræver særlig opmærksomhed. </w:t>
      </w:r>
    </w:p>
    <w:p w14:paraId="1AFF0FCA" w14:textId="7199AC4E" w:rsidR="001E5488" w:rsidRPr="00975D09" w:rsidRDefault="004200DF">
      <w:r>
        <w:t>O</w:t>
      </w:r>
      <w:r w:rsidR="00DD08CB" w:rsidRPr="00975D09">
        <w:t xml:space="preserve">pslaget </w:t>
      </w:r>
      <w:r>
        <w:t xml:space="preserve">der </w:t>
      </w:r>
      <w:r w:rsidR="00DD08CB" w:rsidRPr="00975D09">
        <w:t>sker i forbindelse med en manuel behandling af en medarbejder</w:t>
      </w:r>
      <w:r>
        <w:t xml:space="preserve"> på </w:t>
      </w:r>
      <w:r w:rsidRPr="00975D09">
        <w:t>apotek</w:t>
      </w:r>
      <w:r>
        <w:t xml:space="preserve"> eller hos en §39 vet-forhandler</w:t>
      </w:r>
      <w:r w:rsidR="00DD08CB" w:rsidRPr="00975D09">
        <w:t>, f.eks. efter en søgning, skal medarbejderen være identificeret via login med MitID erhverv</w:t>
      </w:r>
      <w:r w:rsidR="006010DD">
        <w:t xml:space="preserve"> i §39 vet-forhandler</w:t>
      </w:r>
      <w:r w:rsidR="006010DD" w:rsidRPr="00975D09">
        <w:t>e og apotekssystemer</w:t>
      </w:r>
      <w:r w:rsidR="00DD08CB" w:rsidRPr="00975D09">
        <w:t xml:space="preserve">. </w:t>
      </w:r>
    </w:p>
    <w:p w14:paraId="460D820A" w14:textId="77777777" w:rsidR="001E5488" w:rsidRPr="00975D09" w:rsidRDefault="00DD08CB">
      <w:pPr>
        <w:pStyle w:val="Heading4"/>
      </w:pPr>
      <w:bookmarkStart w:id="1979" w:name="_7j84d56hsgnr" w:colFirst="0" w:colLast="0"/>
      <w:bookmarkStart w:id="1980" w:name="_p445wu3dcqag"/>
      <w:bookmarkEnd w:id="1979"/>
      <w:bookmarkEnd w:id="1980"/>
      <w:r w:rsidRPr="00975D09">
        <w:t>Forespørgsel</w:t>
      </w:r>
    </w:p>
    <w:p w14:paraId="0F428251" w14:textId="1928D427" w:rsidR="001E5488" w:rsidRPr="00975D09" w:rsidRDefault="00DD08CB">
      <w:r w:rsidRPr="00975D09">
        <w:t xml:space="preserve">Der </w:t>
      </w:r>
      <w:r w:rsidR="001D0865">
        <w:t>skal kunne</w:t>
      </w:r>
      <w:r w:rsidRPr="00975D09">
        <w:t xml:space="preserve"> hentes recepter til en besætning ud fra Besætningsnummer, </w:t>
      </w:r>
      <w:r w:rsidR="001D0865">
        <w:t xml:space="preserve">og </w:t>
      </w:r>
      <w:r w:rsidRPr="00975D09">
        <w:t xml:space="preserve">der </w:t>
      </w:r>
      <w:r w:rsidR="001D0865">
        <w:t xml:space="preserve">skal kunne </w:t>
      </w:r>
      <w:r w:rsidRPr="00975D09">
        <w:t xml:space="preserve">hentes recepter til brug i praksis ud fra dyrlægepraksisnummer. </w:t>
      </w:r>
    </w:p>
    <w:p w14:paraId="058E1840" w14:textId="2FE187F5" w:rsidR="001E5488" w:rsidRPr="00975D09" w:rsidRDefault="00DD08CB">
      <w:r w:rsidRPr="00975D09">
        <w:t xml:space="preserve">Alternativt kan der hentes recepter ud fra receptid’er, f.eks. returneret i en søgning som beskrevet i </w:t>
      </w:r>
      <w:hyperlink w:anchor="_7qfpjtj9vyas">
        <w:r>
          <w:rPr>
            <w:color w:val="1155CC"/>
            <w:u w:val="single"/>
          </w:rPr>
          <w:t>Søg recept</w:t>
        </w:r>
      </w:hyperlink>
      <w:r w:rsidRPr="00975D09">
        <w:t xml:space="preserve">. </w:t>
      </w:r>
    </w:p>
    <w:p w14:paraId="3744F2EB" w14:textId="77777777" w:rsidR="001E5488" w:rsidRPr="00975D09" w:rsidRDefault="00DD08CB">
      <w:r w:rsidRPr="00975D09">
        <w:t xml:space="preserve">Bemærk at der </w:t>
      </w:r>
      <w:r w:rsidRPr="00975D09">
        <w:rPr>
          <w:u w:val="single"/>
        </w:rPr>
        <w:t>ikke</w:t>
      </w:r>
      <w:r w:rsidRPr="00975D09">
        <w:t xml:space="preserve"> direkte kan hentes recepter til hobbydyr, idet der ikke er registreret et id på dyret eller dyreejeren. I stedet skal der først foretages en søgning. </w:t>
      </w:r>
    </w:p>
    <w:p w14:paraId="6B27E687" w14:textId="3F631014" w:rsidR="001E5488" w:rsidRPr="00975D09" w:rsidRDefault="48547936">
      <w:r>
        <w:t xml:space="preserve">I forespørgslen angives, hvorvidt der ønskes alle recepter, udelukkende åbne recepter eller recepter med specifikke id'er. Dyrlægepraksisnummer, besætningsnummer eller en eller flere receptid’er skal angives. </w:t>
      </w:r>
    </w:p>
    <w:tbl>
      <w:tblPr>
        <w:tblStyle w:val="aff0"/>
        <w:tblW w:w="96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1981" w:author="Birger Kidmose" w:date="2026-08-06T09:10:00Z" w16du:dateUtc="2026-08-06T07:10:00Z">
          <w:tblPr>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2790"/>
        <w:gridCol w:w="6825"/>
        <w:tblGridChange w:id="1982">
          <w:tblGrid>
            <w:gridCol w:w="2790"/>
            <w:gridCol w:w="6825"/>
          </w:tblGrid>
        </w:tblGridChange>
      </w:tblGrid>
      <w:tr w:rsidR="001E5488" w14:paraId="140F7E9A" w14:textId="77777777" w:rsidTr="302F4859">
        <w:trPr>
          <w:trHeight w:val="420"/>
          <w:tblHeader/>
          <w:trPrChange w:id="1983" w:author="Birger Kidmose" w:date="2026-08-06T09:10:00Z" w16du:dateUtc="2026-08-06T07:10:00Z">
            <w:trPr>
              <w:trHeight w:val="420"/>
              <w:tblHeader/>
            </w:trPr>
          </w:trPrChange>
        </w:trPr>
        <w:tc>
          <w:tcPr>
            <w:tcW w:w="9615" w:type="dxa"/>
            <w:gridSpan w:val="2"/>
            <w:shd w:val="clear" w:color="auto" w:fill="BFBFBF" w:themeFill="background1" w:themeFillShade="BF"/>
            <w:tcMar>
              <w:top w:w="56" w:type="dxa"/>
              <w:left w:w="56" w:type="dxa"/>
              <w:bottom w:w="56" w:type="dxa"/>
              <w:right w:w="56" w:type="dxa"/>
            </w:tcMar>
            <w:tcPrChange w:id="1984" w:author="Birger Kidmose" w:date="2026-08-06T09:10:00Z" w16du:dateUtc="2026-08-06T07:10:00Z">
              <w:tcPr>
                <w:tcW w:w="9615" w:type="dxa"/>
                <w:gridSpan w:val="2"/>
                <w:shd w:val="clear" w:color="auto" w:fill="BFBFBF" w:themeFill="background1" w:themeFillShade="BF"/>
                <w:tcMar>
                  <w:top w:w="56" w:type="dxa"/>
                  <w:left w:w="56" w:type="dxa"/>
                  <w:bottom w:w="56" w:type="dxa"/>
                  <w:right w:w="56" w:type="dxa"/>
                </w:tcMar>
              </w:tcPr>
            </w:tcPrChange>
          </w:tcPr>
          <w:p w14:paraId="74C3BBFB" w14:textId="77777777" w:rsidR="001E5488" w:rsidRDefault="00DD08CB">
            <w:pPr>
              <w:widowControl w:val="0"/>
              <w:spacing w:after="0" w:line="240" w:lineRule="auto"/>
            </w:pPr>
            <w:r>
              <w:rPr>
                <w:b/>
                <w:bCs/>
              </w:rPr>
              <w:t xml:space="preserve">Hent recept </w:t>
            </w:r>
            <w:r>
              <w:t>(GetPrescriptionRequest)</w:t>
            </w:r>
          </w:p>
        </w:tc>
      </w:tr>
      <w:tr w:rsidR="001E5488" w14:paraId="492E161D" w14:textId="77777777" w:rsidTr="302F4859">
        <w:trPr>
          <w:trHeight w:val="333"/>
          <w:trPrChange w:id="1985" w:author="Birger Kidmose" w:date="2026-08-06T09:10:00Z" w16du:dateUtc="2026-08-06T07:10:00Z">
            <w:trPr>
              <w:trHeight w:val="333"/>
            </w:trPr>
          </w:trPrChange>
        </w:trPr>
        <w:tc>
          <w:tcPr>
            <w:tcW w:w="2790" w:type="dxa"/>
            <w:tcMar>
              <w:top w:w="56" w:type="dxa"/>
              <w:left w:w="56" w:type="dxa"/>
              <w:bottom w:w="56" w:type="dxa"/>
              <w:right w:w="56" w:type="dxa"/>
            </w:tcMar>
            <w:tcPrChange w:id="1986" w:author="Birger Kidmose" w:date="2026-08-06T09:10:00Z" w16du:dateUtc="2026-08-06T07:10:00Z">
              <w:tcPr>
                <w:tcW w:w="2790" w:type="dxa"/>
                <w:tcMar>
                  <w:top w:w="56" w:type="dxa"/>
                  <w:left w:w="56" w:type="dxa"/>
                  <w:bottom w:w="56" w:type="dxa"/>
                  <w:right w:w="56" w:type="dxa"/>
                </w:tcMar>
              </w:tcPr>
            </w:tcPrChange>
          </w:tcPr>
          <w:p w14:paraId="31789B82" w14:textId="77777777" w:rsidR="001E5488" w:rsidRDefault="00DD08CB">
            <w:pPr>
              <w:widowControl w:val="0"/>
              <w:spacing w:after="0" w:line="240" w:lineRule="auto"/>
              <w:rPr>
                <w:b/>
                <w:bCs/>
              </w:rPr>
            </w:pPr>
            <w:r>
              <w:rPr>
                <w:b/>
                <w:bCs/>
              </w:rPr>
              <w:t>Element</w:t>
            </w:r>
          </w:p>
        </w:tc>
        <w:tc>
          <w:tcPr>
            <w:tcW w:w="6825" w:type="dxa"/>
            <w:tcMar>
              <w:top w:w="56" w:type="dxa"/>
              <w:left w:w="56" w:type="dxa"/>
              <w:bottom w:w="56" w:type="dxa"/>
              <w:right w:w="56" w:type="dxa"/>
            </w:tcMar>
            <w:tcPrChange w:id="1987" w:author="Birger Kidmose" w:date="2026-08-06T09:10:00Z" w16du:dateUtc="2026-08-06T07:10:00Z">
              <w:tcPr>
                <w:tcW w:w="6825" w:type="dxa"/>
                <w:tcMar>
                  <w:top w:w="56" w:type="dxa"/>
                  <w:left w:w="56" w:type="dxa"/>
                  <w:bottom w:w="56" w:type="dxa"/>
                  <w:right w:w="56" w:type="dxa"/>
                </w:tcMar>
              </w:tcPr>
            </w:tcPrChange>
          </w:tcPr>
          <w:p w14:paraId="7AF2A197" w14:textId="77777777" w:rsidR="001E5488" w:rsidRDefault="00DD08CB">
            <w:pPr>
              <w:widowControl w:val="0"/>
              <w:spacing w:after="0" w:line="240" w:lineRule="auto"/>
              <w:rPr>
                <w:b/>
                <w:bCs/>
              </w:rPr>
            </w:pPr>
            <w:r>
              <w:rPr>
                <w:b/>
                <w:bCs/>
              </w:rPr>
              <w:t>Beskrivelse</w:t>
            </w:r>
          </w:p>
        </w:tc>
      </w:tr>
      <w:tr w:rsidR="001E5488" w14:paraId="5699BE4A" w14:textId="77777777" w:rsidTr="302F4859">
        <w:trPr>
          <w:trHeight w:val="333"/>
          <w:trPrChange w:id="1988" w:author="Birger Kidmose" w:date="2026-08-06T09:10:00Z" w16du:dateUtc="2026-08-06T07:10:00Z">
            <w:trPr>
              <w:trHeight w:val="333"/>
            </w:trPr>
          </w:trPrChange>
        </w:trPr>
        <w:tc>
          <w:tcPr>
            <w:tcW w:w="2790" w:type="dxa"/>
            <w:tcMar>
              <w:top w:w="56" w:type="dxa"/>
              <w:left w:w="56" w:type="dxa"/>
              <w:bottom w:w="56" w:type="dxa"/>
              <w:right w:w="56" w:type="dxa"/>
            </w:tcMar>
            <w:tcPrChange w:id="1989" w:author="Birger Kidmose" w:date="2026-08-06T09:10:00Z" w16du:dateUtc="2026-08-06T07:10:00Z">
              <w:tcPr>
                <w:tcW w:w="2790" w:type="dxa"/>
                <w:tcMar>
                  <w:top w:w="56" w:type="dxa"/>
                  <w:left w:w="56" w:type="dxa"/>
                  <w:bottom w:w="56" w:type="dxa"/>
                  <w:right w:w="56" w:type="dxa"/>
                </w:tcMar>
              </w:tcPr>
            </w:tcPrChange>
          </w:tcPr>
          <w:p w14:paraId="081344E9" w14:textId="77777777" w:rsidR="001E5488" w:rsidRDefault="00DD08CB">
            <w:pPr>
              <w:spacing w:after="0" w:line="240" w:lineRule="auto"/>
              <w:rPr>
                <w:color w:val="4A86E8"/>
              </w:rPr>
            </w:pPr>
            <w:r>
              <w:t xml:space="preserve">Dyrlægepraksisnummer </w:t>
            </w:r>
          </w:p>
        </w:tc>
        <w:tc>
          <w:tcPr>
            <w:tcW w:w="6825" w:type="dxa"/>
            <w:tcMar>
              <w:top w:w="56" w:type="dxa"/>
              <w:left w:w="56" w:type="dxa"/>
              <w:bottom w:w="56" w:type="dxa"/>
              <w:right w:w="56" w:type="dxa"/>
            </w:tcMar>
            <w:tcPrChange w:id="1990" w:author="Birger Kidmose" w:date="2026-08-06T09:10:00Z" w16du:dateUtc="2026-08-06T07:10:00Z">
              <w:tcPr>
                <w:tcW w:w="6825" w:type="dxa"/>
                <w:tcMar>
                  <w:top w:w="56" w:type="dxa"/>
                  <w:left w:w="56" w:type="dxa"/>
                  <w:bottom w:w="56" w:type="dxa"/>
                  <w:right w:w="56" w:type="dxa"/>
                </w:tcMar>
              </w:tcPr>
            </w:tcPrChange>
          </w:tcPr>
          <w:p w14:paraId="6647411C" w14:textId="77777777" w:rsidR="001E5488" w:rsidRPr="00975D09" w:rsidRDefault="00DD08CB">
            <w:pPr>
              <w:widowControl w:val="0"/>
              <w:spacing w:after="0" w:line="240" w:lineRule="auto"/>
            </w:pPr>
            <w:r w:rsidRPr="00975D09">
              <w:t xml:space="preserve">Angives når der ønskes hentet recepter oprettet af dyrlægepraksis. </w:t>
            </w:r>
          </w:p>
        </w:tc>
      </w:tr>
      <w:tr w:rsidR="001E5488" w14:paraId="37BB258E" w14:textId="77777777" w:rsidTr="302F4859">
        <w:trPr>
          <w:trHeight w:val="333"/>
          <w:trPrChange w:id="1991" w:author="Birger Kidmose" w:date="2026-08-06T09:10:00Z" w16du:dateUtc="2026-08-06T07:10:00Z">
            <w:trPr>
              <w:trHeight w:val="333"/>
            </w:trPr>
          </w:trPrChange>
        </w:trPr>
        <w:tc>
          <w:tcPr>
            <w:tcW w:w="2790" w:type="dxa"/>
            <w:tcMar>
              <w:top w:w="56" w:type="dxa"/>
              <w:left w:w="56" w:type="dxa"/>
              <w:bottom w:w="56" w:type="dxa"/>
              <w:right w:w="56" w:type="dxa"/>
            </w:tcMar>
            <w:tcPrChange w:id="1992" w:author="Birger Kidmose" w:date="2026-08-06T09:10:00Z" w16du:dateUtc="2026-08-06T07:10:00Z">
              <w:tcPr>
                <w:tcW w:w="2790" w:type="dxa"/>
                <w:tcMar>
                  <w:top w:w="56" w:type="dxa"/>
                  <w:left w:w="56" w:type="dxa"/>
                  <w:bottom w:w="56" w:type="dxa"/>
                  <w:right w:w="56" w:type="dxa"/>
                </w:tcMar>
              </w:tcPr>
            </w:tcPrChange>
          </w:tcPr>
          <w:p w14:paraId="6B166BF1" w14:textId="77777777" w:rsidR="001E5488" w:rsidRDefault="00DD08CB">
            <w:pPr>
              <w:spacing w:after="0" w:line="240" w:lineRule="auto"/>
            </w:pPr>
            <w:r>
              <w:t>Besætningsnummer</w:t>
            </w:r>
          </w:p>
        </w:tc>
        <w:tc>
          <w:tcPr>
            <w:tcW w:w="6825" w:type="dxa"/>
            <w:tcMar>
              <w:top w:w="56" w:type="dxa"/>
              <w:left w:w="56" w:type="dxa"/>
              <w:bottom w:w="56" w:type="dxa"/>
              <w:right w:w="56" w:type="dxa"/>
            </w:tcMar>
            <w:tcPrChange w:id="1993" w:author="Birger Kidmose" w:date="2026-08-06T09:10:00Z" w16du:dateUtc="2026-08-06T07:10:00Z">
              <w:tcPr>
                <w:tcW w:w="6825" w:type="dxa"/>
                <w:tcMar>
                  <w:top w:w="56" w:type="dxa"/>
                  <w:left w:w="56" w:type="dxa"/>
                  <w:bottom w:w="56" w:type="dxa"/>
                  <w:right w:w="56" w:type="dxa"/>
                </w:tcMar>
              </w:tcPr>
            </w:tcPrChange>
          </w:tcPr>
          <w:p w14:paraId="5637DA36" w14:textId="77777777" w:rsidR="001E5488" w:rsidRPr="00975D09" w:rsidRDefault="00DD08CB">
            <w:pPr>
              <w:widowControl w:val="0"/>
              <w:spacing w:after="0" w:line="240" w:lineRule="auto"/>
            </w:pPr>
            <w:r w:rsidRPr="00975D09">
              <w:t>Angives når der ønskes hentet recepter oprettet til Besætningsnummer</w:t>
            </w:r>
          </w:p>
        </w:tc>
      </w:tr>
      <w:tr w:rsidR="001E5488" w14:paraId="32501A90" w14:textId="77777777" w:rsidTr="302F4859">
        <w:trPr>
          <w:trHeight w:val="333"/>
          <w:trPrChange w:id="1994" w:author="Birger Kidmose" w:date="2026-08-06T09:10:00Z" w16du:dateUtc="2026-08-06T07:10:00Z">
            <w:trPr>
              <w:trHeight w:val="333"/>
            </w:trPr>
          </w:trPrChange>
        </w:trPr>
        <w:tc>
          <w:tcPr>
            <w:tcW w:w="2790" w:type="dxa"/>
            <w:tcMar>
              <w:top w:w="56" w:type="dxa"/>
              <w:left w:w="56" w:type="dxa"/>
              <w:bottom w:w="56" w:type="dxa"/>
              <w:right w:w="56" w:type="dxa"/>
            </w:tcMar>
            <w:tcPrChange w:id="1995" w:author="Birger Kidmose" w:date="2026-08-06T09:10:00Z" w16du:dateUtc="2026-08-06T07:10:00Z">
              <w:tcPr>
                <w:tcW w:w="2790" w:type="dxa"/>
                <w:tcMar>
                  <w:top w:w="56" w:type="dxa"/>
                  <w:left w:w="56" w:type="dxa"/>
                  <w:bottom w:w="56" w:type="dxa"/>
                  <w:right w:w="56" w:type="dxa"/>
                </w:tcMar>
              </w:tcPr>
            </w:tcPrChange>
          </w:tcPr>
          <w:p w14:paraId="219C8D8F" w14:textId="77777777" w:rsidR="001E5488" w:rsidRDefault="00DD08CB">
            <w:pPr>
              <w:spacing w:after="0" w:line="240" w:lineRule="auto"/>
              <w:rPr>
                <w:color w:val="4A86E8"/>
              </w:rPr>
            </w:pPr>
            <w:r>
              <w:t>Receptid (PresciptionIdentifier)</w:t>
            </w:r>
          </w:p>
        </w:tc>
        <w:tc>
          <w:tcPr>
            <w:tcW w:w="6825" w:type="dxa"/>
            <w:tcMar>
              <w:top w:w="56" w:type="dxa"/>
              <w:left w:w="56" w:type="dxa"/>
              <w:bottom w:w="56" w:type="dxa"/>
              <w:right w:w="56" w:type="dxa"/>
            </w:tcMar>
            <w:tcPrChange w:id="1996" w:author="Birger Kidmose" w:date="2026-08-06T09:10:00Z" w16du:dateUtc="2026-08-06T07:10:00Z">
              <w:tcPr>
                <w:tcW w:w="6825" w:type="dxa"/>
                <w:tcMar>
                  <w:top w:w="56" w:type="dxa"/>
                  <w:left w:w="56" w:type="dxa"/>
                  <w:bottom w:w="56" w:type="dxa"/>
                  <w:right w:w="56" w:type="dxa"/>
                </w:tcMar>
              </w:tcPr>
            </w:tcPrChange>
          </w:tcPr>
          <w:p w14:paraId="0DEF59AE" w14:textId="77777777" w:rsidR="001E5488" w:rsidRPr="00975D09" w:rsidRDefault="00DD08CB">
            <w:pPr>
              <w:widowControl w:val="0"/>
              <w:spacing w:after="0" w:line="240" w:lineRule="auto"/>
            </w:pPr>
            <w:r w:rsidRPr="00975D09">
              <w:t>Angives når der ønskes hentet en eller flere recepter via ét eller flere receptid’er, f.eks. efter en søgning.</w:t>
            </w:r>
          </w:p>
        </w:tc>
      </w:tr>
      <w:tr w:rsidR="001E5488" w14:paraId="47F692FF" w14:textId="77777777" w:rsidTr="302F4859">
        <w:trPr>
          <w:trHeight w:val="333"/>
          <w:trPrChange w:id="1997" w:author="Birger Kidmose" w:date="2026-08-06T09:10:00Z" w16du:dateUtc="2026-08-06T07:10:00Z">
            <w:trPr>
              <w:trHeight w:val="333"/>
            </w:trPr>
          </w:trPrChange>
        </w:trPr>
        <w:tc>
          <w:tcPr>
            <w:tcW w:w="2790" w:type="dxa"/>
            <w:tcMar>
              <w:top w:w="56" w:type="dxa"/>
              <w:left w:w="56" w:type="dxa"/>
              <w:bottom w:w="56" w:type="dxa"/>
              <w:right w:w="56" w:type="dxa"/>
            </w:tcMar>
            <w:tcPrChange w:id="1998" w:author="Birger Kidmose" w:date="2026-08-06T09:10:00Z" w16du:dateUtc="2026-08-06T07:10:00Z">
              <w:tcPr>
                <w:tcW w:w="2790" w:type="dxa"/>
                <w:tcMar>
                  <w:top w:w="56" w:type="dxa"/>
                  <w:left w:w="56" w:type="dxa"/>
                  <w:bottom w:w="56" w:type="dxa"/>
                  <w:right w:w="56" w:type="dxa"/>
                </w:tcMar>
              </w:tcPr>
            </w:tcPrChange>
          </w:tcPr>
          <w:p w14:paraId="4617E28D" w14:textId="77777777" w:rsidR="001E5488" w:rsidRDefault="00DD08CB">
            <w:pPr>
              <w:spacing w:after="0" w:line="240" w:lineRule="auto"/>
            </w:pPr>
            <w:r>
              <w:t>Inkluder alle recepter (IncludeAllPrescriptions)</w:t>
            </w:r>
          </w:p>
        </w:tc>
        <w:tc>
          <w:tcPr>
            <w:tcW w:w="6825" w:type="dxa"/>
            <w:tcMar>
              <w:top w:w="56" w:type="dxa"/>
              <w:left w:w="56" w:type="dxa"/>
              <w:bottom w:w="56" w:type="dxa"/>
              <w:right w:w="56" w:type="dxa"/>
            </w:tcMar>
            <w:tcPrChange w:id="1999" w:author="Birger Kidmose" w:date="2026-08-06T09:10:00Z" w16du:dateUtc="2026-08-06T07:10:00Z">
              <w:tcPr>
                <w:tcW w:w="6825" w:type="dxa"/>
                <w:tcMar>
                  <w:top w:w="56" w:type="dxa"/>
                  <w:left w:w="56" w:type="dxa"/>
                  <w:bottom w:w="56" w:type="dxa"/>
                  <w:right w:w="56" w:type="dxa"/>
                </w:tcMar>
              </w:tcPr>
            </w:tcPrChange>
          </w:tcPr>
          <w:p w14:paraId="1D5B05B4" w14:textId="77777777" w:rsidR="001E5488" w:rsidRPr="00975D09" w:rsidRDefault="00DD08CB">
            <w:pPr>
              <w:widowControl w:val="0"/>
              <w:spacing w:after="0" w:line="240" w:lineRule="auto"/>
            </w:pPr>
            <w:r w:rsidRPr="00975D09">
              <w:t>Flag der angiver, at alle recepter skal returneres og ikke kun åbne recepter</w:t>
            </w:r>
          </w:p>
        </w:tc>
      </w:tr>
      <w:tr w:rsidR="000464E7" w14:paraId="44EB17F2" w14:textId="77777777" w:rsidTr="302F4859">
        <w:trPr>
          <w:trHeight w:val="333"/>
          <w:ins w:id="2000" w:author="Birger Kidmose" w:date="2026-08-06T09:10:00Z" w16du:dateUtc="2026-08-06T07:10:00Z"/>
        </w:trPr>
        <w:tc>
          <w:tcPr>
            <w:tcW w:w="2790" w:type="dxa"/>
            <w:tcMar>
              <w:top w:w="56" w:type="dxa"/>
              <w:left w:w="56" w:type="dxa"/>
              <w:bottom w:w="56" w:type="dxa"/>
              <w:right w:w="56" w:type="dxa"/>
            </w:tcMar>
          </w:tcPr>
          <w:p w14:paraId="39684912" w14:textId="7C92C56F" w:rsidR="000464E7" w:rsidRDefault="000464E7" w:rsidP="000464E7">
            <w:pPr>
              <w:spacing w:after="0" w:line="240" w:lineRule="auto"/>
              <w:rPr>
                <w:ins w:id="2001" w:author="Birger Kidmose" w:date="2026-08-06T09:10:00Z" w16du:dateUtc="2026-08-06T07:10:00Z"/>
              </w:rPr>
            </w:pPr>
            <w:ins w:id="2002" w:author="Birger Kidmose" w:date="2026-08-06T09:10:00Z" w16du:dateUtc="2026-08-06T07:10:00Z">
              <w:r>
                <w:t>Inkluder bestillinger</w:t>
              </w:r>
            </w:ins>
          </w:p>
        </w:tc>
        <w:tc>
          <w:tcPr>
            <w:tcW w:w="6825" w:type="dxa"/>
            <w:tcMar>
              <w:top w:w="56" w:type="dxa"/>
              <w:left w:w="56" w:type="dxa"/>
              <w:bottom w:w="56" w:type="dxa"/>
              <w:right w:w="56" w:type="dxa"/>
            </w:tcMar>
          </w:tcPr>
          <w:p w14:paraId="70C80816" w14:textId="1FD4B677" w:rsidR="000464E7" w:rsidRPr="00975D09" w:rsidRDefault="000464E7" w:rsidP="000464E7">
            <w:pPr>
              <w:widowControl w:val="0"/>
              <w:spacing w:after="0" w:line="240" w:lineRule="auto"/>
              <w:rPr>
                <w:ins w:id="2003" w:author="Birger Kidmose" w:date="2026-08-06T09:10:00Z" w16du:dateUtc="2026-08-06T07:10:00Z"/>
              </w:rPr>
            </w:pPr>
            <w:ins w:id="2004" w:author="Birger Kidmose" w:date="2026-08-06T09:10:00Z" w16du:dateUtc="2026-08-06T07:10:00Z">
              <w:r w:rsidRPr="00975D09">
                <w:t xml:space="preserve">Flag der angiver, at </w:t>
              </w:r>
              <w:r>
                <w:t xml:space="preserve">bestillinger </w:t>
              </w:r>
              <w:r w:rsidRPr="00975D09">
                <w:t>skal returneres</w:t>
              </w:r>
            </w:ins>
          </w:p>
        </w:tc>
      </w:tr>
      <w:tr w:rsidR="000464E7" w14:paraId="185D7A1E" w14:textId="77777777" w:rsidTr="302F4859">
        <w:trPr>
          <w:trHeight w:val="333"/>
          <w:trPrChange w:id="2005" w:author="Birger Kidmose" w:date="2026-08-06T09:10:00Z" w16du:dateUtc="2026-08-06T07:10:00Z">
            <w:trPr>
              <w:trHeight w:val="333"/>
            </w:trPr>
          </w:trPrChange>
        </w:trPr>
        <w:tc>
          <w:tcPr>
            <w:tcW w:w="2790" w:type="dxa"/>
            <w:tcMar>
              <w:top w:w="56" w:type="dxa"/>
              <w:left w:w="56" w:type="dxa"/>
              <w:bottom w:w="56" w:type="dxa"/>
              <w:right w:w="56" w:type="dxa"/>
            </w:tcMar>
            <w:tcPrChange w:id="2006" w:author="Birger Kidmose" w:date="2026-08-06T09:10:00Z" w16du:dateUtc="2026-08-06T07:10:00Z">
              <w:tcPr>
                <w:tcW w:w="2790" w:type="dxa"/>
                <w:tcMar>
                  <w:top w:w="56" w:type="dxa"/>
                  <w:left w:w="56" w:type="dxa"/>
                  <w:bottom w:w="56" w:type="dxa"/>
                  <w:right w:w="56" w:type="dxa"/>
                </w:tcMar>
              </w:tcPr>
            </w:tcPrChange>
          </w:tcPr>
          <w:p w14:paraId="59721AD9" w14:textId="77777777" w:rsidR="000464E7" w:rsidRDefault="000464E7" w:rsidP="000464E7">
            <w:pPr>
              <w:spacing w:after="0" w:line="240" w:lineRule="auto"/>
              <w:rPr>
                <w:color w:val="4A86E8"/>
              </w:rPr>
            </w:pPr>
            <w:r>
              <w:t>Inkluder udleveringer (IncludeHandovers</w:t>
            </w:r>
            <w:r>
              <w:rPr>
                <w:vertAlign w:val="superscript"/>
              </w:rPr>
              <w:footnoteReference w:id="6"/>
            </w:r>
            <w:r>
              <w:t>)</w:t>
            </w:r>
          </w:p>
        </w:tc>
        <w:tc>
          <w:tcPr>
            <w:tcW w:w="6825" w:type="dxa"/>
            <w:tcMar>
              <w:top w:w="56" w:type="dxa"/>
              <w:left w:w="56" w:type="dxa"/>
              <w:bottom w:w="56" w:type="dxa"/>
              <w:right w:w="56" w:type="dxa"/>
            </w:tcMar>
            <w:tcPrChange w:id="2007" w:author="Birger Kidmose" w:date="2026-08-06T09:10:00Z" w16du:dateUtc="2026-08-06T07:10:00Z">
              <w:tcPr>
                <w:tcW w:w="6825" w:type="dxa"/>
                <w:tcMar>
                  <w:top w:w="56" w:type="dxa"/>
                  <w:left w:w="56" w:type="dxa"/>
                  <w:bottom w:w="56" w:type="dxa"/>
                  <w:right w:w="56" w:type="dxa"/>
                </w:tcMar>
              </w:tcPr>
            </w:tcPrChange>
          </w:tcPr>
          <w:p w14:paraId="097CEB59" w14:textId="77777777" w:rsidR="000464E7" w:rsidRPr="00975D09" w:rsidRDefault="000464E7" w:rsidP="000464E7">
            <w:pPr>
              <w:widowControl w:val="0"/>
              <w:spacing w:after="0" w:line="240" w:lineRule="auto"/>
            </w:pPr>
            <w:r w:rsidRPr="00975D09">
              <w:t>Flag der angiver, at udleveringer skal returneres</w:t>
            </w:r>
          </w:p>
        </w:tc>
      </w:tr>
    </w:tbl>
    <w:p w14:paraId="5522A0FF" w14:textId="77777777" w:rsidR="001E5488" w:rsidRPr="00975D09" w:rsidRDefault="00DD08CB">
      <w:pPr>
        <w:pStyle w:val="Heading4"/>
      </w:pPr>
      <w:bookmarkStart w:id="2008" w:name="_j4ye8ogc9cbv" w:colFirst="0" w:colLast="0"/>
      <w:bookmarkStart w:id="2009" w:name="_ea8867raq9wp"/>
      <w:bookmarkEnd w:id="2008"/>
      <w:bookmarkEnd w:id="2009"/>
      <w:r w:rsidRPr="00975D09">
        <w:t>Svar</w:t>
      </w:r>
    </w:p>
    <w:p w14:paraId="2C873725" w14:textId="594DD81A" w:rsidR="001E5488" w:rsidRPr="00975D09" w:rsidRDefault="00DD08CB">
      <w:r w:rsidRPr="00975D09">
        <w:t xml:space="preserve">“Hent recept” returnerer et antal recepter, stort set svarende til hvad der findes i Opret recept-kaldet, suppleret med id’er og oprettelsestidspunkt tildelt af </w:t>
      </w:r>
      <w:r w:rsidR="00153D5A">
        <w:t>Løsningen</w:t>
      </w:r>
      <w:r w:rsidRPr="00975D09">
        <w:t xml:space="preserve">. Oprettet af, evt. Registreret af og Dyreejer findes i de enkelte recepter. </w:t>
      </w:r>
    </w:p>
    <w:tbl>
      <w:tblPr>
        <w:tblStyle w:val="aff1"/>
        <w:tblW w:w="96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2010" w:author="Birger Kidmose" w:date="2026-08-06T09:10:00Z" w16du:dateUtc="2026-08-06T07:10:00Z">
          <w:tblPr>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435"/>
        <w:gridCol w:w="2755"/>
        <w:gridCol w:w="6425"/>
        <w:tblGridChange w:id="2011">
          <w:tblGrid>
            <w:gridCol w:w="435"/>
            <w:gridCol w:w="2755"/>
            <w:gridCol w:w="6425"/>
          </w:tblGrid>
        </w:tblGridChange>
      </w:tblGrid>
      <w:tr w:rsidR="001E5488" w14:paraId="7E447EEE" w14:textId="77777777" w:rsidTr="302F4859">
        <w:trPr>
          <w:trHeight w:val="420"/>
          <w:trPrChange w:id="2012" w:author="Birger Kidmose" w:date="2026-08-06T09:10:00Z" w16du:dateUtc="2026-08-06T07:10:00Z">
            <w:trPr>
              <w:trHeight w:val="420"/>
            </w:trPr>
          </w:trPrChange>
        </w:trPr>
        <w:tc>
          <w:tcPr>
            <w:tcW w:w="9615" w:type="dxa"/>
            <w:gridSpan w:val="3"/>
            <w:shd w:val="clear" w:color="auto" w:fill="BFBFBF" w:themeFill="background1" w:themeFillShade="BF"/>
            <w:tcMar>
              <w:top w:w="56" w:type="dxa"/>
              <w:left w:w="56" w:type="dxa"/>
              <w:bottom w:w="56" w:type="dxa"/>
              <w:right w:w="56" w:type="dxa"/>
            </w:tcMar>
            <w:tcPrChange w:id="2013" w:author="Birger Kidmose" w:date="2026-08-06T09:10:00Z" w16du:dateUtc="2026-08-06T07:10:00Z">
              <w:tcPr>
                <w:tcW w:w="9615" w:type="dxa"/>
                <w:gridSpan w:val="3"/>
                <w:shd w:val="clear" w:color="auto" w:fill="BFBFBF" w:themeFill="background1" w:themeFillShade="BF"/>
                <w:tcMar>
                  <w:top w:w="56" w:type="dxa"/>
                  <w:left w:w="56" w:type="dxa"/>
                  <w:bottom w:w="56" w:type="dxa"/>
                  <w:right w:w="56" w:type="dxa"/>
                </w:tcMar>
              </w:tcPr>
            </w:tcPrChange>
          </w:tcPr>
          <w:p w14:paraId="5A5B5E7B" w14:textId="6C8C2B85" w:rsidR="001E5488" w:rsidRDefault="00DD08CB">
            <w:pPr>
              <w:widowControl w:val="0"/>
              <w:spacing w:after="0" w:line="240" w:lineRule="auto"/>
            </w:pPr>
            <w:r>
              <w:rPr>
                <w:b/>
                <w:bCs/>
              </w:rPr>
              <w:t xml:space="preserve">Hent recept </w:t>
            </w:r>
            <w:r>
              <w:t>(GetPrescriptionResponse)</w:t>
            </w:r>
          </w:p>
        </w:tc>
      </w:tr>
      <w:tr w:rsidR="001E5488" w14:paraId="7699907E" w14:textId="77777777" w:rsidTr="302F4859">
        <w:trPr>
          <w:trHeight w:val="333"/>
          <w:trPrChange w:id="2014" w:author="Birger Kidmose" w:date="2026-08-06T09:10:00Z" w16du:dateUtc="2026-08-06T07:10:00Z">
            <w:trPr>
              <w:trHeight w:val="333"/>
            </w:trPr>
          </w:trPrChange>
        </w:trPr>
        <w:tc>
          <w:tcPr>
            <w:tcW w:w="3190" w:type="dxa"/>
            <w:gridSpan w:val="2"/>
            <w:tcMar>
              <w:top w:w="56" w:type="dxa"/>
              <w:left w:w="56" w:type="dxa"/>
              <w:bottom w:w="56" w:type="dxa"/>
              <w:right w:w="56" w:type="dxa"/>
            </w:tcMar>
            <w:tcPrChange w:id="2015" w:author="Birger Kidmose" w:date="2026-08-06T09:10:00Z" w16du:dateUtc="2026-08-06T07:10:00Z">
              <w:tcPr>
                <w:tcW w:w="3190" w:type="dxa"/>
                <w:gridSpan w:val="2"/>
                <w:tcMar>
                  <w:top w:w="56" w:type="dxa"/>
                  <w:left w:w="56" w:type="dxa"/>
                  <w:bottom w:w="56" w:type="dxa"/>
                  <w:right w:w="56" w:type="dxa"/>
                </w:tcMar>
              </w:tcPr>
            </w:tcPrChange>
          </w:tcPr>
          <w:p w14:paraId="24C66008" w14:textId="77777777" w:rsidR="001E5488" w:rsidRDefault="00DD08CB">
            <w:pPr>
              <w:widowControl w:val="0"/>
              <w:spacing w:after="0" w:line="240" w:lineRule="auto"/>
              <w:rPr>
                <w:b/>
                <w:bCs/>
              </w:rPr>
            </w:pPr>
            <w:r>
              <w:rPr>
                <w:b/>
                <w:bCs/>
              </w:rPr>
              <w:t>Element</w:t>
            </w:r>
          </w:p>
        </w:tc>
        <w:tc>
          <w:tcPr>
            <w:tcW w:w="6425" w:type="dxa"/>
            <w:tcMar>
              <w:top w:w="56" w:type="dxa"/>
              <w:left w:w="56" w:type="dxa"/>
              <w:bottom w:w="56" w:type="dxa"/>
              <w:right w:w="56" w:type="dxa"/>
            </w:tcMar>
            <w:tcPrChange w:id="2016" w:author="Birger Kidmose" w:date="2026-08-06T09:10:00Z" w16du:dateUtc="2026-08-06T07:10:00Z">
              <w:tcPr>
                <w:tcW w:w="6425" w:type="dxa"/>
                <w:tcMar>
                  <w:top w:w="56" w:type="dxa"/>
                  <w:left w:w="56" w:type="dxa"/>
                  <w:bottom w:w="56" w:type="dxa"/>
                  <w:right w:w="56" w:type="dxa"/>
                </w:tcMar>
              </w:tcPr>
            </w:tcPrChange>
          </w:tcPr>
          <w:p w14:paraId="695ED836" w14:textId="77777777" w:rsidR="001E5488" w:rsidRDefault="00DD08CB">
            <w:pPr>
              <w:widowControl w:val="0"/>
              <w:spacing w:after="0" w:line="240" w:lineRule="auto"/>
              <w:rPr>
                <w:b/>
                <w:bCs/>
              </w:rPr>
            </w:pPr>
            <w:r>
              <w:rPr>
                <w:b/>
                <w:bCs/>
              </w:rPr>
              <w:t>Beskrivelse</w:t>
            </w:r>
          </w:p>
        </w:tc>
      </w:tr>
      <w:tr w:rsidR="001E5488" w14:paraId="1F50CC79" w14:textId="77777777" w:rsidTr="302F4859">
        <w:trPr>
          <w:trHeight w:val="333"/>
          <w:trPrChange w:id="2017" w:author="Birger Kidmose" w:date="2026-08-06T09:10:00Z" w16du:dateUtc="2026-08-06T07:10:00Z">
            <w:trPr>
              <w:trHeight w:val="333"/>
            </w:trPr>
          </w:trPrChange>
        </w:trPr>
        <w:tc>
          <w:tcPr>
            <w:tcW w:w="3190" w:type="dxa"/>
            <w:gridSpan w:val="2"/>
            <w:tcMar>
              <w:top w:w="56" w:type="dxa"/>
              <w:left w:w="56" w:type="dxa"/>
              <w:bottom w:w="56" w:type="dxa"/>
              <w:right w:w="56" w:type="dxa"/>
            </w:tcMar>
            <w:tcPrChange w:id="2018" w:author="Birger Kidmose" w:date="2026-08-06T09:10:00Z" w16du:dateUtc="2026-08-06T07:10:00Z">
              <w:tcPr>
                <w:tcW w:w="3190" w:type="dxa"/>
                <w:gridSpan w:val="2"/>
                <w:tcMar>
                  <w:top w:w="56" w:type="dxa"/>
                  <w:left w:w="56" w:type="dxa"/>
                  <w:bottom w:w="56" w:type="dxa"/>
                  <w:right w:w="56" w:type="dxa"/>
                </w:tcMar>
              </w:tcPr>
            </w:tcPrChange>
          </w:tcPr>
          <w:p w14:paraId="7C491BCB" w14:textId="77777777" w:rsidR="001E5488" w:rsidRDefault="00DD08CB">
            <w:pPr>
              <w:spacing w:after="0" w:line="240" w:lineRule="auto"/>
            </w:pPr>
            <w:r>
              <w:rPr>
                <w:color w:val="4A86E8"/>
              </w:rPr>
              <w:t>Recept (Prescription)</w:t>
            </w:r>
          </w:p>
        </w:tc>
        <w:tc>
          <w:tcPr>
            <w:tcW w:w="6425" w:type="dxa"/>
            <w:tcMar>
              <w:top w:w="56" w:type="dxa"/>
              <w:left w:w="56" w:type="dxa"/>
              <w:bottom w:w="56" w:type="dxa"/>
              <w:right w:w="56" w:type="dxa"/>
            </w:tcMar>
            <w:tcPrChange w:id="2019" w:author="Birger Kidmose" w:date="2026-08-06T09:10:00Z" w16du:dateUtc="2026-08-06T07:10:00Z">
              <w:tcPr>
                <w:tcW w:w="6425" w:type="dxa"/>
                <w:tcMar>
                  <w:top w:w="56" w:type="dxa"/>
                  <w:left w:w="56" w:type="dxa"/>
                  <w:bottom w:w="56" w:type="dxa"/>
                  <w:right w:w="56" w:type="dxa"/>
                </w:tcMar>
              </w:tcPr>
            </w:tcPrChange>
          </w:tcPr>
          <w:p w14:paraId="1BBC3BDA" w14:textId="77777777" w:rsidR="001E5488" w:rsidRDefault="00DD08CB">
            <w:pPr>
              <w:widowControl w:val="0"/>
              <w:spacing w:after="0" w:line="240" w:lineRule="auto"/>
            </w:pPr>
            <w:r>
              <w:t>En eller flere recepter</w:t>
            </w:r>
          </w:p>
        </w:tc>
      </w:tr>
      <w:tr w:rsidR="001E5488" w14:paraId="7581D629" w14:textId="77777777" w:rsidTr="302F4859">
        <w:trPr>
          <w:trHeight w:val="333"/>
          <w:trPrChange w:id="2020" w:author="Birger Kidmose" w:date="2026-08-06T09:10:00Z" w16du:dateUtc="2026-08-06T07:10:00Z">
            <w:trPr>
              <w:trHeight w:val="333"/>
            </w:trPr>
          </w:trPrChange>
        </w:trPr>
        <w:tc>
          <w:tcPr>
            <w:tcW w:w="435" w:type="dxa"/>
            <w:tcBorders>
              <w:bottom w:val="single" w:sz="4" w:space="0" w:color="auto"/>
            </w:tcBorders>
            <w:tcMar>
              <w:top w:w="56" w:type="dxa"/>
              <w:left w:w="56" w:type="dxa"/>
              <w:bottom w:w="56" w:type="dxa"/>
              <w:right w:w="56" w:type="dxa"/>
            </w:tcMar>
            <w:tcPrChange w:id="2021" w:author="Birger Kidmose" w:date="2026-08-06T09:10:00Z" w16du:dateUtc="2026-08-06T07:10:00Z">
              <w:tcPr>
                <w:tcW w:w="435" w:type="dxa"/>
                <w:tcBorders>
                  <w:bottom w:val="single" w:sz="4" w:space="0" w:color="auto"/>
                </w:tcBorders>
                <w:tcMar>
                  <w:top w:w="56" w:type="dxa"/>
                  <w:left w:w="56" w:type="dxa"/>
                  <w:bottom w:w="56" w:type="dxa"/>
                  <w:right w:w="56" w:type="dxa"/>
                </w:tcMar>
              </w:tcPr>
            </w:tcPrChange>
          </w:tcPr>
          <w:p w14:paraId="79C11339" w14:textId="77777777" w:rsidR="001E5488" w:rsidRDefault="001E5488">
            <w:pPr>
              <w:widowControl w:val="0"/>
              <w:spacing w:after="0" w:line="240" w:lineRule="auto"/>
            </w:pPr>
          </w:p>
        </w:tc>
        <w:tc>
          <w:tcPr>
            <w:tcW w:w="2755" w:type="dxa"/>
            <w:tcBorders>
              <w:bottom w:val="single" w:sz="4" w:space="0" w:color="auto"/>
            </w:tcBorders>
            <w:tcMar>
              <w:top w:w="56" w:type="dxa"/>
              <w:left w:w="56" w:type="dxa"/>
              <w:bottom w:w="56" w:type="dxa"/>
              <w:right w:w="56" w:type="dxa"/>
            </w:tcMar>
            <w:tcPrChange w:id="2022" w:author="Birger Kidmose" w:date="2026-08-06T09:10:00Z" w16du:dateUtc="2026-08-06T07:10:00Z">
              <w:tcPr>
                <w:tcW w:w="2755" w:type="dxa"/>
                <w:tcBorders>
                  <w:bottom w:val="single" w:sz="4" w:space="0" w:color="auto"/>
                </w:tcBorders>
                <w:tcMar>
                  <w:top w:w="56" w:type="dxa"/>
                  <w:left w:w="56" w:type="dxa"/>
                  <w:bottom w:w="56" w:type="dxa"/>
                  <w:right w:w="56" w:type="dxa"/>
                </w:tcMar>
              </w:tcPr>
            </w:tcPrChange>
          </w:tcPr>
          <w:p w14:paraId="7F0B66AB" w14:textId="29FEB720" w:rsidR="001E5488" w:rsidRDefault="00DD08CB">
            <w:pPr>
              <w:widowControl w:val="0"/>
              <w:spacing w:after="0" w:line="240" w:lineRule="auto"/>
            </w:pPr>
            <w:r>
              <w:t xml:space="preserve">→ </w:t>
            </w:r>
            <w:r>
              <w:fldChar w:fldCharType="begin"/>
            </w:r>
            <w:r>
              <w:instrText>HYPERLINK \l "_jp27ofbf6s00" \h</w:instrText>
            </w:r>
            <w:r>
              <w:fldChar w:fldCharType="separate"/>
            </w:r>
            <w:r>
              <w:rPr>
                <w:color w:val="1155CC"/>
                <w:u w:val="single"/>
              </w:rPr>
              <w:t>Recept</w:t>
            </w:r>
            <w:r>
              <w:fldChar w:fldCharType="end"/>
            </w:r>
          </w:p>
        </w:tc>
        <w:tc>
          <w:tcPr>
            <w:tcW w:w="6425" w:type="dxa"/>
            <w:tcBorders>
              <w:bottom w:val="single" w:sz="4" w:space="0" w:color="auto"/>
            </w:tcBorders>
            <w:tcMar>
              <w:top w:w="56" w:type="dxa"/>
              <w:left w:w="56" w:type="dxa"/>
              <w:bottom w:w="56" w:type="dxa"/>
              <w:right w:w="56" w:type="dxa"/>
            </w:tcMar>
            <w:tcPrChange w:id="2023" w:author="Birger Kidmose" w:date="2026-08-06T09:10:00Z" w16du:dateUtc="2026-08-06T07:10:00Z">
              <w:tcPr>
                <w:tcW w:w="6425" w:type="dxa"/>
                <w:tcBorders>
                  <w:bottom w:val="single" w:sz="4" w:space="0" w:color="auto"/>
                </w:tcBorders>
                <w:tcMar>
                  <w:top w:w="56" w:type="dxa"/>
                  <w:left w:w="56" w:type="dxa"/>
                  <w:bottom w:w="56" w:type="dxa"/>
                  <w:right w:w="56" w:type="dxa"/>
                </w:tcMar>
              </w:tcPr>
            </w:tcPrChange>
          </w:tcPr>
          <w:p w14:paraId="736E9CCA" w14:textId="77777777" w:rsidR="001E5488" w:rsidRDefault="001E5488">
            <w:pPr>
              <w:widowControl w:val="0"/>
              <w:spacing w:after="0" w:line="240" w:lineRule="auto"/>
            </w:pPr>
          </w:p>
        </w:tc>
      </w:tr>
      <w:tr w:rsidR="000464E7" w14:paraId="645B6AE6" w14:textId="77777777" w:rsidTr="302F4859">
        <w:trPr>
          <w:trHeight w:val="333"/>
          <w:ins w:id="2024" w:author="Birger Kidmose" w:date="2026-08-06T09:10:00Z" w16du:dateUtc="2026-08-06T07:10:00Z"/>
        </w:trPr>
        <w:tc>
          <w:tcPr>
            <w:tcW w:w="435" w:type="dxa"/>
            <w:tcBorders>
              <w:bottom w:val="single" w:sz="4" w:space="0" w:color="auto"/>
            </w:tcBorders>
            <w:tcMar>
              <w:top w:w="56" w:type="dxa"/>
              <w:left w:w="56" w:type="dxa"/>
              <w:bottom w:w="56" w:type="dxa"/>
              <w:right w:w="56" w:type="dxa"/>
            </w:tcMar>
          </w:tcPr>
          <w:p w14:paraId="5CD045DC" w14:textId="77777777" w:rsidR="000464E7" w:rsidRDefault="000464E7">
            <w:pPr>
              <w:widowControl w:val="0"/>
              <w:spacing w:after="0" w:line="240" w:lineRule="auto"/>
              <w:rPr>
                <w:ins w:id="2025" w:author="Birger Kidmose" w:date="2026-08-06T09:10:00Z" w16du:dateUtc="2026-08-06T07:10:00Z"/>
              </w:rPr>
            </w:pPr>
          </w:p>
        </w:tc>
        <w:tc>
          <w:tcPr>
            <w:tcW w:w="2755" w:type="dxa"/>
            <w:tcBorders>
              <w:bottom w:val="single" w:sz="4" w:space="0" w:color="auto"/>
            </w:tcBorders>
            <w:tcMar>
              <w:top w:w="56" w:type="dxa"/>
              <w:left w:w="56" w:type="dxa"/>
              <w:bottom w:w="56" w:type="dxa"/>
              <w:right w:w="56" w:type="dxa"/>
            </w:tcMar>
          </w:tcPr>
          <w:p w14:paraId="3D14E42F" w14:textId="12E485C2" w:rsidR="000464E7" w:rsidRDefault="000464E7">
            <w:pPr>
              <w:widowControl w:val="0"/>
              <w:spacing w:after="0" w:line="240" w:lineRule="auto"/>
              <w:rPr>
                <w:ins w:id="2026" w:author="Birger Kidmose" w:date="2026-08-06T09:10:00Z" w16du:dateUtc="2026-08-06T07:10:00Z"/>
              </w:rPr>
            </w:pPr>
            <w:ins w:id="2027" w:author="Birger Kidmose" w:date="2026-08-06T09:10:00Z" w16du:dateUtc="2026-08-06T07:10:00Z">
              <w:r>
                <w:t xml:space="preserve">→ </w:t>
              </w:r>
              <w:r w:rsidRPr="00353E55">
                <w:rPr>
                  <w:color w:val="1155CC"/>
                  <w:u w:val="single"/>
                </w:rPr>
                <w:t>Bestilling</w:t>
              </w:r>
            </w:ins>
          </w:p>
        </w:tc>
        <w:tc>
          <w:tcPr>
            <w:tcW w:w="6425" w:type="dxa"/>
            <w:tcBorders>
              <w:bottom w:val="single" w:sz="4" w:space="0" w:color="auto"/>
            </w:tcBorders>
            <w:tcMar>
              <w:top w:w="56" w:type="dxa"/>
              <w:left w:w="56" w:type="dxa"/>
              <w:bottom w:w="56" w:type="dxa"/>
              <w:right w:w="56" w:type="dxa"/>
            </w:tcMar>
          </w:tcPr>
          <w:p w14:paraId="6582C20D" w14:textId="77777777" w:rsidR="000464E7" w:rsidRDefault="000464E7">
            <w:pPr>
              <w:widowControl w:val="0"/>
              <w:spacing w:after="0" w:line="240" w:lineRule="auto"/>
              <w:rPr>
                <w:ins w:id="2028" w:author="Birger Kidmose" w:date="2026-08-06T09:10:00Z" w16du:dateUtc="2026-08-06T07:10:00Z"/>
              </w:rPr>
            </w:pPr>
          </w:p>
        </w:tc>
      </w:tr>
      <w:tr w:rsidR="00A87C04" w14:paraId="3D2CE681" w14:textId="77777777" w:rsidTr="302F485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2029" w:author="Birger Kidmose" w:date="2026-08-06T09:10:00Z" w16du:dateUtc="2026-08-06T07:10:00Z">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rPr>
          <w:trHeight w:val="333"/>
          <w:trPrChange w:id="2030" w:author="Birger Kidmose" w:date="2026-08-06T09:10:00Z" w16du:dateUtc="2026-08-06T07:10:00Z">
            <w:trPr>
              <w:trHeight w:val="333"/>
            </w:trPr>
          </w:trPrChange>
        </w:trPr>
        <w:tc>
          <w:tcPr>
            <w:tcW w:w="435" w:type="dxa"/>
            <w:tcBorders>
              <w:top w:val="single" w:sz="4" w:space="0" w:color="auto"/>
              <w:left w:val="single" w:sz="4" w:space="0" w:color="auto"/>
              <w:bottom w:val="single" w:sz="4" w:space="0" w:color="auto"/>
              <w:right w:val="single" w:sz="4" w:space="0" w:color="auto"/>
            </w:tcBorders>
            <w:tcPrChange w:id="2031" w:author="Birger Kidmose" w:date="2026-08-06T09:10:00Z" w16du:dateUtc="2026-08-06T07:10:00Z">
              <w:tcPr>
                <w:tcW w:w="435" w:type="dxa"/>
                <w:tcBorders>
                  <w:top w:val="single" w:sz="4" w:space="0" w:color="auto"/>
                  <w:left w:val="single" w:sz="4" w:space="0" w:color="auto"/>
                  <w:bottom w:val="single" w:sz="4" w:space="0" w:color="auto"/>
                  <w:right w:val="single" w:sz="4" w:space="0" w:color="auto"/>
                </w:tcBorders>
              </w:tcPr>
            </w:tcPrChange>
          </w:tcPr>
          <w:p w14:paraId="246C74DB" w14:textId="77777777" w:rsidR="00A87C04" w:rsidRDefault="00A87C04">
            <w:pPr>
              <w:widowControl w:val="0"/>
              <w:spacing w:after="0" w:line="240" w:lineRule="auto"/>
            </w:pPr>
          </w:p>
        </w:tc>
        <w:tc>
          <w:tcPr>
            <w:tcW w:w="2755" w:type="dxa"/>
            <w:tcBorders>
              <w:top w:val="single" w:sz="4" w:space="0" w:color="auto"/>
              <w:left w:val="single" w:sz="4" w:space="0" w:color="auto"/>
              <w:bottom w:val="single" w:sz="4" w:space="0" w:color="auto"/>
              <w:right w:val="single" w:sz="4" w:space="0" w:color="auto"/>
            </w:tcBorders>
            <w:tcPrChange w:id="2032" w:author="Birger Kidmose" w:date="2026-08-06T09:10:00Z" w16du:dateUtc="2026-08-06T07:10:00Z">
              <w:tcPr>
                <w:tcW w:w="2755" w:type="dxa"/>
                <w:tcBorders>
                  <w:top w:val="single" w:sz="4" w:space="0" w:color="auto"/>
                  <w:left w:val="single" w:sz="4" w:space="0" w:color="auto"/>
                  <w:bottom w:val="single" w:sz="4" w:space="0" w:color="auto"/>
                  <w:right w:val="single" w:sz="4" w:space="0" w:color="auto"/>
                </w:tcBorders>
              </w:tcPr>
            </w:tcPrChange>
          </w:tcPr>
          <w:p w14:paraId="6FCBAF8D" w14:textId="1A417365" w:rsidR="00A87C04" w:rsidRDefault="00A87C04" w:rsidP="302F4859">
            <w:pPr>
              <w:widowControl w:val="0"/>
              <w:spacing w:after="0" w:line="240" w:lineRule="auto"/>
              <w:rPr>
                <w:color w:val="1155CC"/>
                <w:u w:val="single"/>
                <w:rPrChange w:id="2033" w:author="Birger Kidmose" w:date="2026-08-06T09:10:00Z" w16du:dateUtc="2026-08-06T07:10:00Z">
                  <w:rPr/>
                </w:rPrChange>
              </w:rPr>
            </w:pPr>
            <w:del w:id="2034" w:author="Birger Kidmose" w:date="2026-08-06T09:10:00Z" w16du:dateUtc="2026-08-06T07:10:00Z">
              <w:r>
                <w:delText xml:space="preserve">→ </w:delText>
              </w:r>
              <w:r>
                <w:fldChar w:fldCharType="begin"/>
              </w:r>
              <w:r>
                <w:delInstrText>HYPERLINK \l "_sz0ib24pergb" \h</w:delInstrText>
              </w:r>
              <w:r>
                <w:fldChar w:fldCharType="separate"/>
              </w:r>
              <w:r>
                <w:rPr>
                  <w:color w:val="1155CC"/>
                  <w:u w:val="single"/>
                </w:rPr>
                <w:delText>Udlevering</w:delText>
              </w:r>
              <w:r>
                <w:fldChar w:fldCharType="end"/>
              </w:r>
            </w:del>
            <w:ins w:id="2035" w:author="Birger Kidmose" w:date="2026-08-06T09:10:00Z" w16du:dateUtc="2026-08-06T07:10:00Z">
              <w:r w:rsidR="00457F7C">
                <w:t xml:space="preserve">→ </w:t>
              </w:r>
              <w:r w:rsidR="00457F7C">
                <w:fldChar w:fldCharType="begin"/>
              </w:r>
              <w:r w:rsidR="00457F7C">
                <w:instrText>HYPERLINK \l "_sz0ib24pergb"</w:instrText>
              </w:r>
              <w:r w:rsidR="00457F7C">
                <w:fldChar w:fldCharType="separate"/>
              </w:r>
              <w:r w:rsidR="00457F7C" w:rsidRPr="302F4859">
                <w:rPr>
                  <w:color w:val="1155CC"/>
                  <w:u w:val="single"/>
                </w:rPr>
                <w:t>Udlevering</w:t>
              </w:r>
              <w:r w:rsidR="00457F7C">
                <w:fldChar w:fldCharType="end"/>
              </w:r>
            </w:ins>
          </w:p>
        </w:tc>
        <w:tc>
          <w:tcPr>
            <w:tcW w:w="6425" w:type="dxa"/>
            <w:tcBorders>
              <w:top w:val="single" w:sz="4" w:space="0" w:color="auto"/>
              <w:left w:val="single" w:sz="4" w:space="0" w:color="auto"/>
              <w:bottom w:val="single" w:sz="4" w:space="0" w:color="auto"/>
              <w:right w:val="single" w:sz="4" w:space="0" w:color="auto"/>
            </w:tcBorders>
            <w:tcPrChange w:id="2036" w:author="Birger Kidmose" w:date="2026-08-06T09:10:00Z" w16du:dateUtc="2026-08-06T07:10:00Z">
              <w:tcPr>
                <w:tcW w:w="6425" w:type="dxa"/>
                <w:tcBorders>
                  <w:top w:val="single" w:sz="4" w:space="0" w:color="auto"/>
                  <w:left w:val="single" w:sz="4" w:space="0" w:color="auto"/>
                  <w:bottom w:val="single" w:sz="4" w:space="0" w:color="auto"/>
                  <w:right w:val="single" w:sz="4" w:space="0" w:color="auto"/>
                </w:tcBorders>
              </w:tcPr>
            </w:tcPrChange>
          </w:tcPr>
          <w:p w14:paraId="741AA4B0" w14:textId="121BBA8B" w:rsidR="00A87C04" w:rsidRDefault="00A87C04">
            <w:pPr>
              <w:widowControl w:val="0"/>
              <w:spacing w:after="0" w:line="240" w:lineRule="auto"/>
            </w:pPr>
          </w:p>
        </w:tc>
      </w:tr>
    </w:tbl>
    <w:p w14:paraId="1101C893" w14:textId="02746F0B" w:rsidR="001E5488" w:rsidRDefault="001D72CE">
      <w:pPr>
        <w:pStyle w:val="Heading2"/>
      </w:pPr>
      <w:bookmarkStart w:id="2037" w:name="_7qfpjtj9vyas" w:colFirst="0" w:colLast="0"/>
      <w:bookmarkStart w:id="2038" w:name="_xoyvx2vs4wbo"/>
      <w:bookmarkStart w:id="2039" w:name="_Toc231991143"/>
      <w:bookmarkEnd w:id="2037"/>
      <w:bookmarkEnd w:id="2038"/>
      <w:r>
        <w:t>8</w:t>
      </w:r>
      <w:r w:rsidR="00DD08CB">
        <w:t>.3 - Søg recept</w:t>
      </w:r>
      <w:bookmarkEnd w:id="2039"/>
    </w:p>
    <w:p w14:paraId="0C78759D" w14:textId="77777777" w:rsidR="001E5488" w:rsidRDefault="00DD08CB">
      <w:pPr>
        <w:pStyle w:val="Heading4"/>
      </w:pPr>
      <w:bookmarkStart w:id="2040" w:name="_z8n92tx4zihh" w:colFirst="0" w:colLast="0"/>
      <w:bookmarkStart w:id="2041" w:name="_vxvmb2hvs1xs"/>
      <w:bookmarkEnd w:id="2040"/>
      <w:bookmarkEnd w:id="2041"/>
      <w:r>
        <w:t xml:space="preserve">Anvendelse </w:t>
      </w:r>
    </w:p>
    <w:p w14:paraId="0444C315" w14:textId="758162D8" w:rsidR="001E5488" w:rsidRPr="00975D09" w:rsidRDefault="00DD08CB">
      <w:r w:rsidRPr="00975D09">
        <w:t>Servicen anvendes af apotekssystemer,</w:t>
      </w:r>
      <w:r w:rsidRPr="00B631B6">
        <w:t xml:space="preserve"> </w:t>
      </w:r>
      <w:r w:rsidR="00A024B0">
        <w:t>§39 vet-forhandler</w:t>
      </w:r>
      <w:r w:rsidRPr="00B631B6">
        <w:t xml:space="preserve">es systemer og dyrlægesystemer til at søge efter recepter ud fra forskellige parametre. Der returneres ikke fulde receptdata, men information om besætning, </w:t>
      </w:r>
      <w:r w:rsidR="001D0865">
        <w:t>besætnings</w:t>
      </w:r>
      <w:r w:rsidRPr="00B631B6">
        <w:t>ejer mm., hvorfra der kan ske en udvælgelse af én eller flere recepter og opslag via</w:t>
      </w:r>
      <w:r w:rsidR="00975D09">
        <w:t xml:space="preserve"> Hent recept</w:t>
      </w:r>
      <w:r w:rsidRPr="00975D09">
        <w:t>.</w:t>
      </w:r>
    </w:p>
    <w:p w14:paraId="5CFCB533" w14:textId="4E469599" w:rsidR="001E5488" w:rsidRPr="00975D09" w:rsidRDefault="00DD08CB">
      <w:r w:rsidRPr="00975D09">
        <w:t xml:space="preserve">Bemærk at søgning ikke er afklaret med </w:t>
      </w:r>
      <w:r w:rsidR="00A024B0">
        <w:t>§39 vet-forhandler</w:t>
      </w:r>
      <w:r w:rsidRPr="00975D09">
        <w:t>e og apoteker/apoteks</w:t>
      </w:r>
      <w:r w:rsidR="009D4FE5">
        <w:t>s</w:t>
      </w:r>
      <w:r w:rsidRPr="00975D09">
        <w:t>ystemleverandører. Især for recepter til hobbydyr, som ønskes udleveret på apotekerne, forventes at en del af recepterne ikke vil være adresserede og derfor skal findes ved søgning. Idet der ikke er et id på samme måde som til produktionsdyr eller humane recepter, er det væsentligt at søgning designes efter apotekernes</w:t>
      </w:r>
      <w:r w:rsidR="001D0865">
        <w:t xml:space="preserve"> og §39 vet-forhandlernes</w:t>
      </w:r>
      <w:r w:rsidRPr="00975D09">
        <w:t xml:space="preserve"> behov. </w:t>
      </w:r>
    </w:p>
    <w:p w14:paraId="65C044AF" w14:textId="5BB1F3F2" w:rsidR="001E5488" w:rsidRPr="00B631B6" w:rsidRDefault="00DD08CB">
      <w:pPr>
        <w:pStyle w:val="Heading4"/>
      </w:pPr>
      <w:bookmarkStart w:id="2042" w:name="_4do9c0loa9sy" w:colFirst="0" w:colLast="0"/>
      <w:bookmarkStart w:id="2043" w:name="_e6vxpkdmmqkr"/>
      <w:bookmarkEnd w:id="2042"/>
      <w:bookmarkEnd w:id="2043"/>
      <w:r w:rsidRPr="00975D09">
        <w:t>Teknik</w:t>
      </w:r>
      <w:r w:rsidR="00235547">
        <w:rPr>
          <w:lang w:val="da-DK"/>
        </w:rPr>
        <w:t xml:space="preserve"> og sikkerhed</w:t>
      </w:r>
    </w:p>
    <w:p w14:paraId="1C17E1A4" w14:textId="6C26E414" w:rsidR="001E5488" w:rsidRPr="00B631B6" w:rsidRDefault="00DD08CB">
      <w:r w:rsidRPr="009D4FE5">
        <w:t>Der forventes ikke automatiske søgninger, og medarbejderen skal være identificeret via login med MitID erhverv</w:t>
      </w:r>
      <w:r w:rsidR="001D0865" w:rsidRPr="009D4FE5">
        <w:t xml:space="preserve"> </w:t>
      </w:r>
      <w:r w:rsidR="001D0865" w:rsidRPr="001D0865">
        <w:t>i §39 vet-forhandlere og apotekssystemer.</w:t>
      </w:r>
    </w:p>
    <w:p w14:paraId="5B3811EA" w14:textId="77777777" w:rsidR="001E5488" w:rsidRPr="00B631B6" w:rsidRDefault="00DD08CB">
      <w:pPr>
        <w:pStyle w:val="Heading4"/>
        <w:rPr>
          <w:color w:val="FF00FF"/>
        </w:rPr>
      </w:pPr>
      <w:bookmarkStart w:id="2044" w:name="_thgnsbvv2jcz" w:colFirst="0" w:colLast="0"/>
      <w:bookmarkStart w:id="2045" w:name="_oervongyhp7x"/>
      <w:bookmarkEnd w:id="2044"/>
      <w:bookmarkEnd w:id="2045"/>
      <w:r w:rsidRPr="00B631B6">
        <w:t>Forespørgsel</w:t>
      </w:r>
    </w:p>
    <w:p w14:paraId="19DB2146" w14:textId="77777777" w:rsidR="00331755" w:rsidRDefault="48547936">
      <w:pPr>
        <w:rPr>
          <w:ins w:id="2046" w:author="Birger Kidmose" w:date="2026-08-06T09:10:00Z" w16du:dateUtc="2026-08-06T07:10:00Z"/>
        </w:rPr>
      </w:pPr>
      <w:r>
        <w:t xml:space="preserve">Der </w:t>
      </w:r>
      <w:r w:rsidR="7F152C43">
        <w:t>skal kunne</w:t>
      </w:r>
      <w:r>
        <w:t xml:space="preserve"> søges på </w:t>
      </w:r>
      <w:r w:rsidR="7F152C43">
        <w:t>recept</w:t>
      </w:r>
      <w:r>
        <w:t xml:space="preserve">udsteder, </w:t>
      </w:r>
      <w:r w:rsidR="7F152C43">
        <w:t xml:space="preserve">besætning, </w:t>
      </w:r>
      <w:del w:id="2047" w:author="Birger Kidmose" w:date="2026-08-06T09:10:00Z" w16du:dateUtc="2026-08-06T07:10:00Z">
        <w:r w:rsidR="00DD08CB" w:rsidRPr="00B631B6">
          <w:delText>besætningsejerhobbydyrsejer</w:delText>
        </w:r>
      </w:del>
      <w:ins w:id="2048" w:author="Birger Kidmose" w:date="2026-08-06T09:10:00Z" w16du:dateUtc="2026-08-06T07:10:00Z">
        <w:r>
          <w:t>besætningsejer</w:t>
        </w:r>
        <w:r w:rsidR="7CAF07CB">
          <w:t>/</w:t>
        </w:r>
        <w:r>
          <w:t>hobbydyrsejer</w:t>
        </w:r>
      </w:ins>
      <w:r w:rsidR="3B179E79">
        <w:t xml:space="preserve"> og beskrivelsen af hobbydyr</w:t>
      </w:r>
      <w:r>
        <w:t xml:space="preserve">. Der </w:t>
      </w:r>
      <w:r w:rsidR="3B179E79">
        <w:t xml:space="preserve">skal </w:t>
      </w:r>
      <w:r>
        <w:t xml:space="preserve">desuden </w:t>
      </w:r>
      <w:r w:rsidR="3B179E79">
        <w:t xml:space="preserve">kunne </w:t>
      </w:r>
      <w:r>
        <w:t>filtreres på “åbne” recepter eller alle recepter.</w:t>
      </w:r>
      <w:del w:id="2049" w:author="Birger Kidmose" w:date="2026-08-06T09:10:00Z" w16du:dateUtc="2026-08-06T07:10:00Z">
        <w:r w:rsidR="00DD08CB" w:rsidRPr="00B631B6">
          <w:delText xml:space="preserve"> </w:delText>
        </w:r>
      </w:del>
    </w:p>
    <w:p w14:paraId="111426D6" w14:textId="0F0347E9" w:rsidR="001E5488" w:rsidRPr="00B631B6" w:rsidRDefault="00331755">
      <w:ins w:id="2050" w:author="Birger Kidmose" w:date="2026-08-06T09:10:00Z" w16du:dateUtc="2026-08-06T07:10:00Z">
        <w:r w:rsidRPr="00353E55">
          <w:t>Optionelt hvor mange recepter der højst ønskes returneret. Løsningen skal også have en konfigurerbar max grænse for, hvor meget der højst kan returneres, og der vil aldrig blive returneret mere end hvad denne værdi angiver.</w:t>
        </w:r>
        <w:r w:rsidR="48547936">
          <w:t xml:space="preserve"> </w:t>
        </w:r>
      </w:ins>
    </w:p>
    <w:p w14:paraId="4D2297A3" w14:textId="27F801C6" w:rsidR="001E5488" w:rsidRPr="00B631B6" w:rsidRDefault="00DD08CB">
      <w:r w:rsidRPr="00B631B6">
        <w:t xml:space="preserve">Angives der mere end én søgeparameter, </w:t>
      </w:r>
      <w:r w:rsidR="001D0865">
        <w:t xml:space="preserve">skal </w:t>
      </w:r>
      <w:r w:rsidRPr="00B631B6">
        <w:t xml:space="preserve">der kun returneres resultater, der matcher alle. </w:t>
      </w:r>
    </w:p>
    <w:tbl>
      <w:tblPr>
        <w:tblStyle w:val="aff2"/>
        <w:tblW w:w="96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2051" w:author="Birger Kidmose" w:date="2026-08-06T09:10:00Z" w16du:dateUtc="2026-08-06T07:10:00Z">
          <w:tblPr>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435"/>
        <w:gridCol w:w="2544"/>
        <w:gridCol w:w="6636"/>
        <w:tblGridChange w:id="2052">
          <w:tblGrid>
            <w:gridCol w:w="435"/>
            <w:gridCol w:w="2544"/>
            <w:gridCol w:w="6636"/>
          </w:tblGrid>
        </w:tblGridChange>
      </w:tblGrid>
      <w:tr w:rsidR="001E5488" w14:paraId="45ACE364" w14:textId="77777777" w:rsidTr="302F4859">
        <w:trPr>
          <w:trHeight w:val="420"/>
          <w:tblHeader/>
          <w:trPrChange w:id="2053" w:author="Birger Kidmose" w:date="2026-08-06T09:10:00Z" w16du:dateUtc="2026-08-06T07:10:00Z">
            <w:trPr>
              <w:trHeight w:val="420"/>
              <w:tblHeader/>
            </w:trPr>
          </w:trPrChange>
        </w:trPr>
        <w:tc>
          <w:tcPr>
            <w:tcW w:w="9615" w:type="dxa"/>
            <w:gridSpan w:val="3"/>
            <w:shd w:val="clear" w:color="auto" w:fill="BFBFBF" w:themeFill="background1" w:themeFillShade="BF"/>
            <w:tcMar>
              <w:top w:w="56" w:type="dxa"/>
              <w:left w:w="56" w:type="dxa"/>
              <w:bottom w:w="56" w:type="dxa"/>
              <w:right w:w="56" w:type="dxa"/>
            </w:tcMar>
            <w:tcPrChange w:id="2054" w:author="Birger Kidmose" w:date="2026-08-06T09:10:00Z" w16du:dateUtc="2026-08-06T07:10:00Z">
              <w:tcPr>
                <w:tcW w:w="9615" w:type="dxa"/>
                <w:gridSpan w:val="3"/>
                <w:shd w:val="clear" w:color="auto" w:fill="BFBFBF" w:themeFill="background1" w:themeFillShade="BF"/>
                <w:tcMar>
                  <w:top w:w="56" w:type="dxa"/>
                  <w:left w:w="56" w:type="dxa"/>
                  <w:bottom w:w="56" w:type="dxa"/>
                  <w:right w:w="56" w:type="dxa"/>
                </w:tcMar>
              </w:tcPr>
            </w:tcPrChange>
          </w:tcPr>
          <w:p w14:paraId="43203563" w14:textId="011CC479" w:rsidR="001E5488" w:rsidRDefault="48547936">
            <w:pPr>
              <w:widowControl w:val="0"/>
              <w:spacing w:after="0" w:line="240" w:lineRule="auto"/>
            </w:pPr>
            <w:r w:rsidRPr="302F4859">
              <w:rPr>
                <w:b/>
                <w:bCs/>
              </w:rPr>
              <w:t>Søg recept</w:t>
            </w:r>
            <w:ins w:id="2055" w:author="Birger Kidmose" w:date="2026-08-06T09:10:00Z" w16du:dateUtc="2026-08-06T07:10:00Z">
              <w:r w:rsidR="00F30FB1">
                <w:rPr>
                  <w:b/>
                  <w:bCs/>
                </w:rPr>
                <w:t xml:space="preserve"> </w:t>
              </w:r>
              <w:r w:rsidR="00F30FB1" w:rsidRPr="00353E55">
                <w:t>(SearchPrescriptionRequest)</w:t>
              </w:r>
            </w:ins>
          </w:p>
        </w:tc>
      </w:tr>
      <w:tr w:rsidR="001E5488" w14:paraId="221CCB55" w14:textId="77777777" w:rsidTr="302F4859">
        <w:trPr>
          <w:trHeight w:val="333"/>
          <w:trPrChange w:id="2056" w:author="Birger Kidmose" w:date="2026-08-06T09:10:00Z" w16du:dateUtc="2026-08-06T07:10:00Z">
            <w:trPr>
              <w:trHeight w:val="333"/>
            </w:trPr>
          </w:trPrChange>
        </w:trPr>
        <w:tc>
          <w:tcPr>
            <w:tcW w:w="2979" w:type="dxa"/>
            <w:gridSpan w:val="2"/>
            <w:tcMar>
              <w:top w:w="56" w:type="dxa"/>
              <w:left w:w="56" w:type="dxa"/>
              <w:bottom w:w="56" w:type="dxa"/>
              <w:right w:w="56" w:type="dxa"/>
            </w:tcMar>
            <w:tcPrChange w:id="2057" w:author="Birger Kidmose" w:date="2026-08-06T09:10:00Z" w16du:dateUtc="2026-08-06T07:10:00Z">
              <w:tcPr>
                <w:tcW w:w="2979" w:type="dxa"/>
                <w:gridSpan w:val="2"/>
                <w:tcMar>
                  <w:top w:w="56" w:type="dxa"/>
                  <w:left w:w="56" w:type="dxa"/>
                  <w:bottom w:w="56" w:type="dxa"/>
                  <w:right w:w="56" w:type="dxa"/>
                </w:tcMar>
              </w:tcPr>
            </w:tcPrChange>
          </w:tcPr>
          <w:p w14:paraId="149C57A9" w14:textId="77777777" w:rsidR="001E5488" w:rsidRDefault="00DD08CB">
            <w:pPr>
              <w:widowControl w:val="0"/>
              <w:spacing w:after="0" w:line="240" w:lineRule="auto"/>
              <w:rPr>
                <w:b/>
                <w:bCs/>
              </w:rPr>
            </w:pPr>
            <w:r>
              <w:rPr>
                <w:b/>
                <w:bCs/>
              </w:rPr>
              <w:t>Element</w:t>
            </w:r>
          </w:p>
        </w:tc>
        <w:tc>
          <w:tcPr>
            <w:tcW w:w="6636" w:type="dxa"/>
            <w:tcMar>
              <w:top w:w="56" w:type="dxa"/>
              <w:left w:w="56" w:type="dxa"/>
              <w:bottom w:w="56" w:type="dxa"/>
              <w:right w:w="56" w:type="dxa"/>
            </w:tcMar>
            <w:tcPrChange w:id="2058" w:author="Birger Kidmose" w:date="2026-08-06T09:10:00Z" w16du:dateUtc="2026-08-06T07:10:00Z">
              <w:tcPr>
                <w:tcW w:w="6636" w:type="dxa"/>
                <w:tcMar>
                  <w:top w:w="56" w:type="dxa"/>
                  <w:left w:w="56" w:type="dxa"/>
                  <w:bottom w:w="56" w:type="dxa"/>
                  <w:right w:w="56" w:type="dxa"/>
                </w:tcMar>
              </w:tcPr>
            </w:tcPrChange>
          </w:tcPr>
          <w:p w14:paraId="4CDBAA30" w14:textId="77777777" w:rsidR="001E5488" w:rsidRDefault="00DD08CB">
            <w:pPr>
              <w:widowControl w:val="0"/>
              <w:spacing w:after="0" w:line="240" w:lineRule="auto"/>
              <w:rPr>
                <w:b/>
                <w:bCs/>
              </w:rPr>
            </w:pPr>
            <w:r>
              <w:rPr>
                <w:b/>
                <w:bCs/>
              </w:rPr>
              <w:t>Beskrivelse</w:t>
            </w:r>
          </w:p>
        </w:tc>
      </w:tr>
      <w:tr w:rsidR="001E5488" w14:paraId="30E190B7" w14:textId="77777777" w:rsidTr="302F4859">
        <w:trPr>
          <w:trHeight w:val="333"/>
          <w:trPrChange w:id="2059" w:author="Birger Kidmose" w:date="2026-08-06T09:10:00Z" w16du:dateUtc="2026-08-06T07:10:00Z">
            <w:trPr>
              <w:trHeight w:val="333"/>
            </w:trPr>
          </w:trPrChange>
        </w:trPr>
        <w:tc>
          <w:tcPr>
            <w:tcW w:w="2979" w:type="dxa"/>
            <w:gridSpan w:val="2"/>
            <w:tcMar>
              <w:top w:w="56" w:type="dxa"/>
              <w:left w:w="56" w:type="dxa"/>
              <w:bottom w:w="56" w:type="dxa"/>
              <w:right w:w="56" w:type="dxa"/>
            </w:tcMar>
            <w:tcPrChange w:id="2060" w:author="Birger Kidmose" w:date="2026-08-06T09:10:00Z" w16du:dateUtc="2026-08-06T07:10:00Z">
              <w:tcPr>
                <w:tcW w:w="2979" w:type="dxa"/>
                <w:gridSpan w:val="2"/>
                <w:tcMar>
                  <w:top w:w="56" w:type="dxa"/>
                  <w:left w:w="56" w:type="dxa"/>
                  <w:bottom w:w="56" w:type="dxa"/>
                  <w:right w:w="56" w:type="dxa"/>
                </w:tcMar>
              </w:tcPr>
            </w:tcPrChange>
          </w:tcPr>
          <w:p w14:paraId="45B131D4" w14:textId="77777777" w:rsidR="001E5488" w:rsidRDefault="00DD08CB">
            <w:pPr>
              <w:spacing w:after="0" w:line="240" w:lineRule="auto"/>
              <w:rPr>
                <w:color w:val="4A86E8"/>
              </w:rPr>
            </w:pPr>
            <w:r>
              <w:rPr>
                <w:color w:val="4A86E8"/>
              </w:rPr>
              <w:t>Dyreejer</w:t>
            </w:r>
          </w:p>
        </w:tc>
        <w:tc>
          <w:tcPr>
            <w:tcW w:w="6636" w:type="dxa"/>
            <w:tcMar>
              <w:top w:w="56" w:type="dxa"/>
              <w:left w:w="56" w:type="dxa"/>
              <w:bottom w:w="56" w:type="dxa"/>
              <w:right w:w="56" w:type="dxa"/>
            </w:tcMar>
            <w:tcPrChange w:id="2061" w:author="Birger Kidmose" w:date="2026-08-06T09:10:00Z" w16du:dateUtc="2026-08-06T07:10:00Z">
              <w:tcPr>
                <w:tcW w:w="6636" w:type="dxa"/>
                <w:tcMar>
                  <w:top w:w="56" w:type="dxa"/>
                  <w:left w:w="56" w:type="dxa"/>
                  <w:bottom w:w="56" w:type="dxa"/>
                  <w:right w:w="56" w:type="dxa"/>
                </w:tcMar>
              </w:tcPr>
            </w:tcPrChange>
          </w:tcPr>
          <w:p w14:paraId="39D16377" w14:textId="77777777" w:rsidR="001E5488" w:rsidRPr="00B631B6" w:rsidRDefault="00DD08CB">
            <w:pPr>
              <w:widowControl w:val="0"/>
              <w:spacing w:after="0" w:line="240" w:lineRule="auto"/>
            </w:pPr>
            <w:r w:rsidRPr="00B631B6">
              <w:t>Optionel, ved søgning på dyreejer angivet på recept, en eller flere værdier skal angives</w:t>
            </w:r>
          </w:p>
        </w:tc>
      </w:tr>
      <w:tr w:rsidR="001E5488" w14:paraId="6C8E5D3A" w14:textId="77777777" w:rsidTr="302F4859">
        <w:trPr>
          <w:trHeight w:val="333"/>
          <w:trPrChange w:id="2062" w:author="Birger Kidmose" w:date="2026-08-06T09:10:00Z" w16du:dateUtc="2026-08-06T07:10:00Z">
            <w:trPr>
              <w:trHeight w:val="333"/>
            </w:trPr>
          </w:trPrChange>
        </w:trPr>
        <w:tc>
          <w:tcPr>
            <w:tcW w:w="435" w:type="dxa"/>
            <w:tcMar>
              <w:top w:w="56" w:type="dxa"/>
              <w:left w:w="56" w:type="dxa"/>
              <w:bottom w:w="56" w:type="dxa"/>
              <w:right w:w="56" w:type="dxa"/>
            </w:tcMar>
            <w:tcPrChange w:id="2063" w:author="Birger Kidmose" w:date="2026-08-06T09:10:00Z" w16du:dateUtc="2026-08-06T07:10:00Z">
              <w:tcPr>
                <w:tcW w:w="435" w:type="dxa"/>
                <w:tcMar>
                  <w:top w:w="56" w:type="dxa"/>
                  <w:left w:w="56" w:type="dxa"/>
                  <w:bottom w:w="56" w:type="dxa"/>
                  <w:right w:w="56" w:type="dxa"/>
                </w:tcMar>
              </w:tcPr>
            </w:tcPrChange>
          </w:tcPr>
          <w:p w14:paraId="58799711" w14:textId="77777777" w:rsidR="001E5488" w:rsidRPr="00B631B6" w:rsidRDefault="001E5488">
            <w:pPr>
              <w:spacing w:after="0" w:line="240" w:lineRule="auto"/>
            </w:pPr>
          </w:p>
        </w:tc>
        <w:tc>
          <w:tcPr>
            <w:tcW w:w="2544" w:type="dxa"/>
            <w:tcMar>
              <w:top w:w="56" w:type="dxa"/>
              <w:left w:w="56" w:type="dxa"/>
              <w:bottom w:w="56" w:type="dxa"/>
              <w:right w:w="56" w:type="dxa"/>
            </w:tcMar>
            <w:tcPrChange w:id="2064" w:author="Birger Kidmose" w:date="2026-08-06T09:10:00Z" w16du:dateUtc="2026-08-06T07:10:00Z">
              <w:tcPr>
                <w:tcW w:w="2544" w:type="dxa"/>
                <w:tcMar>
                  <w:top w:w="56" w:type="dxa"/>
                  <w:left w:w="56" w:type="dxa"/>
                  <w:bottom w:w="56" w:type="dxa"/>
                  <w:right w:w="56" w:type="dxa"/>
                </w:tcMar>
              </w:tcPr>
            </w:tcPrChange>
          </w:tcPr>
          <w:p w14:paraId="4BA5582B" w14:textId="77777777" w:rsidR="001E5488" w:rsidRDefault="00DD08CB">
            <w:pPr>
              <w:widowControl w:val="0"/>
              <w:spacing w:after="0" w:line="240" w:lineRule="auto"/>
            </w:pPr>
            <w:r>
              <w:t>CVR-nummer</w:t>
            </w:r>
          </w:p>
        </w:tc>
        <w:tc>
          <w:tcPr>
            <w:tcW w:w="6636" w:type="dxa"/>
            <w:tcMar>
              <w:top w:w="56" w:type="dxa"/>
              <w:left w:w="56" w:type="dxa"/>
              <w:bottom w:w="56" w:type="dxa"/>
              <w:right w:w="56" w:type="dxa"/>
            </w:tcMar>
            <w:tcPrChange w:id="2065" w:author="Birger Kidmose" w:date="2026-08-06T09:10:00Z" w16du:dateUtc="2026-08-06T07:10:00Z">
              <w:tcPr>
                <w:tcW w:w="6636" w:type="dxa"/>
                <w:tcMar>
                  <w:top w:w="56" w:type="dxa"/>
                  <w:left w:w="56" w:type="dxa"/>
                  <w:bottom w:w="56" w:type="dxa"/>
                  <w:right w:w="56" w:type="dxa"/>
                </w:tcMar>
              </w:tcPr>
            </w:tcPrChange>
          </w:tcPr>
          <w:p w14:paraId="2134402A" w14:textId="77777777" w:rsidR="001E5488" w:rsidRDefault="001E5488">
            <w:pPr>
              <w:widowControl w:val="0"/>
              <w:spacing w:after="0" w:line="240" w:lineRule="auto"/>
            </w:pPr>
          </w:p>
        </w:tc>
      </w:tr>
      <w:tr w:rsidR="001E5488" w14:paraId="492FFB41" w14:textId="77777777" w:rsidTr="302F4859">
        <w:trPr>
          <w:trHeight w:val="333"/>
          <w:trPrChange w:id="2066" w:author="Birger Kidmose" w:date="2026-08-06T09:10:00Z" w16du:dateUtc="2026-08-06T07:10:00Z">
            <w:trPr>
              <w:trHeight w:val="333"/>
            </w:trPr>
          </w:trPrChange>
        </w:trPr>
        <w:tc>
          <w:tcPr>
            <w:tcW w:w="435" w:type="dxa"/>
            <w:tcMar>
              <w:top w:w="56" w:type="dxa"/>
              <w:left w:w="56" w:type="dxa"/>
              <w:bottom w:w="56" w:type="dxa"/>
              <w:right w:w="56" w:type="dxa"/>
            </w:tcMar>
            <w:tcPrChange w:id="2067" w:author="Birger Kidmose" w:date="2026-08-06T09:10:00Z" w16du:dateUtc="2026-08-06T07:10:00Z">
              <w:tcPr>
                <w:tcW w:w="435" w:type="dxa"/>
                <w:tcMar>
                  <w:top w:w="56" w:type="dxa"/>
                  <w:left w:w="56" w:type="dxa"/>
                  <w:bottom w:w="56" w:type="dxa"/>
                  <w:right w:w="56" w:type="dxa"/>
                </w:tcMar>
              </w:tcPr>
            </w:tcPrChange>
          </w:tcPr>
          <w:p w14:paraId="2C9B6F56" w14:textId="77777777" w:rsidR="001E5488" w:rsidRDefault="001E5488">
            <w:pPr>
              <w:spacing w:after="0" w:line="240" w:lineRule="auto"/>
            </w:pPr>
          </w:p>
        </w:tc>
        <w:tc>
          <w:tcPr>
            <w:tcW w:w="2544" w:type="dxa"/>
            <w:tcMar>
              <w:top w:w="56" w:type="dxa"/>
              <w:left w:w="56" w:type="dxa"/>
              <w:bottom w:w="56" w:type="dxa"/>
              <w:right w:w="56" w:type="dxa"/>
            </w:tcMar>
            <w:tcPrChange w:id="2068" w:author="Birger Kidmose" w:date="2026-08-06T09:10:00Z" w16du:dateUtc="2026-08-06T07:10:00Z">
              <w:tcPr>
                <w:tcW w:w="2544" w:type="dxa"/>
                <w:tcMar>
                  <w:top w:w="56" w:type="dxa"/>
                  <w:left w:w="56" w:type="dxa"/>
                  <w:bottom w:w="56" w:type="dxa"/>
                  <w:right w:w="56" w:type="dxa"/>
                </w:tcMar>
              </w:tcPr>
            </w:tcPrChange>
          </w:tcPr>
          <w:p w14:paraId="620AF40E" w14:textId="77777777" w:rsidR="001E5488" w:rsidRDefault="00DD08CB">
            <w:pPr>
              <w:spacing w:after="0" w:line="240" w:lineRule="auto"/>
            </w:pPr>
            <w:r>
              <w:t>Navn (Name)</w:t>
            </w:r>
          </w:p>
        </w:tc>
        <w:tc>
          <w:tcPr>
            <w:tcW w:w="6636" w:type="dxa"/>
            <w:tcMar>
              <w:top w:w="56" w:type="dxa"/>
              <w:left w:w="56" w:type="dxa"/>
              <w:bottom w:w="56" w:type="dxa"/>
              <w:right w:w="56" w:type="dxa"/>
            </w:tcMar>
            <w:tcPrChange w:id="2069" w:author="Birger Kidmose" w:date="2026-08-06T09:10:00Z" w16du:dateUtc="2026-08-06T07:10:00Z">
              <w:tcPr>
                <w:tcW w:w="6636" w:type="dxa"/>
                <w:tcMar>
                  <w:top w:w="56" w:type="dxa"/>
                  <w:left w:w="56" w:type="dxa"/>
                  <w:bottom w:w="56" w:type="dxa"/>
                  <w:right w:w="56" w:type="dxa"/>
                </w:tcMar>
              </w:tcPr>
            </w:tcPrChange>
          </w:tcPr>
          <w:p w14:paraId="5941B7AB" w14:textId="77777777" w:rsidR="001E5488" w:rsidRDefault="001E5488">
            <w:pPr>
              <w:widowControl w:val="0"/>
              <w:spacing w:after="0" w:line="240" w:lineRule="auto"/>
            </w:pPr>
          </w:p>
        </w:tc>
      </w:tr>
      <w:tr w:rsidR="001E5488" w14:paraId="0290F089" w14:textId="77777777" w:rsidTr="302F4859">
        <w:trPr>
          <w:trHeight w:val="333"/>
          <w:trPrChange w:id="2070" w:author="Birger Kidmose" w:date="2026-08-06T09:10:00Z" w16du:dateUtc="2026-08-06T07:10:00Z">
            <w:trPr>
              <w:trHeight w:val="333"/>
            </w:trPr>
          </w:trPrChange>
        </w:trPr>
        <w:tc>
          <w:tcPr>
            <w:tcW w:w="435" w:type="dxa"/>
            <w:tcMar>
              <w:top w:w="56" w:type="dxa"/>
              <w:left w:w="56" w:type="dxa"/>
              <w:bottom w:w="56" w:type="dxa"/>
              <w:right w:w="56" w:type="dxa"/>
            </w:tcMar>
            <w:tcPrChange w:id="2071" w:author="Birger Kidmose" w:date="2026-08-06T09:10:00Z" w16du:dateUtc="2026-08-06T07:10:00Z">
              <w:tcPr>
                <w:tcW w:w="435" w:type="dxa"/>
                <w:tcMar>
                  <w:top w:w="56" w:type="dxa"/>
                  <w:left w:w="56" w:type="dxa"/>
                  <w:bottom w:w="56" w:type="dxa"/>
                  <w:right w:w="56" w:type="dxa"/>
                </w:tcMar>
              </w:tcPr>
            </w:tcPrChange>
          </w:tcPr>
          <w:p w14:paraId="50C6C82D" w14:textId="77777777" w:rsidR="001E5488" w:rsidRDefault="001E5488">
            <w:pPr>
              <w:spacing w:after="0" w:line="240" w:lineRule="auto"/>
            </w:pPr>
          </w:p>
        </w:tc>
        <w:tc>
          <w:tcPr>
            <w:tcW w:w="2544" w:type="dxa"/>
            <w:tcMar>
              <w:top w:w="56" w:type="dxa"/>
              <w:left w:w="56" w:type="dxa"/>
              <w:bottom w:w="56" w:type="dxa"/>
              <w:right w:w="56" w:type="dxa"/>
            </w:tcMar>
            <w:tcPrChange w:id="2072" w:author="Birger Kidmose" w:date="2026-08-06T09:10:00Z" w16du:dateUtc="2026-08-06T07:10:00Z">
              <w:tcPr>
                <w:tcW w:w="2544" w:type="dxa"/>
                <w:tcMar>
                  <w:top w:w="56" w:type="dxa"/>
                  <w:left w:w="56" w:type="dxa"/>
                  <w:bottom w:w="56" w:type="dxa"/>
                  <w:right w:w="56" w:type="dxa"/>
                </w:tcMar>
              </w:tcPr>
            </w:tcPrChange>
          </w:tcPr>
          <w:p w14:paraId="74FA3ED6" w14:textId="314CC83A" w:rsidR="001E5488" w:rsidRDefault="00BF616F">
            <w:pPr>
              <w:widowControl w:val="0"/>
              <w:spacing w:after="0" w:line="240" w:lineRule="auto"/>
            </w:pPr>
            <w:r>
              <w:t>Adresse</w:t>
            </w:r>
            <w:r w:rsidR="00DD08CB">
              <w:t xml:space="preserve"> (AddressLine)</w:t>
            </w:r>
          </w:p>
        </w:tc>
        <w:tc>
          <w:tcPr>
            <w:tcW w:w="6636" w:type="dxa"/>
            <w:tcMar>
              <w:top w:w="56" w:type="dxa"/>
              <w:left w:w="56" w:type="dxa"/>
              <w:bottom w:w="56" w:type="dxa"/>
              <w:right w:w="56" w:type="dxa"/>
            </w:tcMar>
            <w:tcPrChange w:id="2073" w:author="Birger Kidmose" w:date="2026-08-06T09:10:00Z" w16du:dateUtc="2026-08-06T07:10:00Z">
              <w:tcPr>
                <w:tcW w:w="6636" w:type="dxa"/>
                <w:tcMar>
                  <w:top w:w="56" w:type="dxa"/>
                  <w:left w:w="56" w:type="dxa"/>
                  <w:bottom w:w="56" w:type="dxa"/>
                  <w:right w:w="56" w:type="dxa"/>
                </w:tcMar>
              </w:tcPr>
            </w:tcPrChange>
          </w:tcPr>
          <w:p w14:paraId="3F498570" w14:textId="77777777" w:rsidR="001E5488" w:rsidRPr="00B631B6" w:rsidRDefault="00DD08CB">
            <w:pPr>
              <w:widowControl w:val="0"/>
              <w:spacing w:after="0" w:line="240" w:lineRule="auto"/>
            </w:pPr>
            <w:r w:rsidRPr="00B631B6">
              <w:t>Søgning på en vilkårlig adresselinje, evt. delstreng heraf</w:t>
            </w:r>
          </w:p>
        </w:tc>
      </w:tr>
      <w:tr w:rsidR="001E5488" w14:paraId="61574286" w14:textId="77777777" w:rsidTr="302F4859">
        <w:trPr>
          <w:trHeight w:val="333"/>
          <w:trPrChange w:id="2074" w:author="Birger Kidmose" w:date="2026-08-06T09:10:00Z" w16du:dateUtc="2026-08-06T07:10:00Z">
            <w:trPr>
              <w:trHeight w:val="333"/>
            </w:trPr>
          </w:trPrChange>
        </w:trPr>
        <w:tc>
          <w:tcPr>
            <w:tcW w:w="435" w:type="dxa"/>
            <w:tcMar>
              <w:top w:w="56" w:type="dxa"/>
              <w:left w:w="56" w:type="dxa"/>
              <w:bottom w:w="56" w:type="dxa"/>
              <w:right w:w="56" w:type="dxa"/>
            </w:tcMar>
            <w:tcPrChange w:id="2075" w:author="Birger Kidmose" w:date="2026-08-06T09:10:00Z" w16du:dateUtc="2026-08-06T07:10:00Z">
              <w:tcPr>
                <w:tcW w:w="435" w:type="dxa"/>
                <w:tcMar>
                  <w:top w:w="56" w:type="dxa"/>
                  <w:left w:w="56" w:type="dxa"/>
                  <w:bottom w:w="56" w:type="dxa"/>
                  <w:right w:w="56" w:type="dxa"/>
                </w:tcMar>
              </w:tcPr>
            </w:tcPrChange>
          </w:tcPr>
          <w:p w14:paraId="0D6858E4" w14:textId="77777777" w:rsidR="001E5488" w:rsidRPr="00B631B6" w:rsidRDefault="001E5488">
            <w:pPr>
              <w:spacing w:after="0" w:line="240" w:lineRule="auto"/>
            </w:pPr>
          </w:p>
        </w:tc>
        <w:tc>
          <w:tcPr>
            <w:tcW w:w="2544" w:type="dxa"/>
            <w:tcMar>
              <w:top w:w="56" w:type="dxa"/>
              <w:left w:w="56" w:type="dxa"/>
              <w:bottom w:w="56" w:type="dxa"/>
              <w:right w:w="56" w:type="dxa"/>
            </w:tcMar>
            <w:tcPrChange w:id="2076" w:author="Birger Kidmose" w:date="2026-08-06T09:10:00Z" w16du:dateUtc="2026-08-06T07:10:00Z">
              <w:tcPr>
                <w:tcW w:w="2544" w:type="dxa"/>
                <w:tcMar>
                  <w:top w:w="56" w:type="dxa"/>
                  <w:left w:w="56" w:type="dxa"/>
                  <w:bottom w:w="56" w:type="dxa"/>
                  <w:right w:w="56" w:type="dxa"/>
                </w:tcMar>
              </w:tcPr>
            </w:tcPrChange>
          </w:tcPr>
          <w:p w14:paraId="7726E13E" w14:textId="77777777" w:rsidR="001E5488" w:rsidRDefault="00DD08CB">
            <w:pPr>
              <w:widowControl w:val="0"/>
              <w:spacing w:after="0" w:line="240" w:lineRule="auto"/>
            </w:pPr>
            <w:r>
              <w:t>Telefonnnummer (TelephoneNumber)</w:t>
            </w:r>
          </w:p>
        </w:tc>
        <w:tc>
          <w:tcPr>
            <w:tcW w:w="6636" w:type="dxa"/>
            <w:tcMar>
              <w:top w:w="56" w:type="dxa"/>
              <w:left w:w="56" w:type="dxa"/>
              <w:bottom w:w="56" w:type="dxa"/>
              <w:right w:w="56" w:type="dxa"/>
            </w:tcMar>
            <w:tcPrChange w:id="2077" w:author="Birger Kidmose" w:date="2026-08-06T09:10:00Z" w16du:dateUtc="2026-08-06T07:10:00Z">
              <w:tcPr>
                <w:tcW w:w="6636" w:type="dxa"/>
                <w:tcMar>
                  <w:top w:w="56" w:type="dxa"/>
                  <w:left w:w="56" w:type="dxa"/>
                  <w:bottom w:w="56" w:type="dxa"/>
                  <w:right w:w="56" w:type="dxa"/>
                </w:tcMar>
              </w:tcPr>
            </w:tcPrChange>
          </w:tcPr>
          <w:p w14:paraId="299C0422" w14:textId="77777777" w:rsidR="001E5488" w:rsidRDefault="001E5488">
            <w:pPr>
              <w:widowControl w:val="0"/>
              <w:spacing w:after="0" w:line="240" w:lineRule="auto"/>
            </w:pPr>
          </w:p>
        </w:tc>
      </w:tr>
      <w:tr w:rsidR="001E5488" w14:paraId="665EE001" w14:textId="77777777" w:rsidTr="302F4859">
        <w:trPr>
          <w:trHeight w:val="333"/>
          <w:trPrChange w:id="2078" w:author="Birger Kidmose" w:date="2026-08-06T09:10:00Z" w16du:dateUtc="2026-08-06T07:10:00Z">
            <w:trPr>
              <w:trHeight w:val="333"/>
            </w:trPr>
          </w:trPrChange>
        </w:trPr>
        <w:tc>
          <w:tcPr>
            <w:tcW w:w="435" w:type="dxa"/>
            <w:tcMar>
              <w:top w:w="56" w:type="dxa"/>
              <w:left w:w="56" w:type="dxa"/>
              <w:bottom w:w="56" w:type="dxa"/>
              <w:right w:w="56" w:type="dxa"/>
            </w:tcMar>
            <w:tcPrChange w:id="2079" w:author="Birger Kidmose" w:date="2026-08-06T09:10:00Z" w16du:dateUtc="2026-08-06T07:10:00Z">
              <w:tcPr>
                <w:tcW w:w="435" w:type="dxa"/>
                <w:tcMar>
                  <w:top w:w="56" w:type="dxa"/>
                  <w:left w:w="56" w:type="dxa"/>
                  <w:bottom w:w="56" w:type="dxa"/>
                  <w:right w:w="56" w:type="dxa"/>
                </w:tcMar>
              </w:tcPr>
            </w:tcPrChange>
          </w:tcPr>
          <w:p w14:paraId="6B9FF508" w14:textId="77777777" w:rsidR="001E5488" w:rsidRDefault="001E5488">
            <w:pPr>
              <w:spacing w:after="0" w:line="240" w:lineRule="auto"/>
            </w:pPr>
          </w:p>
        </w:tc>
        <w:tc>
          <w:tcPr>
            <w:tcW w:w="2544" w:type="dxa"/>
            <w:tcMar>
              <w:top w:w="56" w:type="dxa"/>
              <w:left w:w="56" w:type="dxa"/>
              <w:bottom w:w="56" w:type="dxa"/>
              <w:right w:w="56" w:type="dxa"/>
            </w:tcMar>
            <w:tcPrChange w:id="2080" w:author="Birger Kidmose" w:date="2026-08-06T09:10:00Z" w16du:dateUtc="2026-08-06T07:10:00Z">
              <w:tcPr>
                <w:tcW w:w="2544" w:type="dxa"/>
                <w:tcMar>
                  <w:top w:w="56" w:type="dxa"/>
                  <w:left w:w="56" w:type="dxa"/>
                  <w:bottom w:w="56" w:type="dxa"/>
                  <w:right w:w="56" w:type="dxa"/>
                </w:tcMar>
              </w:tcPr>
            </w:tcPrChange>
          </w:tcPr>
          <w:p w14:paraId="72881263" w14:textId="77777777" w:rsidR="001E5488" w:rsidRDefault="00DD08CB">
            <w:pPr>
              <w:widowControl w:val="0"/>
              <w:spacing w:after="0" w:line="240" w:lineRule="auto"/>
            </w:pPr>
            <w:r>
              <w:t>Email (EmailAddress)</w:t>
            </w:r>
          </w:p>
        </w:tc>
        <w:tc>
          <w:tcPr>
            <w:tcW w:w="6636" w:type="dxa"/>
            <w:tcMar>
              <w:top w:w="56" w:type="dxa"/>
              <w:left w:w="56" w:type="dxa"/>
              <w:bottom w:w="56" w:type="dxa"/>
              <w:right w:w="56" w:type="dxa"/>
            </w:tcMar>
            <w:tcPrChange w:id="2081" w:author="Birger Kidmose" w:date="2026-08-06T09:10:00Z" w16du:dateUtc="2026-08-06T07:10:00Z">
              <w:tcPr>
                <w:tcW w:w="6636" w:type="dxa"/>
                <w:tcMar>
                  <w:top w:w="56" w:type="dxa"/>
                  <w:left w:w="56" w:type="dxa"/>
                  <w:bottom w:w="56" w:type="dxa"/>
                  <w:right w:w="56" w:type="dxa"/>
                </w:tcMar>
              </w:tcPr>
            </w:tcPrChange>
          </w:tcPr>
          <w:p w14:paraId="6936621D" w14:textId="77777777" w:rsidR="001E5488" w:rsidRDefault="001E5488">
            <w:pPr>
              <w:widowControl w:val="0"/>
              <w:spacing w:after="0" w:line="240" w:lineRule="auto"/>
            </w:pPr>
          </w:p>
        </w:tc>
      </w:tr>
      <w:tr w:rsidR="001E5488" w14:paraId="38EC4E9A" w14:textId="77777777" w:rsidTr="302F4859">
        <w:trPr>
          <w:trHeight w:val="333"/>
          <w:trPrChange w:id="2082" w:author="Birger Kidmose" w:date="2026-08-06T09:10:00Z" w16du:dateUtc="2026-08-06T07:10:00Z">
            <w:trPr>
              <w:trHeight w:val="333"/>
            </w:trPr>
          </w:trPrChange>
        </w:trPr>
        <w:tc>
          <w:tcPr>
            <w:tcW w:w="2979" w:type="dxa"/>
            <w:gridSpan w:val="2"/>
            <w:tcMar>
              <w:top w:w="56" w:type="dxa"/>
              <w:left w:w="56" w:type="dxa"/>
              <w:bottom w:w="56" w:type="dxa"/>
              <w:right w:w="56" w:type="dxa"/>
            </w:tcMar>
            <w:tcPrChange w:id="2083" w:author="Birger Kidmose" w:date="2026-08-06T09:10:00Z" w16du:dateUtc="2026-08-06T07:10:00Z">
              <w:tcPr>
                <w:tcW w:w="2979" w:type="dxa"/>
                <w:gridSpan w:val="2"/>
                <w:tcMar>
                  <w:top w:w="56" w:type="dxa"/>
                  <w:left w:w="56" w:type="dxa"/>
                  <w:bottom w:w="56" w:type="dxa"/>
                  <w:right w:w="56" w:type="dxa"/>
                </w:tcMar>
              </w:tcPr>
            </w:tcPrChange>
          </w:tcPr>
          <w:p w14:paraId="60C46EA9" w14:textId="0BCE889B" w:rsidR="001E5488" w:rsidRDefault="005956A1">
            <w:pPr>
              <w:spacing w:after="0" w:line="240" w:lineRule="auto"/>
              <w:rPr>
                <w:color w:val="4A86E8"/>
              </w:rPr>
            </w:pPr>
            <w:r>
              <w:rPr>
                <w:color w:val="4A86E8"/>
              </w:rPr>
              <w:t>Besætning</w:t>
            </w:r>
          </w:p>
        </w:tc>
        <w:tc>
          <w:tcPr>
            <w:tcW w:w="6636" w:type="dxa"/>
            <w:tcMar>
              <w:top w:w="56" w:type="dxa"/>
              <w:left w:w="56" w:type="dxa"/>
              <w:bottom w:w="56" w:type="dxa"/>
              <w:right w:w="56" w:type="dxa"/>
            </w:tcMar>
            <w:tcPrChange w:id="2084" w:author="Birger Kidmose" w:date="2026-08-06T09:10:00Z" w16du:dateUtc="2026-08-06T07:10:00Z">
              <w:tcPr>
                <w:tcW w:w="6636" w:type="dxa"/>
                <w:tcMar>
                  <w:top w:w="56" w:type="dxa"/>
                  <w:left w:w="56" w:type="dxa"/>
                  <w:bottom w:w="56" w:type="dxa"/>
                  <w:right w:w="56" w:type="dxa"/>
                </w:tcMar>
              </w:tcPr>
            </w:tcPrChange>
          </w:tcPr>
          <w:p w14:paraId="6AD6439A" w14:textId="64F25378" w:rsidR="001E5488" w:rsidRPr="00B631B6" w:rsidRDefault="48547936">
            <w:pPr>
              <w:widowControl w:val="0"/>
              <w:spacing w:after="0" w:line="240" w:lineRule="auto"/>
            </w:pPr>
            <w:r>
              <w:t xml:space="preserve">Optionel, ved søgning på recepter til </w:t>
            </w:r>
            <w:ins w:id="2085" w:author="Birger Kidmose" w:date="2026-08-06T09:10:00Z" w16du:dateUtc="2026-08-06T07:10:00Z">
              <w:r w:rsidR="00157271">
                <w:t xml:space="preserve">en </w:t>
              </w:r>
            </w:ins>
            <w:r w:rsidR="2F552B53">
              <w:t>besætning</w:t>
            </w:r>
            <w:del w:id="2086" w:author="Birger Kidmose" w:date="2026-08-06T09:10:00Z" w16du:dateUtc="2026-08-06T07:10:00Z">
              <w:r w:rsidR="00DD08CB" w:rsidRPr="00B631B6">
                <w:delText>, en eller begge værdier skal angives</w:delText>
              </w:r>
            </w:del>
          </w:p>
        </w:tc>
      </w:tr>
      <w:tr w:rsidR="001E5488" w14:paraId="633B4FF0" w14:textId="77777777" w:rsidTr="302F4859">
        <w:trPr>
          <w:trHeight w:val="333"/>
          <w:trPrChange w:id="2087" w:author="Birger Kidmose" w:date="2026-08-06T09:10:00Z" w16du:dateUtc="2026-08-06T07:10:00Z">
            <w:trPr>
              <w:trHeight w:val="333"/>
            </w:trPr>
          </w:trPrChange>
        </w:trPr>
        <w:tc>
          <w:tcPr>
            <w:tcW w:w="435" w:type="dxa"/>
            <w:tcMar>
              <w:top w:w="56" w:type="dxa"/>
              <w:left w:w="56" w:type="dxa"/>
              <w:bottom w:w="56" w:type="dxa"/>
              <w:right w:w="56" w:type="dxa"/>
            </w:tcMar>
            <w:tcPrChange w:id="2088" w:author="Birger Kidmose" w:date="2026-08-06T09:10:00Z" w16du:dateUtc="2026-08-06T07:10:00Z">
              <w:tcPr>
                <w:tcW w:w="435" w:type="dxa"/>
                <w:tcMar>
                  <w:top w:w="56" w:type="dxa"/>
                  <w:left w:w="56" w:type="dxa"/>
                  <w:bottom w:w="56" w:type="dxa"/>
                  <w:right w:w="56" w:type="dxa"/>
                </w:tcMar>
              </w:tcPr>
            </w:tcPrChange>
          </w:tcPr>
          <w:p w14:paraId="75CF2A91" w14:textId="77777777" w:rsidR="001E5488" w:rsidRDefault="001E5488">
            <w:pPr>
              <w:spacing w:after="0" w:line="240" w:lineRule="auto"/>
            </w:pPr>
          </w:p>
        </w:tc>
        <w:tc>
          <w:tcPr>
            <w:tcW w:w="2544" w:type="dxa"/>
            <w:tcMar>
              <w:top w:w="56" w:type="dxa"/>
              <w:left w:w="56" w:type="dxa"/>
              <w:bottom w:w="56" w:type="dxa"/>
              <w:right w:w="56" w:type="dxa"/>
            </w:tcMar>
            <w:tcPrChange w:id="2089" w:author="Birger Kidmose" w:date="2026-08-06T09:10:00Z" w16du:dateUtc="2026-08-06T07:10:00Z">
              <w:tcPr>
                <w:tcW w:w="2544" w:type="dxa"/>
                <w:tcMar>
                  <w:top w:w="56" w:type="dxa"/>
                  <w:left w:w="56" w:type="dxa"/>
                  <w:bottom w:w="56" w:type="dxa"/>
                  <w:right w:w="56" w:type="dxa"/>
                </w:tcMar>
              </w:tcPr>
            </w:tcPrChange>
          </w:tcPr>
          <w:p w14:paraId="27A0E9EC" w14:textId="77777777" w:rsidR="001E5488" w:rsidRDefault="00DD08CB">
            <w:pPr>
              <w:spacing w:after="0" w:line="240" w:lineRule="auto"/>
            </w:pPr>
            <w:r>
              <w:t>Besætningsnummer</w:t>
            </w:r>
          </w:p>
        </w:tc>
        <w:tc>
          <w:tcPr>
            <w:tcW w:w="6636" w:type="dxa"/>
            <w:tcMar>
              <w:top w:w="56" w:type="dxa"/>
              <w:left w:w="56" w:type="dxa"/>
              <w:bottom w:w="56" w:type="dxa"/>
              <w:right w:w="56" w:type="dxa"/>
            </w:tcMar>
            <w:tcPrChange w:id="2090" w:author="Birger Kidmose" w:date="2026-08-06T09:10:00Z" w16du:dateUtc="2026-08-06T07:10:00Z">
              <w:tcPr>
                <w:tcW w:w="6636" w:type="dxa"/>
                <w:tcMar>
                  <w:top w:w="56" w:type="dxa"/>
                  <w:left w:w="56" w:type="dxa"/>
                  <w:bottom w:w="56" w:type="dxa"/>
                  <w:right w:w="56" w:type="dxa"/>
                </w:tcMar>
              </w:tcPr>
            </w:tcPrChange>
          </w:tcPr>
          <w:p w14:paraId="633AD647" w14:textId="77777777" w:rsidR="001E5488" w:rsidRDefault="001E5488">
            <w:pPr>
              <w:widowControl w:val="0"/>
              <w:spacing w:after="0" w:line="240" w:lineRule="auto"/>
            </w:pPr>
          </w:p>
        </w:tc>
      </w:tr>
      <w:tr w:rsidR="003A7252" w14:paraId="493ADCB7" w14:textId="7490AEB1" w:rsidTr="302F4859">
        <w:trPr>
          <w:trHeight w:val="333"/>
          <w:trPrChange w:id="2091" w:author="Birger Kidmose" w:date="2026-08-06T09:10:00Z" w16du:dateUtc="2026-08-06T07:10:00Z">
            <w:trPr>
              <w:trHeight w:val="333"/>
            </w:trPr>
          </w:trPrChange>
        </w:trPr>
        <w:tc>
          <w:tcPr>
            <w:tcW w:w="2979" w:type="dxa"/>
            <w:gridSpan w:val="2"/>
            <w:tcMar>
              <w:top w:w="56" w:type="dxa"/>
              <w:left w:w="56" w:type="dxa"/>
              <w:bottom w:w="56" w:type="dxa"/>
              <w:right w:w="56" w:type="dxa"/>
            </w:tcMar>
            <w:tcPrChange w:id="2092" w:author="Birger Kidmose" w:date="2026-08-06T09:10:00Z" w16du:dateUtc="2026-08-06T07:10:00Z">
              <w:tcPr>
                <w:tcW w:w="2979" w:type="dxa"/>
                <w:gridSpan w:val="2"/>
                <w:tcMar>
                  <w:top w:w="56" w:type="dxa"/>
                  <w:left w:w="56" w:type="dxa"/>
                  <w:bottom w:w="56" w:type="dxa"/>
                  <w:right w:w="56" w:type="dxa"/>
                </w:tcMar>
              </w:tcPr>
            </w:tcPrChange>
          </w:tcPr>
          <w:p w14:paraId="75768479" w14:textId="23230D50" w:rsidR="003A7252" w:rsidRDefault="00DD08CB" w:rsidP="003A7252">
            <w:pPr>
              <w:spacing w:after="0" w:line="240" w:lineRule="auto"/>
              <w:rPr>
                <w:color w:val="4A86E8"/>
              </w:rPr>
            </w:pPr>
            <w:del w:id="2093" w:author="Birger Kidmose" w:date="2026-08-06T09:10:00Z" w16du:dateUtc="2026-08-06T07:10:00Z">
              <w:r>
                <w:rPr>
                  <w:color w:val="4A86E8"/>
                </w:rPr>
                <w:delText>Hobbydyr</w:delText>
              </w:r>
            </w:del>
            <w:ins w:id="2094" w:author="Birger Kidmose" w:date="2026-08-06T09:10:00Z" w16du:dateUtc="2026-08-06T07:10:00Z">
              <w:r w:rsidR="003A7252" w:rsidRPr="003C5D72">
                <w:rPr>
                  <w:color w:val="4A86E8"/>
                </w:rPr>
                <w:t>Dosering</w:t>
              </w:r>
            </w:ins>
          </w:p>
        </w:tc>
        <w:tc>
          <w:tcPr>
            <w:tcW w:w="6636" w:type="dxa"/>
            <w:tcMar>
              <w:top w:w="56" w:type="dxa"/>
              <w:left w:w="56" w:type="dxa"/>
              <w:bottom w:w="56" w:type="dxa"/>
              <w:right w:w="56" w:type="dxa"/>
            </w:tcMar>
            <w:tcPrChange w:id="2095" w:author="Birger Kidmose" w:date="2026-08-06T09:10:00Z" w16du:dateUtc="2026-08-06T07:10:00Z">
              <w:tcPr>
                <w:tcW w:w="6636" w:type="dxa"/>
                <w:tcMar>
                  <w:top w:w="56" w:type="dxa"/>
                  <w:left w:w="56" w:type="dxa"/>
                  <w:bottom w:w="56" w:type="dxa"/>
                  <w:right w:w="56" w:type="dxa"/>
                </w:tcMar>
              </w:tcPr>
            </w:tcPrChange>
          </w:tcPr>
          <w:p w14:paraId="5EC51170" w14:textId="3E35B021" w:rsidR="003A7252" w:rsidRPr="00B631B6" w:rsidRDefault="00DD08CB" w:rsidP="003A7252">
            <w:pPr>
              <w:widowControl w:val="0"/>
              <w:spacing w:after="0" w:line="240" w:lineRule="auto"/>
            </w:pPr>
            <w:del w:id="2096" w:author="Birger Kidmose" w:date="2026-08-06T09:10:00Z" w16du:dateUtc="2026-08-06T07:10:00Z">
              <w:r w:rsidRPr="00B631B6">
                <w:delText>Optionel, ved søgning på recepter til hobbydyr</w:delText>
              </w:r>
            </w:del>
            <w:ins w:id="2097" w:author="Birger Kidmose" w:date="2026-08-06T09:10:00Z" w16du:dateUtc="2026-08-06T07:10:00Z">
              <w:r w:rsidR="005B223E">
                <w:t>Do</w:t>
              </w:r>
              <w:r w:rsidR="00F612DA">
                <w:t>seringstekst</w:t>
              </w:r>
              <w:r w:rsidR="005B223E">
                <w:t>, herunder patientinformation</w:t>
              </w:r>
            </w:ins>
          </w:p>
        </w:tc>
      </w:tr>
      <w:tr w:rsidR="00146E85" w14:paraId="2AF8FD5D" w14:textId="77777777" w:rsidTr="0036095C">
        <w:trPr>
          <w:trHeight w:val="333"/>
          <w:trPrChange w:id="2098" w:author="Birger Kidmose" w:date="2026-08-06T09:10:00Z" w16du:dateUtc="2026-08-06T07:10:00Z">
            <w:trPr>
              <w:trHeight w:val="333"/>
            </w:trPr>
          </w:trPrChange>
        </w:trPr>
        <w:tc>
          <w:tcPr>
            <w:tcW w:w="435" w:type="dxa"/>
            <w:tcMar>
              <w:top w:w="56" w:type="dxa"/>
              <w:left w:w="56" w:type="dxa"/>
              <w:bottom w:w="56" w:type="dxa"/>
              <w:right w:w="56" w:type="dxa"/>
            </w:tcMar>
            <w:tcPrChange w:id="2099" w:author="Birger Kidmose" w:date="2026-08-06T09:10:00Z" w16du:dateUtc="2026-08-06T07:10:00Z">
              <w:tcPr>
                <w:tcW w:w="435" w:type="dxa"/>
                <w:tcMar>
                  <w:top w:w="56" w:type="dxa"/>
                  <w:left w:w="56" w:type="dxa"/>
                  <w:bottom w:w="56" w:type="dxa"/>
                  <w:right w:w="56" w:type="dxa"/>
                </w:tcMar>
              </w:tcPr>
            </w:tcPrChange>
          </w:tcPr>
          <w:p w14:paraId="1BF763CC" w14:textId="77777777" w:rsidR="00146E85" w:rsidRDefault="00146E85" w:rsidP="0036095C">
            <w:pPr>
              <w:spacing w:after="0" w:line="240" w:lineRule="auto"/>
            </w:pPr>
          </w:p>
        </w:tc>
        <w:tc>
          <w:tcPr>
            <w:tcW w:w="2544" w:type="dxa"/>
            <w:tcMar>
              <w:top w:w="56" w:type="dxa"/>
              <w:left w:w="56" w:type="dxa"/>
              <w:bottom w:w="56" w:type="dxa"/>
              <w:right w:w="56" w:type="dxa"/>
            </w:tcMar>
            <w:tcPrChange w:id="2100" w:author="Birger Kidmose" w:date="2026-08-06T09:10:00Z" w16du:dateUtc="2026-08-06T07:10:00Z">
              <w:tcPr>
                <w:tcW w:w="2544" w:type="dxa"/>
                <w:tcMar>
                  <w:top w:w="56" w:type="dxa"/>
                  <w:left w:w="56" w:type="dxa"/>
                  <w:bottom w:w="56" w:type="dxa"/>
                  <w:right w:w="56" w:type="dxa"/>
                </w:tcMar>
              </w:tcPr>
            </w:tcPrChange>
          </w:tcPr>
          <w:p w14:paraId="7CBC41AD" w14:textId="10A80CB6" w:rsidR="00146E85" w:rsidRDefault="00DD08CB" w:rsidP="0036095C">
            <w:pPr>
              <w:spacing w:after="0" w:line="240" w:lineRule="auto"/>
            </w:pPr>
            <w:del w:id="2101" w:author="Birger Kidmose" w:date="2026-08-06T09:10:00Z" w16du:dateUtc="2026-08-06T07:10:00Z">
              <w:r>
                <w:delText>Beskrivelse</w:delText>
              </w:r>
            </w:del>
            <w:ins w:id="2102" w:author="Birger Kidmose" w:date="2026-08-06T09:10:00Z" w16du:dateUtc="2026-08-06T07:10:00Z">
              <w:r w:rsidR="00146E85">
                <w:t>Doseringstekst</w:t>
              </w:r>
            </w:ins>
          </w:p>
        </w:tc>
        <w:tc>
          <w:tcPr>
            <w:tcW w:w="6636" w:type="dxa"/>
            <w:tcMar>
              <w:top w:w="56" w:type="dxa"/>
              <w:left w:w="56" w:type="dxa"/>
              <w:bottom w:w="56" w:type="dxa"/>
              <w:right w:w="56" w:type="dxa"/>
            </w:tcMar>
            <w:tcPrChange w:id="2103" w:author="Birger Kidmose" w:date="2026-08-06T09:10:00Z" w16du:dateUtc="2026-08-06T07:10:00Z">
              <w:tcPr>
                <w:tcW w:w="6636" w:type="dxa"/>
                <w:tcMar>
                  <w:top w:w="56" w:type="dxa"/>
                  <w:left w:w="56" w:type="dxa"/>
                  <w:bottom w:w="56" w:type="dxa"/>
                  <w:right w:w="56" w:type="dxa"/>
                </w:tcMar>
              </w:tcPr>
            </w:tcPrChange>
          </w:tcPr>
          <w:p w14:paraId="5D308F5E" w14:textId="77777777" w:rsidR="00146E85" w:rsidRDefault="00DD08CB" w:rsidP="0036095C">
            <w:pPr>
              <w:widowControl w:val="0"/>
              <w:spacing w:after="0" w:line="240" w:lineRule="auto"/>
            </w:pPr>
            <w:del w:id="2104" w:author="Birger Kidmose" w:date="2026-08-06T09:10:00Z" w16du:dateUtc="2026-08-06T07:10:00Z">
              <w:r>
                <w:delText>Beskrivelse, evt. delstreng heraf</w:delText>
              </w:r>
            </w:del>
          </w:p>
        </w:tc>
      </w:tr>
      <w:tr w:rsidR="001E5488" w14:paraId="05B87631" w14:textId="77777777" w:rsidTr="302F4859">
        <w:trPr>
          <w:trHeight w:val="333"/>
          <w:trPrChange w:id="2105" w:author="Birger Kidmose" w:date="2026-08-06T09:10:00Z" w16du:dateUtc="2026-08-06T07:10:00Z">
            <w:trPr>
              <w:trHeight w:val="333"/>
            </w:trPr>
          </w:trPrChange>
        </w:trPr>
        <w:tc>
          <w:tcPr>
            <w:tcW w:w="2979" w:type="dxa"/>
            <w:gridSpan w:val="2"/>
            <w:tcMar>
              <w:top w:w="56" w:type="dxa"/>
              <w:left w:w="56" w:type="dxa"/>
              <w:bottom w:w="56" w:type="dxa"/>
              <w:right w:w="56" w:type="dxa"/>
            </w:tcMar>
            <w:tcPrChange w:id="2106" w:author="Birger Kidmose" w:date="2026-08-06T09:10:00Z" w16du:dateUtc="2026-08-06T07:10:00Z">
              <w:tcPr>
                <w:tcW w:w="2979" w:type="dxa"/>
                <w:gridSpan w:val="2"/>
                <w:tcMar>
                  <w:top w:w="56" w:type="dxa"/>
                  <w:left w:w="56" w:type="dxa"/>
                  <w:bottom w:w="56" w:type="dxa"/>
                  <w:right w:w="56" w:type="dxa"/>
                </w:tcMar>
              </w:tcPr>
            </w:tcPrChange>
          </w:tcPr>
          <w:p w14:paraId="628BA268" w14:textId="77777777" w:rsidR="001E5488" w:rsidRDefault="48547936">
            <w:pPr>
              <w:spacing w:after="0" w:line="240" w:lineRule="auto"/>
              <w:rPr>
                <w:color w:val="4A86E8"/>
              </w:rPr>
            </w:pPr>
            <w:r w:rsidRPr="302F4859">
              <w:rPr>
                <w:color w:val="4A86E8"/>
              </w:rPr>
              <w:t>Udstedt af (IssuedBy)</w:t>
            </w:r>
          </w:p>
        </w:tc>
        <w:tc>
          <w:tcPr>
            <w:tcW w:w="6636" w:type="dxa"/>
            <w:tcMar>
              <w:top w:w="56" w:type="dxa"/>
              <w:left w:w="56" w:type="dxa"/>
              <w:bottom w:w="56" w:type="dxa"/>
              <w:right w:w="56" w:type="dxa"/>
            </w:tcMar>
            <w:tcPrChange w:id="2107" w:author="Birger Kidmose" w:date="2026-08-06T09:10:00Z" w16du:dateUtc="2026-08-06T07:10:00Z">
              <w:tcPr>
                <w:tcW w:w="6636" w:type="dxa"/>
                <w:tcMar>
                  <w:top w:w="56" w:type="dxa"/>
                  <w:left w:w="56" w:type="dxa"/>
                  <w:bottom w:w="56" w:type="dxa"/>
                  <w:right w:w="56" w:type="dxa"/>
                </w:tcMar>
              </w:tcPr>
            </w:tcPrChange>
          </w:tcPr>
          <w:p w14:paraId="21E267E5" w14:textId="77777777" w:rsidR="001E5488" w:rsidRPr="00B631B6" w:rsidRDefault="48547936">
            <w:pPr>
              <w:widowControl w:val="0"/>
              <w:spacing w:after="0" w:line="240" w:lineRule="auto"/>
            </w:pPr>
            <w:r>
              <w:t>Optionel, ved søgning på udsteder i CreatedBy eller ReportedBy</w:t>
            </w:r>
          </w:p>
        </w:tc>
      </w:tr>
      <w:tr w:rsidR="001E5488" w14:paraId="145E7769" w14:textId="77777777" w:rsidTr="302F4859">
        <w:trPr>
          <w:trHeight w:val="333"/>
          <w:trPrChange w:id="2108" w:author="Birger Kidmose" w:date="2026-08-06T09:10:00Z" w16du:dateUtc="2026-08-06T07:10:00Z">
            <w:trPr>
              <w:trHeight w:val="333"/>
            </w:trPr>
          </w:trPrChange>
        </w:trPr>
        <w:tc>
          <w:tcPr>
            <w:tcW w:w="435" w:type="dxa"/>
            <w:tcMar>
              <w:top w:w="56" w:type="dxa"/>
              <w:left w:w="56" w:type="dxa"/>
              <w:bottom w:w="56" w:type="dxa"/>
              <w:right w:w="56" w:type="dxa"/>
            </w:tcMar>
            <w:tcPrChange w:id="2109" w:author="Birger Kidmose" w:date="2026-08-06T09:10:00Z" w16du:dateUtc="2026-08-06T07:10:00Z">
              <w:tcPr>
                <w:tcW w:w="435" w:type="dxa"/>
                <w:tcMar>
                  <w:top w:w="56" w:type="dxa"/>
                  <w:left w:w="56" w:type="dxa"/>
                  <w:bottom w:w="56" w:type="dxa"/>
                  <w:right w:w="56" w:type="dxa"/>
                </w:tcMar>
              </w:tcPr>
            </w:tcPrChange>
          </w:tcPr>
          <w:p w14:paraId="109AD98B" w14:textId="77777777" w:rsidR="001E5488" w:rsidRPr="00B631B6" w:rsidRDefault="001E5488">
            <w:pPr>
              <w:spacing w:after="0" w:line="240" w:lineRule="auto"/>
            </w:pPr>
          </w:p>
        </w:tc>
        <w:tc>
          <w:tcPr>
            <w:tcW w:w="2544" w:type="dxa"/>
            <w:tcMar>
              <w:top w:w="56" w:type="dxa"/>
              <w:left w:w="56" w:type="dxa"/>
              <w:bottom w:w="56" w:type="dxa"/>
              <w:right w:w="56" w:type="dxa"/>
            </w:tcMar>
            <w:tcPrChange w:id="2110" w:author="Birger Kidmose" w:date="2026-08-06T09:10:00Z" w16du:dateUtc="2026-08-06T07:10:00Z">
              <w:tcPr>
                <w:tcW w:w="2544" w:type="dxa"/>
                <w:tcMar>
                  <w:top w:w="56" w:type="dxa"/>
                  <w:left w:w="56" w:type="dxa"/>
                  <w:bottom w:w="56" w:type="dxa"/>
                  <w:right w:w="56" w:type="dxa"/>
                </w:tcMar>
              </w:tcPr>
            </w:tcPrChange>
          </w:tcPr>
          <w:p w14:paraId="1F9875A0" w14:textId="77777777" w:rsidR="001E5488" w:rsidRDefault="00DD08CB">
            <w:pPr>
              <w:spacing w:after="0" w:line="240" w:lineRule="auto"/>
            </w:pPr>
            <w:r>
              <w:t>Type</w:t>
            </w:r>
          </w:p>
        </w:tc>
        <w:tc>
          <w:tcPr>
            <w:tcW w:w="6636" w:type="dxa"/>
            <w:tcMar>
              <w:top w:w="56" w:type="dxa"/>
              <w:left w:w="56" w:type="dxa"/>
              <w:bottom w:w="56" w:type="dxa"/>
              <w:right w:w="56" w:type="dxa"/>
            </w:tcMar>
            <w:tcPrChange w:id="2111" w:author="Birger Kidmose" w:date="2026-08-06T09:10:00Z" w16du:dateUtc="2026-08-06T07:10:00Z">
              <w:tcPr>
                <w:tcW w:w="6636" w:type="dxa"/>
                <w:tcMar>
                  <w:top w:w="56" w:type="dxa"/>
                  <w:left w:w="56" w:type="dxa"/>
                  <w:bottom w:w="56" w:type="dxa"/>
                  <w:right w:w="56" w:type="dxa"/>
                </w:tcMar>
              </w:tcPr>
            </w:tcPrChange>
          </w:tcPr>
          <w:p w14:paraId="36E54395" w14:textId="10729508" w:rsidR="001E5488" w:rsidRPr="00B631B6" w:rsidRDefault="001D70A3">
            <w:pPr>
              <w:widowControl w:val="0"/>
              <w:spacing w:after="0" w:line="240" w:lineRule="auto"/>
            </w:pPr>
            <w:r>
              <w:t>Typen af o</w:t>
            </w:r>
            <w:r w:rsidR="00DD08CB" w:rsidRPr="00B631B6">
              <w:t>rganisations</w:t>
            </w:r>
            <w:r>
              <w:t>id</w:t>
            </w:r>
            <w:r w:rsidR="00DD08CB" w:rsidRPr="00B631B6">
              <w:t xml:space="preserve">, f.eks. </w:t>
            </w:r>
            <w:r>
              <w:t>“Dyrlægepraksisnummer”, “Apoteksnummer”, “Apoteksfilialnummer”, “CVR-nummer”</w:t>
            </w:r>
            <w:r w:rsidR="00DD08CB" w:rsidRPr="00B631B6">
              <w:t>. Skal der søges på Identifier, skal Type angives.</w:t>
            </w:r>
          </w:p>
        </w:tc>
      </w:tr>
      <w:tr w:rsidR="001E5488" w14:paraId="24496853" w14:textId="77777777" w:rsidTr="302F4859">
        <w:trPr>
          <w:trHeight w:val="333"/>
          <w:trPrChange w:id="2112" w:author="Birger Kidmose" w:date="2026-08-06T09:10:00Z" w16du:dateUtc="2026-08-06T07:10:00Z">
            <w:trPr>
              <w:trHeight w:val="333"/>
            </w:trPr>
          </w:trPrChange>
        </w:trPr>
        <w:tc>
          <w:tcPr>
            <w:tcW w:w="435" w:type="dxa"/>
            <w:tcMar>
              <w:top w:w="56" w:type="dxa"/>
              <w:left w:w="56" w:type="dxa"/>
              <w:bottom w:w="56" w:type="dxa"/>
              <w:right w:w="56" w:type="dxa"/>
            </w:tcMar>
            <w:tcPrChange w:id="2113" w:author="Birger Kidmose" w:date="2026-08-06T09:10:00Z" w16du:dateUtc="2026-08-06T07:10:00Z">
              <w:tcPr>
                <w:tcW w:w="435" w:type="dxa"/>
                <w:tcMar>
                  <w:top w:w="56" w:type="dxa"/>
                  <w:left w:w="56" w:type="dxa"/>
                  <w:bottom w:w="56" w:type="dxa"/>
                  <w:right w:w="56" w:type="dxa"/>
                </w:tcMar>
              </w:tcPr>
            </w:tcPrChange>
          </w:tcPr>
          <w:p w14:paraId="0717A72D" w14:textId="77777777" w:rsidR="001E5488" w:rsidRPr="00B631B6" w:rsidRDefault="001E5488">
            <w:pPr>
              <w:spacing w:after="0" w:line="240" w:lineRule="auto"/>
            </w:pPr>
          </w:p>
        </w:tc>
        <w:tc>
          <w:tcPr>
            <w:tcW w:w="2544" w:type="dxa"/>
            <w:tcMar>
              <w:top w:w="56" w:type="dxa"/>
              <w:left w:w="56" w:type="dxa"/>
              <w:bottom w:w="56" w:type="dxa"/>
              <w:right w:w="56" w:type="dxa"/>
            </w:tcMar>
            <w:tcPrChange w:id="2114" w:author="Birger Kidmose" w:date="2026-08-06T09:10:00Z" w16du:dateUtc="2026-08-06T07:10:00Z">
              <w:tcPr>
                <w:tcW w:w="2544" w:type="dxa"/>
                <w:tcMar>
                  <w:top w:w="56" w:type="dxa"/>
                  <w:left w:w="56" w:type="dxa"/>
                  <w:bottom w:w="56" w:type="dxa"/>
                  <w:right w:w="56" w:type="dxa"/>
                </w:tcMar>
              </w:tcPr>
            </w:tcPrChange>
          </w:tcPr>
          <w:p w14:paraId="31752D62" w14:textId="77777777" w:rsidR="001E5488" w:rsidRDefault="00DD08CB">
            <w:pPr>
              <w:spacing w:after="0" w:line="240" w:lineRule="auto"/>
            </w:pPr>
            <w:r>
              <w:t>Identifier</w:t>
            </w:r>
          </w:p>
        </w:tc>
        <w:tc>
          <w:tcPr>
            <w:tcW w:w="6636" w:type="dxa"/>
            <w:tcMar>
              <w:top w:w="56" w:type="dxa"/>
              <w:left w:w="56" w:type="dxa"/>
              <w:bottom w:w="56" w:type="dxa"/>
              <w:right w:w="56" w:type="dxa"/>
            </w:tcMar>
            <w:tcPrChange w:id="2115" w:author="Birger Kidmose" w:date="2026-08-06T09:10:00Z" w16du:dateUtc="2026-08-06T07:10:00Z">
              <w:tcPr>
                <w:tcW w:w="6636" w:type="dxa"/>
                <w:tcMar>
                  <w:top w:w="56" w:type="dxa"/>
                  <w:left w:w="56" w:type="dxa"/>
                  <w:bottom w:w="56" w:type="dxa"/>
                  <w:right w:w="56" w:type="dxa"/>
                </w:tcMar>
              </w:tcPr>
            </w:tcPrChange>
          </w:tcPr>
          <w:p w14:paraId="775ADFBD" w14:textId="77777777" w:rsidR="001E5488" w:rsidRPr="00B631B6" w:rsidRDefault="00DD08CB">
            <w:pPr>
              <w:widowControl w:val="0"/>
              <w:spacing w:after="0" w:line="240" w:lineRule="auto"/>
            </w:pPr>
            <w:r w:rsidRPr="00B631B6">
              <w:t xml:space="preserve">Afhængig af type en af: </w:t>
            </w:r>
            <w:r w:rsidRPr="00B631B6">
              <w:br/>
              <w:t>Dyrlægepraksisnummer,</w:t>
            </w:r>
          </w:p>
          <w:p w14:paraId="74465F60" w14:textId="77777777" w:rsidR="001E5488" w:rsidRPr="00B631B6" w:rsidRDefault="00DD08CB">
            <w:pPr>
              <w:widowControl w:val="0"/>
              <w:spacing w:after="0" w:line="240" w:lineRule="auto"/>
            </w:pPr>
            <w:r w:rsidRPr="00B631B6">
              <w:t>Apoteks- og filialnummer</w:t>
            </w:r>
          </w:p>
          <w:p w14:paraId="4AC5E0AF" w14:textId="16CC207C" w:rsidR="001E5488" w:rsidRPr="00B631B6" w:rsidRDefault="001D70A3" w:rsidP="001D70A3">
            <w:pPr>
              <w:widowControl w:val="0"/>
              <w:spacing w:after="0" w:line="240" w:lineRule="auto"/>
            </w:pPr>
            <w:r>
              <w:t>CVR nummer (for vet-forhandler)</w:t>
            </w:r>
          </w:p>
        </w:tc>
      </w:tr>
      <w:tr w:rsidR="001E5488" w14:paraId="670AF7FB" w14:textId="77777777" w:rsidTr="302F4859">
        <w:trPr>
          <w:trHeight w:val="333"/>
          <w:trPrChange w:id="2116" w:author="Birger Kidmose" w:date="2026-08-06T09:10:00Z" w16du:dateUtc="2026-08-06T07:10:00Z">
            <w:trPr>
              <w:trHeight w:val="333"/>
            </w:trPr>
          </w:trPrChange>
        </w:trPr>
        <w:tc>
          <w:tcPr>
            <w:tcW w:w="435" w:type="dxa"/>
            <w:tcMar>
              <w:top w:w="56" w:type="dxa"/>
              <w:left w:w="56" w:type="dxa"/>
              <w:bottom w:w="56" w:type="dxa"/>
              <w:right w:w="56" w:type="dxa"/>
            </w:tcMar>
            <w:tcPrChange w:id="2117" w:author="Birger Kidmose" w:date="2026-08-06T09:10:00Z" w16du:dateUtc="2026-08-06T07:10:00Z">
              <w:tcPr>
                <w:tcW w:w="435" w:type="dxa"/>
                <w:tcMar>
                  <w:top w:w="56" w:type="dxa"/>
                  <w:left w:w="56" w:type="dxa"/>
                  <w:bottom w:w="56" w:type="dxa"/>
                  <w:right w:w="56" w:type="dxa"/>
                </w:tcMar>
              </w:tcPr>
            </w:tcPrChange>
          </w:tcPr>
          <w:p w14:paraId="2F340E52" w14:textId="77777777" w:rsidR="001E5488" w:rsidRPr="00B631B6" w:rsidRDefault="001E5488">
            <w:pPr>
              <w:spacing w:after="0" w:line="240" w:lineRule="auto"/>
            </w:pPr>
          </w:p>
        </w:tc>
        <w:tc>
          <w:tcPr>
            <w:tcW w:w="2544" w:type="dxa"/>
            <w:tcMar>
              <w:top w:w="56" w:type="dxa"/>
              <w:left w:w="56" w:type="dxa"/>
              <w:bottom w:w="56" w:type="dxa"/>
              <w:right w:w="56" w:type="dxa"/>
            </w:tcMar>
            <w:tcPrChange w:id="2118" w:author="Birger Kidmose" w:date="2026-08-06T09:10:00Z" w16du:dateUtc="2026-08-06T07:10:00Z">
              <w:tcPr>
                <w:tcW w:w="2544" w:type="dxa"/>
                <w:tcMar>
                  <w:top w:w="56" w:type="dxa"/>
                  <w:left w:w="56" w:type="dxa"/>
                  <w:bottom w:w="56" w:type="dxa"/>
                  <w:right w:w="56" w:type="dxa"/>
                </w:tcMar>
              </w:tcPr>
            </w:tcPrChange>
          </w:tcPr>
          <w:p w14:paraId="7B163547" w14:textId="77777777" w:rsidR="001E5488" w:rsidRDefault="00DD08CB">
            <w:pPr>
              <w:widowControl w:val="0"/>
              <w:spacing w:after="0" w:line="240" w:lineRule="auto"/>
            </w:pPr>
            <w:r>
              <w:t>Autorisationsnummer</w:t>
            </w:r>
          </w:p>
          <w:p w14:paraId="1E06EEAA" w14:textId="77777777" w:rsidR="001E5488" w:rsidRDefault="00DD08CB">
            <w:pPr>
              <w:widowControl w:val="0"/>
              <w:spacing w:after="0" w:line="240" w:lineRule="auto"/>
            </w:pPr>
            <w:r>
              <w:t>(AuthorisationIdentifier)</w:t>
            </w:r>
          </w:p>
        </w:tc>
        <w:tc>
          <w:tcPr>
            <w:tcW w:w="6636" w:type="dxa"/>
            <w:tcMar>
              <w:top w:w="56" w:type="dxa"/>
              <w:left w:w="56" w:type="dxa"/>
              <w:bottom w:w="56" w:type="dxa"/>
              <w:right w:w="56" w:type="dxa"/>
            </w:tcMar>
            <w:tcPrChange w:id="2119" w:author="Birger Kidmose" w:date="2026-08-06T09:10:00Z" w16du:dateUtc="2026-08-06T07:10:00Z">
              <w:tcPr>
                <w:tcW w:w="6636" w:type="dxa"/>
                <w:tcMar>
                  <w:top w:w="56" w:type="dxa"/>
                  <w:left w:w="56" w:type="dxa"/>
                  <w:bottom w:w="56" w:type="dxa"/>
                  <w:right w:w="56" w:type="dxa"/>
                </w:tcMar>
              </w:tcPr>
            </w:tcPrChange>
          </w:tcPr>
          <w:p w14:paraId="0AFEABA1" w14:textId="77777777" w:rsidR="001E5488" w:rsidRDefault="00DD08CB">
            <w:pPr>
              <w:widowControl w:val="0"/>
              <w:spacing w:after="0" w:line="240" w:lineRule="auto"/>
            </w:pPr>
            <w:r>
              <w:t>Dyrlægens autorisationsnummer</w:t>
            </w:r>
          </w:p>
        </w:tc>
      </w:tr>
      <w:tr w:rsidR="001E5488" w14:paraId="19C2F003" w14:textId="77777777" w:rsidTr="302F4859">
        <w:trPr>
          <w:trHeight w:val="333"/>
          <w:trPrChange w:id="2120" w:author="Birger Kidmose" w:date="2026-08-06T09:10:00Z" w16du:dateUtc="2026-08-06T07:10:00Z">
            <w:trPr>
              <w:trHeight w:val="333"/>
            </w:trPr>
          </w:trPrChange>
        </w:trPr>
        <w:tc>
          <w:tcPr>
            <w:tcW w:w="2979" w:type="dxa"/>
            <w:gridSpan w:val="2"/>
            <w:tcMar>
              <w:top w:w="56" w:type="dxa"/>
              <w:left w:w="56" w:type="dxa"/>
              <w:bottom w:w="56" w:type="dxa"/>
              <w:right w:w="56" w:type="dxa"/>
            </w:tcMar>
            <w:tcPrChange w:id="2121" w:author="Birger Kidmose" w:date="2026-08-06T09:10:00Z" w16du:dateUtc="2026-08-06T07:10:00Z">
              <w:tcPr>
                <w:tcW w:w="2979" w:type="dxa"/>
                <w:gridSpan w:val="2"/>
                <w:tcMar>
                  <w:top w:w="56" w:type="dxa"/>
                  <w:left w:w="56" w:type="dxa"/>
                  <w:bottom w:w="56" w:type="dxa"/>
                  <w:right w:w="56" w:type="dxa"/>
                </w:tcMar>
              </w:tcPr>
            </w:tcPrChange>
          </w:tcPr>
          <w:p w14:paraId="2AD856BD" w14:textId="77777777" w:rsidR="001E5488" w:rsidRDefault="00DD08CB">
            <w:pPr>
              <w:spacing w:after="0" w:line="240" w:lineRule="auto"/>
            </w:pPr>
            <w:r>
              <w:t>Inkluder alle recepter (IncludeAllPrescriptions)</w:t>
            </w:r>
          </w:p>
        </w:tc>
        <w:tc>
          <w:tcPr>
            <w:tcW w:w="6636" w:type="dxa"/>
            <w:tcMar>
              <w:top w:w="56" w:type="dxa"/>
              <w:left w:w="56" w:type="dxa"/>
              <w:bottom w:w="56" w:type="dxa"/>
              <w:right w:w="56" w:type="dxa"/>
            </w:tcMar>
            <w:tcPrChange w:id="2122" w:author="Birger Kidmose" w:date="2026-08-06T09:10:00Z" w16du:dateUtc="2026-08-06T07:10:00Z">
              <w:tcPr>
                <w:tcW w:w="6636" w:type="dxa"/>
                <w:tcMar>
                  <w:top w:w="56" w:type="dxa"/>
                  <w:left w:w="56" w:type="dxa"/>
                  <w:bottom w:w="56" w:type="dxa"/>
                  <w:right w:w="56" w:type="dxa"/>
                </w:tcMar>
              </w:tcPr>
            </w:tcPrChange>
          </w:tcPr>
          <w:p w14:paraId="4884627B" w14:textId="77777777" w:rsidR="001E5488" w:rsidRPr="00B631B6" w:rsidRDefault="00DD08CB">
            <w:pPr>
              <w:widowControl w:val="0"/>
              <w:spacing w:after="0" w:line="240" w:lineRule="auto"/>
            </w:pPr>
            <w:r w:rsidRPr="00B631B6">
              <w:t>Flag der angiver at søgningen skal ske i alle recepter, ikke kun åbne recepter</w:t>
            </w:r>
          </w:p>
        </w:tc>
      </w:tr>
      <w:tr w:rsidR="00497B5F" w14:paraId="63DD74CC" w14:textId="77777777" w:rsidTr="302F4859">
        <w:trPr>
          <w:trHeight w:val="333"/>
          <w:ins w:id="2123" w:author="Birger Kidmose" w:date="2026-08-06T09:10:00Z" w16du:dateUtc="2026-08-06T07:10:00Z"/>
        </w:trPr>
        <w:tc>
          <w:tcPr>
            <w:tcW w:w="2979" w:type="dxa"/>
            <w:gridSpan w:val="2"/>
            <w:tcMar>
              <w:top w:w="56" w:type="dxa"/>
              <w:left w:w="56" w:type="dxa"/>
              <w:bottom w:w="56" w:type="dxa"/>
              <w:right w:w="56" w:type="dxa"/>
            </w:tcMar>
          </w:tcPr>
          <w:p w14:paraId="5ECEB4D1" w14:textId="7C79E9D4" w:rsidR="00497B5F" w:rsidRDefault="00497B5F">
            <w:pPr>
              <w:spacing w:after="0" w:line="240" w:lineRule="auto"/>
              <w:rPr>
                <w:ins w:id="2124" w:author="Birger Kidmose" w:date="2026-08-06T09:10:00Z" w16du:dateUtc="2026-08-06T07:10:00Z"/>
              </w:rPr>
            </w:pPr>
            <w:ins w:id="2125" w:author="Birger Kidmose" w:date="2026-08-06T09:10:00Z" w16du:dateUtc="2026-08-06T07:10:00Z">
              <w:r>
                <w:t>Max antal recepter</w:t>
              </w:r>
            </w:ins>
          </w:p>
        </w:tc>
        <w:tc>
          <w:tcPr>
            <w:tcW w:w="6636" w:type="dxa"/>
            <w:tcMar>
              <w:top w:w="56" w:type="dxa"/>
              <w:left w:w="56" w:type="dxa"/>
              <w:bottom w:w="56" w:type="dxa"/>
              <w:right w:w="56" w:type="dxa"/>
            </w:tcMar>
          </w:tcPr>
          <w:p w14:paraId="3AFBAB0A" w14:textId="6451CBD5" w:rsidR="00497B5F" w:rsidRPr="00B631B6" w:rsidRDefault="00F4142D">
            <w:pPr>
              <w:widowControl w:val="0"/>
              <w:spacing w:after="0" w:line="240" w:lineRule="auto"/>
              <w:rPr>
                <w:ins w:id="2126" w:author="Birger Kidmose" w:date="2026-08-06T09:10:00Z" w16du:dateUtc="2026-08-06T07:10:00Z"/>
              </w:rPr>
            </w:pPr>
            <w:ins w:id="2127" w:author="Birger Kidmose" w:date="2026-08-06T09:10:00Z" w16du:dateUtc="2026-08-06T07:10:00Z">
              <w:r w:rsidRPr="00B631B6">
                <w:t xml:space="preserve">Optionel hvor mange recepter der højst ønskes returneret, der dog ikke kan overskride en begrænsning gældende for </w:t>
              </w:r>
              <w:r>
                <w:t>Løsningen</w:t>
              </w:r>
              <w:r w:rsidRPr="00B631B6">
                <w:t xml:space="preserve"> generelt.</w:t>
              </w:r>
            </w:ins>
          </w:p>
        </w:tc>
      </w:tr>
    </w:tbl>
    <w:p w14:paraId="667E6912" w14:textId="77777777" w:rsidR="001E5488" w:rsidRPr="00B631B6" w:rsidRDefault="00DD08CB">
      <w:pPr>
        <w:pStyle w:val="Heading4"/>
      </w:pPr>
      <w:bookmarkStart w:id="2128" w:name="_6v4gigev6lwc" w:colFirst="0" w:colLast="0"/>
      <w:bookmarkStart w:id="2129" w:name="_3y63onhz8z1b"/>
      <w:bookmarkEnd w:id="2128"/>
      <w:bookmarkEnd w:id="2129"/>
      <w:r w:rsidRPr="00B631B6">
        <w:t>Svar</w:t>
      </w:r>
    </w:p>
    <w:p w14:paraId="1A91CA68" w14:textId="77777777" w:rsidR="001E5488" w:rsidRPr="00B631B6" w:rsidRDefault="48547936">
      <w:r>
        <w:t xml:space="preserve">Servicen returnerer nul eller flere sæt data. Der returneres et resultatsæt med data fra én eller flere recepter, som matcher søgekriterierne. </w:t>
      </w:r>
    </w:p>
    <w:p w14:paraId="660EBCB7" w14:textId="4D989852" w:rsidR="001E5488" w:rsidRPr="00B631B6" w:rsidRDefault="00DD08CB">
      <w:r w:rsidRPr="00B631B6">
        <w:t xml:space="preserve">Er der f.eks. søgt på </w:t>
      </w:r>
      <w:r w:rsidR="00D95C38">
        <w:t>besætnings</w:t>
      </w:r>
      <w:r w:rsidRPr="00B631B6">
        <w:t xml:space="preserve">nummer, og er der 3 åbne recepter, </w:t>
      </w:r>
      <w:r w:rsidR="005E2F47">
        <w:t>skal</w:t>
      </w:r>
      <w:r w:rsidR="005E2F47" w:rsidRPr="00B631B6">
        <w:t xml:space="preserve"> </w:t>
      </w:r>
      <w:r w:rsidRPr="00B631B6">
        <w:t xml:space="preserve">der returneres ét resultatsæt med 3 receptid’er. </w:t>
      </w:r>
    </w:p>
    <w:p w14:paraId="5E6A9684" w14:textId="72185063" w:rsidR="001E5488" w:rsidRPr="00B631B6" w:rsidRDefault="00DD08CB">
      <w:r w:rsidRPr="00B631B6">
        <w:t xml:space="preserve">Er der f.eks. i stedet søgt på hobbydyr, hvor navn indeholder “Anders Andersen” og beskrivelsen indeholder “labrador”, </w:t>
      </w:r>
      <w:r w:rsidR="005E2F47">
        <w:t>skal</w:t>
      </w:r>
      <w:r w:rsidRPr="00B631B6">
        <w:t xml:space="preserve"> der returneres mange resultatsæt, med forskellige dyreejere, hobbydyr og udstedere, hver med én eller flere receptid’er. </w:t>
      </w:r>
    </w:p>
    <w:p w14:paraId="3A1D1E38" w14:textId="3A5065DC" w:rsidR="001E5488" w:rsidRPr="00B631B6" w:rsidRDefault="48547936">
      <w:r>
        <w:t xml:space="preserve">Er søgekriterierne for brede, </w:t>
      </w:r>
      <w:r w:rsidR="43A077A1">
        <w:t>skal</w:t>
      </w:r>
      <w:r>
        <w:t xml:space="preserve"> der i stedet returneres en fejl, og </w:t>
      </w:r>
      <w:r w:rsidR="0B91AAA3">
        <w:t xml:space="preserve">besked om at </w:t>
      </w:r>
      <w:r>
        <w:t>der må laves en ny mere præcis søgning.</w:t>
      </w:r>
    </w:p>
    <w:tbl>
      <w:tblPr>
        <w:tblStyle w:val="aff3"/>
        <w:tblW w:w="96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2130" w:author="Birger Kidmose" w:date="2026-08-06T09:10:00Z" w16du:dateUtc="2026-08-06T07:10:00Z">
          <w:tblPr>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435"/>
        <w:gridCol w:w="435"/>
        <w:gridCol w:w="2381"/>
        <w:gridCol w:w="6379"/>
        <w:tblGridChange w:id="2131">
          <w:tblGrid>
            <w:gridCol w:w="435"/>
            <w:gridCol w:w="435"/>
            <w:gridCol w:w="2381"/>
            <w:gridCol w:w="6379"/>
          </w:tblGrid>
        </w:tblGridChange>
      </w:tblGrid>
      <w:tr w:rsidR="001E5488" w14:paraId="1AD9B28F" w14:textId="77777777" w:rsidTr="302F4859">
        <w:trPr>
          <w:trHeight w:val="420"/>
          <w:trPrChange w:id="2132" w:author="Birger Kidmose" w:date="2026-08-06T09:10:00Z" w16du:dateUtc="2026-08-06T07:10:00Z">
            <w:trPr>
              <w:trHeight w:val="420"/>
            </w:trPr>
          </w:trPrChange>
        </w:trPr>
        <w:tc>
          <w:tcPr>
            <w:tcW w:w="9630" w:type="dxa"/>
            <w:gridSpan w:val="4"/>
            <w:shd w:val="clear" w:color="auto" w:fill="BFBFBF" w:themeFill="background1" w:themeFillShade="BF"/>
            <w:tcMar>
              <w:top w:w="56" w:type="dxa"/>
              <w:left w:w="56" w:type="dxa"/>
              <w:bottom w:w="56" w:type="dxa"/>
              <w:right w:w="56" w:type="dxa"/>
            </w:tcMar>
            <w:tcPrChange w:id="2133" w:author="Birger Kidmose" w:date="2026-08-06T09:10:00Z" w16du:dateUtc="2026-08-06T07:10:00Z">
              <w:tcPr>
                <w:tcW w:w="9630" w:type="dxa"/>
                <w:gridSpan w:val="4"/>
                <w:shd w:val="clear" w:color="auto" w:fill="BFBFBF" w:themeFill="background1" w:themeFillShade="BF"/>
                <w:tcMar>
                  <w:top w:w="56" w:type="dxa"/>
                  <w:left w:w="56" w:type="dxa"/>
                  <w:bottom w:w="56" w:type="dxa"/>
                  <w:right w:w="56" w:type="dxa"/>
                </w:tcMar>
              </w:tcPr>
            </w:tcPrChange>
          </w:tcPr>
          <w:p w14:paraId="0A1D2323" w14:textId="35470D9A" w:rsidR="001E5488" w:rsidRDefault="48547936" w:rsidP="302F4859">
            <w:pPr>
              <w:widowControl w:val="0"/>
              <w:spacing w:after="0" w:line="240" w:lineRule="auto"/>
              <w:rPr>
                <w:b/>
                <w:rPrChange w:id="2134" w:author="Birger Kidmose" w:date="2026-08-06T09:10:00Z" w16du:dateUtc="2026-08-06T07:10:00Z">
                  <w:rPr/>
                </w:rPrChange>
              </w:rPr>
            </w:pPr>
            <w:r w:rsidRPr="302F4859">
              <w:rPr>
                <w:b/>
                <w:bCs/>
              </w:rPr>
              <w:t>Søg recept</w:t>
            </w:r>
            <w:ins w:id="2135" w:author="Birger Kidmose" w:date="2026-08-06T09:10:00Z" w16du:dateUtc="2026-08-06T07:10:00Z">
              <w:r w:rsidR="004B2874">
                <w:rPr>
                  <w:b/>
                  <w:bCs/>
                </w:rPr>
                <w:t xml:space="preserve"> </w:t>
              </w:r>
              <w:r w:rsidR="004B2874" w:rsidRPr="00353E55">
                <w:t>(SearchPrescriptionResponse)</w:t>
              </w:r>
            </w:ins>
          </w:p>
        </w:tc>
      </w:tr>
      <w:tr w:rsidR="001E5488" w14:paraId="4441FAE7" w14:textId="77777777" w:rsidTr="302F4859">
        <w:trPr>
          <w:trHeight w:val="333"/>
          <w:trPrChange w:id="2136" w:author="Birger Kidmose" w:date="2026-08-06T09:10:00Z" w16du:dateUtc="2026-08-06T07:10:00Z">
            <w:trPr>
              <w:trHeight w:val="333"/>
            </w:trPr>
          </w:trPrChange>
        </w:trPr>
        <w:tc>
          <w:tcPr>
            <w:tcW w:w="3251" w:type="dxa"/>
            <w:gridSpan w:val="3"/>
            <w:tcMar>
              <w:top w:w="56" w:type="dxa"/>
              <w:left w:w="56" w:type="dxa"/>
              <w:bottom w:w="56" w:type="dxa"/>
              <w:right w:w="56" w:type="dxa"/>
            </w:tcMar>
            <w:tcPrChange w:id="2137" w:author="Birger Kidmose" w:date="2026-08-06T09:10:00Z" w16du:dateUtc="2026-08-06T07:10:00Z">
              <w:tcPr>
                <w:tcW w:w="3251" w:type="dxa"/>
                <w:gridSpan w:val="3"/>
                <w:tcMar>
                  <w:top w:w="56" w:type="dxa"/>
                  <w:left w:w="56" w:type="dxa"/>
                  <w:bottom w:w="56" w:type="dxa"/>
                  <w:right w:w="56" w:type="dxa"/>
                </w:tcMar>
              </w:tcPr>
            </w:tcPrChange>
          </w:tcPr>
          <w:p w14:paraId="2CA3DE4F" w14:textId="77777777" w:rsidR="001E5488" w:rsidRDefault="00DD08CB">
            <w:pPr>
              <w:widowControl w:val="0"/>
              <w:spacing w:after="0" w:line="240" w:lineRule="auto"/>
              <w:rPr>
                <w:b/>
                <w:bCs/>
              </w:rPr>
            </w:pPr>
            <w:r>
              <w:rPr>
                <w:b/>
                <w:bCs/>
              </w:rPr>
              <w:t>Element</w:t>
            </w:r>
          </w:p>
        </w:tc>
        <w:tc>
          <w:tcPr>
            <w:tcW w:w="6379" w:type="dxa"/>
            <w:tcMar>
              <w:top w:w="56" w:type="dxa"/>
              <w:left w:w="56" w:type="dxa"/>
              <w:bottom w:w="56" w:type="dxa"/>
              <w:right w:w="56" w:type="dxa"/>
            </w:tcMar>
            <w:tcPrChange w:id="2138" w:author="Birger Kidmose" w:date="2026-08-06T09:10:00Z" w16du:dateUtc="2026-08-06T07:10:00Z">
              <w:tcPr>
                <w:tcW w:w="6379" w:type="dxa"/>
                <w:tcMar>
                  <w:top w:w="56" w:type="dxa"/>
                  <w:left w:w="56" w:type="dxa"/>
                  <w:bottom w:w="56" w:type="dxa"/>
                  <w:right w:w="56" w:type="dxa"/>
                </w:tcMar>
              </w:tcPr>
            </w:tcPrChange>
          </w:tcPr>
          <w:p w14:paraId="259445AE" w14:textId="77777777" w:rsidR="001E5488" w:rsidRDefault="00DD08CB">
            <w:pPr>
              <w:widowControl w:val="0"/>
              <w:spacing w:after="0" w:line="240" w:lineRule="auto"/>
              <w:rPr>
                <w:b/>
                <w:bCs/>
              </w:rPr>
            </w:pPr>
            <w:r>
              <w:rPr>
                <w:b/>
                <w:bCs/>
              </w:rPr>
              <w:t>Beskrivelse</w:t>
            </w:r>
          </w:p>
        </w:tc>
      </w:tr>
      <w:tr w:rsidR="001E5488" w14:paraId="30233157" w14:textId="77777777" w:rsidTr="302F4859">
        <w:trPr>
          <w:trHeight w:val="333"/>
          <w:trPrChange w:id="2139" w:author="Birger Kidmose" w:date="2026-08-06T09:10:00Z" w16du:dateUtc="2026-08-06T07:10:00Z">
            <w:trPr>
              <w:trHeight w:val="333"/>
            </w:trPr>
          </w:trPrChange>
        </w:trPr>
        <w:tc>
          <w:tcPr>
            <w:tcW w:w="3251" w:type="dxa"/>
            <w:gridSpan w:val="3"/>
            <w:tcMar>
              <w:top w:w="56" w:type="dxa"/>
              <w:left w:w="56" w:type="dxa"/>
              <w:bottom w:w="56" w:type="dxa"/>
              <w:right w:w="56" w:type="dxa"/>
            </w:tcMar>
            <w:tcPrChange w:id="2140" w:author="Birger Kidmose" w:date="2026-08-06T09:10:00Z" w16du:dateUtc="2026-08-06T07:10:00Z">
              <w:tcPr>
                <w:tcW w:w="3251" w:type="dxa"/>
                <w:gridSpan w:val="3"/>
                <w:tcMar>
                  <w:top w:w="56" w:type="dxa"/>
                  <w:left w:w="56" w:type="dxa"/>
                  <w:bottom w:w="56" w:type="dxa"/>
                  <w:right w:w="56" w:type="dxa"/>
                </w:tcMar>
              </w:tcPr>
            </w:tcPrChange>
          </w:tcPr>
          <w:p w14:paraId="32434FD4" w14:textId="77777777" w:rsidR="001E5488" w:rsidRDefault="00DD08CB">
            <w:pPr>
              <w:spacing w:after="0" w:line="240" w:lineRule="auto"/>
              <w:rPr>
                <w:color w:val="4A86E8"/>
              </w:rPr>
            </w:pPr>
            <w:r>
              <w:rPr>
                <w:color w:val="4A86E8"/>
              </w:rPr>
              <w:t>Resultatsæt</w:t>
            </w:r>
          </w:p>
        </w:tc>
        <w:tc>
          <w:tcPr>
            <w:tcW w:w="6379" w:type="dxa"/>
            <w:tcMar>
              <w:top w:w="56" w:type="dxa"/>
              <w:left w:w="56" w:type="dxa"/>
              <w:bottom w:w="56" w:type="dxa"/>
              <w:right w:w="56" w:type="dxa"/>
            </w:tcMar>
            <w:tcPrChange w:id="2141" w:author="Birger Kidmose" w:date="2026-08-06T09:10:00Z" w16du:dateUtc="2026-08-06T07:10:00Z">
              <w:tcPr>
                <w:tcW w:w="6379" w:type="dxa"/>
                <w:tcMar>
                  <w:top w:w="56" w:type="dxa"/>
                  <w:left w:w="56" w:type="dxa"/>
                  <w:bottom w:w="56" w:type="dxa"/>
                  <w:right w:w="56" w:type="dxa"/>
                </w:tcMar>
              </w:tcPr>
            </w:tcPrChange>
          </w:tcPr>
          <w:p w14:paraId="5B5A3EAC" w14:textId="77777777" w:rsidR="001E5488" w:rsidRDefault="001E5488">
            <w:pPr>
              <w:widowControl w:val="0"/>
              <w:spacing w:after="0" w:line="240" w:lineRule="auto"/>
            </w:pPr>
          </w:p>
        </w:tc>
      </w:tr>
      <w:tr w:rsidR="001E5488" w14:paraId="1BADA8B4" w14:textId="77777777" w:rsidTr="302F4859">
        <w:trPr>
          <w:trHeight w:val="333"/>
          <w:trPrChange w:id="2142" w:author="Birger Kidmose" w:date="2026-08-06T09:10:00Z" w16du:dateUtc="2026-08-06T07:10:00Z">
            <w:trPr>
              <w:trHeight w:val="333"/>
            </w:trPr>
          </w:trPrChange>
        </w:trPr>
        <w:tc>
          <w:tcPr>
            <w:tcW w:w="435" w:type="dxa"/>
            <w:tcMar>
              <w:top w:w="56" w:type="dxa"/>
              <w:left w:w="56" w:type="dxa"/>
              <w:bottom w:w="56" w:type="dxa"/>
              <w:right w:w="56" w:type="dxa"/>
            </w:tcMar>
            <w:tcPrChange w:id="2143" w:author="Birger Kidmose" w:date="2026-08-06T09:10:00Z" w16du:dateUtc="2026-08-06T07:10:00Z">
              <w:tcPr>
                <w:tcW w:w="435" w:type="dxa"/>
                <w:tcMar>
                  <w:top w:w="56" w:type="dxa"/>
                  <w:left w:w="56" w:type="dxa"/>
                  <w:bottom w:w="56" w:type="dxa"/>
                  <w:right w:w="56" w:type="dxa"/>
                </w:tcMar>
              </w:tcPr>
            </w:tcPrChange>
          </w:tcPr>
          <w:p w14:paraId="51289CD0" w14:textId="77777777" w:rsidR="001E5488" w:rsidRDefault="001E5488">
            <w:pPr>
              <w:spacing w:after="0" w:line="240" w:lineRule="auto"/>
              <w:rPr>
                <w:color w:val="4A86E8"/>
              </w:rPr>
            </w:pPr>
          </w:p>
        </w:tc>
        <w:tc>
          <w:tcPr>
            <w:tcW w:w="2816" w:type="dxa"/>
            <w:gridSpan w:val="2"/>
            <w:tcMar>
              <w:top w:w="56" w:type="dxa"/>
              <w:left w:w="56" w:type="dxa"/>
              <w:bottom w:w="56" w:type="dxa"/>
              <w:right w:w="56" w:type="dxa"/>
            </w:tcMar>
            <w:tcPrChange w:id="2144" w:author="Birger Kidmose" w:date="2026-08-06T09:10:00Z" w16du:dateUtc="2026-08-06T07:10:00Z">
              <w:tcPr>
                <w:tcW w:w="2816" w:type="dxa"/>
                <w:gridSpan w:val="2"/>
                <w:tcMar>
                  <w:top w:w="56" w:type="dxa"/>
                  <w:left w:w="56" w:type="dxa"/>
                  <w:bottom w:w="56" w:type="dxa"/>
                  <w:right w:w="56" w:type="dxa"/>
                </w:tcMar>
              </w:tcPr>
            </w:tcPrChange>
          </w:tcPr>
          <w:p w14:paraId="1E14B8F9" w14:textId="77777777" w:rsidR="001E5488" w:rsidRDefault="00DD08CB">
            <w:pPr>
              <w:spacing w:after="0" w:line="240" w:lineRule="auto"/>
              <w:rPr>
                <w:color w:val="4A86E8"/>
              </w:rPr>
            </w:pPr>
            <w:r>
              <w:rPr>
                <w:color w:val="4A86E8"/>
              </w:rPr>
              <w:t>Dyreejer</w:t>
            </w:r>
          </w:p>
        </w:tc>
        <w:tc>
          <w:tcPr>
            <w:tcW w:w="6379" w:type="dxa"/>
            <w:tcMar>
              <w:top w:w="56" w:type="dxa"/>
              <w:left w:w="56" w:type="dxa"/>
              <w:bottom w:w="56" w:type="dxa"/>
              <w:right w:w="56" w:type="dxa"/>
            </w:tcMar>
            <w:tcPrChange w:id="2145" w:author="Birger Kidmose" w:date="2026-08-06T09:10:00Z" w16du:dateUtc="2026-08-06T07:10:00Z">
              <w:tcPr>
                <w:tcW w:w="6379" w:type="dxa"/>
                <w:tcMar>
                  <w:top w:w="56" w:type="dxa"/>
                  <w:left w:w="56" w:type="dxa"/>
                  <w:bottom w:w="56" w:type="dxa"/>
                  <w:right w:w="56" w:type="dxa"/>
                </w:tcMar>
              </w:tcPr>
            </w:tcPrChange>
          </w:tcPr>
          <w:p w14:paraId="1C08E108" w14:textId="77777777" w:rsidR="001E5488" w:rsidRDefault="00DD08CB">
            <w:pPr>
              <w:widowControl w:val="0"/>
              <w:spacing w:after="0" w:line="240" w:lineRule="auto"/>
            </w:pPr>
            <w:r>
              <w:t>Returneres altid</w:t>
            </w:r>
          </w:p>
        </w:tc>
      </w:tr>
      <w:tr w:rsidR="001E5488" w14:paraId="0410BD18" w14:textId="77777777" w:rsidTr="302F4859">
        <w:trPr>
          <w:trHeight w:val="333"/>
          <w:trPrChange w:id="2146" w:author="Birger Kidmose" w:date="2026-08-06T09:10:00Z" w16du:dateUtc="2026-08-06T07:10:00Z">
            <w:trPr>
              <w:trHeight w:val="333"/>
            </w:trPr>
          </w:trPrChange>
        </w:trPr>
        <w:tc>
          <w:tcPr>
            <w:tcW w:w="435" w:type="dxa"/>
            <w:tcMar>
              <w:top w:w="56" w:type="dxa"/>
              <w:left w:w="56" w:type="dxa"/>
              <w:bottom w:w="56" w:type="dxa"/>
              <w:right w:w="56" w:type="dxa"/>
            </w:tcMar>
            <w:tcPrChange w:id="2147" w:author="Birger Kidmose" w:date="2026-08-06T09:10:00Z" w16du:dateUtc="2026-08-06T07:10:00Z">
              <w:tcPr>
                <w:tcW w:w="435" w:type="dxa"/>
                <w:tcMar>
                  <w:top w:w="56" w:type="dxa"/>
                  <w:left w:w="56" w:type="dxa"/>
                  <w:bottom w:w="56" w:type="dxa"/>
                  <w:right w:w="56" w:type="dxa"/>
                </w:tcMar>
              </w:tcPr>
            </w:tcPrChange>
          </w:tcPr>
          <w:p w14:paraId="702DCF17" w14:textId="77777777" w:rsidR="001E5488" w:rsidRDefault="001E5488">
            <w:pPr>
              <w:spacing w:after="0" w:line="240" w:lineRule="auto"/>
            </w:pPr>
          </w:p>
        </w:tc>
        <w:tc>
          <w:tcPr>
            <w:tcW w:w="435" w:type="dxa"/>
            <w:tcMar>
              <w:top w:w="56" w:type="dxa"/>
              <w:left w:w="56" w:type="dxa"/>
              <w:bottom w:w="56" w:type="dxa"/>
              <w:right w:w="56" w:type="dxa"/>
            </w:tcMar>
            <w:tcPrChange w:id="2148" w:author="Birger Kidmose" w:date="2026-08-06T09:10:00Z" w16du:dateUtc="2026-08-06T07:10:00Z">
              <w:tcPr>
                <w:tcW w:w="435" w:type="dxa"/>
                <w:tcMar>
                  <w:top w:w="56" w:type="dxa"/>
                  <w:left w:w="56" w:type="dxa"/>
                  <w:bottom w:w="56" w:type="dxa"/>
                  <w:right w:w="56" w:type="dxa"/>
                </w:tcMar>
              </w:tcPr>
            </w:tcPrChange>
          </w:tcPr>
          <w:p w14:paraId="286E8D0F" w14:textId="77777777" w:rsidR="001E5488" w:rsidRDefault="001E5488">
            <w:pPr>
              <w:spacing w:after="0" w:line="240" w:lineRule="auto"/>
            </w:pPr>
          </w:p>
        </w:tc>
        <w:tc>
          <w:tcPr>
            <w:tcW w:w="2381" w:type="dxa"/>
            <w:tcMar>
              <w:top w:w="56" w:type="dxa"/>
              <w:left w:w="56" w:type="dxa"/>
              <w:bottom w:w="56" w:type="dxa"/>
              <w:right w:w="56" w:type="dxa"/>
            </w:tcMar>
            <w:tcPrChange w:id="2149" w:author="Birger Kidmose" w:date="2026-08-06T09:10:00Z" w16du:dateUtc="2026-08-06T07:10:00Z">
              <w:tcPr>
                <w:tcW w:w="2381" w:type="dxa"/>
                <w:tcMar>
                  <w:top w:w="56" w:type="dxa"/>
                  <w:left w:w="56" w:type="dxa"/>
                  <w:bottom w:w="56" w:type="dxa"/>
                  <w:right w:w="56" w:type="dxa"/>
                </w:tcMar>
              </w:tcPr>
            </w:tcPrChange>
          </w:tcPr>
          <w:p w14:paraId="34263AE9" w14:textId="51E8102C" w:rsidR="001E5488" w:rsidRDefault="00DD08CB">
            <w:pPr>
              <w:widowControl w:val="0"/>
              <w:spacing w:after="0" w:line="240" w:lineRule="auto"/>
            </w:pPr>
            <w:r>
              <w:t xml:space="preserve">→ </w:t>
            </w:r>
            <w:r>
              <w:fldChar w:fldCharType="begin"/>
            </w:r>
            <w:r>
              <w:instrText>HYPERLINK \l "_o6ohnehnwnko" \h</w:instrText>
            </w:r>
            <w:r>
              <w:fldChar w:fldCharType="separate"/>
            </w:r>
            <w:r>
              <w:rPr>
                <w:color w:val="1155CC"/>
                <w:u w:val="single"/>
              </w:rPr>
              <w:t>Dyreejer</w:t>
            </w:r>
            <w:r>
              <w:fldChar w:fldCharType="end"/>
            </w:r>
          </w:p>
        </w:tc>
        <w:tc>
          <w:tcPr>
            <w:tcW w:w="6379" w:type="dxa"/>
            <w:tcMar>
              <w:top w:w="56" w:type="dxa"/>
              <w:left w:w="56" w:type="dxa"/>
              <w:bottom w:w="56" w:type="dxa"/>
              <w:right w:w="56" w:type="dxa"/>
            </w:tcMar>
            <w:tcPrChange w:id="2150" w:author="Birger Kidmose" w:date="2026-08-06T09:10:00Z" w16du:dateUtc="2026-08-06T07:10:00Z">
              <w:tcPr>
                <w:tcW w:w="6379" w:type="dxa"/>
                <w:tcMar>
                  <w:top w:w="56" w:type="dxa"/>
                  <w:left w:w="56" w:type="dxa"/>
                  <w:bottom w:w="56" w:type="dxa"/>
                  <w:right w:w="56" w:type="dxa"/>
                </w:tcMar>
              </w:tcPr>
            </w:tcPrChange>
          </w:tcPr>
          <w:p w14:paraId="39AEDAE8" w14:textId="77777777" w:rsidR="001E5488" w:rsidRDefault="001E5488">
            <w:pPr>
              <w:widowControl w:val="0"/>
              <w:spacing w:after="0" w:line="240" w:lineRule="auto"/>
            </w:pPr>
          </w:p>
        </w:tc>
      </w:tr>
      <w:tr w:rsidR="001E5488" w14:paraId="1D950149" w14:textId="77777777" w:rsidTr="302F4859">
        <w:trPr>
          <w:trHeight w:val="333"/>
          <w:trPrChange w:id="2151" w:author="Birger Kidmose" w:date="2026-08-06T09:10:00Z" w16du:dateUtc="2026-08-06T07:10:00Z">
            <w:trPr>
              <w:trHeight w:val="333"/>
            </w:trPr>
          </w:trPrChange>
        </w:trPr>
        <w:tc>
          <w:tcPr>
            <w:tcW w:w="435" w:type="dxa"/>
            <w:tcMar>
              <w:top w:w="56" w:type="dxa"/>
              <w:left w:w="56" w:type="dxa"/>
              <w:bottom w:w="56" w:type="dxa"/>
              <w:right w:w="56" w:type="dxa"/>
            </w:tcMar>
            <w:tcPrChange w:id="2152" w:author="Birger Kidmose" w:date="2026-08-06T09:10:00Z" w16du:dateUtc="2026-08-06T07:10:00Z">
              <w:tcPr>
                <w:tcW w:w="435" w:type="dxa"/>
                <w:tcMar>
                  <w:top w:w="56" w:type="dxa"/>
                  <w:left w:w="56" w:type="dxa"/>
                  <w:bottom w:w="56" w:type="dxa"/>
                  <w:right w:w="56" w:type="dxa"/>
                </w:tcMar>
              </w:tcPr>
            </w:tcPrChange>
          </w:tcPr>
          <w:p w14:paraId="1132E7C9" w14:textId="77777777" w:rsidR="001E5488" w:rsidRDefault="001E5488">
            <w:pPr>
              <w:spacing w:after="0" w:line="240" w:lineRule="auto"/>
              <w:rPr>
                <w:color w:val="4A86E8"/>
              </w:rPr>
            </w:pPr>
          </w:p>
        </w:tc>
        <w:tc>
          <w:tcPr>
            <w:tcW w:w="2816" w:type="dxa"/>
            <w:gridSpan w:val="2"/>
            <w:tcMar>
              <w:top w:w="56" w:type="dxa"/>
              <w:left w:w="56" w:type="dxa"/>
              <w:bottom w:w="56" w:type="dxa"/>
              <w:right w:w="56" w:type="dxa"/>
            </w:tcMar>
            <w:tcPrChange w:id="2153" w:author="Birger Kidmose" w:date="2026-08-06T09:10:00Z" w16du:dateUtc="2026-08-06T07:10:00Z">
              <w:tcPr>
                <w:tcW w:w="2816" w:type="dxa"/>
                <w:gridSpan w:val="2"/>
                <w:tcMar>
                  <w:top w:w="56" w:type="dxa"/>
                  <w:left w:w="56" w:type="dxa"/>
                  <w:bottom w:w="56" w:type="dxa"/>
                  <w:right w:w="56" w:type="dxa"/>
                </w:tcMar>
              </w:tcPr>
            </w:tcPrChange>
          </w:tcPr>
          <w:p w14:paraId="68F2C7FC" w14:textId="01BACB6E" w:rsidR="001E5488" w:rsidRDefault="005956A1">
            <w:pPr>
              <w:spacing w:after="0" w:line="240" w:lineRule="auto"/>
              <w:rPr>
                <w:color w:val="4A86E8"/>
              </w:rPr>
            </w:pPr>
            <w:r>
              <w:rPr>
                <w:color w:val="4A86E8"/>
              </w:rPr>
              <w:t>Besætning</w:t>
            </w:r>
          </w:p>
        </w:tc>
        <w:tc>
          <w:tcPr>
            <w:tcW w:w="6379" w:type="dxa"/>
            <w:tcMar>
              <w:top w:w="56" w:type="dxa"/>
              <w:left w:w="56" w:type="dxa"/>
              <w:bottom w:w="56" w:type="dxa"/>
              <w:right w:w="56" w:type="dxa"/>
            </w:tcMar>
            <w:tcPrChange w:id="2154" w:author="Birger Kidmose" w:date="2026-08-06T09:10:00Z" w16du:dateUtc="2026-08-06T07:10:00Z">
              <w:tcPr>
                <w:tcW w:w="6379" w:type="dxa"/>
                <w:tcMar>
                  <w:top w:w="56" w:type="dxa"/>
                  <w:left w:w="56" w:type="dxa"/>
                  <w:bottom w:w="56" w:type="dxa"/>
                  <w:right w:w="56" w:type="dxa"/>
                </w:tcMar>
              </w:tcPr>
            </w:tcPrChange>
          </w:tcPr>
          <w:p w14:paraId="44EEF0B4" w14:textId="77777777" w:rsidR="001E5488" w:rsidRPr="00B631B6" w:rsidRDefault="00DD08CB">
            <w:pPr>
              <w:widowControl w:val="0"/>
              <w:spacing w:after="0" w:line="240" w:lineRule="auto"/>
            </w:pPr>
            <w:r w:rsidRPr="00B631B6">
              <w:t>Returneres såfremt søgeresultatet indeholder dette</w:t>
            </w:r>
          </w:p>
        </w:tc>
      </w:tr>
      <w:tr w:rsidR="001E5488" w14:paraId="22C6E545" w14:textId="77777777" w:rsidTr="302F4859">
        <w:trPr>
          <w:trHeight w:val="333"/>
          <w:trPrChange w:id="2155" w:author="Birger Kidmose" w:date="2026-08-06T09:10:00Z" w16du:dateUtc="2026-08-06T07:10:00Z">
            <w:trPr>
              <w:trHeight w:val="333"/>
            </w:trPr>
          </w:trPrChange>
        </w:trPr>
        <w:tc>
          <w:tcPr>
            <w:tcW w:w="435" w:type="dxa"/>
            <w:tcMar>
              <w:top w:w="56" w:type="dxa"/>
              <w:left w:w="56" w:type="dxa"/>
              <w:bottom w:w="56" w:type="dxa"/>
              <w:right w:w="56" w:type="dxa"/>
            </w:tcMar>
            <w:tcPrChange w:id="2156" w:author="Birger Kidmose" w:date="2026-08-06T09:10:00Z" w16du:dateUtc="2026-08-06T07:10:00Z">
              <w:tcPr>
                <w:tcW w:w="435" w:type="dxa"/>
                <w:tcMar>
                  <w:top w:w="56" w:type="dxa"/>
                  <w:left w:w="56" w:type="dxa"/>
                  <w:bottom w:w="56" w:type="dxa"/>
                  <w:right w:w="56" w:type="dxa"/>
                </w:tcMar>
              </w:tcPr>
            </w:tcPrChange>
          </w:tcPr>
          <w:p w14:paraId="45215EF5" w14:textId="77777777" w:rsidR="001E5488" w:rsidRPr="00B631B6" w:rsidRDefault="001E5488">
            <w:pPr>
              <w:spacing w:after="0" w:line="240" w:lineRule="auto"/>
            </w:pPr>
          </w:p>
        </w:tc>
        <w:tc>
          <w:tcPr>
            <w:tcW w:w="435" w:type="dxa"/>
            <w:tcMar>
              <w:top w:w="56" w:type="dxa"/>
              <w:left w:w="56" w:type="dxa"/>
              <w:bottom w:w="56" w:type="dxa"/>
              <w:right w:w="56" w:type="dxa"/>
            </w:tcMar>
            <w:tcPrChange w:id="2157" w:author="Birger Kidmose" w:date="2026-08-06T09:10:00Z" w16du:dateUtc="2026-08-06T07:10:00Z">
              <w:tcPr>
                <w:tcW w:w="435" w:type="dxa"/>
                <w:tcMar>
                  <w:top w:w="56" w:type="dxa"/>
                  <w:left w:w="56" w:type="dxa"/>
                  <w:bottom w:w="56" w:type="dxa"/>
                  <w:right w:w="56" w:type="dxa"/>
                </w:tcMar>
              </w:tcPr>
            </w:tcPrChange>
          </w:tcPr>
          <w:p w14:paraId="2C44A7DC" w14:textId="77777777" w:rsidR="001E5488" w:rsidRPr="00B631B6" w:rsidRDefault="001E5488">
            <w:pPr>
              <w:spacing w:after="0" w:line="240" w:lineRule="auto"/>
            </w:pPr>
          </w:p>
        </w:tc>
        <w:tc>
          <w:tcPr>
            <w:tcW w:w="2381" w:type="dxa"/>
            <w:tcMar>
              <w:top w:w="56" w:type="dxa"/>
              <w:left w:w="56" w:type="dxa"/>
              <w:bottom w:w="56" w:type="dxa"/>
              <w:right w:w="56" w:type="dxa"/>
            </w:tcMar>
            <w:tcPrChange w:id="2158" w:author="Birger Kidmose" w:date="2026-08-06T09:10:00Z" w16du:dateUtc="2026-08-06T07:10:00Z">
              <w:tcPr>
                <w:tcW w:w="2381" w:type="dxa"/>
                <w:tcMar>
                  <w:top w:w="56" w:type="dxa"/>
                  <w:left w:w="56" w:type="dxa"/>
                  <w:bottom w:w="56" w:type="dxa"/>
                  <w:right w:w="56" w:type="dxa"/>
                </w:tcMar>
              </w:tcPr>
            </w:tcPrChange>
          </w:tcPr>
          <w:p w14:paraId="60E86801" w14:textId="77777777" w:rsidR="001E5488" w:rsidRDefault="00DD08CB">
            <w:pPr>
              <w:widowControl w:val="0"/>
              <w:spacing w:after="0" w:line="240" w:lineRule="auto"/>
            </w:pPr>
            <w:r>
              <w:t>Besætningsnummer</w:t>
            </w:r>
          </w:p>
        </w:tc>
        <w:tc>
          <w:tcPr>
            <w:tcW w:w="6379" w:type="dxa"/>
            <w:tcMar>
              <w:top w:w="56" w:type="dxa"/>
              <w:left w:w="56" w:type="dxa"/>
              <w:bottom w:w="56" w:type="dxa"/>
              <w:right w:w="56" w:type="dxa"/>
            </w:tcMar>
            <w:tcPrChange w:id="2159" w:author="Birger Kidmose" w:date="2026-08-06T09:10:00Z" w16du:dateUtc="2026-08-06T07:10:00Z">
              <w:tcPr>
                <w:tcW w:w="6379" w:type="dxa"/>
                <w:tcMar>
                  <w:top w:w="56" w:type="dxa"/>
                  <w:left w:w="56" w:type="dxa"/>
                  <w:bottom w:w="56" w:type="dxa"/>
                  <w:right w:w="56" w:type="dxa"/>
                </w:tcMar>
              </w:tcPr>
            </w:tcPrChange>
          </w:tcPr>
          <w:p w14:paraId="4EEADA56" w14:textId="77777777" w:rsidR="001E5488" w:rsidRPr="00B631B6" w:rsidRDefault="00DD08CB">
            <w:pPr>
              <w:widowControl w:val="0"/>
              <w:spacing w:after="0" w:line="240" w:lineRule="auto"/>
            </w:pPr>
            <w:r w:rsidRPr="00B631B6">
              <w:t>Unikt nummer fra det Centrale Husdyrbrugsregister</w:t>
            </w:r>
          </w:p>
        </w:tc>
      </w:tr>
      <w:tr w:rsidR="001E5488" w14:paraId="0FC0BC82" w14:textId="77777777" w:rsidTr="302F4859">
        <w:trPr>
          <w:trHeight w:val="333"/>
          <w:trPrChange w:id="2160" w:author="Birger Kidmose" w:date="2026-08-06T09:10:00Z" w16du:dateUtc="2026-08-06T07:10:00Z">
            <w:trPr>
              <w:trHeight w:val="333"/>
            </w:trPr>
          </w:trPrChange>
        </w:trPr>
        <w:tc>
          <w:tcPr>
            <w:tcW w:w="435" w:type="dxa"/>
            <w:tcMar>
              <w:top w:w="56" w:type="dxa"/>
              <w:left w:w="56" w:type="dxa"/>
              <w:bottom w:w="56" w:type="dxa"/>
              <w:right w:w="56" w:type="dxa"/>
            </w:tcMar>
            <w:tcPrChange w:id="2161" w:author="Birger Kidmose" w:date="2026-08-06T09:10:00Z" w16du:dateUtc="2026-08-06T07:10:00Z">
              <w:tcPr>
                <w:tcW w:w="435" w:type="dxa"/>
                <w:tcMar>
                  <w:top w:w="56" w:type="dxa"/>
                  <w:left w:w="56" w:type="dxa"/>
                  <w:bottom w:w="56" w:type="dxa"/>
                  <w:right w:w="56" w:type="dxa"/>
                </w:tcMar>
              </w:tcPr>
            </w:tcPrChange>
          </w:tcPr>
          <w:p w14:paraId="43563B3E" w14:textId="77777777" w:rsidR="001E5488" w:rsidRPr="00B631B6" w:rsidRDefault="001E5488">
            <w:pPr>
              <w:spacing w:after="0" w:line="240" w:lineRule="auto"/>
              <w:rPr>
                <w:color w:val="4A86E8"/>
              </w:rPr>
            </w:pPr>
          </w:p>
        </w:tc>
        <w:tc>
          <w:tcPr>
            <w:tcW w:w="2816" w:type="dxa"/>
            <w:gridSpan w:val="2"/>
            <w:tcMar>
              <w:top w:w="56" w:type="dxa"/>
              <w:left w:w="56" w:type="dxa"/>
              <w:bottom w:w="56" w:type="dxa"/>
              <w:right w:w="56" w:type="dxa"/>
            </w:tcMar>
            <w:tcPrChange w:id="2162" w:author="Birger Kidmose" w:date="2026-08-06T09:10:00Z" w16du:dateUtc="2026-08-06T07:10:00Z">
              <w:tcPr>
                <w:tcW w:w="2816" w:type="dxa"/>
                <w:gridSpan w:val="2"/>
                <w:tcMar>
                  <w:top w:w="56" w:type="dxa"/>
                  <w:left w:w="56" w:type="dxa"/>
                  <w:bottom w:w="56" w:type="dxa"/>
                  <w:right w:w="56" w:type="dxa"/>
                </w:tcMar>
              </w:tcPr>
            </w:tcPrChange>
          </w:tcPr>
          <w:p w14:paraId="5E2B95AF" w14:textId="77777777" w:rsidR="001E5488" w:rsidRDefault="00DD08CB">
            <w:pPr>
              <w:spacing w:after="0" w:line="240" w:lineRule="auto"/>
              <w:rPr>
                <w:color w:val="4A86E8"/>
              </w:rPr>
            </w:pPr>
            <w:r>
              <w:rPr>
                <w:color w:val="4A86E8"/>
              </w:rPr>
              <w:t>Hobbydyr</w:t>
            </w:r>
          </w:p>
        </w:tc>
        <w:tc>
          <w:tcPr>
            <w:tcW w:w="6379" w:type="dxa"/>
            <w:tcMar>
              <w:top w:w="56" w:type="dxa"/>
              <w:left w:w="56" w:type="dxa"/>
              <w:bottom w:w="56" w:type="dxa"/>
              <w:right w:w="56" w:type="dxa"/>
            </w:tcMar>
            <w:tcPrChange w:id="2163" w:author="Birger Kidmose" w:date="2026-08-06T09:10:00Z" w16du:dateUtc="2026-08-06T07:10:00Z">
              <w:tcPr>
                <w:tcW w:w="6379" w:type="dxa"/>
                <w:tcMar>
                  <w:top w:w="56" w:type="dxa"/>
                  <w:left w:w="56" w:type="dxa"/>
                  <w:bottom w:w="56" w:type="dxa"/>
                  <w:right w:w="56" w:type="dxa"/>
                </w:tcMar>
              </w:tcPr>
            </w:tcPrChange>
          </w:tcPr>
          <w:p w14:paraId="491A4473" w14:textId="77777777" w:rsidR="001E5488" w:rsidRPr="00B631B6" w:rsidRDefault="00DD08CB">
            <w:pPr>
              <w:widowControl w:val="0"/>
              <w:spacing w:after="0" w:line="240" w:lineRule="auto"/>
            </w:pPr>
            <w:r w:rsidRPr="00B631B6">
              <w:t>Returneres såfremt søgeresultatet indeholder dette</w:t>
            </w:r>
          </w:p>
        </w:tc>
      </w:tr>
      <w:tr w:rsidR="001E5488" w14:paraId="0CEFBB70" w14:textId="77777777" w:rsidTr="302F4859">
        <w:trPr>
          <w:trHeight w:val="333"/>
          <w:trPrChange w:id="2164" w:author="Birger Kidmose" w:date="2026-08-06T09:10:00Z" w16du:dateUtc="2026-08-06T07:10:00Z">
            <w:trPr>
              <w:trHeight w:val="333"/>
            </w:trPr>
          </w:trPrChange>
        </w:trPr>
        <w:tc>
          <w:tcPr>
            <w:tcW w:w="435" w:type="dxa"/>
            <w:tcMar>
              <w:top w:w="56" w:type="dxa"/>
              <w:left w:w="56" w:type="dxa"/>
              <w:bottom w:w="56" w:type="dxa"/>
              <w:right w:w="56" w:type="dxa"/>
            </w:tcMar>
            <w:tcPrChange w:id="2165" w:author="Birger Kidmose" w:date="2026-08-06T09:10:00Z" w16du:dateUtc="2026-08-06T07:10:00Z">
              <w:tcPr>
                <w:tcW w:w="435" w:type="dxa"/>
                <w:tcMar>
                  <w:top w:w="56" w:type="dxa"/>
                  <w:left w:w="56" w:type="dxa"/>
                  <w:bottom w:w="56" w:type="dxa"/>
                  <w:right w:w="56" w:type="dxa"/>
                </w:tcMar>
              </w:tcPr>
            </w:tcPrChange>
          </w:tcPr>
          <w:p w14:paraId="700C7AB3" w14:textId="77777777" w:rsidR="001E5488" w:rsidRPr="00B631B6" w:rsidRDefault="001E5488">
            <w:pPr>
              <w:spacing w:after="0" w:line="240" w:lineRule="auto"/>
            </w:pPr>
          </w:p>
        </w:tc>
        <w:tc>
          <w:tcPr>
            <w:tcW w:w="435" w:type="dxa"/>
            <w:tcMar>
              <w:top w:w="56" w:type="dxa"/>
              <w:left w:w="56" w:type="dxa"/>
              <w:bottom w:w="56" w:type="dxa"/>
              <w:right w:w="56" w:type="dxa"/>
            </w:tcMar>
            <w:tcPrChange w:id="2166" w:author="Birger Kidmose" w:date="2026-08-06T09:10:00Z" w16du:dateUtc="2026-08-06T07:10:00Z">
              <w:tcPr>
                <w:tcW w:w="435" w:type="dxa"/>
                <w:tcMar>
                  <w:top w:w="56" w:type="dxa"/>
                  <w:left w:w="56" w:type="dxa"/>
                  <w:bottom w:w="56" w:type="dxa"/>
                  <w:right w:w="56" w:type="dxa"/>
                </w:tcMar>
              </w:tcPr>
            </w:tcPrChange>
          </w:tcPr>
          <w:p w14:paraId="29CC1D10" w14:textId="77777777" w:rsidR="001E5488" w:rsidRPr="00B631B6" w:rsidRDefault="001E5488">
            <w:pPr>
              <w:spacing w:after="0" w:line="240" w:lineRule="auto"/>
            </w:pPr>
          </w:p>
        </w:tc>
        <w:tc>
          <w:tcPr>
            <w:tcW w:w="2381" w:type="dxa"/>
            <w:tcMar>
              <w:top w:w="56" w:type="dxa"/>
              <w:left w:w="56" w:type="dxa"/>
              <w:bottom w:w="56" w:type="dxa"/>
              <w:right w:w="56" w:type="dxa"/>
            </w:tcMar>
            <w:tcPrChange w:id="2167" w:author="Birger Kidmose" w:date="2026-08-06T09:10:00Z" w16du:dateUtc="2026-08-06T07:10:00Z">
              <w:tcPr>
                <w:tcW w:w="2381" w:type="dxa"/>
                <w:tcMar>
                  <w:top w:w="56" w:type="dxa"/>
                  <w:left w:w="56" w:type="dxa"/>
                  <w:bottom w:w="56" w:type="dxa"/>
                  <w:right w:w="56" w:type="dxa"/>
                </w:tcMar>
              </w:tcPr>
            </w:tcPrChange>
          </w:tcPr>
          <w:p w14:paraId="1683C85B" w14:textId="77777777" w:rsidR="001E5488" w:rsidRDefault="00DD08CB">
            <w:pPr>
              <w:spacing w:after="0" w:line="240" w:lineRule="auto"/>
            </w:pPr>
            <w:r>
              <w:t>Beskrivelse</w:t>
            </w:r>
          </w:p>
        </w:tc>
        <w:tc>
          <w:tcPr>
            <w:tcW w:w="6379" w:type="dxa"/>
            <w:tcMar>
              <w:top w:w="56" w:type="dxa"/>
              <w:left w:w="56" w:type="dxa"/>
              <w:bottom w:w="56" w:type="dxa"/>
              <w:right w:w="56" w:type="dxa"/>
            </w:tcMar>
            <w:tcPrChange w:id="2168" w:author="Birger Kidmose" w:date="2026-08-06T09:10:00Z" w16du:dateUtc="2026-08-06T07:10:00Z">
              <w:tcPr>
                <w:tcW w:w="6379" w:type="dxa"/>
                <w:tcMar>
                  <w:top w:w="56" w:type="dxa"/>
                  <w:left w:w="56" w:type="dxa"/>
                  <w:bottom w:w="56" w:type="dxa"/>
                  <w:right w:w="56" w:type="dxa"/>
                </w:tcMar>
              </w:tcPr>
            </w:tcPrChange>
          </w:tcPr>
          <w:p w14:paraId="58AA00DB" w14:textId="77777777" w:rsidR="001E5488" w:rsidRDefault="00DD08CB">
            <w:pPr>
              <w:widowControl w:val="0"/>
              <w:spacing w:after="0" w:line="240" w:lineRule="auto"/>
            </w:pPr>
            <w:r>
              <w:t>Beskrivelse</w:t>
            </w:r>
          </w:p>
        </w:tc>
      </w:tr>
      <w:tr w:rsidR="001E5488" w14:paraId="58295016" w14:textId="77777777" w:rsidTr="302F4859">
        <w:trPr>
          <w:trHeight w:val="333"/>
          <w:trPrChange w:id="2169" w:author="Birger Kidmose" w:date="2026-08-06T09:10:00Z" w16du:dateUtc="2026-08-06T07:10:00Z">
            <w:trPr>
              <w:trHeight w:val="333"/>
            </w:trPr>
          </w:trPrChange>
        </w:trPr>
        <w:tc>
          <w:tcPr>
            <w:tcW w:w="435" w:type="dxa"/>
            <w:tcMar>
              <w:top w:w="56" w:type="dxa"/>
              <w:left w:w="56" w:type="dxa"/>
              <w:bottom w:w="56" w:type="dxa"/>
              <w:right w:w="56" w:type="dxa"/>
            </w:tcMar>
            <w:tcPrChange w:id="2170" w:author="Birger Kidmose" w:date="2026-08-06T09:10:00Z" w16du:dateUtc="2026-08-06T07:10:00Z">
              <w:tcPr>
                <w:tcW w:w="435" w:type="dxa"/>
                <w:tcMar>
                  <w:top w:w="56" w:type="dxa"/>
                  <w:left w:w="56" w:type="dxa"/>
                  <w:bottom w:w="56" w:type="dxa"/>
                  <w:right w:w="56" w:type="dxa"/>
                </w:tcMar>
              </w:tcPr>
            </w:tcPrChange>
          </w:tcPr>
          <w:p w14:paraId="63F65E0D" w14:textId="77777777" w:rsidR="001E5488" w:rsidRDefault="001E5488">
            <w:pPr>
              <w:spacing w:after="0" w:line="240" w:lineRule="auto"/>
              <w:rPr>
                <w:color w:val="4A86E8"/>
              </w:rPr>
            </w:pPr>
          </w:p>
        </w:tc>
        <w:tc>
          <w:tcPr>
            <w:tcW w:w="2816" w:type="dxa"/>
            <w:gridSpan w:val="2"/>
            <w:tcMar>
              <w:top w:w="56" w:type="dxa"/>
              <w:left w:w="56" w:type="dxa"/>
              <w:bottom w:w="56" w:type="dxa"/>
              <w:right w:w="56" w:type="dxa"/>
            </w:tcMar>
            <w:tcPrChange w:id="2171" w:author="Birger Kidmose" w:date="2026-08-06T09:10:00Z" w16du:dateUtc="2026-08-06T07:10:00Z">
              <w:tcPr>
                <w:tcW w:w="2816" w:type="dxa"/>
                <w:gridSpan w:val="2"/>
                <w:tcMar>
                  <w:top w:w="56" w:type="dxa"/>
                  <w:left w:w="56" w:type="dxa"/>
                  <w:bottom w:w="56" w:type="dxa"/>
                  <w:right w:w="56" w:type="dxa"/>
                </w:tcMar>
              </w:tcPr>
            </w:tcPrChange>
          </w:tcPr>
          <w:p w14:paraId="7D82F28F" w14:textId="77777777" w:rsidR="001E5488" w:rsidRDefault="48547936">
            <w:pPr>
              <w:spacing w:after="0" w:line="240" w:lineRule="auto"/>
              <w:rPr>
                <w:color w:val="4A86E8"/>
              </w:rPr>
            </w:pPr>
            <w:r w:rsidRPr="302F4859">
              <w:rPr>
                <w:color w:val="4A86E8"/>
              </w:rPr>
              <w:t>Udstedt af (IssuedBy)</w:t>
            </w:r>
          </w:p>
        </w:tc>
        <w:tc>
          <w:tcPr>
            <w:tcW w:w="6379" w:type="dxa"/>
            <w:tcMar>
              <w:top w:w="56" w:type="dxa"/>
              <w:left w:w="56" w:type="dxa"/>
              <w:bottom w:w="56" w:type="dxa"/>
              <w:right w:w="56" w:type="dxa"/>
            </w:tcMar>
            <w:tcPrChange w:id="2172" w:author="Birger Kidmose" w:date="2026-08-06T09:10:00Z" w16du:dateUtc="2026-08-06T07:10:00Z">
              <w:tcPr>
                <w:tcW w:w="6379" w:type="dxa"/>
                <w:tcMar>
                  <w:top w:w="56" w:type="dxa"/>
                  <w:left w:w="56" w:type="dxa"/>
                  <w:bottom w:w="56" w:type="dxa"/>
                  <w:right w:w="56" w:type="dxa"/>
                </w:tcMar>
              </w:tcPr>
            </w:tcPrChange>
          </w:tcPr>
          <w:p w14:paraId="23A04FFD" w14:textId="77777777" w:rsidR="001E5488" w:rsidRPr="00B631B6" w:rsidRDefault="00DD08CB">
            <w:pPr>
              <w:widowControl w:val="0"/>
              <w:spacing w:after="0" w:line="240" w:lineRule="auto"/>
            </w:pPr>
            <w:r w:rsidRPr="00B631B6">
              <w:t>Optionel, ved søgning på udsteder i CreatedBy eller ReportedBy</w:t>
            </w:r>
          </w:p>
        </w:tc>
      </w:tr>
      <w:tr w:rsidR="001E5488" w14:paraId="77550907" w14:textId="77777777" w:rsidTr="302F4859">
        <w:trPr>
          <w:trHeight w:val="333"/>
          <w:trPrChange w:id="2173" w:author="Birger Kidmose" w:date="2026-08-06T09:10:00Z" w16du:dateUtc="2026-08-06T07:10:00Z">
            <w:trPr>
              <w:trHeight w:val="333"/>
            </w:trPr>
          </w:trPrChange>
        </w:trPr>
        <w:tc>
          <w:tcPr>
            <w:tcW w:w="435" w:type="dxa"/>
            <w:tcMar>
              <w:top w:w="56" w:type="dxa"/>
              <w:left w:w="56" w:type="dxa"/>
              <w:bottom w:w="56" w:type="dxa"/>
              <w:right w:w="56" w:type="dxa"/>
            </w:tcMar>
            <w:tcPrChange w:id="2174" w:author="Birger Kidmose" w:date="2026-08-06T09:10:00Z" w16du:dateUtc="2026-08-06T07:10:00Z">
              <w:tcPr>
                <w:tcW w:w="435" w:type="dxa"/>
                <w:tcMar>
                  <w:top w:w="56" w:type="dxa"/>
                  <w:left w:w="56" w:type="dxa"/>
                  <w:bottom w:w="56" w:type="dxa"/>
                  <w:right w:w="56" w:type="dxa"/>
                </w:tcMar>
              </w:tcPr>
            </w:tcPrChange>
          </w:tcPr>
          <w:p w14:paraId="43F23827" w14:textId="77777777" w:rsidR="001E5488" w:rsidRPr="00B631B6" w:rsidRDefault="001E5488">
            <w:pPr>
              <w:spacing w:after="0" w:line="240" w:lineRule="auto"/>
            </w:pPr>
          </w:p>
        </w:tc>
        <w:tc>
          <w:tcPr>
            <w:tcW w:w="435" w:type="dxa"/>
            <w:tcMar>
              <w:top w:w="56" w:type="dxa"/>
              <w:left w:w="56" w:type="dxa"/>
              <w:bottom w:w="56" w:type="dxa"/>
              <w:right w:w="56" w:type="dxa"/>
            </w:tcMar>
            <w:tcPrChange w:id="2175" w:author="Birger Kidmose" w:date="2026-08-06T09:10:00Z" w16du:dateUtc="2026-08-06T07:10:00Z">
              <w:tcPr>
                <w:tcW w:w="435" w:type="dxa"/>
                <w:tcMar>
                  <w:top w:w="56" w:type="dxa"/>
                  <w:left w:w="56" w:type="dxa"/>
                  <w:bottom w:w="56" w:type="dxa"/>
                  <w:right w:w="56" w:type="dxa"/>
                </w:tcMar>
              </w:tcPr>
            </w:tcPrChange>
          </w:tcPr>
          <w:p w14:paraId="3E611A0B" w14:textId="77777777" w:rsidR="001E5488" w:rsidRPr="00B631B6" w:rsidRDefault="001E5488">
            <w:pPr>
              <w:spacing w:after="0" w:line="240" w:lineRule="auto"/>
            </w:pPr>
          </w:p>
        </w:tc>
        <w:tc>
          <w:tcPr>
            <w:tcW w:w="2381" w:type="dxa"/>
            <w:tcMar>
              <w:top w:w="56" w:type="dxa"/>
              <w:left w:w="56" w:type="dxa"/>
              <w:bottom w:w="56" w:type="dxa"/>
              <w:right w:w="56" w:type="dxa"/>
            </w:tcMar>
            <w:tcPrChange w:id="2176" w:author="Birger Kidmose" w:date="2026-08-06T09:10:00Z" w16du:dateUtc="2026-08-06T07:10:00Z">
              <w:tcPr>
                <w:tcW w:w="2381" w:type="dxa"/>
                <w:tcMar>
                  <w:top w:w="56" w:type="dxa"/>
                  <w:left w:w="56" w:type="dxa"/>
                  <w:bottom w:w="56" w:type="dxa"/>
                  <w:right w:w="56" w:type="dxa"/>
                </w:tcMar>
              </w:tcPr>
            </w:tcPrChange>
          </w:tcPr>
          <w:p w14:paraId="2E30E4B9" w14:textId="77777777" w:rsidR="001E5488" w:rsidRDefault="00DD08CB">
            <w:pPr>
              <w:spacing w:after="0" w:line="240" w:lineRule="auto"/>
            </w:pPr>
            <w:r>
              <w:t>Type</w:t>
            </w:r>
          </w:p>
        </w:tc>
        <w:tc>
          <w:tcPr>
            <w:tcW w:w="6379" w:type="dxa"/>
            <w:tcMar>
              <w:top w:w="56" w:type="dxa"/>
              <w:left w:w="56" w:type="dxa"/>
              <w:bottom w:w="56" w:type="dxa"/>
              <w:right w:w="56" w:type="dxa"/>
            </w:tcMar>
            <w:tcPrChange w:id="2177" w:author="Birger Kidmose" w:date="2026-08-06T09:10:00Z" w16du:dateUtc="2026-08-06T07:10:00Z">
              <w:tcPr>
                <w:tcW w:w="6379" w:type="dxa"/>
                <w:tcMar>
                  <w:top w:w="56" w:type="dxa"/>
                  <w:left w:w="56" w:type="dxa"/>
                  <w:bottom w:w="56" w:type="dxa"/>
                  <w:right w:w="56" w:type="dxa"/>
                </w:tcMar>
              </w:tcPr>
            </w:tcPrChange>
          </w:tcPr>
          <w:p w14:paraId="24C3670C" w14:textId="5911AA0B" w:rsidR="001E5488" w:rsidRPr="00B631B6" w:rsidRDefault="00EA77F0">
            <w:pPr>
              <w:widowControl w:val="0"/>
              <w:spacing w:after="0" w:line="240" w:lineRule="auto"/>
            </w:pPr>
            <w:r>
              <w:t>Typen af o</w:t>
            </w:r>
            <w:r w:rsidRPr="00B631B6">
              <w:t>rganisations</w:t>
            </w:r>
            <w:r>
              <w:t>id</w:t>
            </w:r>
            <w:r w:rsidRPr="00B631B6">
              <w:t xml:space="preserve">, f.eks. </w:t>
            </w:r>
            <w:r>
              <w:t>“Dyrlægepraksisnummer”, “Apoteksnummer”, “Apoteksfilialnummer”, “CVR-nummer”</w:t>
            </w:r>
            <w:r w:rsidRPr="00B631B6">
              <w:t>. Skal der søges på Identifier, skal Type angives.</w:t>
            </w:r>
          </w:p>
        </w:tc>
      </w:tr>
      <w:tr w:rsidR="001E5488" w14:paraId="7B72F5E0" w14:textId="77777777" w:rsidTr="302F4859">
        <w:trPr>
          <w:trHeight w:val="333"/>
          <w:trPrChange w:id="2178" w:author="Birger Kidmose" w:date="2026-08-06T09:10:00Z" w16du:dateUtc="2026-08-06T07:10:00Z">
            <w:trPr>
              <w:trHeight w:val="333"/>
            </w:trPr>
          </w:trPrChange>
        </w:trPr>
        <w:tc>
          <w:tcPr>
            <w:tcW w:w="435" w:type="dxa"/>
            <w:tcMar>
              <w:top w:w="56" w:type="dxa"/>
              <w:left w:w="56" w:type="dxa"/>
              <w:bottom w:w="56" w:type="dxa"/>
              <w:right w:w="56" w:type="dxa"/>
            </w:tcMar>
            <w:tcPrChange w:id="2179" w:author="Birger Kidmose" w:date="2026-08-06T09:10:00Z" w16du:dateUtc="2026-08-06T07:10:00Z">
              <w:tcPr>
                <w:tcW w:w="435" w:type="dxa"/>
                <w:tcMar>
                  <w:top w:w="56" w:type="dxa"/>
                  <w:left w:w="56" w:type="dxa"/>
                  <w:bottom w:w="56" w:type="dxa"/>
                  <w:right w:w="56" w:type="dxa"/>
                </w:tcMar>
              </w:tcPr>
            </w:tcPrChange>
          </w:tcPr>
          <w:p w14:paraId="1448514C" w14:textId="77777777" w:rsidR="001E5488" w:rsidRPr="00B631B6" w:rsidRDefault="001E5488">
            <w:pPr>
              <w:spacing w:after="0" w:line="240" w:lineRule="auto"/>
            </w:pPr>
          </w:p>
        </w:tc>
        <w:tc>
          <w:tcPr>
            <w:tcW w:w="435" w:type="dxa"/>
            <w:tcMar>
              <w:top w:w="56" w:type="dxa"/>
              <w:left w:w="56" w:type="dxa"/>
              <w:bottom w:w="56" w:type="dxa"/>
              <w:right w:w="56" w:type="dxa"/>
            </w:tcMar>
            <w:tcPrChange w:id="2180" w:author="Birger Kidmose" w:date="2026-08-06T09:10:00Z" w16du:dateUtc="2026-08-06T07:10:00Z">
              <w:tcPr>
                <w:tcW w:w="435" w:type="dxa"/>
                <w:tcMar>
                  <w:top w:w="56" w:type="dxa"/>
                  <w:left w:w="56" w:type="dxa"/>
                  <w:bottom w:w="56" w:type="dxa"/>
                  <w:right w:w="56" w:type="dxa"/>
                </w:tcMar>
              </w:tcPr>
            </w:tcPrChange>
          </w:tcPr>
          <w:p w14:paraId="35639EE9" w14:textId="77777777" w:rsidR="001E5488" w:rsidRPr="00B631B6" w:rsidRDefault="001E5488">
            <w:pPr>
              <w:spacing w:after="0" w:line="240" w:lineRule="auto"/>
            </w:pPr>
          </w:p>
        </w:tc>
        <w:tc>
          <w:tcPr>
            <w:tcW w:w="2381" w:type="dxa"/>
            <w:tcMar>
              <w:top w:w="56" w:type="dxa"/>
              <w:left w:w="56" w:type="dxa"/>
              <w:bottom w:w="56" w:type="dxa"/>
              <w:right w:w="56" w:type="dxa"/>
            </w:tcMar>
            <w:tcPrChange w:id="2181" w:author="Birger Kidmose" w:date="2026-08-06T09:10:00Z" w16du:dateUtc="2026-08-06T07:10:00Z">
              <w:tcPr>
                <w:tcW w:w="2381" w:type="dxa"/>
                <w:tcMar>
                  <w:top w:w="56" w:type="dxa"/>
                  <w:left w:w="56" w:type="dxa"/>
                  <w:bottom w:w="56" w:type="dxa"/>
                  <w:right w:w="56" w:type="dxa"/>
                </w:tcMar>
              </w:tcPr>
            </w:tcPrChange>
          </w:tcPr>
          <w:p w14:paraId="49D4235D" w14:textId="77777777" w:rsidR="001E5488" w:rsidRDefault="00DD08CB">
            <w:pPr>
              <w:spacing w:after="0" w:line="240" w:lineRule="auto"/>
            </w:pPr>
            <w:r>
              <w:t>Identifier</w:t>
            </w:r>
          </w:p>
        </w:tc>
        <w:tc>
          <w:tcPr>
            <w:tcW w:w="6379" w:type="dxa"/>
            <w:tcMar>
              <w:top w:w="56" w:type="dxa"/>
              <w:left w:w="56" w:type="dxa"/>
              <w:bottom w:w="56" w:type="dxa"/>
              <w:right w:w="56" w:type="dxa"/>
            </w:tcMar>
            <w:tcPrChange w:id="2182" w:author="Birger Kidmose" w:date="2026-08-06T09:10:00Z" w16du:dateUtc="2026-08-06T07:10:00Z">
              <w:tcPr>
                <w:tcW w:w="6379" w:type="dxa"/>
                <w:tcMar>
                  <w:top w:w="56" w:type="dxa"/>
                  <w:left w:w="56" w:type="dxa"/>
                  <w:bottom w:w="56" w:type="dxa"/>
                  <w:right w:w="56" w:type="dxa"/>
                </w:tcMar>
              </w:tcPr>
            </w:tcPrChange>
          </w:tcPr>
          <w:p w14:paraId="6A5D9501" w14:textId="77777777" w:rsidR="001E5488" w:rsidRPr="00B631B6" w:rsidRDefault="00DD08CB">
            <w:pPr>
              <w:widowControl w:val="0"/>
              <w:spacing w:after="0" w:line="240" w:lineRule="auto"/>
            </w:pPr>
            <w:r w:rsidRPr="00B631B6">
              <w:t xml:space="preserve">Afhængig af type en af: </w:t>
            </w:r>
            <w:r w:rsidRPr="00B631B6">
              <w:br/>
              <w:t>Dyrlægepraksisnummer,</w:t>
            </w:r>
          </w:p>
          <w:p w14:paraId="232A289F" w14:textId="77777777" w:rsidR="001E5488" w:rsidRPr="00B631B6" w:rsidRDefault="00DD08CB">
            <w:pPr>
              <w:widowControl w:val="0"/>
              <w:spacing w:after="0" w:line="240" w:lineRule="auto"/>
            </w:pPr>
            <w:r w:rsidRPr="00B631B6">
              <w:t>Apoteks- og filialnummer</w:t>
            </w:r>
          </w:p>
          <w:p w14:paraId="23652CC3" w14:textId="15B54B6E" w:rsidR="001E5488" w:rsidRPr="00B631B6" w:rsidRDefault="00EA77F0">
            <w:pPr>
              <w:widowControl w:val="0"/>
              <w:spacing w:after="0" w:line="240" w:lineRule="auto"/>
            </w:pPr>
            <w:r>
              <w:t>CVR-nummer (</w:t>
            </w:r>
            <w:r w:rsidR="00DD08CB" w:rsidRPr="00B631B6">
              <w:t>for vet-forhandler</w:t>
            </w:r>
            <w:r>
              <w:t>)</w:t>
            </w:r>
          </w:p>
        </w:tc>
      </w:tr>
      <w:tr w:rsidR="001E5488" w14:paraId="3DBC0F43" w14:textId="77777777" w:rsidTr="302F4859">
        <w:trPr>
          <w:trHeight w:val="333"/>
          <w:trPrChange w:id="2183" w:author="Birger Kidmose" w:date="2026-08-06T09:10:00Z" w16du:dateUtc="2026-08-06T07:10:00Z">
            <w:trPr>
              <w:trHeight w:val="333"/>
            </w:trPr>
          </w:trPrChange>
        </w:trPr>
        <w:tc>
          <w:tcPr>
            <w:tcW w:w="435" w:type="dxa"/>
            <w:tcMar>
              <w:top w:w="56" w:type="dxa"/>
              <w:left w:w="56" w:type="dxa"/>
              <w:bottom w:w="56" w:type="dxa"/>
              <w:right w:w="56" w:type="dxa"/>
            </w:tcMar>
            <w:tcPrChange w:id="2184" w:author="Birger Kidmose" w:date="2026-08-06T09:10:00Z" w16du:dateUtc="2026-08-06T07:10:00Z">
              <w:tcPr>
                <w:tcW w:w="435" w:type="dxa"/>
                <w:tcMar>
                  <w:top w:w="56" w:type="dxa"/>
                  <w:left w:w="56" w:type="dxa"/>
                  <w:bottom w:w="56" w:type="dxa"/>
                  <w:right w:w="56" w:type="dxa"/>
                </w:tcMar>
              </w:tcPr>
            </w:tcPrChange>
          </w:tcPr>
          <w:p w14:paraId="044F85B2" w14:textId="77777777" w:rsidR="001E5488" w:rsidRPr="00B631B6" w:rsidRDefault="001E5488">
            <w:pPr>
              <w:spacing w:after="0" w:line="240" w:lineRule="auto"/>
            </w:pPr>
          </w:p>
        </w:tc>
        <w:tc>
          <w:tcPr>
            <w:tcW w:w="435" w:type="dxa"/>
            <w:tcMar>
              <w:top w:w="56" w:type="dxa"/>
              <w:left w:w="56" w:type="dxa"/>
              <w:bottom w:w="56" w:type="dxa"/>
              <w:right w:w="56" w:type="dxa"/>
            </w:tcMar>
            <w:tcPrChange w:id="2185" w:author="Birger Kidmose" w:date="2026-08-06T09:10:00Z" w16du:dateUtc="2026-08-06T07:10:00Z">
              <w:tcPr>
                <w:tcW w:w="435" w:type="dxa"/>
                <w:tcMar>
                  <w:top w:w="56" w:type="dxa"/>
                  <w:left w:w="56" w:type="dxa"/>
                  <w:bottom w:w="56" w:type="dxa"/>
                  <w:right w:w="56" w:type="dxa"/>
                </w:tcMar>
              </w:tcPr>
            </w:tcPrChange>
          </w:tcPr>
          <w:p w14:paraId="79C89FC1" w14:textId="77777777" w:rsidR="001E5488" w:rsidRPr="00B631B6" w:rsidRDefault="001E5488">
            <w:pPr>
              <w:spacing w:after="0" w:line="240" w:lineRule="auto"/>
            </w:pPr>
          </w:p>
        </w:tc>
        <w:tc>
          <w:tcPr>
            <w:tcW w:w="2381" w:type="dxa"/>
            <w:tcMar>
              <w:top w:w="56" w:type="dxa"/>
              <w:left w:w="56" w:type="dxa"/>
              <w:bottom w:w="56" w:type="dxa"/>
              <w:right w:w="56" w:type="dxa"/>
            </w:tcMar>
            <w:tcPrChange w:id="2186" w:author="Birger Kidmose" w:date="2026-08-06T09:10:00Z" w16du:dateUtc="2026-08-06T07:10:00Z">
              <w:tcPr>
                <w:tcW w:w="2381" w:type="dxa"/>
                <w:tcMar>
                  <w:top w:w="56" w:type="dxa"/>
                  <w:left w:w="56" w:type="dxa"/>
                  <w:bottom w:w="56" w:type="dxa"/>
                  <w:right w:w="56" w:type="dxa"/>
                </w:tcMar>
              </w:tcPr>
            </w:tcPrChange>
          </w:tcPr>
          <w:p w14:paraId="20A5A1C1" w14:textId="77777777" w:rsidR="001E5488" w:rsidRDefault="00DD08CB">
            <w:pPr>
              <w:widowControl w:val="0"/>
              <w:spacing w:after="0" w:line="240" w:lineRule="auto"/>
            </w:pPr>
            <w:r>
              <w:t>Autorisationsnummer</w:t>
            </w:r>
          </w:p>
          <w:p w14:paraId="0D3B3FA9" w14:textId="77777777" w:rsidR="001E5488" w:rsidRDefault="00DD08CB">
            <w:pPr>
              <w:widowControl w:val="0"/>
              <w:spacing w:after="0" w:line="240" w:lineRule="auto"/>
            </w:pPr>
            <w:r>
              <w:t>(AuthorisationIdentifier)</w:t>
            </w:r>
          </w:p>
        </w:tc>
        <w:tc>
          <w:tcPr>
            <w:tcW w:w="6379" w:type="dxa"/>
            <w:tcMar>
              <w:top w:w="56" w:type="dxa"/>
              <w:left w:w="56" w:type="dxa"/>
              <w:bottom w:w="56" w:type="dxa"/>
              <w:right w:w="56" w:type="dxa"/>
            </w:tcMar>
            <w:tcPrChange w:id="2187" w:author="Birger Kidmose" w:date="2026-08-06T09:10:00Z" w16du:dateUtc="2026-08-06T07:10:00Z">
              <w:tcPr>
                <w:tcW w:w="6379" w:type="dxa"/>
                <w:tcMar>
                  <w:top w:w="56" w:type="dxa"/>
                  <w:left w:w="56" w:type="dxa"/>
                  <w:bottom w:w="56" w:type="dxa"/>
                  <w:right w:w="56" w:type="dxa"/>
                </w:tcMar>
              </w:tcPr>
            </w:tcPrChange>
          </w:tcPr>
          <w:p w14:paraId="3505E201" w14:textId="77777777" w:rsidR="001E5488" w:rsidRDefault="00DD08CB">
            <w:pPr>
              <w:widowControl w:val="0"/>
              <w:spacing w:after="0" w:line="240" w:lineRule="auto"/>
            </w:pPr>
            <w:r>
              <w:t>Dyrlægens autorisationsnummer</w:t>
            </w:r>
          </w:p>
        </w:tc>
      </w:tr>
      <w:tr w:rsidR="001E5488" w14:paraId="4F0AA8B2" w14:textId="77777777" w:rsidTr="302F4859">
        <w:trPr>
          <w:trHeight w:val="333"/>
          <w:trPrChange w:id="2188" w:author="Birger Kidmose" w:date="2026-08-06T09:10:00Z" w16du:dateUtc="2026-08-06T07:10:00Z">
            <w:trPr>
              <w:trHeight w:val="333"/>
            </w:trPr>
          </w:trPrChange>
        </w:trPr>
        <w:tc>
          <w:tcPr>
            <w:tcW w:w="435" w:type="dxa"/>
            <w:tcMar>
              <w:top w:w="56" w:type="dxa"/>
              <w:left w:w="56" w:type="dxa"/>
              <w:bottom w:w="56" w:type="dxa"/>
              <w:right w:w="56" w:type="dxa"/>
            </w:tcMar>
            <w:tcPrChange w:id="2189" w:author="Birger Kidmose" w:date="2026-08-06T09:10:00Z" w16du:dateUtc="2026-08-06T07:10:00Z">
              <w:tcPr>
                <w:tcW w:w="435" w:type="dxa"/>
                <w:tcMar>
                  <w:top w:w="56" w:type="dxa"/>
                  <w:left w:w="56" w:type="dxa"/>
                  <w:bottom w:w="56" w:type="dxa"/>
                  <w:right w:w="56" w:type="dxa"/>
                </w:tcMar>
              </w:tcPr>
            </w:tcPrChange>
          </w:tcPr>
          <w:p w14:paraId="72A26171" w14:textId="77777777" w:rsidR="001E5488" w:rsidRDefault="001E5488">
            <w:pPr>
              <w:spacing w:after="0" w:line="240" w:lineRule="auto"/>
            </w:pPr>
          </w:p>
        </w:tc>
        <w:tc>
          <w:tcPr>
            <w:tcW w:w="435" w:type="dxa"/>
            <w:tcMar>
              <w:top w:w="56" w:type="dxa"/>
              <w:left w:w="56" w:type="dxa"/>
              <w:bottom w:w="56" w:type="dxa"/>
              <w:right w:w="56" w:type="dxa"/>
            </w:tcMar>
            <w:tcPrChange w:id="2190" w:author="Birger Kidmose" w:date="2026-08-06T09:10:00Z" w16du:dateUtc="2026-08-06T07:10:00Z">
              <w:tcPr>
                <w:tcW w:w="435" w:type="dxa"/>
                <w:tcMar>
                  <w:top w:w="56" w:type="dxa"/>
                  <w:left w:w="56" w:type="dxa"/>
                  <w:bottom w:w="56" w:type="dxa"/>
                  <w:right w:w="56" w:type="dxa"/>
                </w:tcMar>
              </w:tcPr>
            </w:tcPrChange>
          </w:tcPr>
          <w:p w14:paraId="5A811FAA" w14:textId="77777777" w:rsidR="001E5488" w:rsidRDefault="001E5488">
            <w:pPr>
              <w:spacing w:after="0" w:line="240" w:lineRule="auto"/>
            </w:pPr>
          </w:p>
        </w:tc>
        <w:tc>
          <w:tcPr>
            <w:tcW w:w="2381" w:type="dxa"/>
            <w:tcMar>
              <w:top w:w="56" w:type="dxa"/>
              <w:left w:w="56" w:type="dxa"/>
              <w:bottom w:w="56" w:type="dxa"/>
              <w:right w:w="56" w:type="dxa"/>
            </w:tcMar>
            <w:tcPrChange w:id="2191" w:author="Birger Kidmose" w:date="2026-08-06T09:10:00Z" w16du:dateUtc="2026-08-06T07:10:00Z">
              <w:tcPr>
                <w:tcW w:w="2381" w:type="dxa"/>
                <w:tcMar>
                  <w:top w:w="56" w:type="dxa"/>
                  <w:left w:w="56" w:type="dxa"/>
                  <w:bottom w:w="56" w:type="dxa"/>
                  <w:right w:w="56" w:type="dxa"/>
                </w:tcMar>
              </w:tcPr>
            </w:tcPrChange>
          </w:tcPr>
          <w:p w14:paraId="26A8A117" w14:textId="77777777" w:rsidR="001E5488" w:rsidRDefault="00DD08CB">
            <w:pPr>
              <w:widowControl w:val="0"/>
              <w:spacing w:after="0" w:line="240" w:lineRule="auto"/>
            </w:pPr>
            <w:r>
              <w:t>Navn (Name)</w:t>
            </w:r>
          </w:p>
        </w:tc>
        <w:tc>
          <w:tcPr>
            <w:tcW w:w="6379" w:type="dxa"/>
            <w:tcMar>
              <w:top w:w="56" w:type="dxa"/>
              <w:left w:w="56" w:type="dxa"/>
              <w:bottom w:w="56" w:type="dxa"/>
              <w:right w:w="56" w:type="dxa"/>
            </w:tcMar>
            <w:tcPrChange w:id="2192" w:author="Birger Kidmose" w:date="2026-08-06T09:10:00Z" w16du:dateUtc="2026-08-06T07:10:00Z">
              <w:tcPr>
                <w:tcW w:w="6379" w:type="dxa"/>
                <w:tcMar>
                  <w:top w:w="56" w:type="dxa"/>
                  <w:left w:w="56" w:type="dxa"/>
                  <w:bottom w:w="56" w:type="dxa"/>
                  <w:right w:w="56" w:type="dxa"/>
                </w:tcMar>
              </w:tcPr>
            </w:tcPrChange>
          </w:tcPr>
          <w:p w14:paraId="2E38AB26" w14:textId="77777777" w:rsidR="001E5488" w:rsidRDefault="001E5488">
            <w:pPr>
              <w:widowControl w:val="0"/>
              <w:spacing w:after="0" w:line="240" w:lineRule="auto"/>
            </w:pPr>
          </w:p>
        </w:tc>
      </w:tr>
      <w:tr w:rsidR="001E5488" w14:paraId="66505030" w14:textId="77777777" w:rsidTr="302F4859">
        <w:trPr>
          <w:trHeight w:val="333"/>
          <w:trPrChange w:id="2193" w:author="Birger Kidmose" w:date="2026-08-06T09:10:00Z" w16du:dateUtc="2026-08-06T07:10:00Z">
            <w:trPr>
              <w:trHeight w:val="333"/>
            </w:trPr>
          </w:trPrChange>
        </w:trPr>
        <w:tc>
          <w:tcPr>
            <w:tcW w:w="435" w:type="dxa"/>
            <w:tcMar>
              <w:top w:w="56" w:type="dxa"/>
              <w:left w:w="56" w:type="dxa"/>
              <w:bottom w:w="56" w:type="dxa"/>
              <w:right w:w="56" w:type="dxa"/>
            </w:tcMar>
            <w:tcPrChange w:id="2194" w:author="Birger Kidmose" w:date="2026-08-06T09:10:00Z" w16du:dateUtc="2026-08-06T07:10:00Z">
              <w:tcPr>
                <w:tcW w:w="435" w:type="dxa"/>
                <w:tcMar>
                  <w:top w:w="56" w:type="dxa"/>
                  <w:left w:w="56" w:type="dxa"/>
                  <w:bottom w:w="56" w:type="dxa"/>
                  <w:right w:w="56" w:type="dxa"/>
                </w:tcMar>
              </w:tcPr>
            </w:tcPrChange>
          </w:tcPr>
          <w:p w14:paraId="66F690F9" w14:textId="77777777" w:rsidR="001E5488" w:rsidRDefault="001E5488">
            <w:pPr>
              <w:spacing w:after="0" w:line="240" w:lineRule="auto"/>
            </w:pPr>
          </w:p>
        </w:tc>
        <w:tc>
          <w:tcPr>
            <w:tcW w:w="435" w:type="dxa"/>
            <w:tcMar>
              <w:top w:w="56" w:type="dxa"/>
              <w:left w:w="56" w:type="dxa"/>
              <w:bottom w:w="56" w:type="dxa"/>
              <w:right w:w="56" w:type="dxa"/>
            </w:tcMar>
            <w:tcPrChange w:id="2195" w:author="Birger Kidmose" w:date="2026-08-06T09:10:00Z" w16du:dateUtc="2026-08-06T07:10:00Z">
              <w:tcPr>
                <w:tcW w:w="435" w:type="dxa"/>
                <w:tcMar>
                  <w:top w:w="56" w:type="dxa"/>
                  <w:left w:w="56" w:type="dxa"/>
                  <w:bottom w:w="56" w:type="dxa"/>
                  <w:right w:w="56" w:type="dxa"/>
                </w:tcMar>
              </w:tcPr>
            </w:tcPrChange>
          </w:tcPr>
          <w:p w14:paraId="1C249845" w14:textId="77777777" w:rsidR="001E5488" w:rsidRDefault="001E5488">
            <w:pPr>
              <w:spacing w:after="0" w:line="240" w:lineRule="auto"/>
            </w:pPr>
          </w:p>
        </w:tc>
        <w:tc>
          <w:tcPr>
            <w:tcW w:w="2381" w:type="dxa"/>
            <w:tcMar>
              <w:top w:w="56" w:type="dxa"/>
              <w:left w:w="56" w:type="dxa"/>
              <w:bottom w:w="56" w:type="dxa"/>
              <w:right w:w="56" w:type="dxa"/>
            </w:tcMar>
            <w:tcPrChange w:id="2196" w:author="Birger Kidmose" w:date="2026-08-06T09:10:00Z" w16du:dateUtc="2026-08-06T07:10:00Z">
              <w:tcPr>
                <w:tcW w:w="2381" w:type="dxa"/>
                <w:tcMar>
                  <w:top w:w="56" w:type="dxa"/>
                  <w:left w:w="56" w:type="dxa"/>
                  <w:bottom w:w="56" w:type="dxa"/>
                  <w:right w:w="56" w:type="dxa"/>
                </w:tcMar>
              </w:tcPr>
            </w:tcPrChange>
          </w:tcPr>
          <w:p w14:paraId="42F2538D" w14:textId="77777777" w:rsidR="001E5488" w:rsidRDefault="00DD08CB">
            <w:pPr>
              <w:widowControl w:val="0"/>
              <w:spacing w:after="0" w:line="240" w:lineRule="auto"/>
            </w:pPr>
            <w:r>
              <w:t>Telefonnnummer (TelephoneNumber)</w:t>
            </w:r>
          </w:p>
        </w:tc>
        <w:tc>
          <w:tcPr>
            <w:tcW w:w="6379" w:type="dxa"/>
            <w:tcMar>
              <w:top w:w="56" w:type="dxa"/>
              <w:left w:w="56" w:type="dxa"/>
              <w:bottom w:w="56" w:type="dxa"/>
              <w:right w:w="56" w:type="dxa"/>
            </w:tcMar>
            <w:tcPrChange w:id="2197" w:author="Birger Kidmose" w:date="2026-08-06T09:10:00Z" w16du:dateUtc="2026-08-06T07:10:00Z">
              <w:tcPr>
                <w:tcW w:w="6379" w:type="dxa"/>
                <w:tcMar>
                  <w:top w:w="56" w:type="dxa"/>
                  <w:left w:w="56" w:type="dxa"/>
                  <w:bottom w:w="56" w:type="dxa"/>
                  <w:right w:w="56" w:type="dxa"/>
                </w:tcMar>
              </w:tcPr>
            </w:tcPrChange>
          </w:tcPr>
          <w:p w14:paraId="657C22CF" w14:textId="77777777" w:rsidR="001E5488" w:rsidRDefault="001E5488">
            <w:pPr>
              <w:widowControl w:val="0"/>
              <w:spacing w:after="0" w:line="240" w:lineRule="auto"/>
            </w:pPr>
          </w:p>
        </w:tc>
      </w:tr>
      <w:tr w:rsidR="001E5488" w14:paraId="0529DAE3" w14:textId="77777777" w:rsidTr="302F4859">
        <w:trPr>
          <w:trHeight w:val="333"/>
          <w:trPrChange w:id="2198" w:author="Birger Kidmose" w:date="2026-08-06T09:10:00Z" w16du:dateUtc="2026-08-06T07:10:00Z">
            <w:trPr>
              <w:trHeight w:val="333"/>
            </w:trPr>
          </w:trPrChange>
        </w:trPr>
        <w:tc>
          <w:tcPr>
            <w:tcW w:w="435" w:type="dxa"/>
            <w:tcMar>
              <w:top w:w="56" w:type="dxa"/>
              <w:left w:w="56" w:type="dxa"/>
              <w:bottom w:w="56" w:type="dxa"/>
              <w:right w:w="56" w:type="dxa"/>
            </w:tcMar>
            <w:tcPrChange w:id="2199" w:author="Birger Kidmose" w:date="2026-08-06T09:10:00Z" w16du:dateUtc="2026-08-06T07:10:00Z">
              <w:tcPr>
                <w:tcW w:w="435" w:type="dxa"/>
                <w:tcMar>
                  <w:top w:w="56" w:type="dxa"/>
                  <w:left w:w="56" w:type="dxa"/>
                  <w:bottom w:w="56" w:type="dxa"/>
                  <w:right w:w="56" w:type="dxa"/>
                </w:tcMar>
              </w:tcPr>
            </w:tcPrChange>
          </w:tcPr>
          <w:p w14:paraId="32213E58" w14:textId="77777777" w:rsidR="001E5488" w:rsidRDefault="001E5488">
            <w:pPr>
              <w:spacing w:after="0" w:line="240" w:lineRule="auto"/>
            </w:pPr>
          </w:p>
        </w:tc>
        <w:tc>
          <w:tcPr>
            <w:tcW w:w="2816" w:type="dxa"/>
            <w:gridSpan w:val="2"/>
            <w:tcMar>
              <w:top w:w="56" w:type="dxa"/>
              <w:left w:w="56" w:type="dxa"/>
              <w:bottom w:w="56" w:type="dxa"/>
              <w:right w:w="56" w:type="dxa"/>
            </w:tcMar>
            <w:tcPrChange w:id="2200" w:author="Birger Kidmose" w:date="2026-08-06T09:10:00Z" w16du:dateUtc="2026-08-06T07:10:00Z">
              <w:tcPr>
                <w:tcW w:w="2816" w:type="dxa"/>
                <w:gridSpan w:val="2"/>
                <w:tcMar>
                  <w:top w:w="56" w:type="dxa"/>
                  <w:left w:w="56" w:type="dxa"/>
                  <w:bottom w:w="56" w:type="dxa"/>
                  <w:right w:w="56" w:type="dxa"/>
                </w:tcMar>
              </w:tcPr>
            </w:tcPrChange>
          </w:tcPr>
          <w:p w14:paraId="406187F1" w14:textId="77777777" w:rsidR="001E5488" w:rsidRDefault="00DD08CB">
            <w:pPr>
              <w:spacing w:after="0" w:line="240" w:lineRule="auto"/>
            </w:pPr>
            <w:r>
              <w:t>Receptid’er</w:t>
            </w:r>
          </w:p>
        </w:tc>
        <w:tc>
          <w:tcPr>
            <w:tcW w:w="6379" w:type="dxa"/>
            <w:tcMar>
              <w:top w:w="56" w:type="dxa"/>
              <w:left w:w="56" w:type="dxa"/>
              <w:bottom w:w="56" w:type="dxa"/>
              <w:right w:w="56" w:type="dxa"/>
            </w:tcMar>
            <w:tcPrChange w:id="2201" w:author="Birger Kidmose" w:date="2026-08-06T09:10:00Z" w16du:dateUtc="2026-08-06T07:10:00Z">
              <w:tcPr>
                <w:tcW w:w="6379" w:type="dxa"/>
                <w:tcMar>
                  <w:top w:w="56" w:type="dxa"/>
                  <w:left w:w="56" w:type="dxa"/>
                  <w:bottom w:w="56" w:type="dxa"/>
                  <w:right w:w="56" w:type="dxa"/>
                </w:tcMar>
              </w:tcPr>
            </w:tcPrChange>
          </w:tcPr>
          <w:p w14:paraId="78A8F772" w14:textId="77777777" w:rsidR="001E5488" w:rsidRDefault="00DD08CB">
            <w:pPr>
              <w:widowControl w:val="0"/>
              <w:spacing w:after="0" w:line="240" w:lineRule="auto"/>
            </w:pPr>
            <w:r>
              <w:t>Et eller flere receptid’er</w:t>
            </w:r>
          </w:p>
        </w:tc>
      </w:tr>
    </w:tbl>
    <w:p w14:paraId="31BEDD5B" w14:textId="45200D2D" w:rsidR="001E5488" w:rsidRDefault="001D72CE">
      <w:pPr>
        <w:pStyle w:val="Heading2"/>
      </w:pPr>
      <w:bookmarkStart w:id="2202" w:name="_z13c0pww0a2u" w:colFirst="0" w:colLast="0"/>
      <w:bookmarkStart w:id="2203" w:name="_vcsou0yzqg0e"/>
      <w:bookmarkStart w:id="2204" w:name="_Toc231991144"/>
      <w:bookmarkEnd w:id="2202"/>
      <w:bookmarkEnd w:id="2203"/>
      <w:r>
        <w:t>8</w:t>
      </w:r>
      <w:r w:rsidR="00DD08CB">
        <w:t>.4 - Afslut recept</w:t>
      </w:r>
      <w:bookmarkEnd w:id="2204"/>
    </w:p>
    <w:p w14:paraId="023EA9F4" w14:textId="77777777" w:rsidR="001E5488" w:rsidRDefault="00DD08CB">
      <w:pPr>
        <w:pStyle w:val="Heading4"/>
      </w:pPr>
      <w:bookmarkStart w:id="2205" w:name="_5239tg7xyrn4" w:colFirst="0" w:colLast="0"/>
      <w:bookmarkStart w:id="2206" w:name="_u6nu5pu5552o"/>
      <w:bookmarkEnd w:id="2205"/>
      <w:bookmarkEnd w:id="2206"/>
      <w:r>
        <w:t xml:space="preserve">Anvendelse </w:t>
      </w:r>
    </w:p>
    <w:p w14:paraId="390AAA77" w14:textId="683D7F5B" w:rsidR="001E5488" w:rsidRPr="00B631B6" w:rsidRDefault="00DD08CB">
      <w:r w:rsidRPr="00B631B6">
        <w:t xml:space="preserve">Servicen anvendes til at afslutte recepter, hvor dette ikke er foretaget sammen med udleveringen via </w:t>
      </w:r>
      <w:hyperlink w:anchor="_68gl0mz4vwmm">
        <w:r>
          <w:rPr>
            <w:color w:val="1155CC"/>
            <w:u w:val="single"/>
          </w:rPr>
          <w:t>Opret udlevering</w:t>
        </w:r>
      </w:hyperlink>
      <w:r>
        <w:t>.</w:t>
      </w:r>
      <w:r w:rsidRPr="00B631B6">
        <w:t xml:space="preserve"> </w:t>
      </w:r>
    </w:p>
    <w:p w14:paraId="693A733E" w14:textId="77777777" w:rsidR="001E5488" w:rsidRDefault="00DD08CB">
      <w:pPr>
        <w:pStyle w:val="Heading4"/>
      </w:pPr>
      <w:bookmarkStart w:id="2207" w:name="_2oea13s52n95" w:colFirst="0" w:colLast="0"/>
      <w:bookmarkStart w:id="2208" w:name="_5rqj1xv8dbta"/>
      <w:bookmarkEnd w:id="2207"/>
      <w:bookmarkEnd w:id="2208"/>
      <w:r>
        <w:t>Forespørgsel</w:t>
      </w:r>
    </w:p>
    <w:tbl>
      <w:tblPr>
        <w:tblStyle w:val="aff4"/>
        <w:tblW w:w="9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2209" w:author="Birger Kidmose" w:date="2026-08-06T09:10:00Z" w16du:dateUtc="2026-08-06T07:10:00Z">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436"/>
        <w:gridCol w:w="5038"/>
        <w:gridCol w:w="4166"/>
        <w:tblGridChange w:id="2210">
          <w:tblGrid>
            <w:gridCol w:w="436"/>
            <w:gridCol w:w="5038"/>
            <w:gridCol w:w="4166"/>
          </w:tblGrid>
        </w:tblGridChange>
      </w:tblGrid>
      <w:tr w:rsidR="001E5488" w14:paraId="520C1522" w14:textId="77777777" w:rsidTr="302F4859">
        <w:trPr>
          <w:trHeight w:val="420"/>
          <w:tblHeader/>
          <w:trPrChange w:id="2211" w:author="Birger Kidmose" w:date="2026-08-06T09:10:00Z" w16du:dateUtc="2026-08-06T07:10:00Z">
            <w:trPr>
              <w:trHeight w:val="420"/>
              <w:tblHeader/>
            </w:trPr>
          </w:trPrChange>
        </w:trPr>
        <w:tc>
          <w:tcPr>
            <w:tcW w:w="9640" w:type="dxa"/>
            <w:gridSpan w:val="3"/>
            <w:shd w:val="clear" w:color="auto" w:fill="BFBFBF" w:themeFill="background1" w:themeFillShade="BF"/>
            <w:tcMar>
              <w:top w:w="56" w:type="dxa"/>
              <w:left w:w="56" w:type="dxa"/>
              <w:bottom w:w="56" w:type="dxa"/>
              <w:right w:w="56" w:type="dxa"/>
            </w:tcMar>
            <w:tcPrChange w:id="2212" w:author="Birger Kidmose" w:date="2026-08-06T09:10:00Z" w16du:dateUtc="2026-08-06T07:10:00Z">
              <w:tcPr>
                <w:tcW w:w="9640" w:type="dxa"/>
                <w:gridSpan w:val="3"/>
                <w:shd w:val="clear" w:color="auto" w:fill="BFBFBF" w:themeFill="background1" w:themeFillShade="BF"/>
                <w:tcMar>
                  <w:top w:w="56" w:type="dxa"/>
                  <w:left w:w="56" w:type="dxa"/>
                  <w:bottom w:w="56" w:type="dxa"/>
                  <w:right w:w="56" w:type="dxa"/>
                </w:tcMar>
              </w:tcPr>
            </w:tcPrChange>
          </w:tcPr>
          <w:p w14:paraId="02640478" w14:textId="77777777" w:rsidR="001E5488" w:rsidRDefault="00DD08CB">
            <w:pPr>
              <w:widowControl w:val="0"/>
              <w:spacing w:after="0" w:line="240" w:lineRule="auto"/>
            </w:pPr>
            <w:r>
              <w:rPr>
                <w:b/>
                <w:bCs/>
              </w:rPr>
              <w:t xml:space="preserve">Afslut recept </w:t>
            </w:r>
            <w:r>
              <w:t>(TerminatePrescriptionRequest)</w:t>
            </w:r>
          </w:p>
        </w:tc>
      </w:tr>
      <w:tr w:rsidR="001E5488" w14:paraId="49A62D89" w14:textId="77777777" w:rsidTr="302F4859">
        <w:trPr>
          <w:trHeight w:val="333"/>
          <w:trPrChange w:id="2213" w:author="Birger Kidmose" w:date="2026-08-06T09:10:00Z" w16du:dateUtc="2026-08-06T07:10:00Z">
            <w:trPr>
              <w:trHeight w:val="333"/>
            </w:trPr>
          </w:trPrChange>
        </w:trPr>
        <w:tc>
          <w:tcPr>
            <w:tcW w:w="5474" w:type="dxa"/>
            <w:gridSpan w:val="2"/>
            <w:tcMar>
              <w:top w:w="56" w:type="dxa"/>
              <w:left w:w="56" w:type="dxa"/>
              <w:bottom w:w="56" w:type="dxa"/>
              <w:right w:w="56" w:type="dxa"/>
            </w:tcMar>
            <w:tcPrChange w:id="2214" w:author="Birger Kidmose" w:date="2026-08-06T09:10:00Z" w16du:dateUtc="2026-08-06T07:10:00Z">
              <w:tcPr>
                <w:tcW w:w="5474" w:type="dxa"/>
                <w:gridSpan w:val="2"/>
                <w:tcMar>
                  <w:top w:w="56" w:type="dxa"/>
                  <w:left w:w="56" w:type="dxa"/>
                  <w:bottom w:w="56" w:type="dxa"/>
                  <w:right w:w="56" w:type="dxa"/>
                </w:tcMar>
              </w:tcPr>
            </w:tcPrChange>
          </w:tcPr>
          <w:p w14:paraId="34939345" w14:textId="77777777" w:rsidR="001E5488" w:rsidRDefault="00DD08CB">
            <w:pPr>
              <w:widowControl w:val="0"/>
              <w:spacing w:after="0" w:line="240" w:lineRule="auto"/>
              <w:rPr>
                <w:b/>
                <w:bCs/>
              </w:rPr>
            </w:pPr>
            <w:r>
              <w:rPr>
                <w:b/>
                <w:bCs/>
              </w:rPr>
              <w:t>Element</w:t>
            </w:r>
          </w:p>
        </w:tc>
        <w:tc>
          <w:tcPr>
            <w:tcW w:w="4166" w:type="dxa"/>
            <w:tcMar>
              <w:top w:w="56" w:type="dxa"/>
              <w:left w:w="56" w:type="dxa"/>
              <w:bottom w:w="56" w:type="dxa"/>
              <w:right w:w="56" w:type="dxa"/>
            </w:tcMar>
            <w:tcPrChange w:id="2215" w:author="Birger Kidmose" w:date="2026-08-06T09:10:00Z" w16du:dateUtc="2026-08-06T07:10:00Z">
              <w:tcPr>
                <w:tcW w:w="4166" w:type="dxa"/>
                <w:tcMar>
                  <w:top w:w="56" w:type="dxa"/>
                  <w:left w:w="56" w:type="dxa"/>
                  <w:bottom w:w="56" w:type="dxa"/>
                  <w:right w:w="56" w:type="dxa"/>
                </w:tcMar>
              </w:tcPr>
            </w:tcPrChange>
          </w:tcPr>
          <w:p w14:paraId="1C858759" w14:textId="77777777" w:rsidR="001E5488" w:rsidRDefault="00DD08CB">
            <w:pPr>
              <w:widowControl w:val="0"/>
              <w:spacing w:after="0" w:line="240" w:lineRule="auto"/>
              <w:rPr>
                <w:b/>
                <w:bCs/>
              </w:rPr>
            </w:pPr>
            <w:r>
              <w:rPr>
                <w:b/>
                <w:bCs/>
              </w:rPr>
              <w:t>Beskrivelse</w:t>
            </w:r>
          </w:p>
        </w:tc>
      </w:tr>
      <w:tr w:rsidR="001E5488" w14:paraId="21A9BE8F" w14:textId="77777777" w:rsidTr="302F4859">
        <w:trPr>
          <w:trHeight w:val="333"/>
          <w:trPrChange w:id="2216" w:author="Birger Kidmose" w:date="2026-08-06T09:10:00Z" w16du:dateUtc="2026-08-06T07:10:00Z">
            <w:trPr>
              <w:trHeight w:val="333"/>
            </w:trPr>
          </w:trPrChange>
        </w:trPr>
        <w:tc>
          <w:tcPr>
            <w:tcW w:w="5474" w:type="dxa"/>
            <w:gridSpan w:val="2"/>
            <w:tcMar>
              <w:top w:w="56" w:type="dxa"/>
              <w:left w:w="56" w:type="dxa"/>
              <w:bottom w:w="56" w:type="dxa"/>
              <w:right w:w="56" w:type="dxa"/>
            </w:tcMar>
            <w:tcPrChange w:id="2217" w:author="Birger Kidmose" w:date="2026-08-06T09:10:00Z" w16du:dateUtc="2026-08-06T07:10:00Z">
              <w:tcPr>
                <w:tcW w:w="5474" w:type="dxa"/>
                <w:gridSpan w:val="2"/>
                <w:tcMar>
                  <w:top w:w="56" w:type="dxa"/>
                  <w:left w:w="56" w:type="dxa"/>
                  <w:bottom w:w="56" w:type="dxa"/>
                  <w:right w:w="56" w:type="dxa"/>
                </w:tcMar>
              </w:tcPr>
            </w:tcPrChange>
          </w:tcPr>
          <w:p w14:paraId="072DB033" w14:textId="77777777" w:rsidR="001E5488" w:rsidRDefault="00DD08CB">
            <w:pPr>
              <w:spacing w:after="0" w:line="240" w:lineRule="auto"/>
            </w:pPr>
            <w:r>
              <w:rPr>
                <w:color w:val="4A86E8"/>
              </w:rPr>
              <w:t>Ændret af (ModifiedBy)</w:t>
            </w:r>
          </w:p>
        </w:tc>
        <w:tc>
          <w:tcPr>
            <w:tcW w:w="4166" w:type="dxa"/>
            <w:tcMar>
              <w:top w:w="56" w:type="dxa"/>
              <w:left w:w="56" w:type="dxa"/>
              <w:bottom w:w="56" w:type="dxa"/>
              <w:right w:w="56" w:type="dxa"/>
            </w:tcMar>
            <w:tcPrChange w:id="2218" w:author="Birger Kidmose" w:date="2026-08-06T09:10:00Z" w16du:dateUtc="2026-08-06T07:10:00Z">
              <w:tcPr>
                <w:tcW w:w="4166" w:type="dxa"/>
                <w:tcMar>
                  <w:top w:w="56" w:type="dxa"/>
                  <w:left w:w="56" w:type="dxa"/>
                  <w:bottom w:w="56" w:type="dxa"/>
                  <w:right w:w="56" w:type="dxa"/>
                </w:tcMar>
              </w:tcPr>
            </w:tcPrChange>
          </w:tcPr>
          <w:p w14:paraId="7ECD3651" w14:textId="77777777" w:rsidR="001E5488" w:rsidRPr="00B631B6" w:rsidRDefault="00DD08CB">
            <w:pPr>
              <w:widowControl w:val="0"/>
              <w:spacing w:after="0" w:line="240" w:lineRule="auto"/>
            </w:pPr>
            <w:r w:rsidRPr="00B631B6">
              <w:t>Obligatorisk, information om medarbejder og organisation</w:t>
            </w:r>
          </w:p>
        </w:tc>
      </w:tr>
      <w:tr w:rsidR="001E5488" w14:paraId="7C494C6A" w14:textId="77777777" w:rsidTr="302F4859">
        <w:trPr>
          <w:trHeight w:val="333"/>
          <w:trPrChange w:id="2219" w:author="Birger Kidmose" w:date="2026-08-06T09:10:00Z" w16du:dateUtc="2026-08-06T07:10:00Z">
            <w:trPr>
              <w:trHeight w:val="333"/>
            </w:trPr>
          </w:trPrChange>
        </w:trPr>
        <w:tc>
          <w:tcPr>
            <w:tcW w:w="436" w:type="dxa"/>
            <w:tcMar>
              <w:top w:w="56" w:type="dxa"/>
              <w:left w:w="56" w:type="dxa"/>
              <w:bottom w:w="56" w:type="dxa"/>
              <w:right w:w="56" w:type="dxa"/>
            </w:tcMar>
            <w:tcPrChange w:id="2220" w:author="Birger Kidmose" w:date="2026-08-06T09:10:00Z" w16du:dateUtc="2026-08-06T07:10:00Z">
              <w:tcPr>
                <w:tcW w:w="436" w:type="dxa"/>
                <w:tcMar>
                  <w:top w:w="56" w:type="dxa"/>
                  <w:left w:w="56" w:type="dxa"/>
                  <w:bottom w:w="56" w:type="dxa"/>
                  <w:right w:w="56" w:type="dxa"/>
                </w:tcMar>
              </w:tcPr>
            </w:tcPrChange>
          </w:tcPr>
          <w:p w14:paraId="0800349E" w14:textId="77777777" w:rsidR="001E5488" w:rsidRPr="00B631B6" w:rsidRDefault="001E5488">
            <w:pPr>
              <w:widowControl w:val="0"/>
              <w:spacing w:after="0" w:line="240" w:lineRule="auto"/>
            </w:pPr>
          </w:p>
        </w:tc>
        <w:tc>
          <w:tcPr>
            <w:tcW w:w="5038" w:type="dxa"/>
            <w:tcMar>
              <w:top w:w="56" w:type="dxa"/>
              <w:left w:w="56" w:type="dxa"/>
              <w:bottom w:w="56" w:type="dxa"/>
              <w:right w:w="56" w:type="dxa"/>
            </w:tcMar>
            <w:tcPrChange w:id="2221" w:author="Birger Kidmose" w:date="2026-08-06T09:10:00Z" w16du:dateUtc="2026-08-06T07:10:00Z">
              <w:tcPr>
                <w:tcW w:w="5038" w:type="dxa"/>
                <w:tcMar>
                  <w:top w:w="56" w:type="dxa"/>
                  <w:left w:w="56" w:type="dxa"/>
                  <w:bottom w:w="56" w:type="dxa"/>
                  <w:right w:w="56" w:type="dxa"/>
                </w:tcMar>
              </w:tcPr>
            </w:tcPrChange>
          </w:tcPr>
          <w:p w14:paraId="0AEF3B83" w14:textId="647B329E" w:rsidR="001E5488" w:rsidRDefault="00DD08CB">
            <w:pPr>
              <w:widowControl w:val="0"/>
              <w:spacing w:after="0" w:line="240" w:lineRule="auto"/>
            </w:pPr>
            <w:r>
              <w:t xml:space="preserve">→ </w:t>
            </w:r>
            <w:r>
              <w:fldChar w:fldCharType="begin"/>
            </w:r>
            <w:r>
              <w:instrText>HYPERLINK \l "_76m1bjv1qnqz" \h</w:instrText>
            </w:r>
            <w:r>
              <w:fldChar w:fldCharType="separate"/>
            </w:r>
            <w:r>
              <w:rPr>
                <w:color w:val="1155CC"/>
                <w:u w:val="single"/>
              </w:rPr>
              <w:t>Aktør</w:t>
            </w:r>
            <w:r>
              <w:fldChar w:fldCharType="end"/>
            </w:r>
          </w:p>
        </w:tc>
        <w:tc>
          <w:tcPr>
            <w:tcW w:w="4166" w:type="dxa"/>
            <w:tcMar>
              <w:top w:w="56" w:type="dxa"/>
              <w:left w:w="56" w:type="dxa"/>
              <w:bottom w:w="56" w:type="dxa"/>
              <w:right w:w="56" w:type="dxa"/>
            </w:tcMar>
            <w:tcPrChange w:id="2222" w:author="Birger Kidmose" w:date="2026-08-06T09:10:00Z" w16du:dateUtc="2026-08-06T07:10:00Z">
              <w:tcPr>
                <w:tcW w:w="4166" w:type="dxa"/>
                <w:tcMar>
                  <w:top w:w="56" w:type="dxa"/>
                  <w:left w:w="56" w:type="dxa"/>
                  <w:bottom w:w="56" w:type="dxa"/>
                  <w:right w:w="56" w:type="dxa"/>
                </w:tcMar>
              </w:tcPr>
            </w:tcPrChange>
          </w:tcPr>
          <w:p w14:paraId="16CAC737" w14:textId="77777777" w:rsidR="001E5488" w:rsidRPr="00B631B6" w:rsidRDefault="00DD08CB">
            <w:pPr>
              <w:widowControl w:val="0"/>
              <w:spacing w:after="0" w:line="240" w:lineRule="auto"/>
            </w:pPr>
            <w:r w:rsidRPr="00B631B6">
              <w:t>Aktøren som afslutter recepten, obligatorisk</w:t>
            </w:r>
          </w:p>
        </w:tc>
      </w:tr>
      <w:tr w:rsidR="005C4F37" w14:paraId="42AB58B4" w14:textId="77777777" w:rsidTr="302F4859">
        <w:trPr>
          <w:trHeight w:val="333"/>
          <w:trPrChange w:id="2223" w:author="Birger Kidmose" w:date="2026-08-06T09:10:00Z" w16du:dateUtc="2026-08-06T07:10:00Z">
            <w:trPr>
              <w:trHeight w:val="333"/>
            </w:trPr>
          </w:trPrChange>
        </w:trPr>
        <w:tc>
          <w:tcPr>
            <w:tcW w:w="436" w:type="dxa"/>
            <w:tcMar>
              <w:top w:w="56" w:type="dxa"/>
              <w:left w:w="56" w:type="dxa"/>
              <w:bottom w:w="56" w:type="dxa"/>
              <w:right w:w="56" w:type="dxa"/>
            </w:tcMar>
            <w:tcPrChange w:id="2224" w:author="Birger Kidmose" w:date="2026-08-06T09:10:00Z" w16du:dateUtc="2026-08-06T07:10:00Z">
              <w:tcPr>
                <w:tcW w:w="436" w:type="dxa"/>
                <w:tcMar>
                  <w:top w:w="56" w:type="dxa"/>
                  <w:left w:w="56" w:type="dxa"/>
                  <w:bottom w:w="56" w:type="dxa"/>
                  <w:right w:w="56" w:type="dxa"/>
                </w:tcMar>
              </w:tcPr>
            </w:tcPrChange>
          </w:tcPr>
          <w:p w14:paraId="23056AA2" w14:textId="77777777" w:rsidR="005C4F37" w:rsidRPr="00B631B6" w:rsidRDefault="005C4F37" w:rsidP="005C4F37">
            <w:pPr>
              <w:widowControl w:val="0"/>
              <w:spacing w:after="0" w:line="240" w:lineRule="auto"/>
            </w:pPr>
          </w:p>
        </w:tc>
        <w:tc>
          <w:tcPr>
            <w:tcW w:w="5038" w:type="dxa"/>
            <w:tcMar>
              <w:top w:w="56" w:type="dxa"/>
              <w:left w:w="56" w:type="dxa"/>
              <w:bottom w:w="56" w:type="dxa"/>
              <w:right w:w="56" w:type="dxa"/>
            </w:tcMar>
            <w:tcPrChange w:id="2225" w:author="Birger Kidmose" w:date="2026-08-06T09:10:00Z" w16du:dateUtc="2026-08-06T07:10:00Z">
              <w:tcPr>
                <w:tcW w:w="5038" w:type="dxa"/>
                <w:tcMar>
                  <w:top w:w="56" w:type="dxa"/>
                  <w:left w:w="56" w:type="dxa"/>
                  <w:bottom w:w="56" w:type="dxa"/>
                  <w:right w:w="56" w:type="dxa"/>
                </w:tcMar>
              </w:tcPr>
            </w:tcPrChange>
          </w:tcPr>
          <w:p w14:paraId="21D88087" w14:textId="0E2B133E" w:rsidR="005C4F37" w:rsidRDefault="005C4F37" w:rsidP="005C4F37">
            <w:pPr>
              <w:widowControl w:val="0"/>
              <w:spacing w:after="0" w:line="240" w:lineRule="auto"/>
            </w:pPr>
            <w:r>
              <w:t xml:space="preserve">→ </w:t>
            </w:r>
            <w:r>
              <w:fldChar w:fldCharType="begin"/>
            </w:r>
            <w:r>
              <w:instrText>HYPERLINK \l "_jvykbbuxljsm" \h</w:instrText>
            </w:r>
            <w:r>
              <w:fldChar w:fldCharType="separate"/>
            </w:r>
            <w:r>
              <w:rPr>
                <w:color w:val="1155CC"/>
                <w:u w:val="single"/>
              </w:rPr>
              <w:t>Organisation</w:t>
            </w:r>
            <w:r>
              <w:fldChar w:fldCharType="end"/>
            </w:r>
          </w:p>
        </w:tc>
        <w:tc>
          <w:tcPr>
            <w:tcW w:w="4166" w:type="dxa"/>
            <w:tcMar>
              <w:top w:w="56" w:type="dxa"/>
              <w:left w:w="56" w:type="dxa"/>
              <w:bottom w:w="56" w:type="dxa"/>
              <w:right w:w="56" w:type="dxa"/>
            </w:tcMar>
            <w:tcPrChange w:id="2226" w:author="Birger Kidmose" w:date="2026-08-06T09:10:00Z" w16du:dateUtc="2026-08-06T07:10:00Z">
              <w:tcPr>
                <w:tcW w:w="4166" w:type="dxa"/>
                <w:tcMar>
                  <w:top w:w="56" w:type="dxa"/>
                  <w:left w:w="56" w:type="dxa"/>
                  <w:bottom w:w="56" w:type="dxa"/>
                  <w:right w:w="56" w:type="dxa"/>
                </w:tcMar>
              </w:tcPr>
            </w:tcPrChange>
          </w:tcPr>
          <w:p w14:paraId="09C76CF3" w14:textId="0B6FA033" w:rsidR="005C4F37" w:rsidRDefault="00DD08CB" w:rsidP="005C4F37">
            <w:pPr>
              <w:widowControl w:val="0"/>
              <w:spacing w:after="0" w:line="240" w:lineRule="auto"/>
            </w:pPr>
            <w:del w:id="2227" w:author="Birger Kidmose" w:date="2026-08-06T09:10:00Z" w16du:dateUtc="2026-08-06T07:10:00Z">
              <w:r>
                <w:delText>Apotek eller vet-forhandler, obligatorisk</w:delText>
              </w:r>
            </w:del>
            <w:ins w:id="2228" w:author="Birger Kidmose" w:date="2026-08-06T09:10:00Z" w16du:dateUtc="2026-08-06T07:10:00Z">
              <w:r w:rsidR="005C4F37" w:rsidRPr="00B631B6">
                <w:t xml:space="preserve">Optionel, kan udelades for dyrlæger uden </w:t>
              </w:r>
              <w:r w:rsidR="005C4F37">
                <w:t>praksis</w:t>
              </w:r>
              <w:r w:rsidR="005C4F37" w:rsidRPr="00B631B6">
                <w:t>, skal angives for apoteker og vet-forhandlere</w:t>
              </w:r>
            </w:ins>
          </w:p>
        </w:tc>
      </w:tr>
      <w:tr w:rsidR="005C4F37" w14:paraId="598B6188" w14:textId="77777777" w:rsidTr="302F4859">
        <w:trPr>
          <w:trHeight w:val="333"/>
          <w:trPrChange w:id="2229" w:author="Birger Kidmose" w:date="2026-08-06T09:10:00Z" w16du:dateUtc="2026-08-06T07:10:00Z">
            <w:trPr>
              <w:trHeight w:val="333"/>
            </w:trPr>
          </w:trPrChange>
        </w:trPr>
        <w:tc>
          <w:tcPr>
            <w:tcW w:w="5474" w:type="dxa"/>
            <w:gridSpan w:val="2"/>
            <w:tcMar>
              <w:top w:w="56" w:type="dxa"/>
              <w:left w:w="56" w:type="dxa"/>
              <w:bottom w:w="56" w:type="dxa"/>
              <w:right w:w="56" w:type="dxa"/>
            </w:tcMar>
            <w:tcPrChange w:id="2230" w:author="Birger Kidmose" w:date="2026-08-06T09:10:00Z" w16du:dateUtc="2026-08-06T07:10:00Z">
              <w:tcPr>
                <w:tcW w:w="5474" w:type="dxa"/>
                <w:gridSpan w:val="2"/>
                <w:tcMar>
                  <w:top w:w="56" w:type="dxa"/>
                  <w:left w:w="56" w:type="dxa"/>
                  <w:bottom w:w="56" w:type="dxa"/>
                  <w:right w:w="56" w:type="dxa"/>
                </w:tcMar>
              </w:tcPr>
            </w:tcPrChange>
          </w:tcPr>
          <w:p w14:paraId="4276D499" w14:textId="77777777" w:rsidR="005C4F37" w:rsidRDefault="005C4F37" w:rsidP="005C4F37">
            <w:pPr>
              <w:widowControl w:val="0"/>
              <w:spacing w:after="0" w:line="240" w:lineRule="auto"/>
            </w:pPr>
            <w:r>
              <w:t>Receptid (PrescriptionIdentifier)</w:t>
            </w:r>
          </w:p>
        </w:tc>
        <w:tc>
          <w:tcPr>
            <w:tcW w:w="4166" w:type="dxa"/>
            <w:tcMar>
              <w:top w:w="56" w:type="dxa"/>
              <w:left w:w="56" w:type="dxa"/>
              <w:bottom w:w="56" w:type="dxa"/>
              <w:right w:w="56" w:type="dxa"/>
            </w:tcMar>
            <w:tcPrChange w:id="2231" w:author="Birger Kidmose" w:date="2026-08-06T09:10:00Z" w16du:dateUtc="2026-08-06T07:10:00Z">
              <w:tcPr>
                <w:tcW w:w="4166" w:type="dxa"/>
                <w:tcMar>
                  <w:top w:w="56" w:type="dxa"/>
                  <w:left w:w="56" w:type="dxa"/>
                  <w:bottom w:w="56" w:type="dxa"/>
                  <w:right w:w="56" w:type="dxa"/>
                </w:tcMar>
              </w:tcPr>
            </w:tcPrChange>
          </w:tcPr>
          <w:p w14:paraId="63C6B7F0" w14:textId="77777777" w:rsidR="005C4F37" w:rsidRPr="00B631B6" w:rsidRDefault="005C4F37" w:rsidP="005C4F37">
            <w:pPr>
              <w:widowControl w:val="0"/>
              <w:spacing w:after="0" w:line="240" w:lineRule="auto"/>
            </w:pPr>
            <w:r w:rsidRPr="00B631B6">
              <w:t>Id på en eller flere recepter, som skal afsluttes</w:t>
            </w:r>
          </w:p>
        </w:tc>
      </w:tr>
    </w:tbl>
    <w:p w14:paraId="53297519" w14:textId="071E9975" w:rsidR="001E5488" w:rsidRPr="00B631B6" w:rsidRDefault="48547936">
      <w:pPr>
        <w:pStyle w:val="Heading4"/>
      </w:pPr>
      <w:bookmarkStart w:id="2232" w:name="_7l7ojopzytel"/>
      <w:bookmarkStart w:id="2233" w:name="_ni5c9ow9lfd7"/>
      <w:bookmarkEnd w:id="2232"/>
      <w:bookmarkEnd w:id="2233"/>
      <w:r>
        <w:t>Svar</w:t>
      </w:r>
    </w:p>
    <w:p w14:paraId="787E1FFD" w14:textId="03B7276E" w:rsidR="001E5488" w:rsidRPr="00B631B6" w:rsidRDefault="00DD08CB">
      <w:r w:rsidRPr="00B631B6">
        <w:t>Servicen returnerer et tomt element. Kan kaldet ikke gennemføres, returneres en fejl.</w:t>
      </w:r>
    </w:p>
    <w:p w14:paraId="199E19EF" w14:textId="79EA8E1C" w:rsidR="001E5488" w:rsidRPr="00B631B6" w:rsidRDefault="001D72CE">
      <w:pPr>
        <w:pStyle w:val="Heading2"/>
      </w:pPr>
      <w:bookmarkStart w:id="2234" w:name="_brgwia1h5vez" w:colFirst="0" w:colLast="0"/>
      <w:bookmarkStart w:id="2235" w:name="_wvdfklknkxu5"/>
      <w:bookmarkStart w:id="2236" w:name="_Toc231991145"/>
      <w:bookmarkEnd w:id="2234"/>
      <w:bookmarkEnd w:id="2235"/>
      <w:r>
        <w:t>8</w:t>
      </w:r>
      <w:r w:rsidR="00DD08CB" w:rsidRPr="00B631B6">
        <w:t>.5 - Annuller recept</w:t>
      </w:r>
      <w:bookmarkEnd w:id="2236"/>
    </w:p>
    <w:p w14:paraId="6155A463" w14:textId="77777777" w:rsidR="001E5488" w:rsidRPr="00B631B6" w:rsidRDefault="00DD08CB">
      <w:pPr>
        <w:pStyle w:val="Heading4"/>
      </w:pPr>
      <w:bookmarkStart w:id="2237" w:name="_g1lulr5o9yz4" w:colFirst="0" w:colLast="0"/>
      <w:bookmarkStart w:id="2238" w:name="_ahoh05ll5dt"/>
      <w:bookmarkEnd w:id="2237"/>
      <w:bookmarkEnd w:id="2238"/>
      <w:r w:rsidRPr="00B631B6">
        <w:t xml:space="preserve">Anvendelse </w:t>
      </w:r>
    </w:p>
    <w:p w14:paraId="2D905D81" w14:textId="101B5A2B" w:rsidR="001E5488" w:rsidRPr="00B631B6" w:rsidRDefault="00DD08CB">
      <w:r w:rsidRPr="00B631B6">
        <w:t xml:space="preserve">Servicen anvendes til at annullere recepter. Servicen kan anvendes af dyrlægesystemer, apotekersystemer og </w:t>
      </w:r>
      <w:r w:rsidR="00BA24D5">
        <w:t xml:space="preserve">§39 </w:t>
      </w:r>
      <w:r w:rsidRPr="00B631B6">
        <w:t xml:space="preserve">vet-forhandleres systemer. </w:t>
      </w:r>
    </w:p>
    <w:p w14:paraId="165FFB27" w14:textId="5B188425" w:rsidR="001E5488" w:rsidRPr="00B631B6" w:rsidRDefault="00DD08CB">
      <w:r w:rsidRPr="00B631B6">
        <w:t xml:space="preserve">Dyrlægen </w:t>
      </w:r>
      <w:r w:rsidR="001B7703">
        <w:t>skal kunne</w:t>
      </w:r>
      <w:r w:rsidRPr="00B631B6">
        <w:t xml:space="preserve"> annullere recepter, også hvor disse er under behandling. Dyrlægen </w:t>
      </w:r>
      <w:r w:rsidR="001B7703">
        <w:t>skal</w:t>
      </w:r>
      <w:r w:rsidRPr="00B631B6">
        <w:t xml:space="preserve"> ikke </w:t>
      </w:r>
      <w:r w:rsidR="001B7703">
        <w:t xml:space="preserve">kunne </w:t>
      </w:r>
      <w:r w:rsidRPr="00B631B6">
        <w:t xml:space="preserve">annullere recepter efter at en udlevering har fundet sted. Apoteker og </w:t>
      </w:r>
      <w:r w:rsidR="001B7703">
        <w:t xml:space="preserve">§39 </w:t>
      </w:r>
      <w:r w:rsidRPr="00B631B6">
        <w:t xml:space="preserve">vet-forhandlere </w:t>
      </w:r>
      <w:r w:rsidR="001B7703">
        <w:t xml:space="preserve">skal </w:t>
      </w:r>
      <w:r w:rsidRPr="00B631B6">
        <w:t xml:space="preserve">ikke </w:t>
      </w:r>
      <w:r w:rsidR="001B7703">
        <w:t xml:space="preserve">kunne </w:t>
      </w:r>
      <w:r w:rsidRPr="00B631B6">
        <w:t xml:space="preserve">annullere recepter under behandling af et andet apotek eller </w:t>
      </w:r>
      <w:r w:rsidR="001B7703">
        <w:t xml:space="preserve">§39 </w:t>
      </w:r>
      <w:r w:rsidRPr="00B631B6">
        <w:t xml:space="preserve">vet-forhandler. </w:t>
      </w:r>
    </w:p>
    <w:p w14:paraId="7B32C01C" w14:textId="77777777" w:rsidR="001E5488" w:rsidRDefault="00DD08CB">
      <w:pPr>
        <w:pStyle w:val="Heading4"/>
      </w:pPr>
      <w:bookmarkStart w:id="2239" w:name="_r6u0dove7v0h" w:colFirst="0" w:colLast="0"/>
      <w:bookmarkStart w:id="2240" w:name="_68ap9munvr3n"/>
      <w:bookmarkEnd w:id="2239"/>
      <w:bookmarkEnd w:id="2240"/>
      <w:r>
        <w:t>Forespørgsel</w:t>
      </w:r>
    </w:p>
    <w:tbl>
      <w:tblPr>
        <w:tblStyle w:val="aff5"/>
        <w:tblW w:w="96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2241" w:author="Birger Kidmose" w:date="2026-08-06T09:10:00Z" w16du:dateUtc="2026-08-06T07:10:00Z">
          <w:tblPr>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435"/>
        <w:gridCol w:w="3035"/>
        <w:gridCol w:w="6145"/>
        <w:tblGridChange w:id="2242">
          <w:tblGrid>
            <w:gridCol w:w="435"/>
            <w:gridCol w:w="3035"/>
            <w:gridCol w:w="6145"/>
          </w:tblGrid>
        </w:tblGridChange>
      </w:tblGrid>
      <w:tr w:rsidR="001E5488" w14:paraId="70A41B84" w14:textId="77777777" w:rsidTr="00622B85">
        <w:trPr>
          <w:trHeight w:val="420"/>
          <w:trPrChange w:id="2243" w:author="Birger Kidmose" w:date="2026-08-06T09:10:00Z" w16du:dateUtc="2026-08-06T07:10:00Z">
            <w:trPr>
              <w:trHeight w:val="420"/>
            </w:trPr>
          </w:trPrChange>
        </w:trPr>
        <w:tc>
          <w:tcPr>
            <w:tcW w:w="9615" w:type="dxa"/>
            <w:gridSpan w:val="3"/>
            <w:shd w:val="clear" w:color="auto" w:fill="BFBFBF" w:themeFill="background1" w:themeFillShade="BF"/>
            <w:tcMar>
              <w:top w:w="56" w:type="dxa"/>
              <w:left w:w="56" w:type="dxa"/>
              <w:bottom w:w="56" w:type="dxa"/>
              <w:right w:w="56" w:type="dxa"/>
            </w:tcMar>
            <w:tcPrChange w:id="2244" w:author="Birger Kidmose" w:date="2026-08-06T09:10:00Z" w16du:dateUtc="2026-08-06T07:10:00Z">
              <w:tcPr>
                <w:tcW w:w="9615" w:type="dxa"/>
                <w:gridSpan w:val="3"/>
                <w:shd w:val="clear" w:color="auto" w:fill="BFBFBF" w:themeFill="background1" w:themeFillShade="BF"/>
                <w:tcMar>
                  <w:top w:w="56" w:type="dxa"/>
                  <w:left w:w="56" w:type="dxa"/>
                  <w:bottom w:w="56" w:type="dxa"/>
                  <w:right w:w="56" w:type="dxa"/>
                </w:tcMar>
              </w:tcPr>
            </w:tcPrChange>
          </w:tcPr>
          <w:p w14:paraId="6500F42C" w14:textId="2432C700" w:rsidR="001E5488" w:rsidRDefault="00DD08CB">
            <w:pPr>
              <w:widowControl w:val="0"/>
              <w:spacing w:after="0" w:line="240" w:lineRule="auto"/>
            </w:pPr>
            <w:r>
              <w:rPr>
                <w:b/>
                <w:bCs/>
              </w:rPr>
              <w:t xml:space="preserve">Annuller recept </w:t>
            </w:r>
            <w:ins w:id="2245" w:author="Birger Kidmose" w:date="2026-08-06T09:10:00Z" w16du:dateUtc="2026-08-06T07:10:00Z">
              <w:r w:rsidR="00086CF8" w:rsidRPr="003C5D72">
                <w:t>(CancelPrescriptionRequest)</w:t>
              </w:r>
            </w:ins>
          </w:p>
        </w:tc>
      </w:tr>
      <w:tr w:rsidR="001E5488" w14:paraId="16050FE0" w14:textId="77777777" w:rsidTr="00B631B6">
        <w:trPr>
          <w:trHeight w:val="333"/>
          <w:trPrChange w:id="2246" w:author="Birger Kidmose" w:date="2026-08-06T09:10:00Z" w16du:dateUtc="2026-08-06T07:10:00Z">
            <w:trPr>
              <w:trHeight w:val="333"/>
            </w:trPr>
          </w:trPrChange>
        </w:trPr>
        <w:tc>
          <w:tcPr>
            <w:tcW w:w="3470" w:type="dxa"/>
            <w:gridSpan w:val="2"/>
            <w:tcMar>
              <w:top w:w="56" w:type="dxa"/>
              <w:left w:w="56" w:type="dxa"/>
              <w:bottom w:w="56" w:type="dxa"/>
              <w:right w:w="56" w:type="dxa"/>
            </w:tcMar>
            <w:tcPrChange w:id="2247" w:author="Birger Kidmose" w:date="2026-08-06T09:10:00Z" w16du:dateUtc="2026-08-06T07:10:00Z">
              <w:tcPr>
                <w:tcW w:w="3470" w:type="dxa"/>
                <w:gridSpan w:val="2"/>
                <w:tcMar>
                  <w:top w:w="56" w:type="dxa"/>
                  <w:left w:w="56" w:type="dxa"/>
                  <w:bottom w:w="56" w:type="dxa"/>
                  <w:right w:w="56" w:type="dxa"/>
                </w:tcMar>
              </w:tcPr>
            </w:tcPrChange>
          </w:tcPr>
          <w:p w14:paraId="62C0877E" w14:textId="77777777" w:rsidR="001E5488" w:rsidRDefault="00DD08CB">
            <w:pPr>
              <w:widowControl w:val="0"/>
              <w:spacing w:after="0" w:line="240" w:lineRule="auto"/>
              <w:rPr>
                <w:b/>
                <w:bCs/>
              </w:rPr>
            </w:pPr>
            <w:r>
              <w:rPr>
                <w:b/>
                <w:bCs/>
              </w:rPr>
              <w:t>Element</w:t>
            </w:r>
          </w:p>
        </w:tc>
        <w:tc>
          <w:tcPr>
            <w:tcW w:w="6145" w:type="dxa"/>
            <w:tcMar>
              <w:top w:w="56" w:type="dxa"/>
              <w:left w:w="56" w:type="dxa"/>
              <w:bottom w:w="56" w:type="dxa"/>
              <w:right w:w="56" w:type="dxa"/>
            </w:tcMar>
            <w:tcPrChange w:id="2248" w:author="Birger Kidmose" w:date="2026-08-06T09:10:00Z" w16du:dateUtc="2026-08-06T07:10:00Z">
              <w:tcPr>
                <w:tcW w:w="6145" w:type="dxa"/>
                <w:tcMar>
                  <w:top w:w="56" w:type="dxa"/>
                  <w:left w:w="56" w:type="dxa"/>
                  <w:bottom w:w="56" w:type="dxa"/>
                  <w:right w:w="56" w:type="dxa"/>
                </w:tcMar>
              </w:tcPr>
            </w:tcPrChange>
          </w:tcPr>
          <w:p w14:paraId="0F1AE663" w14:textId="77777777" w:rsidR="001E5488" w:rsidRDefault="00DD08CB">
            <w:pPr>
              <w:widowControl w:val="0"/>
              <w:spacing w:after="0" w:line="240" w:lineRule="auto"/>
              <w:rPr>
                <w:b/>
                <w:bCs/>
              </w:rPr>
            </w:pPr>
            <w:r>
              <w:rPr>
                <w:b/>
                <w:bCs/>
              </w:rPr>
              <w:t>Beskrivelse</w:t>
            </w:r>
          </w:p>
        </w:tc>
      </w:tr>
      <w:tr w:rsidR="001E5488" w14:paraId="0F9E5455" w14:textId="77777777" w:rsidTr="00B631B6">
        <w:trPr>
          <w:trHeight w:val="333"/>
          <w:trPrChange w:id="2249" w:author="Birger Kidmose" w:date="2026-08-06T09:10:00Z" w16du:dateUtc="2026-08-06T07:10:00Z">
            <w:trPr>
              <w:trHeight w:val="333"/>
            </w:trPr>
          </w:trPrChange>
        </w:trPr>
        <w:tc>
          <w:tcPr>
            <w:tcW w:w="3470" w:type="dxa"/>
            <w:gridSpan w:val="2"/>
            <w:tcMar>
              <w:top w:w="56" w:type="dxa"/>
              <w:left w:w="56" w:type="dxa"/>
              <w:bottom w:w="56" w:type="dxa"/>
              <w:right w:w="56" w:type="dxa"/>
            </w:tcMar>
            <w:tcPrChange w:id="2250" w:author="Birger Kidmose" w:date="2026-08-06T09:10:00Z" w16du:dateUtc="2026-08-06T07:10:00Z">
              <w:tcPr>
                <w:tcW w:w="3470" w:type="dxa"/>
                <w:gridSpan w:val="2"/>
                <w:tcMar>
                  <w:top w:w="56" w:type="dxa"/>
                  <w:left w:w="56" w:type="dxa"/>
                  <w:bottom w:w="56" w:type="dxa"/>
                  <w:right w:w="56" w:type="dxa"/>
                </w:tcMar>
              </w:tcPr>
            </w:tcPrChange>
          </w:tcPr>
          <w:p w14:paraId="5B3EC8C8" w14:textId="77777777" w:rsidR="001E5488" w:rsidRDefault="00DD08CB">
            <w:pPr>
              <w:spacing w:after="0" w:line="240" w:lineRule="auto"/>
            </w:pPr>
            <w:r>
              <w:rPr>
                <w:color w:val="4A86E8"/>
              </w:rPr>
              <w:t>Ændret af (ModifiedBy)</w:t>
            </w:r>
          </w:p>
        </w:tc>
        <w:tc>
          <w:tcPr>
            <w:tcW w:w="6145" w:type="dxa"/>
            <w:tcMar>
              <w:top w:w="56" w:type="dxa"/>
              <w:left w:w="56" w:type="dxa"/>
              <w:bottom w:w="56" w:type="dxa"/>
              <w:right w:w="56" w:type="dxa"/>
            </w:tcMar>
            <w:tcPrChange w:id="2251" w:author="Birger Kidmose" w:date="2026-08-06T09:10:00Z" w16du:dateUtc="2026-08-06T07:10:00Z">
              <w:tcPr>
                <w:tcW w:w="6145" w:type="dxa"/>
                <w:tcMar>
                  <w:top w:w="56" w:type="dxa"/>
                  <w:left w:w="56" w:type="dxa"/>
                  <w:bottom w:w="56" w:type="dxa"/>
                  <w:right w:w="56" w:type="dxa"/>
                </w:tcMar>
              </w:tcPr>
            </w:tcPrChange>
          </w:tcPr>
          <w:p w14:paraId="12A99AA5" w14:textId="77777777" w:rsidR="001E5488" w:rsidRPr="00B631B6" w:rsidRDefault="00DD08CB">
            <w:pPr>
              <w:widowControl w:val="0"/>
              <w:spacing w:after="0" w:line="240" w:lineRule="auto"/>
            </w:pPr>
            <w:r w:rsidRPr="00B631B6">
              <w:t>Obligatorisk, information om medarbejder og organisation</w:t>
            </w:r>
          </w:p>
        </w:tc>
      </w:tr>
      <w:tr w:rsidR="001E5488" w14:paraId="6EE7BF70" w14:textId="77777777" w:rsidTr="00B631B6">
        <w:trPr>
          <w:trHeight w:val="333"/>
          <w:trPrChange w:id="2252" w:author="Birger Kidmose" w:date="2026-08-06T09:10:00Z" w16du:dateUtc="2026-08-06T07:10:00Z">
            <w:trPr>
              <w:trHeight w:val="333"/>
            </w:trPr>
          </w:trPrChange>
        </w:trPr>
        <w:tc>
          <w:tcPr>
            <w:tcW w:w="435" w:type="dxa"/>
            <w:tcMar>
              <w:top w:w="56" w:type="dxa"/>
              <w:left w:w="56" w:type="dxa"/>
              <w:bottom w:w="56" w:type="dxa"/>
              <w:right w:w="56" w:type="dxa"/>
            </w:tcMar>
            <w:tcPrChange w:id="2253" w:author="Birger Kidmose" w:date="2026-08-06T09:10:00Z" w16du:dateUtc="2026-08-06T07:10:00Z">
              <w:tcPr>
                <w:tcW w:w="435" w:type="dxa"/>
                <w:tcMar>
                  <w:top w:w="56" w:type="dxa"/>
                  <w:left w:w="56" w:type="dxa"/>
                  <w:bottom w:w="56" w:type="dxa"/>
                  <w:right w:w="56" w:type="dxa"/>
                </w:tcMar>
              </w:tcPr>
            </w:tcPrChange>
          </w:tcPr>
          <w:p w14:paraId="4815F0AF" w14:textId="77777777" w:rsidR="001E5488" w:rsidRPr="00B631B6" w:rsidRDefault="001E5488">
            <w:pPr>
              <w:widowControl w:val="0"/>
              <w:spacing w:after="0" w:line="240" w:lineRule="auto"/>
            </w:pPr>
          </w:p>
        </w:tc>
        <w:tc>
          <w:tcPr>
            <w:tcW w:w="3035" w:type="dxa"/>
            <w:tcMar>
              <w:top w:w="56" w:type="dxa"/>
              <w:left w:w="56" w:type="dxa"/>
              <w:bottom w:w="56" w:type="dxa"/>
              <w:right w:w="56" w:type="dxa"/>
            </w:tcMar>
            <w:tcPrChange w:id="2254" w:author="Birger Kidmose" w:date="2026-08-06T09:10:00Z" w16du:dateUtc="2026-08-06T07:10:00Z">
              <w:tcPr>
                <w:tcW w:w="3035" w:type="dxa"/>
                <w:tcMar>
                  <w:top w:w="56" w:type="dxa"/>
                  <w:left w:w="56" w:type="dxa"/>
                  <w:bottom w:w="56" w:type="dxa"/>
                  <w:right w:w="56" w:type="dxa"/>
                </w:tcMar>
              </w:tcPr>
            </w:tcPrChange>
          </w:tcPr>
          <w:p w14:paraId="0CBF3F12" w14:textId="5237A469" w:rsidR="001E5488" w:rsidRDefault="00DD08CB">
            <w:pPr>
              <w:widowControl w:val="0"/>
              <w:spacing w:after="0" w:line="240" w:lineRule="auto"/>
            </w:pPr>
            <w:r>
              <w:t xml:space="preserve">→ </w:t>
            </w:r>
            <w:r>
              <w:fldChar w:fldCharType="begin"/>
            </w:r>
            <w:r>
              <w:instrText>HYPERLINK \l "_76m1bjv1qnqz" \h</w:instrText>
            </w:r>
            <w:r>
              <w:fldChar w:fldCharType="separate"/>
            </w:r>
            <w:r>
              <w:rPr>
                <w:color w:val="1155CC"/>
                <w:u w:val="single"/>
              </w:rPr>
              <w:t>Aktør</w:t>
            </w:r>
            <w:r>
              <w:fldChar w:fldCharType="end"/>
            </w:r>
          </w:p>
        </w:tc>
        <w:tc>
          <w:tcPr>
            <w:tcW w:w="6145" w:type="dxa"/>
            <w:tcMar>
              <w:top w:w="56" w:type="dxa"/>
              <w:left w:w="56" w:type="dxa"/>
              <w:bottom w:w="56" w:type="dxa"/>
              <w:right w:w="56" w:type="dxa"/>
            </w:tcMar>
            <w:tcPrChange w:id="2255" w:author="Birger Kidmose" w:date="2026-08-06T09:10:00Z" w16du:dateUtc="2026-08-06T07:10:00Z">
              <w:tcPr>
                <w:tcW w:w="6145" w:type="dxa"/>
                <w:tcMar>
                  <w:top w:w="56" w:type="dxa"/>
                  <w:left w:w="56" w:type="dxa"/>
                  <w:bottom w:w="56" w:type="dxa"/>
                  <w:right w:w="56" w:type="dxa"/>
                </w:tcMar>
              </w:tcPr>
            </w:tcPrChange>
          </w:tcPr>
          <w:p w14:paraId="1FE352AF" w14:textId="77777777" w:rsidR="001E5488" w:rsidRPr="00B631B6" w:rsidRDefault="00DD08CB">
            <w:pPr>
              <w:widowControl w:val="0"/>
              <w:spacing w:after="0" w:line="240" w:lineRule="auto"/>
            </w:pPr>
            <w:r w:rsidRPr="00B631B6">
              <w:t>Aktøren som annullerer recepten, obligatorisk</w:t>
            </w:r>
          </w:p>
        </w:tc>
      </w:tr>
      <w:tr w:rsidR="001E5488" w14:paraId="4932086B" w14:textId="77777777" w:rsidTr="00B631B6">
        <w:trPr>
          <w:trHeight w:val="333"/>
          <w:trPrChange w:id="2256" w:author="Birger Kidmose" w:date="2026-08-06T09:10:00Z" w16du:dateUtc="2026-08-06T07:10:00Z">
            <w:trPr>
              <w:trHeight w:val="333"/>
            </w:trPr>
          </w:trPrChange>
        </w:trPr>
        <w:tc>
          <w:tcPr>
            <w:tcW w:w="435" w:type="dxa"/>
            <w:tcMar>
              <w:top w:w="56" w:type="dxa"/>
              <w:left w:w="56" w:type="dxa"/>
              <w:bottom w:w="56" w:type="dxa"/>
              <w:right w:w="56" w:type="dxa"/>
            </w:tcMar>
            <w:tcPrChange w:id="2257" w:author="Birger Kidmose" w:date="2026-08-06T09:10:00Z" w16du:dateUtc="2026-08-06T07:10:00Z">
              <w:tcPr>
                <w:tcW w:w="435" w:type="dxa"/>
                <w:tcMar>
                  <w:top w:w="56" w:type="dxa"/>
                  <w:left w:w="56" w:type="dxa"/>
                  <w:bottom w:w="56" w:type="dxa"/>
                  <w:right w:w="56" w:type="dxa"/>
                </w:tcMar>
              </w:tcPr>
            </w:tcPrChange>
          </w:tcPr>
          <w:p w14:paraId="4BA830E9" w14:textId="77777777" w:rsidR="001E5488" w:rsidRPr="00B631B6" w:rsidRDefault="001E5488">
            <w:pPr>
              <w:widowControl w:val="0"/>
              <w:spacing w:after="0" w:line="240" w:lineRule="auto"/>
            </w:pPr>
          </w:p>
        </w:tc>
        <w:tc>
          <w:tcPr>
            <w:tcW w:w="3035" w:type="dxa"/>
            <w:tcMar>
              <w:top w:w="56" w:type="dxa"/>
              <w:left w:w="56" w:type="dxa"/>
              <w:bottom w:w="56" w:type="dxa"/>
              <w:right w:w="56" w:type="dxa"/>
            </w:tcMar>
            <w:tcPrChange w:id="2258" w:author="Birger Kidmose" w:date="2026-08-06T09:10:00Z" w16du:dateUtc="2026-08-06T07:10:00Z">
              <w:tcPr>
                <w:tcW w:w="3035" w:type="dxa"/>
                <w:tcMar>
                  <w:top w:w="56" w:type="dxa"/>
                  <w:left w:w="56" w:type="dxa"/>
                  <w:bottom w:w="56" w:type="dxa"/>
                  <w:right w:w="56" w:type="dxa"/>
                </w:tcMar>
              </w:tcPr>
            </w:tcPrChange>
          </w:tcPr>
          <w:p w14:paraId="0E6932FD" w14:textId="2F9C040C" w:rsidR="001E5488" w:rsidRDefault="00DD08CB">
            <w:pPr>
              <w:widowControl w:val="0"/>
              <w:spacing w:after="0" w:line="240" w:lineRule="auto"/>
            </w:pPr>
            <w:r>
              <w:t xml:space="preserve">→ </w:t>
            </w:r>
            <w:r>
              <w:fldChar w:fldCharType="begin"/>
            </w:r>
            <w:r>
              <w:instrText>HYPERLINK \l "_jvykbbuxljsm" \h</w:instrText>
            </w:r>
            <w:r>
              <w:fldChar w:fldCharType="separate"/>
            </w:r>
            <w:r>
              <w:rPr>
                <w:color w:val="1155CC"/>
                <w:u w:val="single"/>
              </w:rPr>
              <w:t>Organisation</w:t>
            </w:r>
            <w:r>
              <w:fldChar w:fldCharType="end"/>
            </w:r>
          </w:p>
        </w:tc>
        <w:tc>
          <w:tcPr>
            <w:tcW w:w="6145" w:type="dxa"/>
            <w:tcMar>
              <w:top w:w="56" w:type="dxa"/>
              <w:left w:w="56" w:type="dxa"/>
              <w:bottom w:w="56" w:type="dxa"/>
              <w:right w:w="56" w:type="dxa"/>
            </w:tcMar>
            <w:tcPrChange w:id="2259" w:author="Birger Kidmose" w:date="2026-08-06T09:10:00Z" w16du:dateUtc="2026-08-06T07:10:00Z">
              <w:tcPr>
                <w:tcW w:w="6145" w:type="dxa"/>
                <w:tcMar>
                  <w:top w:w="56" w:type="dxa"/>
                  <w:left w:w="56" w:type="dxa"/>
                  <w:bottom w:w="56" w:type="dxa"/>
                  <w:right w:w="56" w:type="dxa"/>
                </w:tcMar>
              </w:tcPr>
            </w:tcPrChange>
          </w:tcPr>
          <w:p w14:paraId="74D5CD4D" w14:textId="2E4D430E" w:rsidR="001E5488" w:rsidRPr="00B631B6" w:rsidRDefault="00DD08CB">
            <w:pPr>
              <w:widowControl w:val="0"/>
              <w:spacing w:after="0" w:line="240" w:lineRule="auto"/>
            </w:pPr>
            <w:r w:rsidRPr="00B631B6">
              <w:t xml:space="preserve">Optionel, kan udelades for dyrlæger uden </w:t>
            </w:r>
            <w:r>
              <w:t>praksis</w:t>
            </w:r>
            <w:r w:rsidRPr="00B631B6">
              <w:t>, skal angives for apoteker og vet-forhandlere</w:t>
            </w:r>
          </w:p>
        </w:tc>
      </w:tr>
      <w:tr w:rsidR="001E5488" w14:paraId="65DDCB90" w14:textId="77777777" w:rsidTr="00B631B6">
        <w:trPr>
          <w:trHeight w:val="333"/>
          <w:trPrChange w:id="2260" w:author="Birger Kidmose" w:date="2026-08-06T09:10:00Z" w16du:dateUtc="2026-08-06T07:10:00Z">
            <w:trPr>
              <w:trHeight w:val="333"/>
            </w:trPr>
          </w:trPrChange>
        </w:trPr>
        <w:tc>
          <w:tcPr>
            <w:tcW w:w="3470" w:type="dxa"/>
            <w:gridSpan w:val="2"/>
            <w:tcMar>
              <w:top w:w="56" w:type="dxa"/>
              <w:left w:w="56" w:type="dxa"/>
              <w:bottom w:w="56" w:type="dxa"/>
              <w:right w:w="56" w:type="dxa"/>
            </w:tcMar>
            <w:tcPrChange w:id="2261" w:author="Birger Kidmose" w:date="2026-08-06T09:10:00Z" w16du:dateUtc="2026-08-06T07:10:00Z">
              <w:tcPr>
                <w:tcW w:w="3470" w:type="dxa"/>
                <w:gridSpan w:val="2"/>
                <w:tcMar>
                  <w:top w:w="56" w:type="dxa"/>
                  <w:left w:w="56" w:type="dxa"/>
                  <w:bottom w:w="56" w:type="dxa"/>
                  <w:right w:w="56" w:type="dxa"/>
                </w:tcMar>
              </w:tcPr>
            </w:tcPrChange>
          </w:tcPr>
          <w:p w14:paraId="1F79DE0B" w14:textId="77777777" w:rsidR="001E5488" w:rsidRDefault="00DD08CB">
            <w:pPr>
              <w:widowControl w:val="0"/>
              <w:spacing w:after="0" w:line="240" w:lineRule="auto"/>
              <w:rPr>
                <w:color w:val="4A86E8"/>
              </w:rPr>
            </w:pPr>
            <w:r>
              <w:rPr>
                <w:color w:val="4A86E8"/>
              </w:rPr>
              <w:t>Recept</w:t>
            </w:r>
          </w:p>
        </w:tc>
        <w:tc>
          <w:tcPr>
            <w:tcW w:w="6145" w:type="dxa"/>
            <w:tcMar>
              <w:top w:w="56" w:type="dxa"/>
              <w:left w:w="56" w:type="dxa"/>
              <w:bottom w:w="56" w:type="dxa"/>
              <w:right w:w="56" w:type="dxa"/>
            </w:tcMar>
            <w:tcPrChange w:id="2262" w:author="Birger Kidmose" w:date="2026-08-06T09:10:00Z" w16du:dateUtc="2026-08-06T07:10:00Z">
              <w:tcPr>
                <w:tcW w:w="6145" w:type="dxa"/>
                <w:tcMar>
                  <w:top w:w="56" w:type="dxa"/>
                  <w:left w:w="56" w:type="dxa"/>
                  <w:bottom w:w="56" w:type="dxa"/>
                  <w:right w:w="56" w:type="dxa"/>
                </w:tcMar>
              </w:tcPr>
            </w:tcPrChange>
          </w:tcPr>
          <w:p w14:paraId="2148186D" w14:textId="77777777" w:rsidR="001E5488" w:rsidRPr="00B631B6" w:rsidRDefault="00DD08CB">
            <w:pPr>
              <w:widowControl w:val="0"/>
              <w:spacing w:after="0" w:line="240" w:lineRule="auto"/>
            </w:pPr>
            <w:r w:rsidRPr="00B631B6">
              <w:t>Reference til en eller flere recepter, som skal annulleres, samt evt. årsag</w:t>
            </w:r>
          </w:p>
        </w:tc>
      </w:tr>
      <w:tr w:rsidR="001E5488" w14:paraId="16E35BDF" w14:textId="77777777" w:rsidTr="00B631B6">
        <w:trPr>
          <w:trHeight w:val="333"/>
          <w:trPrChange w:id="2263" w:author="Birger Kidmose" w:date="2026-08-06T09:10:00Z" w16du:dateUtc="2026-08-06T07:10:00Z">
            <w:trPr>
              <w:trHeight w:val="333"/>
            </w:trPr>
          </w:trPrChange>
        </w:trPr>
        <w:tc>
          <w:tcPr>
            <w:tcW w:w="435" w:type="dxa"/>
            <w:tcMar>
              <w:top w:w="56" w:type="dxa"/>
              <w:left w:w="56" w:type="dxa"/>
              <w:bottom w:w="56" w:type="dxa"/>
              <w:right w:w="56" w:type="dxa"/>
            </w:tcMar>
            <w:tcPrChange w:id="2264" w:author="Birger Kidmose" w:date="2026-08-06T09:10:00Z" w16du:dateUtc="2026-08-06T07:10:00Z">
              <w:tcPr>
                <w:tcW w:w="435" w:type="dxa"/>
                <w:tcMar>
                  <w:top w:w="56" w:type="dxa"/>
                  <w:left w:w="56" w:type="dxa"/>
                  <w:bottom w:w="56" w:type="dxa"/>
                  <w:right w:w="56" w:type="dxa"/>
                </w:tcMar>
              </w:tcPr>
            </w:tcPrChange>
          </w:tcPr>
          <w:p w14:paraId="08D73579" w14:textId="77777777" w:rsidR="001E5488" w:rsidRPr="00B631B6" w:rsidRDefault="001E5488">
            <w:pPr>
              <w:widowControl w:val="0"/>
              <w:spacing w:after="0" w:line="240" w:lineRule="auto"/>
            </w:pPr>
          </w:p>
        </w:tc>
        <w:tc>
          <w:tcPr>
            <w:tcW w:w="3035" w:type="dxa"/>
            <w:tcMar>
              <w:top w:w="56" w:type="dxa"/>
              <w:left w:w="56" w:type="dxa"/>
              <w:bottom w:w="56" w:type="dxa"/>
              <w:right w:w="56" w:type="dxa"/>
            </w:tcMar>
            <w:tcPrChange w:id="2265" w:author="Birger Kidmose" w:date="2026-08-06T09:10:00Z" w16du:dateUtc="2026-08-06T07:10:00Z">
              <w:tcPr>
                <w:tcW w:w="3035" w:type="dxa"/>
                <w:tcMar>
                  <w:top w:w="56" w:type="dxa"/>
                  <w:left w:w="56" w:type="dxa"/>
                  <w:bottom w:w="56" w:type="dxa"/>
                  <w:right w:w="56" w:type="dxa"/>
                </w:tcMar>
              </w:tcPr>
            </w:tcPrChange>
          </w:tcPr>
          <w:p w14:paraId="432B147C" w14:textId="77777777" w:rsidR="001E5488" w:rsidRDefault="00DD08CB">
            <w:pPr>
              <w:widowControl w:val="0"/>
              <w:spacing w:after="0" w:line="240" w:lineRule="auto"/>
            </w:pPr>
            <w:r>
              <w:t>Receptid (PrescriptionIdentifier)</w:t>
            </w:r>
          </w:p>
        </w:tc>
        <w:tc>
          <w:tcPr>
            <w:tcW w:w="6145" w:type="dxa"/>
            <w:tcMar>
              <w:top w:w="56" w:type="dxa"/>
              <w:left w:w="56" w:type="dxa"/>
              <w:bottom w:w="56" w:type="dxa"/>
              <w:right w:w="56" w:type="dxa"/>
            </w:tcMar>
            <w:tcPrChange w:id="2266" w:author="Birger Kidmose" w:date="2026-08-06T09:10:00Z" w16du:dateUtc="2026-08-06T07:10:00Z">
              <w:tcPr>
                <w:tcW w:w="6145" w:type="dxa"/>
                <w:tcMar>
                  <w:top w:w="56" w:type="dxa"/>
                  <w:left w:w="56" w:type="dxa"/>
                  <w:bottom w:w="56" w:type="dxa"/>
                  <w:right w:w="56" w:type="dxa"/>
                </w:tcMar>
              </w:tcPr>
            </w:tcPrChange>
          </w:tcPr>
          <w:p w14:paraId="66BDB55B" w14:textId="77777777" w:rsidR="001E5488" w:rsidRPr="00B631B6" w:rsidRDefault="00DD08CB">
            <w:pPr>
              <w:widowControl w:val="0"/>
              <w:spacing w:after="0" w:line="240" w:lineRule="auto"/>
            </w:pPr>
            <w:r w:rsidRPr="00B631B6">
              <w:t>Id på recept, som skal annulleres</w:t>
            </w:r>
          </w:p>
        </w:tc>
      </w:tr>
      <w:tr w:rsidR="001E5488" w14:paraId="58D1E511" w14:textId="77777777" w:rsidTr="00B631B6">
        <w:trPr>
          <w:trHeight w:val="333"/>
          <w:trPrChange w:id="2267" w:author="Birger Kidmose" w:date="2026-08-06T09:10:00Z" w16du:dateUtc="2026-08-06T07:10:00Z">
            <w:trPr>
              <w:trHeight w:val="333"/>
            </w:trPr>
          </w:trPrChange>
        </w:trPr>
        <w:tc>
          <w:tcPr>
            <w:tcW w:w="435" w:type="dxa"/>
            <w:tcMar>
              <w:top w:w="56" w:type="dxa"/>
              <w:left w:w="56" w:type="dxa"/>
              <w:bottom w:w="56" w:type="dxa"/>
              <w:right w:w="56" w:type="dxa"/>
            </w:tcMar>
            <w:tcPrChange w:id="2268" w:author="Birger Kidmose" w:date="2026-08-06T09:10:00Z" w16du:dateUtc="2026-08-06T07:10:00Z">
              <w:tcPr>
                <w:tcW w:w="435" w:type="dxa"/>
                <w:tcMar>
                  <w:top w:w="56" w:type="dxa"/>
                  <w:left w:w="56" w:type="dxa"/>
                  <w:bottom w:w="56" w:type="dxa"/>
                  <w:right w:w="56" w:type="dxa"/>
                </w:tcMar>
              </w:tcPr>
            </w:tcPrChange>
          </w:tcPr>
          <w:p w14:paraId="2B483E7F" w14:textId="77777777" w:rsidR="001E5488" w:rsidRPr="00B631B6" w:rsidRDefault="001E5488">
            <w:pPr>
              <w:widowControl w:val="0"/>
              <w:spacing w:after="0" w:line="240" w:lineRule="auto"/>
            </w:pPr>
          </w:p>
        </w:tc>
        <w:tc>
          <w:tcPr>
            <w:tcW w:w="3035" w:type="dxa"/>
            <w:tcMar>
              <w:top w:w="56" w:type="dxa"/>
              <w:left w:w="56" w:type="dxa"/>
              <w:bottom w:w="56" w:type="dxa"/>
              <w:right w:w="56" w:type="dxa"/>
            </w:tcMar>
            <w:tcPrChange w:id="2269" w:author="Birger Kidmose" w:date="2026-08-06T09:10:00Z" w16du:dateUtc="2026-08-06T07:10:00Z">
              <w:tcPr>
                <w:tcW w:w="3035" w:type="dxa"/>
                <w:tcMar>
                  <w:top w:w="56" w:type="dxa"/>
                  <w:left w:w="56" w:type="dxa"/>
                  <w:bottom w:w="56" w:type="dxa"/>
                  <w:right w:w="56" w:type="dxa"/>
                </w:tcMar>
              </w:tcPr>
            </w:tcPrChange>
          </w:tcPr>
          <w:p w14:paraId="0D9268BA" w14:textId="77777777" w:rsidR="001E5488" w:rsidRDefault="00DD08CB">
            <w:pPr>
              <w:widowControl w:val="0"/>
              <w:spacing w:after="0" w:line="240" w:lineRule="auto"/>
            </w:pPr>
            <w:r>
              <w:t>ReasonText</w:t>
            </w:r>
          </w:p>
        </w:tc>
        <w:tc>
          <w:tcPr>
            <w:tcW w:w="6145" w:type="dxa"/>
            <w:tcMar>
              <w:top w:w="56" w:type="dxa"/>
              <w:left w:w="56" w:type="dxa"/>
              <w:bottom w:w="56" w:type="dxa"/>
              <w:right w:w="56" w:type="dxa"/>
            </w:tcMar>
            <w:tcPrChange w:id="2270" w:author="Birger Kidmose" w:date="2026-08-06T09:10:00Z" w16du:dateUtc="2026-08-06T07:10:00Z">
              <w:tcPr>
                <w:tcW w:w="6145" w:type="dxa"/>
                <w:tcMar>
                  <w:top w:w="56" w:type="dxa"/>
                  <w:left w:w="56" w:type="dxa"/>
                  <w:bottom w:w="56" w:type="dxa"/>
                  <w:right w:w="56" w:type="dxa"/>
                </w:tcMar>
              </w:tcPr>
            </w:tcPrChange>
          </w:tcPr>
          <w:p w14:paraId="44C87233" w14:textId="77777777" w:rsidR="001E5488" w:rsidRDefault="00DD08CB">
            <w:pPr>
              <w:widowControl w:val="0"/>
              <w:spacing w:after="0" w:line="240" w:lineRule="auto"/>
            </w:pPr>
            <w:r>
              <w:t>Optionel fritekst til årsag</w:t>
            </w:r>
          </w:p>
        </w:tc>
      </w:tr>
    </w:tbl>
    <w:p w14:paraId="074DB584" w14:textId="77777777" w:rsidR="001E5488" w:rsidRDefault="48547936">
      <w:pPr>
        <w:pStyle w:val="Heading4"/>
      </w:pPr>
      <w:bookmarkStart w:id="2271" w:name="_it2ler2vpv09"/>
      <w:bookmarkStart w:id="2272" w:name="_k5fi5kikua2i"/>
      <w:bookmarkEnd w:id="2271"/>
      <w:bookmarkEnd w:id="2272"/>
      <w:r>
        <w:t>Svar</w:t>
      </w:r>
    </w:p>
    <w:p w14:paraId="4B39317D" w14:textId="77777777" w:rsidR="001E5488" w:rsidRPr="00B631B6" w:rsidRDefault="00DD08CB">
      <w:pPr>
        <w:rPr>
          <w:color w:val="FF00FF"/>
        </w:rPr>
      </w:pPr>
      <w:r w:rsidRPr="00B631B6">
        <w:t>Servicen returnerer et tomt element. Kan kaldet ikke gennemføres, returneres en fejl.</w:t>
      </w:r>
    </w:p>
    <w:p w14:paraId="6C2C6C83" w14:textId="53476250" w:rsidR="001E5488" w:rsidRPr="00B631B6" w:rsidRDefault="001D72CE">
      <w:pPr>
        <w:pStyle w:val="Heading2"/>
      </w:pPr>
      <w:bookmarkStart w:id="2273" w:name="_us9nnze1i31j" w:colFirst="0" w:colLast="0"/>
      <w:bookmarkStart w:id="2274" w:name="_gz6gdl2xwgtx"/>
      <w:bookmarkStart w:id="2275" w:name="_Toc231991146"/>
      <w:bookmarkEnd w:id="2273"/>
      <w:bookmarkEnd w:id="2274"/>
      <w:r>
        <w:t>8</w:t>
      </w:r>
      <w:r w:rsidR="00DD08CB" w:rsidRPr="00B631B6">
        <w:t>.6 - Genåben recept</w:t>
      </w:r>
      <w:bookmarkEnd w:id="2275"/>
    </w:p>
    <w:p w14:paraId="7F4BD133" w14:textId="77777777" w:rsidR="001E5488" w:rsidRPr="00B631B6" w:rsidRDefault="00DD08CB">
      <w:pPr>
        <w:rPr>
          <w:b/>
        </w:rPr>
      </w:pPr>
      <w:r w:rsidRPr="00B631B6">
        <w:rPr>
          <w:b/>
        </w:rPr>
        <w:t xml:space="preserve">Anvendelse </w:t>
      </w:r>
    </w:p>
    <w:p w14:paraId="1AA59C39" w14:textId="4D58FB3A" w:rsidR="001E5488" w:rsidRDefault="00DD08CB">
      <w:r w:rsidRPr="00B631B6">
        <w:t xml:space="preserve">Servicen anvendes til at fortryde, at en recept er afsluttet eller annulleret. </w:t>
      </w:r>
      <w:r>
        <w:t>Efter kaldet vil receptens status være Åben.</w:t>
      </w:r>
    </w:p>
    <w:p w14:paraId="5E66F293" w14:textId="77777777" w:rsidR="001E5488" w:rsidRDefault="00DD08CB">
      <w:pPr>
        <w:pStyle w:val="Heading4"/>
      </w:pPr>
      <w:bookmarkStart w:id="2276" w:name="_nndm39pxyl2v" w:colFirst="0" w:colLast="0"/>
      <w:bookmarkStart w:id="2277" w:name="_5bus8xx59k9z"/>
      <w:bookmarkEnd w:id="2276"/>
      <w:bookmarkEnd w:id="2277"/>
      <w:r>
        <w:t>Forespørgsel</w:t>
      </w:r>
    </w:p>
    <w:tbl>
      <w:tblPr>
        <w:tblStyle w:val="aff6"/>
        <w:tblW w:w="96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2278" w:author="Birger Kidmose" w:date="2026-08-06T09:10:00Z" w16du:dateUtc="2026-08-06T07:10:00Z">
          <w:tblPr>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435"/>
        <w:gridCol w:w="2965"/>
        <w:gridCol w:w="6215"/>
        <w:tblGridChange w:id="2279">
          <w:tblGrid>
            <w:gridCol w:w="435"/>
            <w:gridCol w:w="2965"/>
            <w:gridCol w:w="6215"/>
          </w:tblGrid>
        </w:tblGridChange>
      </w:tblGrid>
      <w:tr w:rsidR="001E5488" w14:paraId="52667288" w14:textId="77777777" w:rsidTr="302F4859">
        <w:trPr>
          <w:trHeight w:val="420"/>
          <w:tblHeader/>
          <w:trPrChange w:id="2280" w:author="Birger Kidmose" w:date="2026-08-06T09:10:00Z" w16du:dateUtc="2026-08-06T07:10:00Z">
            <w:trPr>
              <w:trHeight w:val="420"/>
              <w:tblHeader/>
            </w:trPr>
          </w:trPrChange>
        </w:trPr>
        <w:tc>
          <w:tcPr>
            <w:tcW w:w="9615" w:type="dxa"/>
            <w:gridSpan w:val="3"/>
            <w:shd w:val="clear" w:color="auto" w:fill="BFBFBF" w:themeFill="background1" w:themeFillShade="BF"/>
            <w:tcMar>
              <w:top w:w="56" w:type="dxa"/>
              <w:left w:w="56" w:type="dxa"/>
              <w:bottom w:w="56" w:type="dxa"/>
              <w:right w:w="56" w:type="dxa"/>
            </w:tcMar>
            <w:tcPrChange w:id="2281" w:author="Birger Kidmose" w:date="2026-08-06T09:10:00Z" w16du:dateUtc="2026-08-06T07:10:00Z">
              <w:tcPr>
                <w:tcW w:w="9615" w:type="dxa"/>
                <w:gridSpan w:val="3"/>
                <w:shd w:val="clear" w:color="auto" w:fill="BFBFBF" w:themeFill="background1" w:themeFillShade="BF"/>
                <w:tcMar>
                  <w:top w:w="56" w:type="dxa"/>
                  <w:left w:w="56" w:type="dxa"/>
                  <w:bottom w:w="56" w:type="dxa"/>
                  <w:right w:w="56" w:type="dxa"/>
                </w:tcMar>
              </w:tcPr>
            </w:tcPrChange>
          </w:tcPr>
          <w:p w14:paraId="2E74D043" w14:textId="77777777" w:rsidR="001E5488" w:rsidRDefault="00DD08CB">
            <w:pPr>
              <w:widowControl w:val="0"/>
              <w:spacing w:after="0" w:line="240" w:lineRule="auto"/>
            </w:pPr>
            <w:r>
              <w:rPr>
                <w:b/>
                <w:bCs/>
              </w:rPr>
              <w:t xml:space="preserve">Genåben recept </w:t>
            </w:r>
            <w:r>
              <w:t>(ReopenPrescriptionRequest)</w:t>
            </w:r>
          </w:p>
        </w:tc>
      </w:tr>
      <w:tr w:rsidR="001E5488" w14:paraId="1E4C8C0A" w14:textId="77777777" w:rsidTr="302F4859">
        <w:trPr>
          <w:trHeight w:val="333"/>
          <w:trPrChange w:id="2282" w:author="Birger Kidmose" w:date="2026-08-06T09:10:00Z" w16du:dateUtc="2026-08-06T07:10:00Z">
            <w:trPr>
              <w:trHeight w:val="333"/>
            </w:trPr>
          </w:trPrChange>
        </w:trPr>
        <w:tc>
          <w:tcPr>
            <w:tcW w:w="3400" w:type="dxa"/>
            <w:gridSpan w:val="2"/>
            <w:tcMar>
              <w:top w:w="56" w:type="dxa"/>
              <w:left w:w="56" w:type="dxa"/>
              <w:bottom w:w="56" w:type="dxa"/>
              <w:right w:w="56" w:type="dxa"/>
            </w:tcMar>
            <w:tcPrChange w:id="2283" w:author="Birger Kidmose" w:date="2026-08-06T09:10:00Z" w16du:dateUtc="2026-08-06T07:10:00Z">
              <w:tcPr>
                <w:tcW w:w="3400" w:type="dxa"/>
                <w:gridSpan w:val="2"/>
                <w:tcMar>
                  <w:top w:w="56" w:type="dxa"/>
                  <w:left w:w="56" w:type="dxa"/>
                  <w:bottom w:w="56" w:type="dxa"/>
                  <w:right w:w="56" w:type="dxa"/>
                </w:tcMar>
              </w:tcPr>
            </w:tcPrChange>
          </w:tcPr>
          <w:p w14:paraId="3F449D3A" w14:textId="77777777" w:rsidR="001E5488" w:rsidRDefault="00DD08CB">
            <w:pPr>
              <w:widowControl w:val="0"/>
              <w:spacing w:after="0" w:line="240" w:lineRule="auto"/>
              <w:rPr>
                <w:b/>
                <w:bCs/>
              </w:rPr>
            </w:pPr>
            <w:r>
              <w:rPr>
                <w:b/>
                <w:bCs/>
              </w:rPr>
              <w:t>Element</w:t>
            </w:r>
          </w:p>
        </w:tc>
        <w:tc>
          <w:tcPr>
            <w:tcW w:w="6215" w:type="dxa"/>
            <w:tcMar>
              <w:top w:w="56" w:type="dxa"/>
              <w:left w:w="56" w:type="dxa"/>
              <w:bottom w:w="56" w:type="dxa"/>
              <w:right w:w="56" w:type="dxa"/>
            </w:tcMar>
            <w:tcPrChange w:id="2284" w:author="Birger Kidmose" w:date="2026-08-06T09:10:00Z" w16du:dateUtc="2026-08-06T07:10:00Z">
              <w:tcPr>
                <w:tcW w:w="6215" w:type="dxa"/>
                <w:tcMar>
                  <w:top w:w="56" w:type="dxa"/>
                  <w:left w:w="56" w:type="dxa"/>
                  <w:bottom w:w="56" w:type="dxa"/>
                  <w:right w:w="56" w:type="dxa"/>
                </w:tcMar>
              </w:tcPr>
            </w:tcPrChange>
          </w:tcPr>
          <w:p w14:paraId="4650A165" w14:textId="77777777" w:rsidR="001E5488" w:rsidRDefault="00DD08CB">
            <w:pPr>
              <w:widowControl w:val="0"/>
              <w:spacing w:after="0" w:line="240" w:lineRule="auto"/>
              <w:rPr>
                <w:b/>
                <w:bCs/>
              </w:rPr>
            </w:pPr>
            <w:r>
              <w:rPr>
                <w:b/>
                <w:bCs/>
              </w:rPr>
              <w:t>Beskrivelse</w:t>
            </w:r>
          </w:p>
        </w:tc>
      </w:tr>
      <w:tr w:rsidR="001E5488" w14:paraId="66573D56" w14:textId="77777777" w:rsidTr="302F4859">
        <w:trPr>
          <w:trHeight w:val="333"/>
          <w:trPrChange w:id="2285" w:author="Birger Kidmose" w:date="2026-08-06T09:10:00Z" w16du:dateUtc="2026-08-06T07:10:00Z">
            <w:trPr>
              <w:trHeight w:val="333"/>
            </w:trPr>
          </w:trPrChange>
        </w:trPr>
        <w:tc>
          <w:tcPr>
            <w:tcW w:w="3400" w:type="dxa"/>
            <w:gridSpan w:val="2"/>
            <w:tcMar>
              <w:top w:w="56" w:type="dxa"/>
              <w:left w:w="56" w:type="dxa"/>
              <w:bottom w:w="56" w:type="dxa"/>
              <w:right w:w="56" w:type="dxa"/>
            </w:tcMar>
            <w:tcPrChange w:id="2286" w:author="Birger Kidmose" w:date="2026-08-06T09:10:00Z" w16du:dateUtc="2026-08-06T07:10:00Z">
              <w:tcPr>
                <w:tcW w:w="3400" w:type="dxa"/>
                <w:gridSpan w:val="2"/>
                <w:tcMar>
                  <w:top w:w="56" w:type="dxa"/>
                  <w:left w:w="56" w:type="dxa"/>
                  <w:bottom w:w="56" w:type="dxa"/>
                  <w:right w:w="56" w:type="dxa"/>
                </w:tcMar>
              </w:tcPr>
            </w:tcPrChange>
          </w:tcPr>
          <w:p w14:paraId="79A52822" w14:textId="77777777" w:rsidR="001E5488" w:rsidRDefault="00DD08CB">
            <w:pPr>
              <w:spacing w:after="0" w:line="240" w:lineRule="auto"/>
            </w:pPr>
            <w:r>
              <w:rPr>
                <w:color w:val="4A86E8"/>
              </w:rPr>
              <w:t>Ændret af (ModifiedBy)</w:t>
            </w:r>
          </w:p>
        </w:tc>
        <w:tc>
          <w:tcPr>
            <w:tcW w:w="6215" w:type="dxa"/>
            <w:tcMar>
              <w:top w:w="56" w:type="dxa"/>
              <w:left w:w="56" w:type="dxa"/>
              <w:bottom w:w="56" w:type="dxa"/>
              <w:right w:w="56" w:type="dxa"/>
            </w:tcMar>
            <w:tcPrChange w:id="2287" w:author="Birger Kidmose" w:date="2026-08-06T09:10:00Z" w16du:dateUtc="2026-08-06T07:10:00Z">
              <w:tcPr>
                <w:tcW w:w="6215" w:type="dxa"/>
                <w:tcMar>
                  <w:top w:w="56" w:type="dxa"/>
                  <w:left w:w="56" w:type="dxa"/>
                  <w:bottom w:w="56" w:type="dxa"/>
                  <w:right w:w="56" w:type="dxa"/>
                </w:tcMar>
              </w:tcPr>
            </w:tcPrChange>
          </w:tcPr>
          <w:p w14:paraId="50018BA6" w14:textId="77777777" w:rsidR="001E5488" w:rsidRPr="00B631B6" w:rsidRDefault="00DD08CB">
            <w:pPr>
              <w:widowControl w:val="0"/>
              <w:spacing w:after="0" w:line="240" w:lineRule="auto"/>
            </w:pPr>
            <w:r w:rsidRPr="00B631B6">
              <w:t>Obligatorisk, information om medarbejder og organisation</w:t>
            </w:r>
          </w:p>
        </w:tc>
      </w:tr>
      <w:tr w:rsidR="001E5488" w14:paraId="67D6F591" w14:textId="77777777" w:rsidTr="302F4859">
        <w:trPr>
          <w:trHeight w:val="333"/>
          <w:trPrChange w:id="2288" w:author="Birger Kidmose" w:date="2026-08-06T09:10:00Z" w16du:dateUtc="2026-08-06T07:10:00Z">
            <w:trPr>
              <w:trHeight w:val="333"/>
            </w:trPr>
          </w:trPrChange>
        </w:trPr>
        <w:tc>
          <w:tcPr>
            <w:tcW w:w="435" w:type="dxa"/>
            <w:tcMar>
              <w:top w:w="56" w:type="dxa"/>
              <w:left w:w="56" w:type="dxa"/>
              <w:bottom w:w="56" w:type="dxa"/>
              <w:right w:w="56" w:type="dxa"/>
            </w:tcMar>
            <w:tcPrChange w:id="2289" w:author="Birger Kidmose" w:date="2026-08-06T09:10:00Z" w16du:dateUtc="2026-08-06T07:10:00Z">
              <w:tcPr>
                <w:tcW w:w="435" w:type="dxa"/>
                <w:tcMar>
                  <w:top w:w="56" w:type="dxa"/>
                  <w:left w:w="56" w:type="dxa"/>
                  <w:bottom w:w="56" w:type="dxa"/>
                  <w:right w:w="56" w:type="dxa"/>
                </w:tcMar>
              </w:tcPr>
            </w:tcPrChange>
          </w:tcPr>
          <w:p w14:paraId="3BD90ADF" w14:textId="77777777" w:rsidR="001E5488" w:rsidRPr="00B631B6" w:rsidRDefault="001E5488">
            <w:pPr>
              <w:widowControl w:val="0"/>
              <w:spacing w:after="0" w:line="240" w:lineRule="auto"/>
            </w:pPr>
          </w:p>
        </w:tc>
        <w:tc>
          <w:tcPr>
            <w:tcW w:w="2965" w:type="dxa"/>
            <w:tcMar>
              <w:top w:w="56" w:type="dxa"/>
              <w:left w:w="56" w:type="dxa"/>
              <w:bottom w:w="56" w:type="dxa"/>
              <w:right w:w="56" w:type="dxa"/>
            </w:tcMar>
            <w:tcPrChange w:id="2290" w:author="Birger Kidmose" w:date="2026-08-06T09:10:00Z" w16du:dateUtc="2026-08-06T07:10:00Z">
              <w:tcPr>
                <w:tcW w:w="2965" w:type="dxa"/>
                <w:tcMar>
                  <w:top w:w="56" w:type="dxa"/>
                  <w:left w:w="56" w:type="dxa"/>
                  <w:bottom w:w="56" w:type="dxa"/>
                  <w:right w:w="56" w:type="dxa"/>
                </w:tcMar>
              </w:tcPr>
            </w:tcPrChange>
          </w:tcPr>
          <w:p w14:paraId="1082E5CE" w14:textId="295E1E1D" w:rsidR="001E5488" w:rsidRDefault="00DD08CB">
            <w:pPr>
              <w:widowControl w:val="0"/>
              <w:spacing w:after="0" w:line="240" w:lineRule="auto"/>
            </w:pPr>
            <w:r>
              <w:t xml:space="preserve">→ </w:t>
            </w:r>
            <w:r>
              <w:fldChar w:fldCharType="begin"/>
            </w:r>
            <w:r>
              <w:instrText>HYPERLINK \l "_76m1bjv1qnqz" \h</w:instrText>
            </w:r>
            <w:r>
              <w:fldChar w:fldCharType="separate"/>
            </w:r>
            <w:r>
              <w:rPr>
                <w:color w:val="1155CC"/>
                <w:u w:val="single"/>
              </w:rPr>
              <w:t>Aktør</w:t>
            </w:r>
            <w:r>
              <w:fldChar w:fldCharType="end"/>
            </w:r>
          </w:p>
        </w:tc>
        <w:tc>
          <w:tcPr>
            <w:tcW w:w="6215" w:type="dxa"/>
            <w:tcMar>
              <w:top w:w="56" w:type="dxa"/>
              <w:left w:w="56" w:type="dxa"/>
              <w:bottom w:w="56" w:type="dxa"/>
              <w:right w:w="56" w:type="dxa"/>
            </w:tcMar>
            <w:tcPrChange w:id="2291" w:author="Birger Kidmose" w:date="2026-08-06T09:10:00Z" w16du:dateUtc="2026-08-06T07:10:00Z">
              <w:tcPr>
                <w:tcW w:w="6215" w:type="dxa"/>
                <w:tcMar>
                  <w:top w:w="56" w:type="dxa"/>
                  <w:left w:w="56" w:type="dxa"/>
                  <w:bottom w:w="56" w:type="dxa"/>
                  <w:right w:w="56" w:type="dxa"/>
                </w:tcMar>
              </w:tcPr>
            </w:tcPrChange>
          </w:tcPr>
          <w:p w14:paraId="08B6CCAE" w14:textId="77777777" w:rsidR="001E5488" w:rsidRPr="00B631B6" w:rsidRDefault="00DD08CB">
            <w:pPr>
              <w:widowControl w:val="0"/>
              <w:spacing w:after="0" w:line="240" w:lineRule="auto"/>
            </w:pPr>
            <w:r w:rsidRPr="00B631B6">
              <w:t>Aktøren som genåbner recepten, obligatorisk</w:t>
            </w:r>
          </w:p>
        </w:tc>
      </w:tr>
      <w:tr w:rsidR="005C4F37" w14:paraId="104C3160" w14:textId="77777777" w:rsidTr="302F4859">
        <w:trPr>
          <w:trHeight w:val="333"/>
          <w:trPrChange w:id="2292" w:author="Birger Kidmose" w:date="2026-08-06T09:10:00Z" w16du:dateUtc="2026-08-06T07:10:00Z">
            <w:trPr>
              <w:trHeight w:val="333"/>
            </w:trPr>
          </w:trPrChange>
        </w:trPr>
        <w:tc>
          <w:tcPr>
            <w:tcW w:w="435" w:type="dxa"/>
            <w:tcMar>
              <w:top w:w="56" w:type="dxa"/>
              <w:left w:w="56" w:type="dxa"/>
              <w:bottom w:w="56" w:type="dxa"/>
              <w:right w:w="56" w:type="dxa"/>
            </w:tcMar>
            <w:tcPrChange w:id="2293" w:author="Birger Kidmose" w:date="2026-08-06T09:10:00Z" w16du:dateUtc="2026-08-06T07:10:00Z">
              <w:tcPr>
                <w:tcW w:w="435" w:type="dxa"/>
                <w:tcMar>
                  <w:top w:w="56" w:type="dxa"/>
                  <w:left w:w="56" w:type="dxa"/>
                  <w:bottom w:w="56" w:type="dxa"/>
                  <w:right w:w="56" w:type="dxa"/>
                </w:tcMar>
              </w:tcPr>
            </w:tcPrChange>
          </w:tcPr>
          <w:p w14:paraId="3C97AB05" w14:textId="77777777" w:rsidR="005C4F37" w:rsidRPr="00B631B6" w:rsidRDefault="005C4F37" w:rsidP="005C4F37">
            <w:pPr>
              <w:widowControl w:val="0"/>
              <w:spacing w:after="0" w:line="240" w:lineRule="auto"/>
            </w:pPr>
          </w:p>
        </w:tc>
        <w:tc>
          <w:tcPr>
            <w:tcW w:w="2965" w:type="dxa"/>
            <w:tcMar>
              <w:top w:w="56" w:type="dxa"/>
              <w:left w:w="56" w:type="dxa"/>
              <w:bottom w:w="56" w:type="dxa"/>
              <w:right w:w="56" w:type="dxa"/>
            </w:tcMar>
            <w:tcPrChange w:id="2294" w:author="Birger Kidmose" w:date="2026-08-06T09:10:00Z" w16du:dateUtc="2026-08-06T07:10:00Z">
              <w:tcPr>
                <w:tcW w:w="2965" w:type="dxa"/>
                <w:tcMar>
                  <w:top w:w="56" w:type="dxa"/>
                  <w:left w:w="56" w:type="dxa"/>
                  <w:bottom w:w="56" w:type="dxa"/>
                  <w:right w:w="56" w:type="dxa"/>
                </w:tcMar>
              </w:tcPr>
            </w:tcPrChange>
          </w:tcPr>
          <w:p w14:paraId="2188B583" w14:textId="54930669" w:rsidR="005C4F37" w:rsidRDefault="005C4F37" w:rsidP="005C4F37">
            <w:pPr>
              <w:widowControl w:val="0"/>
              <w:spacing w:after="0" w:line="240" w:lineRule="auto"/>
            </w:pPr>
            <w:r>
              <w:t xml:space="preserve">→ </w:t>
            </w:r>
            <w:r>
              <w:fldChar w:fldCharType="begin"/>
            </w:r>
            <w:r>
              <w:instrText>HYPERLINK \l "_jvykbbuxljsm" \h</w:instrText>
            </w:r>
            <w:r>
              <w:fldChar w:fldCharType="separate"/>
            </w:r>
            <w:r>
              <w:rPr>
                <w:color w:val="1155CC"/>
                <w:u w:val="single"/>
              </w:rPr>
              <w:t>Organisation</w:t>
            </w:r>
            <w:r>
              <w:fldChar w:fldCharType="end"/>
            </w:r>
          </w:p>
        </w:tc>
        <w:tc>
          <w:tcPr>
            <w:tcW w:w="6215" w:type="dxa"/>
            <w:tcMar>
              <w:top w:w="56" w:type="dxa"/>
              <w:left w:w="56" w:type="dxa"/>
              <w:bottom w:w="56" w:type="dxa"/>
              <w:right w:w="56" w:type="dxa"/>
            </w:tcMar>
            <w:tcPrChange w:id="2295" w:author="Birger Kidmose" w:date="2026-08-06T09:10:00Z" w16du:dateUtc="2026-08-06T07:10:00Z">
              <w:tcPr>
                <w:tcW w:w="6215" w:type="dxa"/>
                <w:tcMar>
                  <w:top w:w="56" w:type="dxa"/>
                  <w:left w:w="56" w:type="dxa"/>
                  <w:bottom w:w="56" w:type="dxa"/>
                  <w:right w:w="56" w:type="dxa"/>
                </w:tcMar>
              </w:tcPr>
            </w:tcPrChange>
          </w:tcPr>
          <w:p w14:paraId="14A81C23" w14:textId="3C5530C6" w:rsidR="005C4F37" w:rsidRDefault="00DD08CB" w:rsidP="005C4F37">
            <w:pPr>
              <w:widowControl w:val="0"/>
              <w:spacing w:after="0" w:line="240" w:lineRule="auto"/>
            </w:pPr>
            <w:del w:id="2296" w:author="Birger Kidmose" w:date="2026-08-06T09:10:00Z" w16du:dateUtc="2026-08-06T07:10:00Z">
              <w:r>
                <w:delText>Apotek eller vet-forhandler, obligatorisk</w:delText>
              </w:r>
            </w:del>
            <w:ins w:id="2297" w:author="Birger Kidmose" w:date="2026-08-06T09:10:00Z" w16du:dateUtc="2026-08-06T07:10:00Z">
              <w:r w:rsidR="005C4F37" w:rsidRPr="00B631B6">
                <w:t xml:space="preserve">Optionel, kan udelades for dyrlæger uden </w:t>
              </w:r>
              <w:r w:rsidR="005C4F37">
                <w:t>praksis</w:t>
              </w:r>
              <w:r w:rsidR="005C4F37" w:rsidRPr="00B631B6">
                <w:t>, skal angives for apoteker og vet-forhandlere</w:t>
              </w:r>
            </w:ins>
          </w:p>
        </w:tc>
      </w:tr>
      <w:tr w:rsidR="005C4F37" w14:paraId="19F34E78" w14:textId="77777777" w:rsidTr="302F4859">
        <w:trPr>
          <w:trHeight w:val="333"/>
          <w:trPrChange w:id="2298" w:author="Birger Kidmose" w:date="2026-08-06T09:10:00Z" w16du:dateUtc="2026-08-06T07:10:00Z">
            <w:trPr>
              <w:trHeight w:val="333"/>
            </w:trPr>
          </w:trPrChange>
        </w:trPr>
        <w:tc>
          <w:tcPr>
            <w:tcW w:w="3400" w:type="dxa"/>
            <w:gridSpan w:val="2"/>
            <w:tcMar>
              <w:top w:w="56" w:type="dxa"/>
              <w:left w:w="56" w:type="dxa"/>
              <w:bottom w:w="56" w:type="dxa"/>
              <w:right w:w="56" w:type="dxa"/>
            </w:tcMar>
            <w:tcPrChange w:id="2299" w:author="Birger Kidmose" w:date="2026-08-06T09:10:00Z" w16du:dateUtc="2026-08-06T07:10:00Z">
              <w:tcPr>
                <w:tcW w:w="3400" w:type="dxa"/>
                <w:gridSpan w:val="2"/>
                <w:tcMar>
                  <w:top w:w="56" w:type="dxa"/>
                  <w:left w:w="56" w:type="dxa"/>
                  <w:bottom w:w="56" w:type="dxa"/>
                  <w:right w:w="56" w:type="dxa"/>
                </w:tcMar>
              </w:tcPr>
            </w:tcPrChange>
          </w:tcPr>
          <w:p w14:paraId="560EEE5D" w14:textId="77777777" w:rsidR="005C4F37" w:rsidRDefault="005C4F37" w:rsidP="005C4F37">
            <w:pPr>
              <w:widowControl w:val="0"/>
              <w:spacing w:after="0" w:line="240" w:lineRule="auto"/>
            </w:pPr>
            <w:r>
              <w:t>Receptid (PrescriptionIdentifier)</w:t>
            </w:r>
          </w:p>
        </w:tc>
        <w:tc>
          <w:tcPr>
            <w:tcW w:w="6215" w:type="dxa"/>
            <w:tcMar>
              <w:top w:w="56" w:type="dxa"/>
              <w:left w:w="56" w:type="dxa"/>
              <w:bottom w:w="56" w:type="dxa"/>
              <w:right w:w="56" w:type="dxa"/>
            </w:tcMar>
            <w:tcPrChange w:id="2300" w:author="Birger Kidmose" w:date="2026-08-06T09:10:00Z" w16du:dateUtc="2026-08-06T07:10:00Z">
              <w:tcPr>
                <w:tcW w:w="6215" w:type="dxa"/>
                <w:tcMar>
                  <w:top w:w="56" w:type="dxa"/>
                  <w:left w:w="56" w:type="dxa"/>
                  <w:bottom w:w="56" w:type="dxa"/>
                  <w:right w:w="56" w:type="dxa"/>
                </w:tcMar>
              </w:tcPr>
            </w:tcPrChange>
          </w:tcPr>
          <w:p w14:paraId="15DB525C" w14:textId="77777777" w:rsidR="005C4F37" w:rsidRPr="00B631B6" w:rsidRDefault="005C4F37" w:rsidP="005C4F37">
            <w:pPr>
              <w:widowControl w:val="0"/>
              <w:spacing w:after="0" w:line="240" w:lineRule="auto"/>
            </w:pPr>
            <w:r w:rsidRPr="00B631B6">
              <w:t>Id på en eller flere recepter, som skal genåbnes</w:t>
            </w:r>
          </w:p>
        </w:tc>
      </w:tr>
    </w:tbl>
    <w:p w14:paraId="26160A2B" w14:textId="77777777" w:rsidR="001E5488" w:rsidRPr="00B631B6" w:rsidRDefault="00DD08CB">
      <w:pPr>
        <w:pStyle w:val="Heading4"/>
      </w:pPr>
      <w:bookmarkStart w:id="2301" w:name="_yqp34g59djub" w:colFirst="0" w:colLast="0"/>
      <w:bookmarkStart w:id="2302" w:name="_bmcai77rzl8w"/>
      <w:bookmarkEnd w:id="2301"/>
      <w:bookmarkEnd w:id="2302"/>
      <w:r w:rsidRPr="00B631B6">
        <w:t>Svar</w:t>
      </w:r>
    </w:p>
    <w:p w14:paraId="3690CC6B" w14:textId="77777777" w:rsidR="001E5488" w:rsidRPr="00B631B6" w:rsidRDefault="00DD08CB">
      <w:r w:rsidRPr="00B631B6">
        <w:t>Servicen returnerer et tomt element. Kan kaldet ikke gennemføres, returneres en fejl.</w:t>
      </w:r>
    </w:p>
    <w:p w14:paraId="6BFEF292" w14:textId="56C6C671" w:rsidR="001E5488" w:rsidRPr="00B631B6" w:rsidRDefault="001D72CE">
      <w:pPr>
        <w:pStyle w:val="Heading2"/>
      </w:pPr>
      <w:bookmarkStart w:id="2303" w:name="_vems5cim48pd" w:colFirst="0" w:colLast="0"/>
      <w:bookmarkStart w:id="2304" w:name="_1fydgcjfdhhf"/>
      <w:bookmarkStart w:id="2305" w:name="_Toc231991147"/>
      <w:bookmarkEnd w:id="2303"/>
      <w:bookmarkEnd w:id="2304"/>
      <w:r>
        <w:t>8</w:t>
      </w:r>
      <w:r w:rsidR="00DD08CB" w:rsidRPr="00B631B6">
        <w:t>.7 - Opret bestilling</w:t>
      </w:r>
      <w:bookmarkEnd w:id="2305"/>
    </w:p>
    <w:p w14:paraId="2EACB2BE" w14:textId="77777777" w:rsidR="001E5488" w:rsidRPr="00B631B6" w:rsidRDefault="00DD08CB">
      <w:pPr>
        <w:pStyle w:val="Heading4"/>
      </w:pPr>
      <w:bookmarkStart w:id="2306" w:name="_ced2r5i76x2k" w:colFirst="0" w:colLast="0"/>
      <w:bookmarkStart w:id="2307" w:name="_nu5ewv9hwk2g"/>
      <w:bookmarkEnd w:id="2306"/>
      <w:bookmarkEnd w:id="2307"/>
      <w:r w:rsidRPr="00B631B6">
        <w:t xml:space="preserve">Anvendelse </w:t>
      </w:r>
    </w:p>
    <w:p w14:paraId="3251E57C" w14:textId="006EA223" w:rsidR="001E5488" w:rsidRPr="00B631B6" w:rsidRDefault="00DD08CB">
      <w:r w:rsidRPr="00B631B6">
        <w:t xml:space="preserve">Servicen </w:t>
      </w:r>
      <w:r w:rsidR="00A2256F">
        <w:t>skal kunne</w:t>
      </w:r>
      <w:r w:rsidRPr="00B631B6">
        <w:t xml:space="preserve"> anvendes af dyrlægesystemer, apotekersystemer og </w:t>
      </w:r>
      <w:r w:rsidR="00A024B0">
        <w:t>§39 vet-forhandler</w:t>
      </w:r>
      <w:r w:rsidRPr="00B631B6">
        <w:t xml:space="preserve">es systemer. </w:t>
      </w:r>
    </w:p>
    <w:p w14:paraId="0ADDA44F" w14:textId="304CC978" w:rsidR="001E5488" w:rsidRPr="00B631B6" w:rsidRDefault="48547936">
      <w:r>
        <w:t xml:space="preserve">Dyrlægesystemer opretter bestillinger, for at angive hvilket apotek eller hvilken </w:t>
      </w:r>
      <w:r w:rsidR="1A7D9899">
        <w:t>§39 vet-forhandler</w:t>
      </w:r>
      <w:r>
        <w:t xml:space="preserve">, der ønskes recepten udleveres hos. Dyrlægesystemet vil dog i så fald oftest oprette bestillingen samtidigt med recepten i </w:t>
      </w:r>
      <w:del w:id="2308" w:author="Birger Kidmose" w:date="2026-08-06T09:10:00Z" w16du:dateUtc="2026-08-06T07:10:00Z">
        <w:r w:rsidR="00DD08CB">
          <w:fldChar w:fldCharType="begin"/>
        </w:r>
        <w:r w:rsidR="00DD08CB">
          <w:delInstrText>HYPERLINK \l "_qzykavt9suej" \h</w:delInstrText>
        </w:r>
        <w:r w:rsidR="00DD08CB">
          <w:fldChar w:fldCharType="separate"/>
        </w:r>
        <w:r w:rsidR="00DD08CB">
          <w:rPr>
            <w:color w:val="1155CC"/>
            <w:u w:val="single"/>
          </w:rPr>
          <w:delText>Opret recept-servicen</w:delText>
        </w:r>
        <w:r w:rsidR="00DD08CB">
          <w:fldChar w:fldCharType="end"/>
        </w:r>
        <w:r w:rsidR="00DD08CB" w:rsidRPr="00B631B6">
          <w:delText>.</w:delText>
        </w:r>
      </w:del>
      <w:ins w:id="2309" w:author="Birger Kidmose" w:date="2026-08-06T09:10:00Z" w16du:dateUtc="2026-08-06T07:10:00Z">
        <w:r>
          <w:fldChar w:fldCharType="begin"/>
        </w:r>
        <w:r>
          <w:instrText>HYPERLINK \l "_qzykavt9suej"</w:instrText>
        </w:r>
        <w:r>
          <w:fldChar w:fldCharType="separate"/>
        </w:r>
        <w:r w:rsidRPr="302F4859">
          <w:rPr>
            <w:color w:val="1155CC"/>
            <w:u w:val="single"/>
          </w:rPr>
          <w:t>Opret recept-servicen</w:t>
        </w:r>
        <w:r>
          <w:fldChar w:fldCharType="end"/>
        </w:r>
        <w:r>
          <w:t>.</w:t>
        </w:r>
      </w:ins>
      <w:r>
        <w:t xml:space="preserve"> I de situationer hvor f.eks. en hobbydyrsejer henvender sig på apoteket, kan bestillingen udelades og apoteket kan søge recepten frem via </w:t>
      </w:r>
      <w:del w:id="2310" w:author="Birger Kidmose" w:date="2026-08-06T09:10:00Z" w16du:dateUtc="2026-08-06T07:10:00Z">
        <w:r w:rsidR="00DD08CB">
          <w:fldChar w:fldCharType="begin"/>
        </w:r>
        <w:r w:rsidR="00DD08CB">
          <w:delInstrText>HYPERLINK \l "_7qfpjtj9vyas" \h</w:delInstrText>
        </w:r>
        <w:r w:rsidR="00DD08CB">
          <w:fldChar w:fldCharType="separate"/>
        </w:r>
        <w:r w:rsidR="00DD08CB">
          <w:rPr>
            <w:color w:val="1155CC"/>
            <w:u w:val="single"/>
          </w:rPr>
          <w:delText>Søg recept-servicen</w:delText>
        </w:r>
        <w:r w:rsidR="00DD08CB">
          <w:fldChar w:fldCharType="end"/>
        </w:r>
        <w:r w:rsidR="00DD08CB" w:rsidRPr="00B631B6">
          <w:delText>, og der skal ikke oprettes bestilling.</w:delText>
        </w:r>
      </w:del>
      <w:ins w:id="2311" w:author="Birger Kidmose" w:date="2026-08-06T09:10:00Z" w16du:dateUtc="2026-08-06T07:10:00Z">
        <w:r>
          <w:fldChar w:fldCharType="begin"/>
        </w:r>
        <w:r>
          <w:instrText>HYPERLINK \l "_7qfpjtj9vyas"</w:instrText>
        </w:r>
        <w:r>
          <w:fldChar w:fldCharType="separate"/>
        </w:r>
        <w:r w:rsidRPr="302F4859">
          <w:rPr>
            <w:color w:val="1155CC"/>
            <w:u w:val="single"/>
          </w:rPr>
          <w:t>Søg recept-servicen</w:t>
        </w:r>
        <w:r>
          <w:fldChar w:fldCharType="end"/>
        </w:r>
        <w:r>
          <w:t>.</w:t>
        </w:r>
      </w:ins>
      <w:r>
        <w:t xml:space="preserve"> I situationer hvor f.eks. en besætningsejer forventer lægemidlet leveret, er det væsentligt at recepten bestilles hos </w:t>
      </w:r>
      <w:r w:rsidR="1A7D9899">
        <w:t>§39 vet-forhandler</w:t>
      </w:r>
      <w:r>
        <w:t xml:space="preserve">en eller apoteket, hvorefter de bestilte recepter kan hentes med </w:t>
      </w:r>
      <w:del w:id="2312" w:author="Birger Kidmose" w:date="2026-08-06T09:10:00Z" w16du:dateUtc="2026-08-06T07:10:00Z">
        <w:r w:rsidR="00DD08CB">
          <w:fldChar w:fldCharType="begin"/>
        </w:r>
        <w:r w:rsidR="00DD08CB">
          <w:delInstrText>HYPERLINK \l "_pad8ipqxqy80" \h</w:delInstrText>
        </w:r>
        <w:r w:rsidR="00DD08CB">
          <w:fldChar w:fldCharType="separate"/>
        </w:r>
        <w:r w:rsidR="00DD08CB">
          <w:rPr>
            <w:color w:val="1155CC"/>
            <w:u w:val="single"/>
          </w:rPr>
          <w:delText>Hent nye bestillinger-servicen</w:delText>
        </w:r>
        <w:r w:rsidR="00DD08CB">
          <w:fldChar w:fldCharType="end"/>
        </w:r>
      </w:del>
      <w:ins w:id="2313" w:author="Birger Kidmose" w:date="2026-08-06T09:10:00Z" w16du:dateUtc="2026-08-06T07:10:00Z">
        <w:r>
          <w:fldChar w:fldCharType="begin"/>
        </w:r>
        <w:r>
          <w:instrText>HYPERLINK \l "_pad8ipqxqy80"</w:instrText>
        </w:r>
        <w:r>
          <w:fldChar w:fldCharType="separate"/>
        </w:r>
        <w:r w:rsidRPr="302F4859">
          <w:rPr>
            <w:color w:val="1155CC"/>
            <w:u w:val="single"/>
          </w:rPr>
          <w:t>Hent nye bestillinger-servicen</w:t>
        </w:r>
        <w:r>
          <w:fldChar w:fldCharType="end"/>
        </w:r>
      </w:ins>
      <w:r>
        <w:t>.</w:t>
      </w:r>
    </w:p>
    <w:p w14:paraId="73F53181" w14:textId="5484EEE3" w:rsidR="001E5488" w:rsidRPr="00B631B6" w:rsidRDefault="48547936">
      <w:r>
        <w:t xml:space="preserve">En åben bestilling “låser” </w:t>
      </w:r>
      <w:del w:id="2314" w:author="Birger Kidmose" w:date="2026-08-06T09:10:00Z" w16du:dateUtc="2026-08-06T07:10:00Z">
        <w:r w:rsidR="00DD08CB" w:rsidRPr="00B631B6">
          <w:delText>bestillingen</w:delText>
        </w:r>
      </w:del>
      <w:ins w:id="2315" w:author="Birger Kidmose" w:date="2026-08-06T09:10:00Z" w16du:dateUtc="2026-08-06T07:10:00Z">
        <w:r w:rsidR="00A82D9D">
          <w:t>recepten</w:t>
        </w:r>
      </w:ins>
      <w:r>
        <w:t xml:space="preserve">, sådan at udleveringen kun kan foregå på det apotek, denne er bestilt til. Der </w:t>
      </w:r>
      <w:r w:rsidR="62808F4D">
        <w:t>skal</w:t>
      </w:r>
      <w:r>
        <w:t xml:space="preserve"> kun </w:t>
      </w:r>
      <w:r w:rsidR="62808F4D">
        <w:t xml:space="preserve">kunne </w:t>
      </w:r>
      <w:r>
        <w:t xml:space="preserve">oprettes én åben bestilling ad gangen. Når bestillingen er afsluttet, eller evt. annulleret, </w:t>
      </w:r>
      <w:r w:rsidR="62808F4D">
        <w:t xml:space="preserve">skal </w:t>
      </w:r>
      <w:r>
        <w:t xml:space="preserve">det igen </w:t>
      </w:r>
      <w:r w:rsidR="62808F4D">
        <w:t xml:space="preserve">være </w:t>
      </w:r>
      <w:r>
        <w:t xml:space="preserve">muligt at oprette nye bestillinger, såfremt recepten ikke er afsluttet eller annulleret. </w:t>
      </w:r>
    </w:p>
    <w:p w14:paraId="207914A8" w14:textId="77777777" w:rsidR="001E5488" w:rsidRPr="00B631B6" w:rsidRDefault="00DD08CB">
      <w:pPr>
        <w:pStyle w:val="Heading4"/>
      </w:pPr>
      <w:bookmarkStart w:id="2316" w:name="_3rvcb9f2h9d" w:colFirst="0" w:colLast="0"/>
      <w:bookmarkStart w:id="2317" w:name="_2v01slsagvjs"/>
      <w:bookmarkEnd w:id="2316"/>
      <w:bookmarkEnd w:id="2317"/>
      <w:r w:rsidRPr="00B631B6">
        <w:t>Forespørgsel</w:t>
      </w:r>
    </w:p>
    <w:p w14:paraId="601A2EFF" w14:textId="617C7200" w:rsidR="001E5488" w:rsidRPr="00B631B6" w:rsidRDefault="00DD08CB">
      <w:r w:rsidRPr="00B631B6">
        <w:t xml:space="preserve">I bestillingen angives receptens id, information om </w:t>
      </w:r>
      <w:r w:rsidR="00A024B0">
        <w:t>§39 vet-forhandler</w:t>
      </w:r>
      <w:r w:rsidRPr="00B631B6">
        <w:t xml:space="preserve">en eller apoteket hvor recepten ønsket udleveret, samt evt. yderligere leveringsinformation. </w:t>
      </w:r>
    </w:p>
    <w:p w14:paraId="6789CECA" w14:textId="1FE5F28B" w:rsidR="001E5488" w:rsidRDefault="00DD08CB">
      <w:r w:rsidRPr="00B631B6">
        <w:t xml:space="preserve">På samme måde som når der oprettes recept, kan Oprettet af og evt. Registreret af angives yderst, dvs. uden for bestillingselementet, idet bestillinger i samme kald oftest er oprettet af eller registreret af samme aktør. </w:t>
      </w:r>
      <w:r>
        <w:t xml:space="preserve">Angives disse yderst udelades elementerne i </w:t>
      </w:r>
      <w:del w:id="2318" w:author="Birger Kidmose" w:date="2026-08-06T09:10:00Z" w16du:dateUtc="2026-08-06T07:10:00Z">
        <w:r>
          <w:delText>bestillingelementerne</w:delText>
        </w:r>
      </w:del>
      <w:ins w:id="2319" w:author="Birger Kidmose" w:date="2026-08-06T09:10:00Z" w16du:dateUtc="2026-08-06T07:10:00Z">
        <w:r>
          <w:t>bestilling</w:t>
        </w:r>
        <w:r w:rsidR="00A467A4">
          <w:t>s</w:t>
        </w:r>
        <w:r>
          <w:t>elementerne</w:t>
        </w:r>
      </w:ins>
      <w:r>
        <w:t xml:space="preserve"> i servicekaldet. </w:t>
      </w:r>
    </w:p>
    <w:tbl>
      <w:tblPr>
        <w:tblStyle w:val="aff7"/>
        <w:tblW w:w="96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2320" w:author="Birger Kidmose" w:date="2026-08-06T09:10:00Z" w16du:dateUtc="2026-08-06T07:10:00Z">
          <w:tblPr>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435"/>
        <w:gridCol w:w="2895"/>
        <w:gridCol w:w="6285"/>
        <w:tblGridChange w:id="2321">
          <w:tblGrid>
            <w:gridCol w:w="435"/>
            <w:gridCol w:w="2895"/>
            <w:gridCol w:w="6285"/>
          </w:tblGrid>
        </w:tblGridChange>
      </w:tblGrid>
      <w:tr w:rsidR="001E5488" w14:paraId="20175E87" w14:textId="77777777" w:rsidTr="302F4859">
        <w:trPr>
          <w:trHeight w:val="420"/>
          <w:tblHeader/>
          <w:trPrChange w:id="2322" w:author="Birger Kidmose" w:date="2026-08-06T09:10:00Z" w16du:dateUtc="2026-08-06T07:10:00Z">
            <w:trPr>
              <w:trHeight w:val="420"/>
              <w:tblHeader/>
            </w:trPr>
          </w:trPrChange>
        </w:trPr>
        <w:tc>
          <w:tcPr>
            <w:tcW w:w="9615" w:type="dxa"/>
            <w:gridSpan w:val="3"/>
            <w:shd w:val="clear" w:color="auto" w:fill="BFBFBF" w:themeFill="background1" w:themeFillShade="BF"/>
            <w:tcMar>
              <w:top w:w="56" w:type="dxa"/>
              <w:left w:w="56" w:type="dxa"/>
              <w:bottom w:w="56" w:type="dxa"/>
              <w:right w:w="56" w:type="dxa"/>
            </w:tcMar>
            <w:tcPrChange w:id="2323" w:author="Birger Kidmose" w:date="2026-08-06T09:10:00Z" w16du:dateUtc="2026-08-06T07:10:00Z">
              <w:tcPr>
                <w:tcW w:w="9615" w:type="dxa"/>
                <w:gridSpan w:val="3"/>
                <w:shd w:val="clear" w:color="auto" w:fill="BFBFBF" w:themeFill="background1" w:themeFillShade="BF"/>
                <w:tcMar>
                  <w:top w:w="56" w:type="dxa"/>
                  <w:left w:w="56" w:type="dxa"/>
                  <w:bottom w:w="56" w:type="dxa"/>
                  <w:right w:w="56" w:type="dxa"/>
                </w:tcMar>
              </w:tcPr>
            </w:tcPrChange>
          </w:tcPr>
          <w:p w14:paraId="2CCF19A3" w14:textId="7E2E5691" w:rsidR="001E5488" w:rsidRDefault="48547936">
            <w:pPr>
              <w:widowControl w:val="0"/>
              <w:spacing w:after="0" w:line="240" w:lineRule="auto"/>
            </w:pPr>
            <w:r w:rsidRPr="302F4859">
              <w:rPr>
                <w:b/>
                <w:bCs/>
              </w:rPr>
              <w:t xml:space="preserve">Opret </w:t>
            </w:r>
            <w:r w:rsidR="52B4EA05" w:rsidRPr="302F4859">
              <w:rPr>
                <w:b/>
                <w:bCs/>
              </w:rPr>
              <w:t xml:space="preserve">bestilling </w:t>
            </w:r>
            <w:r>
              <w:t>(CreateOrderRequest)</w:t>
            </w:r>
          </w:p>
        </w:tc>
      </w:tr>
      <w:tr w:rsidR="001E5488" w14:paraId="2AED4E91" w14:textId="77777777" w:rsidTr="302F4859">
        <w:trPr>
          <w:trHeight w:val="333"/>
          <w:trPrChange w:id="2324" w:author="Birger Kidmose" w:date="2026-08-06T09:10:00Z" w16du:dateUtc="2026-08-06T07:10:00Z">
            <w:trPr>
              <w:trHeight w:val="333"/>
            </w:trPr>
          </w:trPrChange>
        </w:trPr>
        <w:tc>
          <w:tcPr>
            <w:tcW w:w="3330" w:type="dxa"/>
            <w:gridSpan w:val="2"/>
            <w:tcMar>
              <w:top w:w="56" w:type="dxa"/>
              <w:left w:w="56" w:type="dxa"/>
              <w:bottom w:w="56" w:type="dxa"/>
              <w:right w:w="56" w:type="dxa"/>
            </w:tcMar>
            <w:tcPrChange w:id="2325" w:author="Birger Kidmose" w:date="2026-08-06T09:10:00Z" w16du:dateUtc="2026-08-06T07:10:00Z">
              <w:tcPr>
                <w:tcW w:w="3330" w:type="dxa"/>
                <w:gridSpan w:val="2"/>
                <w:tcMar>
                  <w:top w:w="56" w:type="dxa"/>
                  <w:left w:w="56" w:type="dxa"/>
                  <w:bottom w:w="56" w:type="dxa"/>
                  <w:right w:w="56" w:type="dxa"/>
                </w:tcMar>
              </w:tcPr>
            </w:tcPrChange>
          </w:tcPr>
          <w:p w14:paraId="3B92327E" w14:textId="77777777" w:rsidR="001E5488" w:rsidRDefault="00DD08CB">
            <w:pPr>
              <w:widowControl w:val="0"/>
              <w:spacing w:after="0" w:line="240" w:lineRule="auto"/>
              <w:rPr>
                <w:b/>
                <w:bCs/>
              </w:rPr>
            </w:pPr>
            <w:r>
              <w:rPr>
                <w:b/>
                <w:bCs/>
              </w:rPr>
              <w:t>Element</w:t>
            </w:r>
          </w:p>
        </w:tc>
        <w:tc>
          <w:tcPr>
            <w:tcW w:w="6285" w:type="dxa"/>
            <w:tcMar>
              <w:top w:w="56" w:type="dxa"/>
              <w:left w:w="56" w:type="dxa"/>
              <w:bottom w:w="56" w:type="dxa"/>
              <w:right w:w="56" w:type="dxa"/>
            </w:tcMar>
            <w:tcPrChange w:id="2326" w:author="Birger Kidmose" w:date="2026-08-06T09:10:00Z" w16du:dateUtc="2026-08-06T07:10:00Z">
              <w:tcPr>
                <w:tcW w:w="6285" w:type="dxa"/>
                <w:tcMar>
                  <w:top w:w="56" w:type="dxa"/>
                  <w:left w:w="56" w:type="dxa"/>
                  <w:bottom w:w="56" w:type="dxa"/>
                  <w:right w:w="56" w:type="dxa"/>
                </w:tcMar>
              </w:tcPr>
            </w:tcPrChange>
          </w:tcPr>
          <w:p w14:paraId="72A7D041" w14:textId="77777777" w:rsidR="001E5488" w:rsidRDefault="00DD08CB">
            <w:pPr>
              <w:widowControl w:val="0"/>
              <w:spacing w:after="0" w:line="240" w:lineRule="auto"/>
              <w:rPr>
                <w:b/>
                <w:bCs/>
              </w:rPr>
            </w:pPr>
            <w:r>
              <w:rPr>
                <w:b/>
                <w:bCs/>
              </w:rPr>
              <w:t>Beskrivelse</w:t>
            </w:r>
          </w:p>
        </w:tc>
      </w:tr>
      <w:tr w:rsidR="001E5488" w14:paraId="101F949B" w14:textId="77777777" w:rsidTr="302F4859">
        <w:tc>
          <w:tcPr>
            <w:tcW w:w="3330" w:type="dxa"/>
            <w:gridSpan w:val="2"/>
            <w:tcMar>
              <w:top w:w="56" w:type="dxa"/>
              <w:left w:w="56" w:type="dxa"/>
              <w:bottom w:w="56" w:type="dxa"/>
              <w:right w:w="56" w:type="dxa"/>
            </w:tcMar>
            <w:tcPrChange w:id="2327" w:author="Birger Kidmose" w:date="2026-08-06T09:10:00Z" w16du:dateUtc="2026-08-06T07:10:00Z">
              <w:tcPr>
                <w:tcW w:w="3330" w:type="dxa"/>
                <w:gridSpan w:val="2"/>
                <w:tcMar>
                  <w:top w:w="56" w:type="dxa"/>
                  <w:left w:w="56" w:type="dxa"/>
                  <w:bottom w:w="56" w:type="dxa"/>
                  <w:right w:w="56" w:type="dxa"/>
                </w:tcMar>
              </w:tcPr>
            </w:tcPrChange>
          </w:tcPr>
          <w:p w14:paraId="6CEBDB60" w14:textId="77777777" w:rsidR="001E5488" w:rsidRDefault="00DD08CB">
            <w:pPr>
              <w:spacing w:after="0" w:line="240" w:lineRule="auto"/>
            </w:pPr>
            <w:r>
              <w:rPr>
                <w:color w:val="4A86E8"/>
              </w:rPr>
              <w:t>Oprettet af (CreatedBy)</w:t>
            </w:r>
          </w:p>
        </w:tc>
        <w:tc>
          <w:tcPr>
            <w:tcW w:w="6285" w:type="dxa"/>
            <w:tcMar>
              <w:top w:w="56" w:type="dxa"/>
              <w:left w:w="56" w:type="dxa"/>
              <w:bottom w:w="56" w:type="dxa"/>
              <w:right w:w="56" w:type="dxa"/>
            </w:tcMar>
            <w:tcPrChange w:id="2328" w:author="Birger Kidmose" w:date="2026-08-06T09:10:00Z" w16du:dateUtc="2026-08-06T07:10:00Z">
              <w:tcPr>
                <w:tcW w:w="6285" w:type="dxa"/>
                <w:tcMar>
                  <w:top w:w="56" w:type="dxa"/>
                  <w:left w:w="56" w:type="dxa"/>
                  <w:bottom w:w="56" w:type="dxa"/>
                  <w:right w:w="56" w:type="dxa"/>
                </w:tcMar>
              </w:tcPr>
            </w:tcPrChange>
          </w:tcPr>
          <w:p w14:paraId="2F4BF5C0" w14:textId="77777777" w:rsidR="001E5488" w:rsidRDefault="00DD08CB">
            <w:pPr>
              <w:widowControl w:val="0"/>
              <w:spacing w:after="0" w:line="240" w:lineRule="auto"/>
            </w:pPr>
            <w:r>
              <w:t>Obligtorisk</w:t>
            </w:r>
          </w:p>
        </w:tc>
      </w:tr>
      <w:tr w:rsidR="001E5488" w14:paraId="659C8FEF" w14:textId="77777777" w:rsidTr="302F4859">
        <w:trPr>
          <w:trHeight w:val="333"/>
          <w:trPrChange w:id="2329" w:author="Birger Kidmose" w:date="2026-08-06T09:10:00Z" w16du:dateUtc="2026-08-06T07:10:00Z">
            <w:trPr>
              <w:trHeight w:val="333"/>
            </w:trPr>
          </w:trPrChange>
        </w:trPr>
        <w:tc>
          <w:tcPr>
            <w:tcW w:w="435" w:type="dxa"/>
            <w:tcMar>
              <w:top w:w="56" w:type="dxa"/>
              <w:left w:w="56" w:type="dxa"/>
              <w:bottom w:w="56" w:type="dxa"/>
              <w:right w:w="56" w:type="dxa"/>
            </w:tcMar>
            <w:tcPrChange w:id="2330" w:author="Birger Kidmose" w:date="2026-08-06T09:10:00Z" w16du:dateUtc="2026-08-06T07:10:00Z">
              <w:tcPr>
                <w:tcW w:w="435" w:type="dxa"/>
                <w:tcMar>
                  <w:top w:w="56" w:type="dxa"/>
                  <w:left w:w="56" w:type="dxa"/>
                  <w:bottom w:w="56" w:type="dxa"/>
                  <w:right w:w="56" w:type="dxa"/>
                </w:tcMar>
              </w:tcPr>
            </w:tcPrChange>
          </w:tcPr>
          <w:p w14:paraId="2694A739" w14:textId="77777777" w:rsidR="001E5488" w:rsidRDefault="001E5488">
            <w:pPr>
              <w:widowControl w:val="0"/>
              <w:spacing w:after="0" w:line="240" w:lineRule="auto"/>
            </w:pPr>
          </w:p>
        </w:tc>
        <w:tc>
          <w:tcPr>
            <w:tcW w:w="2895" w:type="dxa"/>
            <w:tcMar>
              <w:top w:w="56" w:type="dxa"/>
              <w:left w:w="56" w:type="dxa"/>
              <w:bottom w:w="56" w:type="dxa"/>
              <w:right w:w="56" w:type="dxa"/>
            </w:tcMar>
            <w:tcPrChange w:id="2331" w:author="Birger Kidmose" w:date="2026-08-06T09:10:00Z" w16du:dateUtc="2026-08-06T07:10:00Z">
              <w:tcPr>
                <w:tcW w:w="2895" w:type="dxa"/>
                <w:tcMar>
                  <w:top w:w="56" w:type="dxa"/>
                  <w:left w:w="56" w:type="dxa"/>
                  <w:bottom w:w="56" w:type="dxa"/>
                  <w:right w:w="56" w:type="dxa"/>
                </w:tcMar>
              </w:tcPr>
            </w:tcPrChange>
          </w:tcPr>
          <w:p w14:paraId="2FDFEFED" w14:textId="07E97C79" w:rsidR="001E5488" w:rsidRDefault="00DD08CB">
            <w:pPr>
              <w:widowControl w:val="0"/>
              <w:spacing w:after="0" w:line="240" w:lineRule="auto"/>
            </w:pPr>
            <w:r>
              <w:t xml:space="preserve">→ </w:t>
            </w:r>
            <w:r>
              <w:fldChar w:fldCharType="begin"/>
            </w:r>
            <w:r>
              <w:instrText>HYPERLINK \l "_76m1bjv1qnqz" \h</w:instrText>
            </w:r>
            <w:r>
              <w:fldChar w:fldCharType="separate"/>
            </w:r>
            <w:r>
              <w:rPr>
                <w:color w:val="1155CC"/>
                <w:u w:val="single"/>
              </w:rPr>
              <w:t>Aktør</w:t>
            </w:r>
            <w:r>
              <w:fldChar w:fldCharType="end"/>
            </w:r>
          </w:p>
        </w:tc>
        <w:tc>
          <w:tcPr>
            <w:tcW w:w="6285" w:type="dxa"/>
            <w:tcMar>
              <w:top w:w="56" w:type="dxa"/>
              <w:left w:w="56" w:type="dxa"/>
              <w:bottom w:w="56" w:type="dxa"/>
              <w:right w:w="56" w:type="dxa"/>
            </w:tcMar>
            <w:tcPrChange w:id="2332" w:author="Birger Kidmose" w:date="2026-08-06T09:10:00Z" w16du:dateUtc="2026-08-06T07:10:00Z">
              <w:tcPr>
                <w:tcW w:w="6285" w:type="dxa"/>
                <w:tcMar>
                  <w:top w:w="56" w:type="dxa"/>
                  <w:left w:w="56" w:type="dxa"/>
                  <w:bottom w:w="56" w:type="dxa"/>
                  <w:right w:w="56" w:type="dxa"/>
                </w:tcMar>
              </w:tcPr>
            </w:tcPrChange>
          </w:tcPr>
          <w:p w14:paraId="3D04361B" w14:textId="15E1D817" w:rsidR="001E5488" w:rsidRPr="00B631B6" w:rsidRDefault="00DD08CB">
            <w:pPr>
              <w:widowControl w:val="0"/>
              <w:spacing w:after="0" w:line="240" w:lineRule="auto"/>
            </w:pPr>
            <w:r w:rsidRPr="00B631B6">
              <w:t>Dyrlægen</w:t>
            </w:r>
            <w:ins w:id="2333" w:author="Birger Kidmose" w:date="2026-08-06T09:10:00Z" w16du:dateUtc="2026-08-06T07:10:00Z">
              <w:r w:rsidR="00613DD6">
                <w:t>, apoteksmedarbejderen eller §39 vet-forhandlermedarbejderen</w:t>
              </w:r>
            </w:ins>
            <w:r w:rsidRPr="00B631B6">
              <w:t xml:space="preserve"> som har oprettet </w:t>
            </w:r>
            <w:del w:id="2334" w:author="Birger Kidmose" w:date="2026-08-06T09:10:00Z" w16du:dateUtc="2026-08-06T07:10:00Z">
              <w:r w:rsidRPr="00B631B6">
                <w:delText>recepten</w:delText>
              </w:r>
            </w:del>
            <w:ins w:id="2335" w:author="Birger Kidmose" w:date="2026-08-06T09:10:00Z" w16du:dateUtc="2026-08-06T07:10:00Z">
              <w:r w:rsidR="00062985">
                <w:t>bestillingen</w:t>
              </w:r>
            </w:ins>
            <w:r w:rsidRPr="00B631B6">
              <w:t>, obligatorisk</w:t>
            </w:r>
          </w:p>
        </w:tc>
      </w:tr>
      <w:tr w:rsidR="001E5488" w14:paraId="24DD8BBD" w14:textId="77777777" w:rsidTr="302F4859">
        <w:trPr>
          <w:trHeight w:val="333"/>
          <w:trPrChange w:id="2336" w:author="Birger Kidmose" w:date="2026-08-06T09:10:00Z" w16du:dateUtc="2026-08-06T07:10:00Z">
            <w:trPr>
              <w:trHeight w:val="333"/>
            </w:trPr>
          </w:trPrChange>
        </w:trPr>
        <w:tc>
          <w:tcPr>
            <w:tcW w:w="435" w:type="dxa"/>
            <w:tcMar>
              <w:top w:w="56" w:type="dxa"/>
              <w:left w:w="56" w:type="dxa"/>
              <w:bottom w:w="56" w:type="dxa"/>
              <w:right w:w="56" w:type="dxa"/>
            </w:tcMar>
            <w:tcPrChange w:id="2337" w:author="Birger Kidmose" w:date="2026-08-06T09:10:00Z" w16du:dateUtc="2026-08-06T07:10:00Z">
              <w:tcPr>
                <w:tcW w:w="435" w:type="dxa"/>
                <w:tcMar>
                  <w:top w:w="56" w:type="dxa"/>
                  <w:left w:w="56" w:type="dxa"/>
                  <w:bottom w:w="56" w:type="dxa"/>
                  <w:right w:w="56" w:type="dxa"/>
                </w:tcMar>
              </w:tcPr>
            </w:tcPrChange>
          </w:tcPr>
          <w:p w14:paraId="424AB3C4" w14:textId="77777777" w:rsidR="001E5488" w:rsidRPr="00B631B6" w:rsidRDefault="001E5488">
            <w:pPr>
              <w:widowControl w:val="0"/>
              <w:spacing w:after="0" w:line="240" w:lineRule="auto"/>
            </w:pPr>
          </w:p>
        </w:tc>
        <w:tc>
          <w:tcPr>
            <w:tcW w:w="2895" w:type="dxa"/>
            <w:tcMar>
              <w:top w:w="56" w:type="dxa"/>
              <w:left w:w="56" w:type="dxa"/>
              <w:bottom w:w="56" w:type="dxa"/>
              <w:right w:w="56" w:type="dxa"/>
            </w:tcMar>
            <w:tcPrChange w:id="2338" w:author="Birger Kidmose" w:date="2026-08-06T09:10:00Z" w16du:dateUtc="2026-08-06T07:10:00Z">
              <w:tcPr>
                <w:tcW w:w="2895" w:type="dxa"/>
                <w:tcMar>
                  <w:top w:w="56" w:type="dxa"/>
                  <w:left w:w="56" w:type="dxa"/>
                  <w:bottom w:w="56" w:type="dxa"/>
                  <w:right w:w="56" w:type="dxa"/>
                </w:tcMar>
              </w:tcPr>
            </w:tcPrChange>
          </w:tcPr>
          <w:p w14:paraId="46DF4E47" w14:textId="23C1B184" w:rsidR="001E5488" w:rsidRDefault="00DD08CB">
            <w:pPr>
              <w:widowControl w:val="0"/>
              <w:spacing w:after="0" w:line="240" w:lineRule="auto"/>
            </w:pPr>
            <w:r>
              <w:t xml:space="preserve">→ </w:t>
            </w:r>
            <w:r>
              <w:fldChar w:fldCharType="begin"/>
            </w:r>
            <w:r>
              <w:instrText>HYPERLINK \l "_jvykbbuxljsm" \h</w:instrText>
            </w:r>
            <w:r>
              <w:fldChar w:fldCharType="separate"/>
            </w:r>
            <w:r>
              <w:rPr>
                <w:color w:val="1155CC"/>
                <w:u w:val="single"/>
              </w:rPr>
              <w:t>Organisation</w:t>
            </w:r>
            <w:r>
              <w:fldChar w:fldCharType="end"/>
            </w:r>
          </w:p>
        </w:tc>
        <w:tc>
          <w:tcPr>
            <w:tcW w:w="6285" w:type="dxa"/>
            <w:tcMar>
              <w:top w:w="56" w:type="dxa"/>
              <w:left w:w="56" w:type="dxa"/>
              <w:bottom w:w="56" w:type="dxa"/>
              <w:right w:w="56" w:type="dxa"/>
            </w:tcMar>
            <w:tcPrChange w:id="2339" w:author="Birger Kidmose" w:date="2026-08-06T09:10:00Z" w16du:dateUtc="2026-08-06T07:10:00Z">
              <w:tcPr>
                <w:tcW w:w="6285" w:type="dxa"/>
                <w:tcMar>
                  <w:top w:w="56" w:type="dxa"/>
                  <w:left w:w="56" w:type="dxa"/>
                  <w:bottom w:w="56" w:type="dxa"/>
                  <w:right w:w="56" w:type="dxa"/>
                </w:tcMar>
              </w:tcPr>
            </w:tcPrChange>
          </w:tcPr>
          <w:p w14:paraId="7FCADF18" w14:textId="2FBB8A04" w:rsidR="001E5488" w:rsidRPr="00B631B6" w:rsidRDefault="00DD08CB" w:rsidP="00D13742">
            <w:pPr>
              <w:widowControl w:val="0"/>
              <w:spacing w:after="0" w:line="240" w:lineRule="auto"/>
            </w:pPr>
            <w:del w:id="2340" w:author="Birger Kidmose" w:date="2026-08-06T09:10:00Z" w16du:dateUtc="2026-08-06T07:10:00Z">
              <w:r w:rsidRPr="00B631B6">
                <w:delText>Dyrlægepraksis</w:delText>
              </w:r>
            </w:del>
            <w:ins w:id="2341" w:author="Birger Kidmose" w:date="2026-08-06T09:10:00Z" w16du:dateUtc="2026-08-06T07:10:00Z">
              <w:r w:rsidR="005B78BE">
                <w:t>Apoteket, §39 vet-forhandleren eller d</w:t>
              </w:r>
              <w:r w:rsidRPr="00B631B6">
                <w:t>yrlægepraksis</w:t>
              </w:r>
            </w:ins>
            <w:r w:rsidRPr="00B631B6">
              <w:t xml:space="preserve"> som dyrlægen er tilknyttet</w:t>
            </w:r>
            <w:del w:id="2342" w:author="Birger Kidmose" w:date="2026-08-06T09:10:00Z" w16du:dateUtc="2026-08-06T07:10:00Z">
              <w:r w:rsidRPr="00B631B6">
                <w:delText>, optionel</w:delText>
              </w:r>
            </w:del>
            <w:ins w:id="2343" w:author="Birger Kidmose" w:date="2026-08-06T09:10:00Z" w16du:dateUtc="2026-08-06T07:10:00Z">
              <w:r w:rsidR="00D13742">
                <w:t>. O</w:t>
              </w:r>
              <w:r w:rsidRPr="00B631B6">
                <w:t>ptionel</w:t>
              </w:r>
            </w:ins>
            <w:r w:rsidRPr="00B631B6">
              <w:t xml:space="preserve">, men </w:t>
            </w:r>
            <w:del w:id="2344" w:author="Birger Kidmose" w:date="2026-08-06T09:10:00Z" w16du:dateUtc="2026-08-06T07:10:00Z">
              <w:r w:rsidRPr="00B631B6">
                <w:delText>bør</w:delText>
              </w:r>
            </w:del>
            <w:ins w:id="2345" w:author="Birger Kidmose" w:date="2026-08-06T09:10:00Z" w16du:dateUtc="2026-08-06T07:10:00Z">
              <w:r w:rsidR="002233A1">
                <w:t>skal</w:t>
              </w:r>
            </w:ins>
            <w:r w:rsidRPr="00B631B6">
              <w:t xml:space="preserve"> angives </w:t>
            </w:r>
            <w:del w:id="2346" w:author="Birger Kidmose" w:date="2026-08-06T09:10:00Z" w16du:dateUtc="2026-08-06T07:10:00Z">
              <w:r w:rsidRPr="00B631B6">
                <w:delText xml:space="preserve">hvis </w:delText>
              </w:r>
            </w:del>
            <w:ins w:id="2347" w:author="Birger Kidmose" w:date="2026-08-06T09:10:00Z" w16du:dateUtc="2026-08-06T07:10:00Z">
              <w:r w:rsidR="00104E0A">
                <w:t xml:space="preserve">for apotek, §39 vet-forhandler og </w:t>
              </w:r>
              <w:r w:rsidR="001F775B">
                <w:t xml:space="preserve">for </w:t>
              </w:r>
            </w:ins>
            <w:r w:rsidR="001F775B">
              <w:t xml:space="preserve">dyrlægen </w:t>
            </w:r>
            <w:ins w:id="2348" w:author="Birger Kidmose" w:date="2026-08-06T09:10:00Z" w16du:dateUtc="2026-08-06T07:10:00Z">
              <w:r w:rsidRPr="00B631B6">
                <w:t xml:space="preserve">hvis </w:t>
              </w:r>
              <w:r w:rsidR="001F775B">
                <w:t xml:space="preserve">denne </w:t>
              </w:r>
            </w:ins>
            <w:r w:rsidRPr="00B631B6">
              <w:t xml:space="preserve">er tilknyttet en </w:t>
            </w:r>
            <w:del w:id="2349" w:author="Birger Kidmose" w:date="2026-08-06T09:10:00Z" w16du:dateUtc="2026-08-06T07:10:00Z">
              <w:r w:rsidRPr="00B631B6">
                <w:delText>praksis</w:delText>
              </w:r>
            </w:del>
            <w:ins w:id="2350" w:author="Birger Kidmose" w:date="2026-08-06T09:10:00Z" w16du:dateUtc="2026-08-06T07:10:00Z">
              <w:r w:rsidR="001F775B">
                <w:t>dyrlæge</w:t>
              </w:r>
              <w:r w:rsidRPr="00B631B6">
                <w:t>praksis</w:t>
              </w:r>
            </w:ins>
            <w:r w:rsidRPr="00B631B6">
              <w:t>.</w:t>
            </w:r>
          </w:p>
        </w:tc>
      </w:tr>
      <w:tr w:rsidR="001E5488" w14:paraId="66CA3506" w14:textId="77777777" w:rsidTr="00B631B6">
        <w:trPr>
          <w:trHeight w:val="333"/>
          <w:del w:id="2351" w:author="Birger Kidmose" w:date="2026-08-06T09:10:00Z" w16du:dateUtc="2026-08-06T07:10:00Z"/>
        </w:trPr>
        <w:tc>
          <w:tcPr>
            <w:tcW w:w="3330" w:type="dxa"/>
            <w:gridSpan w:val="2"/>
            <w:tcMar>
              <w:top w:w="56" w:type="dxa"/>
              <w:left w:w="56" w:type="dxa"/>
              <w:bottom w:w="56" w:type="dxa"/>
              <w:right w:w="56" w:type="dxa"/>
            </w:tcMar>
          </w:tcPr>
          <w:p w14:paraId="26CDB38E" w14:textId="77777777" w:rsidR="001E5488" w:rsidRDefault="00DD08CB">
            <w:pPr>
              <w:spacing w:after="0" w:line="240" w:lineRule="auto"/>
              <w:rPr>
                <w:del w:id="2352" w:author="Birger Kidmose" w:date="2026-08-06T09:10:00Z" w16du:dateUtc="2026-08-06T07:10:00Z"/>
              </w:rPr>
            </w:pPr>
            <w:del w:id="2353" w:author="Birger Kidmose" w:date="2026-08-06T09:10:00Z" w16du:dateUtc="2026-08-06T07:10:00Z">
              <w:r>
                <w:rPr>
                  <w:color w:val="4A86E8"/>
                </w:rPr>
                <w:delText>Registreret af (ReportedBy)</w:delText>
              </w:r>
            </w:del>
          </w:p>
        </w:tc>
        <w:tc>
          <w:tcPr>
            <w:tcW w:w="6285" w:type="dxa"/>
            <w:tcMar>
              <w:top w:w="56" w:type="dxa"/>
              <w:left w:w="56" w:type="dxa"/>
              <w:bottom w:w="56" w:type="dxa"/>
              <w:right w:w="56" w:type="dxa"/>
            </w:tcMar>
          </w:tcPr>
          <w:p w14:paraId="3C6E1937" w14:textId="77777777" w:rsidR="001E5488" w:rsidRPr="00B631B6" w:rsidRDefault="00DD08CB">
            <w:pPr>
              <w:widowControl w:val="0"/>
              <w:spacing w:after="0" w:line="240" w:lineRule="auto"/>
              <w:rPr>
                <w:del w:id="2354" w:author="Birger Kidmose" w:date="2026-08-06T09:10:00Z" w16du:dateUtc="2026-08-06T07:10:00Z"/>
              </w:rPr>
            </w:pPr>
            <w:del w:id="2355" w:author="Birger Kidmose" w:date="2026-08-06T09:10:00Z" w16du:dateUtc="2026-08-06T07:10:00Z">
              <w:r w:rsidRPr="00B631B6">
                <w:delText xml:space="preserve">Optionel, skal angives når apoteket registrerer </w:delText>
              </w:r>
              <w:r>
                <w:delText>papirrecepter</w:delText>
              </w:r>
              <w:r w:rsidRPr="00B631B6">
                <w:delText>, herunder også aftalte rettelser.</w:delText>
              </w:r>
            </w:del>
          </w:p>
        </w:tc>
      </w:tr>
      <w:tr w:rsidR="001E5488" w14:paraId="2E208B06" w14:textId="77777777" w:rsidTr="00B631B6">
        <w:trPr>
          <w:trHeight w:val="333"/>
          <w:del w:id="2356" w:author="Birger Kidmose" w:date="2026-08-06T09:10:00Z" w16du:dateUtc="2026-08-06T07:10:00Z"/>
        </w:trPr>
        <w:tc>
          <w:tcPr>
            <w:tcW w:w="435" w:type="dxa"/>
            <w:tcMar>
              <w:top w:w="56" w:type="dxa"/>
              <w:left w:w="56" w:type="dxa"/>
              <w:bottom w:w="56" w:type="dxa"/>
              <w:right w:w="56" w:type="dxa"/>
            </w:tcMar>
          </w:tcPr>
          <w:p w14:paraId="766107D6" w14:textId="77777777" w:rsidR="001E5488" w:rsidRPr="00B631B6" w:rsidRDefault="001E5488">
            <w:pPr>
              <w:widowControl w:val="0"/>
              <w:spacing w:after="0" w:line="240" w:lineRule="auto"/>
              <w:rPr>
                <w:del w:id="2357" w:author="Birger Kidmose" w:date="2026-08-06T09:10:00Z" w16du:dateUtc="2026-08-06T07:10:00Z"/>
              </w:rPr>
            </w:pPr>
          </w:p>
        </w:tc>
        <w:tc>
          <w:tcPr>
            <w:tcW w:w="2895" w:type="dxa"/>
            <w:tcMar>
              <w:top w:w="56" w:type="dxa"/>
              <w:left w:w="56" w:type="dxa"/>
              <w:bottom w:w="56" w:type="dxa"/>
              <w:right w:w="56" w:type="dxa"/>
            </w:tcMar>
          </w:tcPr>
          <w:p w14:paraId="037682B9" w14:textId="77777777" w:rsidR="001E5488" w:rsidRDefault="00DD08CB">
            <w:pPr>
              <w:widowControl w:val="0"/>
              <w:spacing w:after="0" w:line="240" w:lineRule="auto"/>
              <w:rPr>
                <w:del w:id="2358" w:author="Birger Kidmose" w:date="2026-08-06T09:10:00Z" w16du:dateUtc="2026-08-06T07:10:00Z"/>
              </w:rPr>
            </w:pPr>
            <w:moveFromRangeStart w:id="2359" w:author="Birger Kidmose" w:date="2026-08-06T09:10:00Z" w:name="move236899833"/>
            <w:moveFrom w:id="2360" w:author="Birger Kidmose" w:date="2026-08-06T09:10:00Z" w16du:dateUtc="2026-08-06T07:10:00Z">
              <w:r>
                <w:t xml:space="preserve">→ </w:t>
              </w:r>
              <w:r>
                <w:fldChar w:fldCharType="begin"/>
              </w:r>
              <w:r>
                <w:instrText>HYPERLINK \l "_76m1bjv1qnqz" \h</w:instrText>
              </w:r>
              <w:r>
                <w:fldChar w:fldCharType="separate"/>
              </w:r>
              <w:r>
                <w:rPr>
                  <w:color w:val="1155CC"/>
                  <w:u w:val="single"/>
                </w:rPr>
                <w:t>Aktør</w:t>
              </w:r>
              <w:r>
                <w:fldChar w:fldCharType="end"/>
              </w:r>
            </w:moveFrom>
            <w:moveFromRangeEnd w:id="2359"/>
          </w:p>
        </w:tc>
        <w:tc>
          <w:tcPr>
            <w:tcW w:w="6285" w:type="dxa"/>
            <w:tcMar>
              <w:top w:w="56" w:type="dxa"/>
              <w:left w:w="56" w:type="dxa"/>
              <w:bottom w:w="56" w:type="dxa"/>
              <w:right w:w="56" w:type="dxa"/>
            </w:tcMar>
          </w:tcPr>
          <w:p w14:paraId="7481AEEC" w14:textId="77777777" w:rsidR="001E5488" w:rsidRPr="00B631B6" w:rsidRDefault="00DD08CB">
            <w:pPr>
              <w:widowControl w:val="0"/>
              <w:spacing w:after="0" w:line="240" w:lineRule="auto"/>
              <w:rPr>
                <w:del w:id="2361" w:author="Birger Kidmose" w:date="2026-08-06T09:10:00Z" w16du:dateUtc="2026-08-06T07:10:00Z"/>
              </w:rPr>
            </w:pPr>
            <w:del w:id="2362" w:author="Birger Kidmose" w:date="2026-08-06T09:10:00Z" w16du:dateUtc="2026-08-06T07:10:00Z">
              <w:r w:rsidRPr="00B631B6">
                <w:delText xml:space="preserve">Apoteksansat eller </w:delText>
              </w:r>
              <w:r>
                <w:delText>vet-forhandlermedarbejder</w:delText>
              </w:r>
              <w:r w:rsidRPr="00B631B6">
                <w:delText xml:space="preserve">, som registrerer en recept, obligatorisk. </w:delText>
              </w:r>
            </w:del>
          </w:p>
        </w:tc>
      </w:tr>
      <w:tr w:rsidR="001E5488" w14:paraId="45AE88BA" w14:textId="77777777" w:rsidTr="00B631B6">
        <w:trPr>
          <w:trHeight w:val="333"/>
          <w:del w:id="2363" w:author="Birger Kidmose" w:date="2026-08-06T09:10:00Z" w16du:dateUtc="2026-08-06T07:10:00Z"/>
        </w:trPr>
        <w:tc>
          <w:tcPr>
            <w:tcW w:w="435" w:type="dxa"/>
            <w:tcMar>
              <w:top w:w="56" w:type="dxa"/>
              <w:left w:w="56" w:type="dxa"/>
              <w:bottom w:w="56" w:type="dxa"/>
              <w:right w:w="56" w:type="dxa"/>
            </w:tcMar>
          </w:tcPr>
          <w:p w14:paraId="31821F40" w14:textId="77777777" w:rsidR="001E5488" w:rsidRPr="00B631B6" w:rsidRDefault="001E5488">
            <w:pPr>
              <w:widowControl w:val="0"/>
              <w:spacing w:after="0" w:line="240" w:lineRule="auto"/>
              <w:rPr>
                <w:del w:id="2364" w:author="Birger Kidmose" w:date="2026-08-06T09:10:00Z" w16du:dateUtc="2026-08-06T07:10:00Z"/>
              </w:rPr>
            </w:pPr>
          </w:p>
        </w:tc>
        <w:tc>
          <w:tcPr>
            <w:tcW w:w="2895" w:type="dxa"/>
            <w:tcMar>
              <w:top w:w="56" w:type="dxa"/>
              <w:left w:w="56" w:type="dxa"/>
              <w:bottom w:w="56" w:type="dxa"/>
              <w:right w:w="56" w:type="dxa"/>
            </w:tcMar>
          </w:tcPr>
          <w:p w14:paraId="67F5AB52" w14:textId="77777777" w:rsidR="001E5488" w:rsidRDefault="00DD08CB">
            <w:pPr>
              <w:widowControl w:val="0"/>
              <w:spacing w:after="0" w:line="240" w:lineRule="auto"/>
              <w:rPr>
                <w:del w:id="2365" w:author="Birger Kidmose" w:date="2026-08-06T09:10:00Z" w16du:dateUtc="2026-08-06T07:10:00Z"/>
              </w:rPr>
            </w:pPr>
            <w:moveFromRangeStart w:id="2366" w:author="Birger Kidmose" w:date="2026-08-06T09:10:00Z" w:name="move236899834"/>
            <w:moveFrom w:id="2367" w:author="Birger Kidmose" w:date="2026-08-06T09:10:00Z" w16du:dateUtc="2026-08-06T07:10:00Z">
              <w:r>
                <w:t xml:space="preserve">→ </w:t>
              </w:r>
              <w:r>
                <w:fldChar w:fldCharType="begin"/>
              </w:r>
              <w:r>
                <w:instrText>HYPERLINK \l "_jvykbbuxljsm" \h</w:instrText>
              </w:r>
              <w:r>
                <w:fldChar w:fldCharType="separate"/>
              </w:r>
              <w:r>
                <w:rPr>
                  <w:color w:val="1155CC"/>
                  <w:u w:val="single"/>
                </w:rPr>
                <w:t>Organisation</w:t>
              </w:r>
              <w:r>
                <w:fldChar w:fldCharType="end"/>
              </w:r>
            </w:moveFrom>
            <w:moveFromRangeEnd w:id="2366"/>
          </w:p>
        </w:tc>
        <w:tc>
          <w:tcPr>
            <w:tcW w:w="6285" w:type="dxa"/>
            <w:tcMar>
              <w:top w:w="56" w:type="dxa"/>
              <w:left w:w="56" w:type="dxa"/>
              <w:bottom w:w="56" w:type="dxa"/>
              <w:right w:w="56" w:type="dxa"/>
            </w:tcMar>
          </w:tcPr>
          <w:p w14:paraId="56BA5728" w14:textId="77777777" w:rsidR="001E5488" w:rsidRDefault="00DD08CB">
            <w:pPr>
              <w:widowControl w:val="0"/>
              <w:spacing w:after="0" w:line="240" w:lineRule="auto"/>
              <w:rPr>
                <w:del w:id="2368" w:author="Birger Kidmose" w:date="2026-08-06T09:10:00Z" w16du:dateUtc="2026-08-06T07:10:00Z"/>
              </w:rPr>
            </w:pPr>
            <w:del w:id="2369" w:author="Birger Kidmose" w:date="2026-08-06T09:10:00Z" w16du:dateUtc="2026-08-06T07:10:00Z">
              <w:r>
                <w:delText xml:space="preserve">Apotek eller vet-forhandler, obligatorisk. </w:delText>
              </w:r>
            </w:del>
          </w:p>
        </w:tc>
      </w:tr>
      <w:tr w:rsidR="001E5488" w14:paraId="260F0EA2" w14:textId="77777777" w:rsidTr="302F4859">
        <w:trPr>
          <w:trHeight w:val="333"/>
          <w:trPrChange w:id="2370" w:author="Birger Kidmose" w:date="2026-08-06T09:10:00Z" w16du:dateUtc="2026-08-06T07:10:00Z">
            <w:trPr>
              <w:trHeight w:val="333"/>
            </w:trPr>
          </w:trPrChange>
        </w:trPr>
        <w:tc>
          <w:tcPr>
            <w:tcW w:w="3330" w:type="dxa"/>
            <w:gridSpan w:val="2"/>
            <w:tcMar>
              <w:top w:w="56" w:type="dxa"/>
              <w:left w:w="56" w:type="dxa"/>
              <w:bottom w:w="56" w:type="dxa"/>
              <w:right w:w="56" w:type="dxa"/>
            </w:tcMar>
            <w:tcPrChange w:id="2371" w:author="Birger Kidmose" w:date="2026-08-06T09:10:00Z" w16du:dateUtc="2026-08-06T07:10:00Z">
              <w:tcPr>
                <w:tcW w:w="3330" w:type="dxa"/>
                <w:gridSpan w:val="2"/>
                <w:tcMar>
                  <w:top w:w="56" w:type="dxa"/>
                  <w:left w:w="56" w:type="dxa"/>
                  <w:bottom w:w="56" w:type="dxa"/>
                  <w:right w:w="56" w:type="dxa"/>
                </w:tcMar>
              </w:tcPr>
            </w:tcPrChange>
          </w:tcPr>
          <w:p w14:paraId="115EB084" w14:textId="77777777" w:rsidR="001E5488" w:rsidRDefault="00DD08CB">
            <w:pPr>
              <w:spacing w:after="0" w:line="240" w:lineRule="auto"/>
            </w:pPr>
            <w:r>
              <w:rPr>
                <w:color w:val="4A86E8"/>
              </w:rPr>
              <w:t>Bestilling (Order)</w:t>
            </w:r>
          </w:p>
        </w:tc>
        <w:tc>
          <w:tcPr>
            <w:tcW w:w="6285" w:type="dxa"/>
            <w:tcMar>
              <w:top w:w="56" w:type="dxa"/>
              <w:left w:w="56" w:type="dxa"/>
              <w:bottom w:w="56" w:type="dxa"/>
              <w:right w:w="56" w:type="dxa"/>
            </w:tcMar>
            <w:tcPrChange w:id="2372" w:author="Birger Kidmose" w:date="2026-08-06T09:10:00Z" w16du:dateUtc="2026-08-06T07:10:00Z">
              <w:tcPr>
                <w:tcW w:w="6285" w:type="dxa"/>
                <w:tcMar>
                  <w:top w:w="56" w:type="dxa"/>
                  <w:left w:w="56" w:type="dxa"/>
                  <w:bottom w:w="56" w:type="dxa"/>
                  <w:right w:w="56" w:type="dxa"/>
                </w:tcMar>
              </w:tcPr>
            </w:tcPrChange>
          </w:tcPr>
          <w:p w14:paraId="78A67CCF" w14:textId="77777777" w:rsidR="001E5488" w:rsidRDefault="00DD08CB">
            <w:pPr>
              <w:widowControl w:val="0"/>
              <w:spacing w:after="0" w:line="240" w:lineRule="auto"/>
            </w:pPr>
            <w:r>
              <w:t>En eller flere bestillinger</w:t>
            </w:r>
          </w:p>
        </w:tc>
      </w:tr>
      <w:tr w:rsidR="001E5488" w14:paraId="5C5B748A" w14:textId="77777777" w:rsidTr="302F4859">
        <w:trPr>
          <w:trHeight w:val="333"/>
          <w:trPrChange w:id="2373" w:author="Birger Kidmose" w:date="2026-08-06T09:10:00Z" w16du:dateUtc="2026-08-06T07:10:00Z">
            <w:trPr>
              <w:trHeight w:val="333"/>
            </w:trPr>
          </w:trPrChange>
        </w:trPr>
        <w:tc>
          <w:tcPr>
            <w:tcW w:w="435" w:type="dxa"/>
            <w:tcMar>
              <w:top w:w="56" w:type="dxa"/>
              <w:left w:w="56" w:type="dxa"/>
              <w:bottom w:w="56" w:type="dxa"/>
              <w:right w:w="56" w:type="dxa"/>
            </w:tcMar>
            <w:tcPrChange w:id="2374" w:author="Birger Kidmose" w:date="2026-08-06T09:10:00Z" w16du:dateUtc="2026-08-06T07:10:00Z">
              <w:tcPr>
                <w:tcW w:w="435" w:type="dxa"/>
                <w:tcMar>
                  <w:top w:w="56" w:type="dxa"/>
                  <w:left w:w="56" w:type="dxa"/>
                  <w:bottom w:w="56" w:type="dxa"/>
                  <w:right w:w="56" w:type="dxa"/>
                </w:tcMar>
              </w:tcPr>
            </w:tcPrChange>
          </w:tcPr>
          <w:p w14:paraId="2AB11307" w14:textId="77777777" w:rsidR="001E5488" w:rsidRDefault="001E5488">
            <w:pPr>
              <w:widowControl w:val="0"/>
              <w:spacing w:after="0" w:line="240" w:lineRule="auto"/>
            </w:pPr>
          </w:p>
        </w:tc>
        <w:tc>
          <w:tcPr>
            <w:tcW w:w="2895" w:type="dxa"/>
            <w:tcMar>
              <w:top w:w="56" w:type="dxa"/>
              <w:left w:w="56" w:type="dxa"/>
              <w:bottom w:w="56" w:type="dxa"/>
              <w:right w:w="56" w:type="dxa"/>
            </w:tcMar>
            <w:tcPrChange w:id="2375" w:author="Birger Kidmose" w:date="2026-08-06T09:10:00Z" w16du:dateUtc="2026-08-06T07:10:00Z">
              <w:tcPr>
                <w:tcW w:w="2895" w:type="dxa"/>
                <w:tcMar>
                  <w:top w:w="56" w:type="dxa"/>
                  <w:left w:w="56" w:type="dxa"/>
                  <w:bottom w:w="56" w:type="dxa"/>
                  <w:right w:w="56" w:type="dxa"/>
                </w:tcMar>
              </w:tcPr>
            </w:tcPrChange>
          </w:tcPr>
          <w:p w14:paraId="6633B388" w14:textId="6E568294" w:rsidR="001E5488" w:rsidRDefault="00DD08CB">
            <w:pPr>
              <w:widowControl w:val="0"/>
              <w:spacing w:after="0" w:line="240" w:lineRule="auto"/>
            </w:pPr>
            <w:r>
              <w:t xml:space="preserve">→ </w:t>
            </w:r>
            <w:r>
              <w:fldChar w:fldCharType="begin"/>
            </w:r>
            <w:r>
              <w:instrText>HYPERLINK \l "_yml8d4xhn8kh" \h</w:instrText>
            </w:r>
            <w:r>
              <w:fldChar w:fldCharType="separate"/>
            </w:r>
            <w:r>
              <w:rPr>
                <w:color w:val="1155CC"/>
                <w:u w:val="single"/>
              </w:rPr>
              <w:t>Bestilling</w:t>
            </w:r>
            <w:r>
              <w:fldChar w:fldCharType="end"/>
            </w:r>
          </w:p>
        </w:tc>
        <w:tc>
          <w:tcPr>
            <w:tcW w:w="6285" w:type="dxa"/>
            <w:tcMar>
              <w:top w:w="56" w:type="dxa"/>
              <w:left w:w="56" w:type="dxa"/>
              <w:bottom w:w="56" w:type="dxa"/>
              <w:right w:w="56" w:type="dxa"/>
            </w:tcMar>
            <w:tcPrChange w:id="2376" w:author="Birger Kidmose" w:date="2026-08-06T09:10:00Z" w16du:dateUtc="2026-08-06T07:10:00Z">
              <w:tcPr>
                <w:tcW w:w="6285" w:type="dxa"/>
                <w:tcMar>
                  <w:top w:w="56" w:type="dxa"/>
                  <w:left w:w="56" w:type="dxa"/>
                  <w:bottom w:w="56" w:type="dxa"/>
                  <w:right w:w="56" w:type="dxa"/>
                </w:tcMar>
              </w:tcPr>
            </w:tcPrChange>
          </w:tcPr>
          <w:p w14:paraId="687B46E4" w14:textId="77777777" w:rsidR="001E5488" w:rsidRPr="00B631B6" w:rsidRDefault="00DD08CB">
            <w:pPr>
              <w:widowControl w:val="0"/>
              <w:spacing w:after="0" w:line="240" w:lineRule="auto"/>
            </w:pPr>
            <w:r w:rsidRPr="00B631B6">
              <w:t xml:space="preserve">Bestilling-element, som her også indeholder id på recepten der bestilles. </w:t>
            </w:r>
          </w:p>
        </w:tc>
      </w:tr>
    </w:tbl>
    <w:p w14:paraId="3B92B88F" w14:textId="77777777" w:rsidR="001E5488" w:rsidRPr="00B631B6" w:rsidRDefault="00DD08CB">
      <w:pPr>
        <w:pStyle w:val="Heading4"/>
      </w:pPr>
      <w:bookmarkStart w:id="2377" w:name="_q3u8ahj8ug1j" w:colFirst="0" w:colLast="0"/>
      <w:bookmarkStart w:id="2378" w:name="_qjnm32xfdcx3"/>
      <w:bookmarkEnd w:id="2377"/>
      <w:bookmarkEnd w:id="2378"/>
      <w:r w:rsidRPr="00B631B6">
        <w:t>Svar</w:t>
      </w:r>
    </w:p>
    <w:p w14:paraId="06BF2B68" w14:textId="77777777" w:rsidR="001E5488" w:rsidRPr="00B631B6" w:rsidRDefault="00DD08CB">
      <w:r w:rsidRPr="00B631B6">
        <w:t>Servicen returnerer id på bestillingen.</w:t>
      </w:r>
    </w:p>
    <w:tbl>
      <w:tblPr>
        <w:tblStyle w:val="aff8"/>
        <w:tblW w:w="96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2379" w:author="Birger Kidmose" w:date="2026-08-06T09:10:00Z" w16du:dateUtc="2026-08-06T07:10:00Z">
          <w:tblPr>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435"/>
        <w:gridCol w:w="2880"/>
        <w:gridCol w:w="6315"/>
        <w:tblGridChange w:id="2380">
          <w:tblGrid>
            <w:gridCol w:w="435"/>
            <w:gridCol w:w="2880"/>
            <w:gridCol w:w="6315"/>
          </w:tblGrid>
        </w:tblGridChange>
      </w:tblGrid>
      <w:tr w:rsidR="001E5488" w14:paraId="2AB4C188" w14:textId="77777777" w:rsidTr="302F4859">
        <w:trPr>
          <w:trHeight w:val="420"/>
          <w:trPrChange w:id="2381" w:author="Birger Kidmose" w:date="2026-08-06T09:10:00Z" w16du:dateUtc="2026-08-06T07:10:00Z">
            <w:trPr>
              <w:trHeight w:val="420"/>
            </w:trPr>
          </w:trPrChange>
        </w:trPr>
        <w:tc>
          <w:tcPr>
            <w:tcW w:w="9630" w:type="dxa"/>
            <w:gridSpan w:val="3"/>
            <w:shd w:val="clear" w:color="auto" w:fill="BFBFBF" w:themeFill="background1" w:themeFillShade="BF"/>
            <w:tcMar>
              <w:top w:w="56" w:type="dxa"/>
              <w:left w:w="56" w:type="dxa"/>
              <w:bottom w:w="56" w:type="dxa"/>
              <w:right w:w="56" w:type="dxa"/>
            </w:tcMar>
            <w:tcPrChange w:id="2382" w:author="Birger Kidmose" w:date="2026-08-06T09:10:00Z" w16du:dateUtc="2026-08-06T07:10:00Z">
              <w:tcPr>
                <w:tcW w:w="9630" w:type="dxa"/>
                <w:gridSpan w:val="3"/>
                <w:shd w:val="clear" w:color="auto" w:fill="BFBFBF" w:themeFill="background1" w:themeFillShade="BF"/>
                <w:tcMar>
                  <w:top w:w="56" w:type="dxa"/>
                  <w:left w:w="56" w:type="dxa"/>
                  <w:bottom w:w="56" w:type="dxa"/>
                  <w:right w:w="56" w:type="dxa"/>
                </w:tcMar>
              </w:tcPr>
            </w:tcPrChange>
          </w:tcPr>
          <w:p w14:paraId="6EF0E602" w14:textId="69C300C4" w:rsidR="001E5488" w:rsidRDefault="48547936">
            <w:pPr>
              <w:widowControl w:val="0"/>
              <w:spacing w:after="0" w:line="240" w:lineRule="auto"/>
            </w:pPr>
            <w:r w:rsidRPr="302F4859">
              <w:rPr>
                <w:b/>
                <w:bCs/>
              </w:rPr>
              <w:t xml:space="preserve">Opret </w:t>
            </w:r>
            <w:r w:rsidR="62808F4D" w:rsidRPr="302F4859">
              <w:rPr>
                <w:b/>
                <w:bCs/>
              </w:rPr>
              <w:t xml:space="preserve">bestilling </w:t>
            </w:r>
            <w:r>
              <w:t>(</w:t>
            </w:r>
            <w:del w:id="2383" w:author="Birger Kidmose" w:date="2026-08-06T09:10:00Z" w16du:dateUtc="2026-08-06T07:10:00Z">
              <w:r w:rsidR="002B7952">
                <w:delText>OrderResponse</w:delText>
              </w:r>
            </w:del>
            <w:ins w:id="2384" w:author="Birger Kidmose" w:date="2026-08-06T09:10:00Z" w16du:dateUtc="2026-08-06T07:10:00Z">
              <w:r w:rsidR="00F72256">
                <w:t>Create</w:t>
              </w:r>
              <w:r w:rsidR="62808F4D">
                <w:t>OrderResponse</w:t>
              </w:r>
            </w:ins>
            <w:r>
              <w:t>)</w:t>
            </w:r>
          </w:p>
        </w:tc>
      </w:tr>
      <w:tr w:rsidR="001E5488" w14:paraId="32DB3DA9" w14:textId="77777777" w:rsidTr="302F4859">
        <w:trPr>
          <w:trHeight w:val="333"/>
          <w:trPrChange w:id="2385" w:author="Birger Kidmose" w:date="2026-08-06T09:10:00Z" w16du:dateUtc="2026-08-06T07:10:00Z">
            <w:trPr>
              <w:trHeight w:val="333"/>
            </w:trPr>
          </w:trPrChange>
        </w:trPr>
        <w:tc>
          <w:tcPr>
            <w:tcW w:w="3315" w:type="dxa"/>
            <w:gridSpan w:val="2"/>
            <w:tcMar>
              <w:top w:w="56" w:type="dxa"/>
              <w:left w:w="56" w:type="dxa"/>
              <w:bottom w:w="56" w:type="dxa"/>
              <w:right w:w="56" w:type="dxa"/>
            </w:tcMar>
            <w:tcPrChange w:id="2386" w:author="Birger Kidmose" w:date="2026-08-06T09:10:00Z" w16du:dateUtc="2026-08-06T07:10:00Z">
              <w:tcPr>
                <w:tcW w:w="3315" w:type="dxa"/>
                <w:gridSpan w:val="2"/>
                <w:tcMar>
                  <w:top w:w="56" w:type="dxa"/>
                  <w:left w:w="56" w:type="dxa"/>
                  <w:bottom w:w="56" w:type="dxa"/>
                  <w:right w:w="56" w:type="dxa"/>
                </w:tcMar>
              </w:tcPr>
            </w:tcPrChange>
          </w:tcPr>
          <w:p w14:paraId="737139F9" w14:textId="77777777" w:rsidR="001E5488" w:rsidRDefault="00DD08CB">
            <w:pPr>
              <w:widowControl w:val="0"/>
              <w:spacing w:after="0" w:line="240" w:lineRule="auto"/>
              <w:rPr>
                <w:b/>
                <w:bCs/>
              </w:rPr>
            </w:pPr>
            <w:r>
              <w:rPr>
                <w:b/>
                <w:bCs/>
              </w:rPr>
              <w:t>Element</w:t>
            </w:r>
          </w:p>
        </w:tc>
        <w:tc>
          <w:tcPr>
            <w:tcW w:w="6315" w:type="dxa"/>
            <w:tcMar>
              <w:top w:w="56" w:type="dxa"/>
              <w:left w:w="56" w:type="dxa"/>
              <w:bottom w:w="56" w:type="dxa"/>
              <w:right w:w="56" w:type="dxa"/>
            </w:tcMar>
            <w:tcPrChange w:id="2387" w:author="Birger Kidmose" w:date="2026-08-06T09:10:00Z" w16du:dateUtc="2026-08-06T07:10:00Z">
              <w:tcPr>
                <w:tcW w:w="6315" w:type="dxa"/>
                <w:tcMar>
                  <w:top w:w="56" w:type="dxa"/>
                  <w:left w:w="56" w:type="dxa"/>
                  <w:bottom w:w="56" w:type="dxa"/>
                  <w:right w:w="56" w:type="dxa"/>
                </w:tcMar>
              </w:tcPr>
            </w:tcPrChange>
          </w:tcPr>
          <w:p w14:paraId="59C9EECE" w14:textId="77777777" w:rsidR="001E5488" w:rsidRDefault="00DD08CB">
            <w:pPr>
              <w:widowControl w:val="0"/>
              <w:spacing w:after="0" w:line="240" w:lineRule="auto"/>
              <w:rPr>
                <w:b/>
                <w:bCs/>
              </w:rPr>
            </w:pPr>
            <w:r>
              <w:rPr>
                <w:b/>
                <w:bCs/>
              </w:rPr>
              <w:t>Beskrivelse</w:t>
            </w:r>
          </w:p>
        </w:tc>
      </w:tr>
      <w:tr w:rsidR="001E5488" w14:paraId="3921F588" w14:textId="77777777" w:rsidTr="302F4859">
        <w:trPr>
          <w:trHeight w:val="333"/>
          <w:trPrChange w:id="2388" w:author="Birger Kidmose" w:date="2026-08-06T09:10:00Z" w16du:dateUtc="2026-08-06T07:10:00Z">
            <w:trPr>
              <w:trHeight w:val="333"/>
            </w:trPr>
          </w:trPrChange>
        </w:trPr>
        <w:tc>
          <w:tcPr>
            <w:tcW w:w="3315" w:type="dxa"/>
            <w:gridSpan w:val="2"/>
            <w:tcMar>
              <w:top w:w="56" w:type="dxa"/>
              <w:left w:w="56" w:type="dxa"/>
              <w:bottom w:w="56" w:type="dxa"/>
              <w:right w:w="56" w:type="dxa"/>
            </w:tcMar>
            <w:tcPrChange w:id="2389" w:author="Birger Kidmose" w:date="2026-08-06T09:10:00Z" w16du:dateUtc="2026-08-06T07:10:00Z">
              <w:tcPr>
                <w:tcW w:w="3315" w:type="dxa"/>
                <w:gridSpan w:val="2"/>
                <w:tcMar>
                  <w:top w:w="56" w:type="dxa"/>
                  <w:left w:w="56" w:type="dxa"/>
                  <w:bottom w:w="56" w:type="dxa"/>
                  <w:right w:w="56" w:type="dxa"/>
                </w:tcMar>
              </w:tcPr>
            </w:tcPrChange>
          </w:tcPr>
          <w:p w14:paraId="1FD95AA8" w14:textId="2692F220" w:rsidR="001E5488" w:rsidRDefault="00F736B4">
            <w:pPr>
              <w:widowControl w:val="0"/>
              <w:spacing w:after="0" w:line="240" w:lineRule="auto"/>
              <w:rPr>
                <w:color w:val="4A86E8"/>
              </w:rPr>
            </w:pPr>
            <w:r>
              <w:rPr>
                <w:color w:val="4A86E8"/>
              </w:rPr>
              <w:t>Bestilling</w:t>
            </w:r>
          </w:p>
        </w:tc>
        <w:tc>
          <w:tcPr>
            <w:tcW w:w="6315" w:type="dxa"/>
            <w:tcMar>
              <w:top w:w="56" w:type="dxa"/>
              <w:left w:w="56" w:type="dxa"/>
              <w:bottom w:w="56" w:type="dxa"/>
              <w:right w:w="56" w:type="dxa"/>
            </w:tcMar>
            <w:tcPrChange w:id="2390" w:author="Birger Kidmose" w:date="2026-08-06T09:10:00Z" w16du:dateUtc="2026-08-06T07:10:00Z">
              <w:tcPr>
                <w:tcW w:w="6315" w:type="dxa"/>
                <w:tcMar>
                  <w:top w:w="56" w:type="dxa"/>
                  <w:left w:w="56" w:type="dxa"/>
                  <w:bottom w:w="56" w:type="dxa"/>
                  <w:right w:w="56" w:type="dxa"/>
                </w:tcMar>
              </w:tcPr>
            </w:tcPrChange>
          </w:tcPr>
          <w:p w14:paraId="7077A5D6" w14:textId="751DB761" w:rsidR="001E5488" w:rsidRPr="00B631B6" w:rsidRDefault="00DD08CB">
            <w:pPr>
              <w:widowControl w:val="0"/>
              <w:spacing w:after="0" w:line="240" w:lineRule="auto"/>
            </w:pPr>
            <w:r w:rsidRPr="00B631B6">
              <w:t xml:space="preserve">Id’er for de oprettede </w:t>
            </w:r>
            <w:r w:rsidR="00F736B4">
              <w:t>bestillinger</w:t>
            </w:r>
          </w:p>
        </w:tc>
      </w:tr>
      <w:tr w:rsidR="001E5488" w14:paraId="59117D37" w14:textId="77777777" w:rsidTr="302F4859">
        <w:trPr>
          <w:trHeight w:val="333"/>
          <w:trPrChange w:id="2391" w:author="Birger Kidmose" w:date="2026-08-06T09:10:00Z" w16du:dateUtc="2026-08-06T07:10:00Z">
            <w:trPr>
              <w:trHeight w:val="333"/>
            </w:trPr>
          </w:trPrChange>
        </w:trPr>
        <w:tc>
          <w:tcPr>
            <w:tcW w:w="435" w:type="dxa"/>
            <w:tcMar>
              <w:top w:w="56" w:type="dxa"/>
              <w:left w:w="56" w:type="dxa"/>
              <w:bottom w:w="56" w:type="dxa"/>
              <w:right w:w="56" w:type="dxa"/>
            </w:tcMar>
            <w:tcPrChange w:id="2392" w:author="Birger Kidmose" w:date="2026-08-06T09:10:00Z" w16du:dateUtc="2026-08-06T07:10:00Z">
              <w:tcPr>
                <w:tcW w:w="435" w:type="dxa"/>
                <w:tcMar>
                  <w:top w:w="56" w:type="dxa"/>
                  <w:left w:w="56" w:type="dxa"/>
                  <w:bottom w:w="56" w:type="dxa"/>
                  <w:right w:w="56" w:type="dxa"/>
                </w:tcMar>
              </w:tcPr>
            </w:tcPrChange>
          </w:tcPr>
          <w:p w14:paraId="66D546BC" w14:textId="77777777" w:rsidR="001E5488" w:rsidRPr="00B631B6" w:rsidRDefault="001E5488">
            <w:pPr>
              <w:widowControl w:val="0"/>
              <w:spacing w:after="0" w:line="240" w:lineRule="auto"/>
            </w:pPr>
          </w:p>
        </w:tc>
        <w:tc>
          <w:tcPr>
            <w:tcW w:w="2880" w:type="dxa"/>
            <w:tcMar>
              <w:top w:w="56" w:type="dxa"/>
              <w:left w:w="56" w:type="dxa"/>
              <w:bottom w:w="56" w:type="dxa"/>
              <w:right w:w="56" w:type="dxa"/>
            </w:tcMar>
            <w:tcPrChange w:id="2393" w:author="Birger Kidmose" w:date="2026-08-06T09:10:00Z" w16du:dateUtc="2026-08-06T07:10:00Z">
              <w:tcPr>
                <w:tcW w:w="2880" w:type="dxa"/>
                <w:tcMar>
                  <w:top w:w="56" w:type="dxa"/>
                  <w:left w:w="56" w:type="dxa"/>
                  <w:bottom w:w="56" w:type="dxa"/>
                  <w:right w:w="56" w:type="dxa"/>
                </w:tcMar>
              </w:tcPr>
            </w:tcPrChange>
          </w:tcPr>
          <w:p w14:paraId="1F077C75" w14:textId="77777777" w:rsidR="001E5488" w:rsidRDefault="00DD08CB">
            <w:pPr>
              <w:widowControl w:val="0"/>
              <w:spacing w:after="0" w:line="240" w:lineRule="auto"/>
            </w:pPr>
            <w:r>
              <w:t>Receptid</w:t>
            </w:r>
          </w:p>
        </w:tc>
        <w:tc>
          <w:tcPr>
            <w:tcW w:w="6315" w:type="dxa"/>
            <w:tcMar>
              <w:top w:w="56" w:type="dxa"/>
              <w:left w:w="56" w:type="dxa"/>
              <w:bottom w:w="56" w:type="dxa"/>
              <w:right w:w="56" w:type="dxa"/>
            </w:tcMar>
            <w:tcPrChange w:id="2394" w:author="Birger Kidmose" w:date="2026-08-06T09:10:00Z" w16du:dateUtc="2026-08-06T07:10:00Z">
              <w:tcPr>
                <w:tcW w:w="6315" w:type="dxa"/>
                <w:tcMar>
                  <w:top w:w="56" w:type="dxa"/>
                  <w:left w:w="56" w:type="dxa"/>
                  <w:bottom w:w="56" w:type="dxa"/>
                  <w:right w:w="56" w:type="dxa"/>
                </w:tcMar>
              </w:tcPr>
            </w:tcPrChange>
          </w:tcPr>
          <w:p w14:paraId="7D3E4607" w14:textId="77777777" w:rsidR="001E5488" w:rsidRDefault="00DD08CB">
            <w:pPr>
              <w:widowControl w:val="0"/>
              <w:spacing w:after="0" w:line="240" w:lineRule="auto"/>
            </w:pPr>
            <w:r>
              <w:t>Receptid angivet i kaldet</w:t>
            </w:r>
          </w:p>
        </w:tc>
      </w:tr>
      <w:tr w:rsidR="001E5488" w14:paraId="5A1820CF" w14:textId="77777777" w:rsidTr="00B631B6">
        <w:trPr>
          <w:trHeight w:val="333"/>
          <w:del w:id="2395" w:author="Birger Kidmose" w:date="2026-08-06T09:10:00Z" w16du:dateUtc="2026-08-06T07:10:00Z"/>
        </w:trPr>
        <w:tc>
          <w:tcPr>
            <w:tcW w:w="435" w:type="dxa"/>
            <w:tcMar>
              <w:top w:w="56" w:type="dxa"/>
              <w:left w:w="56" w:type="dxa"/>
              <w:bottom w:w="56" w:type="dxa"/>
              <w:right w:w="56" w:type="dxa"/>
            </w:tcMar>
          </w:tcPr>
          <w:p w14:paraId="0EFD9ECB" w14:textId="77777777" w:rsidR="001E5488" w:rsidRDefault="001E5488">
            <w:pPr>
              <w:widowControl w:val="0"/>
              <w:spacing w:after="0" w:line="240" w:lineRule="auto"/>
              <w:rPr>
                <w:del w:id="2396" w:author="Birger Kidmose" w:date="2026-08-06T09:10:00Z" w16du:dateUtc="2026-08-06T07:10:00Z"/>
              </w:rPr>
            </w:pPr>
          </w:p>
        </w:tc>
        <w:tc>
          <w:tcPr>
            <w:tcW w:w="2880" w:type="dxa"/>
            <w:tcMar>
              <w:top w:w="56" w:type="dxa"/>
              <w:left w:w="56" w:type="dxa"/>
              <w:bottom w:w="56" w:type="dxa"/>
              <w:right w:w="56" w:type="dxa"/>
            </w:tcMar>
          </w:tcPr>
          <w:p w14:paraId="32C1963B" w14:textId="77777777" w:rsidR="001E5488" w:rsidRDefault="00DD08CB">
            <w:pPr>
              <w:widowControl w:val="0"/>
              <w:spacing w:after="0" w:line="240" w:lineRule="auto"/>
              <w:rPr>
                <w:del w:id="2397" w:author="Birger Kidmose" w:date="2026-08-06T09:10:00Z" w16du:dateUtc="2026-08-06T07:10:00Z"/>
                <w:color w:val="4A86E8"/>
              </w:rPr>
            </w:pPr>
            <w:del w:id="2398" w:author="Birger Kidmose" w:date="2026-08-06T09:10:00Z" w16du:dateUtc="2026-08-06T07:10:00Z">
              <w:r>
                <w:delText>Bestillingsid</w:delText>
              </w:r>
            </w:del>
          </w:p>
        </w:tc>
        <w:tc>
          <w:tcPr>
            <w:tcW w:w="6315" w:type="dxa"/>
            <w:tcMar>
              <w:top w:w="56" w:type="dxa"/>
              <w:left w:w="56" w:type="dxa"/>
              <w:bottom w:w="56" w:type="dxa"/>
              <w:right w:w="56" w:type="dxa"/>
            </w:tcMar>
          </w:tcPr>
          <w:p w14:paraId="47AD3006" w14:textId="77777777" w:rsidR="001E5488" w:rsidRDefault="00DD08CB">
            <w:pPr>
              <w:widowControl w:val="0"/>
              <w:spacing w:after="0" w:line="240" w:lineRule="auto"/>
              <w:rPr>
                <w:del w:id="2399" w:author="Birger Kidmose" w:date="2026-08-06T09:10:00Z" w16du:dateUtc="2026-08-06T07:10:00Z"/>
              </w:rPr>
            </w:pPr>
            <w:del w:id="2400" w:author="Birger Kidmose" w:date="2026-08-06T09:10:00Z" w16du:dateUtc="2026-08-06T07:10:00Z">
              <w:r>
                <w:delText>Bestillingsid angivet i kaldet</w:delText>
              </w:r>
            </w:del>
          </w:p>
        </w:tc>
      </w:tr>
    </w:tbl>
    <w:p w14:paraId="6AAF7BBD" w14:textId="00DE2D3D" w:rsidR="001E5488" w:rsidRDefault="001D72CE">
      <w:pPr>
        <w:pStyle w:val="Heading2"/>
      </w:pPr>
      <w:bookmarkStart w:id="2401" w:name="_casl6tvhtq4x" w:colFirst="0" w:colLast="0"/>
      <w:bookmarkStart w:id="2402" w:name="_43admdy2zlbp"/>
      <w:bookmarkStart w:id="2403" w:name="_Toc231991148"/>
      <w:bookmarkEnd w:id="2401"/>
      <w:bookmarkEnd w:id="2402"/>
      <w:r>
        <w:t>8</w:t>
      </w:r>
      <w:r w:rsidR="00DD08CB">
        <w:t>.8 - Annuller bestilling</w:t>
      </w:r>
      <w:bookmarkEnd w:id="2403"/>
    </w:p>
    <w:p w14:paraId="692AF9FE" w14:textId="77777777" w:rsidR="001E5488" w:rsidRDefault="00DD08CB">
      <w:pPr>
        <w:pStyle w:val="Heading4"/>
      </w:pPr>
      <w:bookmarkStart w:id="2404" w:name="_c0zjpyiuxxzq" w:colFirst="0" w:colLast="0"/>
      <w:bookmarkStart w:id="2405" w:name="_hwfddhv05x3x"/>
      <w:bookmarkEnd w:id="2404"/>
      <w:bookmarkEnd w:id="2405"/>
      <w:r>
        <w:t xml:space="preserve">Anvendelse </w:t>
      </w:r>
    </w:p>
    <w:p w14:paraId="30C57A8A" w14:textId="17A9BE84" w:rsidR="001E5488" w:rsidRPr="00B631B6" w:rsidRDefault="00DD08CB">
      <w:r w:rsidRPr="00B631B6">
        <w:t xml:space="preserve">Servicen </w:t>
      </w:r>
      <w:r w:rsidR="00A2256F">
        <w:t xml:space="preserve">skal kunne </w:t>
      </w:r>
      <w:r w:rsidRPr="00B631B6">
        <w:t xml:space="preserve">anvendes af </w:t>
      </w:r>
      <w:r w:rsidR="00153D5A">
        <w:t>de eksterne anvendersystemer</w:t>
      </w:r>
      <w:r w:rsidRPr="00B631B6">
        <w:t xml:space="preserve">. Servicen anvendes til fejlhåndtering, hvor en recept ikke ønskes bestilt, evt. hvor der ønskes bestilt hos et andet apotek eller </w:t>
      </w:r>
      <w:r w:rsidR="00A024B0">
        <w:t>§39 vet-forhandler</w:t>
      </w:r>
      <w:r w:rsidRPr="00B631B6">
        <w:t xml:space="preserve">. </w:t>
      </w:r>
    </w:p>
    <w:p w14:paraId="22FABDE0" w14:textId="48D78479" w:rsidR="001E5488" w:rsidRPr="00B631B6" w:rsidRDefault="00DD08CB">
      <w:pPr>
        <w:rPr>
          <w:color w:val="FF9900"/>
        </w:rPr>
      </w:pPr>
      <w:r w:rsidRPr="00B631B6">
        <w:t xml:space="preserve">Hvis en </w:t>
      </w:r>
      <w:r w:rsidR="00A024B0">
        <w:t>§39 vet-forhandler</w:t>
      </w:r>
      <w:r w:rsidRPr="00B631B6">
        <w:t xml:space="preserve"> eller et apotek har registreret recepten, ud fra en papirrecept, kan bestillingen ikke annulleres. Dette for at sikre, at en recept oprettet på denne måde ikke ekspederes af et andet apotek eller </w:t>
      </w:r>
      <w:r w:rsidR="00A024B0">
        <w:t>§39 vet-forhandler</w:t>
      </w:r>
      <w:r w:rsidRPr="00B631B6">
        <w:t xml:space="preserve">. </w:t>
      </w:r>
    </w:p>
    <w:p w14:paraId="085307A1" w14:textId="77777777" w:rsidR="001E5488" w:rsidRDefault="00DD08CB">
      <w:pPr>
        <w:pStyle w:val="Heading4"/>
      </w:pPr>
      <w:bookmarkStart w:id="2406" w:name="_koq9bygtex4a" w:colFirst="0" w:colLast="0"/>
      <w:bookmarkStart w:id="2407" w:name="_k1whlsbdbsgn"/>
      <w:bookmarkEnd w:id="2406"/>
      <w:bookmarkEnd w:id="2407"/>
      <w:r>
        <w:t>Forespørgsel</w:t>
      </w:r>
    </w:p>
    <w:tbl>
      <w:tblPr>
        <w:tblStyle w:val="aff9"/>
        <w:tblW w:w="96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2408" w:author="Birger Kidmose" w:date="2026-08-06T09:10:00Z" w16du:dateUtc="2026-08-06T07:10:00Z">
          <w:tblPr>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313"/>
        <w:gridCol w:w="1885"/>
        <w:gridCol w:w="3691"/>
        <w:gridCol w:w="3726"/>
        <w:tblGridChange w:id="2409">
          <w:tblGrid>
            <w:gridCol w:w="435"/>
            <w:gridCol w:w="3075"/>
            <w:gridCol w:w="6105"/>
            <w:gridCol w:w="6105"/>
          </w:tblGrid>
        </w:tblGridChange>
      </w:tblGrid>
      <w:tr w:rsidR="001E5488" w14:paraId="7ECF896C" w14:textId="77777777" w:rsidTr="302F4859">
        <w:trPr>
          <w:trHeight w:val="420"/>
          <w:tblHeader/>
          <w:trPrChange w:id="2410" w:author="Birger Kidmose" w:date="2026-08-06T09:10:00Z" w16du:dateUtc="2026-08-06T07:10:00Z">
            <w:trPr>
              <w:gridAfter w:val="0"/>
              <w:trHeight w:val="420"/>
              <w:tblHeader/>
            </w:trPr>
          </w:trPrChange>
        </w:trPr>
        <w:tc>
          <w:tcPr>
            <w:tcW w:w="9615" w:type="dxa"/>
            <w:gridSpan w:val="4"/>
            <w:shd w:val="clear" w:color="auto" w:fill="BFBFBF" w:themeFill="background1" w:themeFillShade="BF"/>
            <w:tcMar>
              <w:top w:w="56" w:type="dxa"/>
              <w:left w:w="56" w:type="dxa"/>
              <w:bottom w:w="56" w:type="dxa"/>
              <w:right w:w="56" w:type="dxa"/>
            </w:tcMar>
            <w:tcPrChange w:id="2411" w:author="Birger Kidmose" w:date="2026-08-06T09:10:00Z" w16du:dateUtc="2026-08-06T07:10:00Z">
              <w:tcPr>
                <w:tcW w:w="9615" w:type="dxa"/>
                <w:gridSpan w:val="3"/>
                <w:shd w:val="clear" w:color="auto" w:fill="BFBFBF" w:themeFill="background1" w:themeFillShade="BF"/>
                <w:tcMar>
                  <w:top w:w="56" w:type="dxa"/>
                  <w:left w:w="56" w:type="dxa"/>
                  <w:bottom w:w="56" w:type="dxa"/>
                  <w:right w:w="56" w:type="dxa"/>
                </w:tcMar>
              </w:tcPr>
            </w:tcPrChange>
          </w:tcPr>
          <w:p w14:paraId="74586960" w14:textId="4008C280" w:rsidR="001E5488" w:rsidRDefault="48547936">
            <w:pPr>
              <w:widowControl w:val="0"/>
              <w:spacing w:after="0" w:line="240" w:lineRule="auto"/>
            </w:pPr>
            <w:r w:rsidRPr="302F4859">
              <w:rPr>
                <w:b/>
                <w:bCs/>
              </w:rPr>
              <w:t xml:space="preserve">Annuller bestilling </w:t>
            </w:r>
            <w:r>
              <w:t>(</w:t>
            </w:r>
            <w:del w:id="2412" w:author="Birger Kidmose" w:date="2026-08-06T09:10:00Z" w16du:dateUtc="2026-08-06T07:10:00Z">
              <w:r w:rsidR="00DD08CB">
                <w:delText>ReopenPrescriptionRequest</w:delText>
              </w:r>
            </w:del>
            <w:ins w:id="2413" w:author="Birger Kidmose" w:date="2026-08-06T09:10:00Z" w16du:dateUtc="2026-08-06T07:10:00Z">
              <w:r w:rsidR="00E61D09" w:rsidRPr="00E61D09">
                <w:t>CancelOrderRequest</w:t>
              </w:r>
            </w:ins>
            <w:r w:rsidRPr="00E61D09">
              <w:t>)</w:t>
            </w:r>
          </w:p>
        </w:tc>
      </w:tr>
      <w:tr w:rsidR="001E5488" w14:paraId="34AD717A" w14:textId="77777777" w:rsidTr="302F4859">
        <w:trPr>
          <w:trHeight w:val="333"/>
          <w:trPrChange w:id="2414" w:author="Birger Kidmose" w:date="2026-08-06T09:10:00Z" w16du:dateUtc="2026-08-06T07:10:00Z">
            <w:trPr>
              <w:gridAfter w:val="0"/>
              <w:trHeight w:val="333"/>
            </w:trPr>
          </w:trPrChange>
        </w:trPr>
        <w:tc>
          <w:tcPr>
            <w:tcW w:w="3510" w:type="dxa"/>
            <w:gridSpan w:val="2"/>
            <w:tcMar>
              <w:top w:w="56" w:type="dxa"/>
              <w:left w:w="56" w:type="dxa"/>
              <w:bottom w:w="56" w:type="dxa"/>
              <w:right w:w="56" w:type="dxa"/>
            </w:tcMar>
            <w:tcPrChange w:id="2415" w:author="Birger Kidmose" w:date="2026-08-06T09:10:00Z" w16du:dateUtc="2026-08-06T07:10:00Z">
              <w:tcPr>
                <w:tcW w:w="3510" w:type="dxa"/>
                <w:gridSpan w:val="2"/>
                <w:tcMar>
                  <w:top w:w="56" w:type="dxa"/>
                  <w:left w:w="56" w:type="dxa"/>
                  <w:bottom w:w="56" w:type="dxa"/>
                  <w:right w:w="56" w:type="dxa"/>
                </w:tcMar>
              </w:tcPr>
            </w:tcPrChange>
          </w:tcPr>
          <w:p w14:paraId="7AD7F6AE" w14:textId="77777777" w:rsidR="001E5488" w:rsidRDefault="00DD08CB">
            <w:pPr>
              <w:widowControl w:val="0"/>
              <w:spacing w:after="0" w:line="240" w:lineRule="auto"/>
              <w:rPr>
                <w:b/>
                <w:bCs/>
              </w:rPr>
            </w:pPr>
            <w:r>
              <w:rPr>
                <w:b/>
                <w:bCs/>
              </w:rPr>
              <w:t>Element</w:t>
            </w:r>
          </w:p>
        </w:tc>
        <w:tc>
          <w:tcPr>
            <w:tcW w:w="6105" w:type="dxa"/>
            <w:gridSpan w:val="2"/>
            <w:tcMar>
              <w:top w:w="56" w:type="dxa"/>
              <w:left w:w="56" w:type="dxa"/>
              <w:bottom w:w="56" w:type="dxa"/>
              <w:right w:w="56" w:type="dxa"/>
            </w:tcMar>
            <w:tcPrChange w:id="2416" w:author="Birger Kidmose" w:date="2026-08-06T09:10:00Z" w16du:dateUtc="2026-08-06T07:10:00Z">
              <w:tcPr>
                <w:tcW w:w="6105" w:type="dxa"/>
                <w:tcMar>
                  <w:top w:w="56" w:type="dxa"/>
                  <w:left w:w="56" w:type="dxa"/>
                  <w:bottom w:w="56" w:type="dxa"/>
                  <w:right w:w="56" w:type="dxa"/>
                </w:tcMar>
              </w:tcPr>
            </w:tcPrChange>
          </w:tcPr>
          <w:p w14:paraId="4A1F7A8E" w14:textId="77777777" w:rsidR="001E5488" w:rsidRDefault="00DD08CB">
            <w:pPr>
              <w:widowControl w:val="0"/>
              <w:spacing w:after="0" w:line="240" w:lineRule="auto"/>
              <w:rPr>
                <w:b/>
                <w:bCs/>
              </w:rPr>
            </w:pPr>
            <w:r>
              <w:rPr>
                <w:b/>
                <w:bCs/>
              </w:rPr>
              <w:t>Beskrivelse</w:t>
            </w:r>
          </w:p>
        </w:tc>
      </w:tr>
      <w:tr w:rsidR="001E5488" w14:paraId="155DAA14" w14:textId="77777777" w:rsidTr="302F4859">
        <w:trPr>
          <w:trHeight w:val="333"/>
          <w:trPrChange w:id="2417" w:author="Birger Kidmose" w:date="2026-08-06T09:10:00Z" w16du:dateUtc="2026-08-06T07:10:00Z">
            <w:trPr>
              <w:gridAfter w:val="0"/>
              <w:trHeight w:val="333"/>
            </w:trPr>
          </w:trPrChange>
        </w:trPr>
        <w:tc>
          <w:tcPr>
            <w:tcW w:w="3510" w:type="dxa"/>
            <w:gridSpan w:val="2"/>
            <w:tcMar>
              <w:top w:w="56" w:type="dxa"/>
              <w:left w:w="56" w:type="dxa"/>
              <w:bottom w:w="56" w:type="dxa"/>
              <w:right w:w="56" w:type="dxa"/>
            </w:tcMar>
            <w:tcPrChange w:id="2418" w:author="Birger Kidmose" w:date="2026-08-06T09:10:00Z" w16du:dateUtc="2026-08-06T07:10:00Z">
              <w:tcPr>
                <w:tcW w:w="3510" w:type="dxa"/>
                <w:gridSpan w:val="2"/>
                <w:tcMar>
                  <w:top w:w="56" w:type="dxa"/>
                  <w:left w:w="56" w:type="dxa"/>
                  <w:bottom w:w="56" w:type="dxa"/>
                  <w:right w:w="56" w:type="dxa"/>
                </w:tcMar>
              </w:tcPr>
            </w:tcPrChange>
          </w:tcPr>
          <w:p w14:paraId="1B2D65F7" w14:textId="77777777" w:rsidR="001E5488" w:rsidRDefault="00DD08CB">
            <w:pPr>
              <w:spacing w:after="0" w:line="240" w:lineRule="auto"/>
            </w:pPr>
            <w:moveToRangeStart w:id="2419" w:author="Birger Kidmose" w:date="2026-08-06T09:10:00Z" w:name="move236899832"/>
            <w:moveTo w:id="2420" w:author="Birger Kidmose" w:date="2026-08-06T09:10:00Z" w16du:dateUtc="2026-08-06T07:10:00Z">
              <w:r>
                <w:rPr>
                  <w:color w:val="4A86E8"/>
                </w:rPr>
                <w:t>Ændret af (ModifiedBy)</w:t>
              </w:r>
            </w:moveTo>
            <w:moveToRangeEnd w:id="2419"/>
            <w:del w:id="2421" w:author="Birger Kidmose" w:date="2026-08-06T09:10:00Z" w16du:dateUtc="2026-08-06T07:10:00Z">
              <w:r>
                <w:rPr>
                  <w:color w:val="4A86E8"/>
                </w:rPr>
                <w:delText>Recept (Prescription)</w:delText>
              </w:r>
            </w:del>
          </w:p>
        </w:tc>
        <w:tc>
          <w:tcPr>
            <w:tcW w:w="6105" w:type="dxa"/>
            <w:gridSpan w:val="2"/>
            <w:tcMar>
              <w:top w:w="56" w:type="dxa"/>
              <w:left w:w="56" w:type="dxa"/>
              <w:bottom w:w="56" w:type="dxa"/>
              <w:right w:w="56" w:type="dxa"/>
            </w:tcMar>
            <w:tcPrChange w:id="2422" w:author="Birger Kidmose" w:date="2026-08-06T09:10:00Z" w16du:dateUtc="2026-08-06T07:10:00Z">
              <w:tcPr>
                <w:tcW w:w="6105" w:type="dxa"/>
                <w:tcMar>
                  <w:top w:w="56" w:type="dxa"/>
                  <w:left w:w="56" w:type="dxa"/>
                  <w:bottom w:w="56" w:type="dxa"/>
                  <w:right w:w="56" w:type="dxa"/>
                </w:tcMar>
              </w:tcPr>
            </w:tcPrChange>
          </w:tcPr>
          <w:p w14:paraId="37AD7B3D" w14:textId="77777777" w:rsidR="001E5488" w:rsidRPr="00B631B6" w:rsidRDefault="00DD08CB">
            <w:pPr>
              <w:widowControl w:val="0"/>
              <w:spacing w:after="0" w:line="240" w:lineRule="auto"/>
            </w:pPr>
            <w:del w:id="2423" w:author="Birger Kidmose" w:date="2026-08-06T09:10:00Z" w16du:dateUtc="2026-08-06T07:10:00Z">
              <w:r>
                <w:delText>En eller flere recepter</w:delText>
              </w:r>
            </w:del>
            <w:ins w:id="2424" w:author="Birger Kidmose" w:date="2026-08-06T09:10:00Z" w16du:dateUtc="2026-08-06T07:10:00Z">
              <w:r w:rsidRPr="00B631B6">
                <w:t>Obligatorisk, information om medarbejder og organisation</w:t>
              </w:r>
            </w:ins>
          </w:p>
        </w:tc>
      </w:tr>
      <w:tr w:rsidR="001E5488" w14:paraId="5FE8BC4E" w14:textId="77777777" w:rsidTr="302F4859">
        <w:trPr>
          <w:trHeight w:val="333"/>
          <w:trPrChange w:id="2425" w:author="Birger Kidmose" w:date="2026-08-06T09:10:00Z" w16du:dateUtc="2026-08-06T07:10:00Z">
            <w:trPr>
              <w:trHeight w:val="333"/>
            </w:trPr>
          </w:trPrChange>
        </w:trPr>
        <w:tc>
          <w:tcPr>
            <w:tcW w:w="435" w:type="dxa"/>
            <w:tcMar>
              <w:top w:w="56" w:type="dxa"/>
              <w:left w:w="56" w:type="dxa"/>
              <w:bottom w:w="56" w:type="dxa"/>
              <w:right w:w="56" w:type="dxa"/>
            </w:tcMar>
            <w:tcPrChange w:id="2426" w:author="Birger Kidmose" w:date="2026-08-06T09:10:00Z" w16du:dateUtc="2026-08-06T07:10:00Z">
              <w:tcPr>
                <w:tcW w:w="3510" w:type="dxa"/>
                <w:gridSpan w:val="2"/>
                <w:tcMar>
                  <w:top w:w="56" w:type="dxa"/>
                  <w:left w:w="56" w:type="dxa"/>
                  <w:bottom w:w="56" w:type="dxa"/>
                  <w:right w:w="56" w:type="dxa"/>
                </w:tcMar>
              </w:tcPr>
            </w:tcPrChange>
          </w:tcPr>
          <w:p w14:paraId="45528FB7" w14:textId="77777777" w:rsidR="001E5488" w:rsidRPr="00B631B6" w:rsidRDefault="00DD08CB">
            <w:pPr>
              <w:widowControl w:val="0"/>
              <w:spacing w:after="0" w:line="240" w:lineRule="auto"/>
              <w:pPrChange w:id="2427" w:author="Birger Kidmose" w:date="2026-08-06T09:10:00Z" w16du:dateUtc="2026-08-06T07:10:00Z">
                <w:pPr>
                  <w:spacing w:after="0" w:line="240" w:lineRule="auto"/>
                </w:pPr>
              </w:pPrChange>
            </w:pPr>
            <w:moveFromRangeStart w:id="2428" w:author="Birger Kidmose" w:date="2026-08-06T09:10:00Z" w:name="move236899832"/>
            <w:moveFrom w:id="2429" w:author="Birger Kidmose" w:date="2026-08-06T09:10:00Z" w16du:dateUtc="2026-08-06T07:10:00Z">
              <w:r>
                <w:rPr>
                  <w:color w:val="4A86E8"/>
                </w:rPr>
                <w:t>Ændret af (ModifiedBy)</w:t>
              </w:r>
            </w:moveFrom>
            <w:moveFromRangeEnd w:id="2428"/>
          </w:p>
        </w:tc>
        <w:tc>
          <w:tcPr>
            <w:tcW w:w="3075" w:type="dxa"/>
            <w:tcMar>
              <w:top w:w="56" w:type="dxa"/>
              <w:left w:w="56" w:type="dxa"/>
              <w:bottom w:w="56" w:type="dxa"/>
              <w:right w:w="56" w:type="dxa"/>
            </w:tcMar>
            <w:tcPrChange w:id="2430" w:author="Birger Kidmose" w:date="2026-08-06T09:10:00Z" w16du:dateUtc="2026-08-06T07:10:00Z">
              <w:tcPr>
                <w:tcW w:w="6105" w:type="dxa"/>
                <w:tcMar>
                  <w:top w:w="56" w:type="dxa"/>
                  <w:left w:w="56" w:type="dxa"/>
                  <w:bottom w:w="56" w:type="dxa"/>
                  <w:right w:w="56" w:type="dxa"/>
                </w:tcMar>
              </w:tcPr>
            </w:tcPrChange>
          </w:tcPr>
          <w:p w14:paraId="0B604024" w14:textId="2AE7055D" w:rsidR="001E5488" w:rsidRDefault="00DD08CB">
            <w:pPr>
              <w:widowControl w:val="0"/>
              <w:spacing w:after="0" w:line="240" w:lineRule="auto"/>
            </w:pPr>
            <w:moveToRangeStart w:id="2431" w:author="Birger Kidmose" w:date="2026-08-06T09:10:00Z" w:name="move236899833"/>
            <w:moveTo w:id="2432" w:author="Birger Kidmose" w:date="2026-08-06T09:10:00Z" w16du:dateUtc="2026-08-06T07:10:00Z">
              <w:r>
                <w:t xml:space="preserve">→ </w:t>
              </w:r>
              <w:r>
                <w:fldChar w:fldCharType="begin"/>
              </w:r>
              <w:r>
                <w:instrText>HYPERLINK \l "_76m1bjv1qnqz" \h</w:instrText>
              </w:r>
              <w:r>
                <w:fldChar w:fldCharType="separate"/>
              </w:r>
              <w:r>
                <w:rPr>
                  <w:color w:val="1155CC"/>
                  <w:u w:val="single"/>
                </w:rPr>
                <w:t>Aktør</w:t>
              </w:r>
              <w:r>
                <w:fldChar w:fldCharType="end"/>
              </w:r>
            </w:moveTo>
            <w:moveToRangeEnd w:id="2431"/>
            <w:del w:id="2433" w:author="Birger Kidmose" w:date="2026-08-06T09:10:00Z" w16du:dateUtc="2026-08-06T07:10:00Z">
              <w:r w:rsidRPr="00B631B6">
                <w:delText>Obligatorisk, information om medarbejder og organisation</w:delText>
              </w:r>
            </w:del>
          </w:p>
        </w:tc>
        <w:tc>
          <w:tcPr>
            <w:tcW w:w="6105" w:type="dxa"/>
            <w:gridSpan w:val="2"/>
            <w:tcMar>
              <w:top w:w="56" w:type="dxa"/>
              <w:left w:w="56" w:type="dxa"/>
              <w:bottom w:w="56" w:type="dxa"/>
              <w:right w:w="56" w:type="dxa"/>
            </w:tcMar>
            <w:cellIns w:id="2434" w:author="Birger Kidmose" w:date="2026-08-06T09:10:00Z"/>
            <w:tcPrChange w:id="2435" w:author="Birger Kidmose" w:date="2026-08-06T09:10:00Z" w16du:dateUtc="2026-08-06T07:10:00Z">
              <w:tcPr>
                <w:tcW w:w="6105" w:type="dxa"/>
                <w:tcMar>
                  <w:top w:w="56" w:type="dxa"/>
                  <w:left w:w="56" w:type="dxa"/>
                  <w:bottom w:w="56" w:type="dxa"/>
                  <w:right w:w="56" w:type="dxa"/>
                </w:tcMar>
                <w:cellIns w:id="2436" w:author="Birger Kidmose" w:date="2026-08-06T09:10:00Z"/>
              </w:tcPr>
            </w:tcPrChange>
          </w:tcPr>
          <w:p w14:paraId="068964B2" w14:textId="56F060AF" w:rsidR="001E5488" w:rsidRPr="00B631B6" w:rsidRDefault="48547936">
            <w:pPr>
              <w:widowControl w:val="0"/>
              <w:spacing w:after="0" w:line="240" w:lineRule="auto"/>
            </w:pPr>
            <w:ins w:id="2437" w:author="Birger Kidmose" w:date="2026-08-06T09:10:00Z" w16du:dateUtc="2026-08-06T07:10:00Z">
              <w:r>
                <w:t xml:space="preserve">Aktøren som </w:t>
              </w:r>
              <w:r w:rsidR="005140D9">
                <w:t>annullerer bestillingen</w:t>
              </w:r>
              <w:r>
                <w:t>, obligatorisk</w:t>
              </w:r>
            </w:ins>
          </w:p>
        </w:tc>
      </w:tr>
      <w:tr w:rsidR="009E11C7" w:rsidRPr="009E11C7" w14:paraId="56CB4F20" w14:textId="77777777" w:rsidTr="302F4859">
        <w:trPr>
          <w:trHeight w:val="333"/>
          <w:trPrChange w:id="2438" w:author="Birger Kidmose" w:date="2026-08-06T09:10:00Z" w16du:dateUtc="2026-08-06T07:10:00Z">
            <w:trPr>
              <w:gridAfter w:val="0"/>
              <w:trHeight w:val="333"/>
            </w:trPr>
          </w:trPrChange>
        </w:trPr>
        <w:tc>
          <w:tcPr>
            <w:tcW w:w="435" w:type="dxa"/>
            <w:tcMar>
              <w:top w:w="56" w:type="dxa"/>
              <w:left w:w="56" w:type="dxa"/>
              <w:bottom w:w="56" w:type="dxa"/>
              <w:right w:w="56" w:type="dxa"/>
            </w:tcMar>
            <w:tcPrChange w:id="2439" w:author="Birger Kidmose" w:date="2026-08-06T09:10:00Z" w16du:dateUtc="2026-08-06T07:10:00Z">
              <w:tcPr>
                <w:tcW w:w="435" w:type="dxa"/>
                <w:tcMar>
                  <w:top w:w="56" w:type="dxa"/>
                  <w:left w:w="56" w:type="dxa"/>
                  <w:bottom w:w="56" w:type="dxa"/>
                  <w:right w:w="56" w:type="dxa"/>
                </w:tcMar>
              </w:tcPr>
            </w:tcPrChange>
          </w:tcPr>
          <w:p w14:paraId="7E8CECA6" w14:textId="77777777" w:rsidR="009E11C7" w:rsidRPr="00B631B6" w:rsidRDefault="009E11C7" w:rsidP="009E11C7">
            <w:pPr>
              <w:widowControl w:val="0"/>
              <w:spacing w:after="0" w:line="240" w:lineRule="auto"/>
            </w:pPr>
          </w:p>
        </w:tc>
        <w:tc>
          <w:tcPr>
            <w:tcW w:w="3075" w:type="dxa"/>
            <w:tcMar>
              <w:top w:w="56" w:type="dxa"/>
              <w:left w:w="56" w:type="dxa"/>
              <w:bottom w:w="56" w:type="dxa"/>
              <w:right w:w="56" w:type="dxa"/>
            </w:tcMar>
            <w:tcPrChange w:id="2440" w:author="Birger Kidmose" w:date="2026-08-06T09:10:00Z" w16du:dateUtc="2026-08-06T07:10:00Z">
              <w:tcPr>
                <w:tcW w:w="3075" w:type="dxa"/>
                <w:tcMar>
                  <w:top w:w="56" w:type="dxa"/>
                  <w:left w:w="56" w:type="dxa"/>
                  <w:bottom w:w="56" w:type="dxa"/>
                  <w:right w:w="56" w:type="dxa"/>
                </w:tcMar>
              </w:tcPr>
            </w:tcPrChange>
          </w:tcPr>
          <w:p w14:paraId="7F5FA738" w14:textId="64097D7B" w:rsidR="009E11C7" w:rsidRDefault="009E11C7" w:rsidP="009E11C7">
            <w:pPr>
              <w:widowControl w:val="0"/>
              <w:spacing w:after="0" w:line="240" w:lineRule="auto"/>
            </w:pPr>
            <w:moveToRangeStart w:id="2441" w:author="Birger Kidmose" w:date="2026-08-06T09:10:00Z" w:name="move236899834"/>
            <w:moveTo w:id="2442" w:author="Birger Kidmose" w:date="2026-08-06T09:10:00Z" w16du:dateUtc="2026-08-06T07:10:00Z">
              <w:r>
                <w:t xml:space="preserve">→ </w:t>
              </w:r>
              <w:r>
                <w:fldChar w:fldCharType="begin"/>
              </w:r>
              <w:r>
                <w:instrText>HYPERLINK \l "_jvykbbuxljsm" \h</w:instrText>
              </w:r>
              <w:r>
                <w:fldChar w:fldCharType="separate"/>
              </w:r>
              <w:r>
                <w:rPr>
                  <w:color w:val="1155CC"/>
                  <w:u w:val="single"/>
                </w:rPr>
                <w:t>Organisation</w:t>
              </w:r>
              <w:r>
                <w:fldChar w:fldCharType="end"/>
              </w:r>
            </w:moveTo>
            <w:moveToRangeEnd w:id="2441"/>
            <w:del w:id="2443" w:author="Birger Kidmose" w:date="2026-08-06T09:10:00Z" w16du:dateUtc="2026-08-06T07:10:00Z">
              <w:r w:rsidR="00DD08CB">
                <w:delText xml:space="preserve">→ </w:delText>
              </w:r>
              <w:r w:rsidR="00DD08CB">
                <w:fldChar w:fldCharType="begin"/>
              </w:r>
              <w:r w:rsidR="00DD08CB">
                <w:delInstrText>HYPERLINK \l "_76m1bjv1qnqz" \h</w:delInstrText>
              </w:r>
              <w:r w:rsidR="00DD08CB">
                <w:fldChar w:fldCharType="separate"/>
              </w:r>
              <w:r w:rsidR="00DD08CB">
                <w:rPr>
                  <w:color w:val="1155CC"/>
                  <w:u w:val="single"/>
                </w:rPr>
                <w:delText>Aktør</w:delText>
              </w:r>
              <w:r w:rsidR="00DD08CB">
                <w:fldChar w:fldCharType="end"/>
              </w:r>
            </w:del>
          </w:p>
        </w:tc>
        <w:tc>
          <w:tcPr>
            <w:tcW w:w="6105" w:type="dxa"/>
            <w:gridSpan w:val="2"/>
            <w:tcMar>
              <w:top w:w="56" w:type="dxa"/>
              <w:left w:w="56" w:type="dxa"/>
              <w:bottom w:w="56" w:type="dxa"/>
              <w:right w:w="56" w:type="dxa"/>
            </w:tcMar>
            <w:tcPrChange w:id="2444" w:author="Birger Kidmose" w:date="2026-08-06T09:10:00Z" w16du:dateUtc="2026-08-06T07:10:00Z">
              <w:tcPr>
                <w:tcW w:w="6105" w:type="dxa"/>
                <w:tcMar>
                  <w:top w:w="56" w:type="dxa"/>
                  <w:left w:w="56" w:type="dxa"/>
                  <w:bottom w:w="56" w:type="dxa"/>
                  <w:right w:w="56" w:type="dxa"/>
                </w:tcMar>
              </w:tcPr>
            </w:tcPrChange>
          </w:tcPr>
          <w:p w14:paraId="139F068F" w14:textId="1CD1F0E5" w:rsidR="009E11C7" w:rsidRPr="009E11C7" w:rsidRDefault="00DD08CB" w:rsidP="009E11C7">
            <w:pPr>
              <w:widowControl w:val="0"/>
              <w:spacing w:after="0" w:line="240" w:lineRule="auto"/>
            </w:pPr>
            <w:del w:id="2445" w:author="Birger Kidmose" w:date="2026-08-06T09:10:00Z" w16du:dateUtc="2026-08-06T07:10:00Z">
              <w:r w:rsidRPr="00B631B6">
                <w:delText>Aktøren som genåbner recepten, obligatorisk</w:delText>
              </w:r>
            </w:del>
            <w:ins w:id="2446" w:author="Birger Kidmose" w:date="2026-08-06T09:10:00Z" w16du:dateUtc="2026-08-06T07:10:00Z">
              <w:r w:rsidR="009E11C7">
                <w:t>Apoteket, §39 vet-forhandleren eller d</w:t>
              </w:r>
              <w:r w:rsidR="009E11C7" w:rsidRPr="00B631B6">
                <w:t>yrlægepraksis som dyrlægen er tilknyttet</w:t>
              </w:r>
              <w:r w:rsidR="009E11C7">
                <w:t>. O</w:t>
              </w:r>
              <w:r w:rsidR="009E11C7" w:rsidRPr="00B631B6">
                <w:t xml:space="preserve">ptionel, men </w:t>
              </w:r>
              <w:r w:rsidR="009E11C7">
                <w:t>skal</w:t>
              </w:r>
              <w:r w:rsidR="009E11C7" w:rsidRPr="00B631B6">
                <w:t xml:space="preserve"> angives </w:t>
              </w:r>
              <w:r w:rsidR="009E11C7">
                <w:t xml:space="preserve">for apotek, §39 vet-forhandler og for dyrlægen </w:t>
              </w:r>
              <w:r w:rsidR="009E11C7" w:rsidRPr="00B631B6">
                <w:t xml:space="preserve">hvis </w:t>
              </w:r>
              <w:r w:rsidR="009E11C7">
                <w:t xml:space="preserve">denne </w:t>
              </w:r>
              <w:r w:rsidR="009E11C7" w:rsidRPr="00B631B6">
                <w:t xml:space="preserve">er tilknyttet en </w:t>
              </w:r>
              <w:r w:rsidR="009E11C7">
                <w:t>dyrlæge</w:t>
              </w:r>
              <w:r w:rsidR="009E11C7" w:rsidRPr="00B631B6">
                <w:t>praksis.</w:t>
              </w:r>
            </w:ins>
          </w:p>
        </w:tc>
      </w:tr>
      <w:tr w:rsidR="00BE7501" w14:paraId="7038F78D" w14:textId="57D4B58E" w:rsidTr="00BB26A5">
        <w:trPr>
          <w:trHeight w:val="333"/>
          <w:trPrChange w:id="2447" w:author="Birger Kidmose" w:date="2026-08-06T09:10:00Z" w16du:dateUtc="2026-08-06T07:10:00Z">
            <w:trPr>
              <w:gridAfter w:val="0"/>
              <w:trHeight w:val="333"/>
            </w:trPr>
          </w:trPrChange>
        </w:trPr>
        <w:tc>
          <w:tcPr>
            <w:tcW w:w="3510" w:type="dxa"/>
            <w:gridSpan w:val="2"/>
            <w:tcMar>
              <w:top w:w="56" w:type="dxa"/>
              <w:left w:w="56" w:type="dxa"/>
              <w:bottom w:w="56" w:type="dxa"/>
              <w:right w:w="56" w:type="dxa"/>
            </w:tcMar>
            <w:tcPrChange w:id="2448" w:author="Birger Kidmose" w:date="2026-08-06T09:10:00Z" w16du:dateUtc="2026-08-06T07:10:00Z">
              <w:tcPr>
                <w:tcW w:w="435" w:type="dxa"/>
                <w:tcMar>
                  <w:top w:w="56" w:type="dxa"/>
                  <w:left w:w="56" w:type="dxa"/>
                  <w:bottom w:w="56" w:type="dxa"/>
                  <w:right w:w="56" w:type="dxa"/>
                </w:tcMar>
              </w:tcPr>
            </w:tcPrChange>
          </w:tcPr>
          <w:p w14:paraId="298910EF" w14:textId="36B8004C" w:rsidR="00BE7501" w:rsidRDefault="00C62820" w:rsidP="00BB26A5">
            <w:pPr>
              <w:spacing w:after="0" w:line="240" w:lineRule="auto"/>
              <w:pPrChange w:id="2449" w:author="Birger Kidmose" w:date="2026-08-06T09:10:00Z" w16du:dateUtc="2026-08-06T07:10:00Z">
                <w:pPr>
                  <w:widowControl w:val="0"/>
                  <w:spacing w:after="0" w:line="240" w:lineRule="auto"/>
                </w:pPr>
              </w:pPrChange>
            </w:pPr>
            <w:ins w:id="2450" w:author="Birger Kidmose" w:date="2026-08-06T09:10:00Z" w16du:dateUtc="2026-08-06T07:10:00Z">
              <w:r>
                <w:rPr>
                  <w:color w:val="4A86E8"/>
                </w:rPr>
                <w:t>Bestilling</w:t>
              </w:r>
            </w:ins>
          </w:p>
        </w:tc>
        <w:tc>
          <w:tcPr>
            <w:tcW w:w="6105" w:type="dxa"/>
            <w:tcMar>
              <w:top w:w="56" w:type="dxa"/>
              <w:left w:w="56" w:type="dxa"/>
              <w:bottom w:w="56" w:type="dxa"/>
              <w:right w:w="56" w:type="dxa"/>
            </w:tcMar>
            <w:tcPrChange w:id="2451" w:author="Birger Kidmose" w:date="2026-08-06T09:10:00Z" w16du:dateUtc="2026-08-06T07:10:00Z">
              <w:tcPr>
                <w:tcW w:w="3075" w:type="dxa"/>
                <w:tcMar>
                  <w:top w:w="56" w:type="dxa"/>
                  <w:left w:w="56" w:type="dxa"/>
                  <w:bottom w:w="56" w:type="dxa"/>
                  <w:right w:w="56" w:type="dxa"/>
                </w:tcMar>
              </w:tcPr>
            </w:tcPrChange>
          </w:tcPr>
          <w:p w14:paraId="0A5B6B88" w14:textId="48A7042B" w:rsidR="00BE7501" w:rsidRPr="00B631B6" w:rsidRDefault="00DD08CB" w:rsidP="00BB26A5">
            <w:pPr>
              <w:widowControl w:val="0"/>
              <w:spacing w:after="0" w:line="240" w:lineRule="auto"/>
            </w:pPr>
            <w:del w:id="2452" w:author="Birger Kidmose" w:date="2026-08-06T09:10:00Z" w16du:dateUtc="2026-08-06T07:10:00Z">
              <w:r>
                <w:delText xml:space="preserve">→ </w:delText>
              </w:r>
              <w:r>
                <w:fldChar w:fldCharType="begin"/>
              </w:r>
              <w:r>
                <w:delInstrText>HYPERLINK \l "_jvykbbuxljsm" \h</w:delInstrText>
              </w:r>
              <w:r>
                <w:fldChar w:fldCharType="separate"/>
              </w:r>
              <w:r>
                <w:rPr>
                  <w:color w:val="1155CC"/>
                  <w:u w:val="single"/>
                </w:rPr>
                <w:delText>Organisation</w:delText>
              </w:r>
              <w:r>
                <w:fldChar w:fldCharType="end"/>
              </w:r>
            </w:del>
          </w:p>
        </w:tc>
        <w:tc>
          <w:tcPr>
            <w:tcW w:w="6105" w:type="dxa"/>
            <w:cellDel w:id="2453" w:author="Birger Kidmose" w:date="2026-08-06T09:10:00Z"/>
            <w:tcPrChange w:id="2454" w:author="Birger Kidmose" w:date="2026-08-06T09:10:00Z" w16du:dateUtc="2026-08-06T07:10:00Z">
              <w:tcPr>
                <w:tcW w:w="6105" w:type="dxa"/>
                <w:tcMar>
                  <w:top w:w="56" w:type="dxa"/>
                  <w:left w:w="56" w:type="dxa"/>
                  <w:bottom w:w="56" w:type="dxa"/>
                  <w:right w:w="56" w:type="dxa"/>
                </w:tcMar>
                <w:cellDel w:id="2455" w:author="Birger Kidmose" w:date="2026-08-06T09:10:00Z"/>
              </w:tcPr>
            </w:tcPrChange>
          </w:tcPr>
          <w:p w14:paraId="11C46481" w14:textId="77777777" w:rsidR="00DD08CB" w:rsidRDefault="00DD08CB">
            <w:pPr>
              <w:widowControl w:val="0"/>
              <w:spacing w:after="0" w:line="240" w:lineRule="auto"/>
            </w:pPr>
            <w:del w:id="2456" w:author="Birger Kidmose" w:date="2026-08-06T09:10:00Z" w16du:dateUtc="2026-08-06T07:10:00Z">
              <w:r>
                <w:delText>Apotek eller vet-forhandler, obligatorisk</w:delText>
              </w:r>
            </w:del>
          </w:p>
        </w:tc>
      </w:tr>
      <w:tr w:rsidR="009E11C7" w14:paraId="63D8AFEB" w14:textId="77777777" w:rsidTr="302F4859">
        <w:trPr>
          <w:trPrChange w:id="2457" w:author="Birger Kidmose" w:date="2026-08-06T09:10:00Z" w16du:dateUtc="2026-08-06T07:10:00Z">
            <w:trPr>
              <w:gridAfter w:val="0"/>
            </w:trPr>
          </w:trPrChange>
        </w:trPr>
        <w:tc>
          <w:tcPr>
            <w:tcW w:w="3510" w:type="dxa"/>
            <w:gridSpan w:val="2"/>
            <w:tcMar>
              <w:top w:w="56" w:type="dxa"/>
              <w:left w:w="56" w:type="dxa"/>
              <w:bottom w:w="56" w:type="dxa"/>
              <w:right w:w="56" w:type="dxa"/>
            </w:tcMar>
            <w:tcPrChange w:id="2458" w:author="Birger Kidmose" w:date="2026-08-06T09:10:00Z" w16du:dateUtc="2026-08-06T07:10:00Z">
              <w:tcPr>
                <w:tcW w:w="3510" w:type="dxa"/>
                <w:gridSpan w:val="2"/>
                <w:tcMar>
                  <w:top w:w="56" w:type="dxa"/>
                  <w:left w:w="56" w:type="dxa"/>
                  <w:bottom w:w="56" w:type="dxa"/>
                  <w:right w:w="56" w:type="dxa"/>
                </w:tcMar>
              </w:tcPr>
            </w:tcPrChange>
          </w:tcPr>
          <w:p w14:paraId="50A75AC9" w14:textId="77777777" w:rsidR="009E11C7" w:rsidRDefault="009E11C7" w:rsidP="009E11C7">
            <w:pPr>
              <w:widowControl w:val="0"/>
              <w:spacing w:after="0" w:line="240" w:lineRule="auto"/>
            </w:pPr>
            <w:r>
              <w:t>Bestillingsid (OrderIdentifier)</w:t>
            </w:r>
          </w:p>
        </w:tc>
        <w:tc>
          <w:tcPr>
            <w:tcW w:w="6105" w:type="dxa"/>
            <w:gridSpan w:val="2"/>
            <w:tcMar>
              <w:top w:w="56" w:type="dxa"/>
              <w:left w:w="56" w:type="dxa"/>
              <w:bottom w:w="56" w:type="dxa"/>
              <w:right w:w="56" w:type="dxa"/>
            </w:tcMar>
            <w:tcPrChange w:id="2459" w:author="Birger Kidmose" w:date="2026-08-06T09:10:00Z" w16du:dateUtc="2026-08-06T07:10:00Z">
              <w:tcPr>
                <w:tcW w:w="6105" w:type="dxa"/>
                <w:tcMar>
                  <w:top w:w="56" w:type="dxa"/>
                  <w:left w:w="56" w:type="dxa"/>
                  <w:bottom w:w="56" w:type="dxa"/>
                  <w:right w:w="56" w:type="dxa"/>
                </w:tcMar>
              </w:tcPr>
            </w:tcPrChange>
          </w:tcPr>
          <w:p w14:paraId="3F52BAE5" w14:textId="77777777" w:rsidR="009E11C7" w:rsidRPr="00B631B6" w:rsidRDefault="009E11C7" w:rsidP="009E11C7">
            <w:pPr>
              <w:widowControl w:val="0"/>
              <w:spacing w:after="0" w:line="240" w:lineRule="auto"/>
            </w:pPr>
            <w:r w:rsidRPr="00B631B6">
              <w:t>Id på en eller flere bestillinger, som skal annulleres</w:t>
            </w:r>
          </w:p>
        </w:tc>
      </w:tr>
    </w:tbl>
    <w:p w14:paraId="0AE1A437" w14:textId="77777777" w:rsidR="001E5488" w:rsidRPr="00B631B6" w:rsidRDefault="00DD08CB">
      <w:pPr>
        <w:pStyle w:val="Heading4"/>
      </w:pPr>
      <w:bookmarkStart w:id="2460" w:name="_tfgflj2hzchm" w:colFirst="0" w:colLast="0"/>
      <w:bookmarkStart w:id="2461" w:name="_uwukxh4gw891"/>
      <w:bookmarkEnd w:id="2460"/>
      <w:bookmarkEnd w:id="2461"/>
      <w:r w:rsidRPr="00B631B6">
        <w:t>Svar</w:t>
      </w:r>
    </w:p>
    <w:p w14:paraId="0D657D4B" w14:textId="77777777" w:rsidR="001E5488" w:rsidRPr="00B631B6" w:rsidRDefault="00DD08CB">
      <w:r w:rsidRPr="00B631B6">
        <w:t>Servicen returnerer et tomt element. Kan kaldet ikke gennemføres, returneres en fejl.</w:t>
      </w:r>
    </w:p>
    <w:p w14:paraId="09845947" w14:textId="4F09B800" w:rsidR="001E5488" w:rsidRPr="00B631B6" w:rsidRDefault="001D72CE">
      <w:pPr>
        <w:pStyle w:val="Heading2"/>
      </w:pPr>
      <w:bookmarkStart w:id="2462" w:name="_pad8ipqxqy80" w:colFirst="0" w:colLast="0"/>
      <w:bookmarkStart w:id="2463" w:name="_q5iyt6dzefi7"/>
      <w:bookmarkStart w:id="2464" w:name="_Toc231991149"/>
      <w:bookmarkEnd w:id="2462"/>
      <w:bookmarkEnd w:id="2463"/>
      <w:r>
        <w:t>8</w:t>
      </w:r>
      <w:r w:rsidR="00DD08CB" w:rsidRPr="00B631B6">
        <w:t>.9 - Hent nye bestillinger</w:t>
      </w:r>
      <w:bookmarkEnd w:id="2464"/>
    </w:p>
    <w:p w14:paraId="3561A0A8" w14:textId="77777777" w:rsidR="001E5488" w:rsidRPr="00B631B6" w:rsidRDefault="00DD08CB">
      <w:pPr>
        <w:pStyle w:val="Heading4"/>
      </w:pPr>
      <w:bookmarkStart w:id="2465" w:name="_5fs3s3ctemi4" w:colFirst="0" w:colLast="0"/>
      <w:bookmarkStart w:id="2466" w:name="_ude94onnknpa"/>
      <w:bookmarkEnd w:id="2465"/>
      <w:bookmarkEnd w:id="2466"/>
      <w:r w:rsidRPr="00B631B6">
        <w:t xml:space="preserve">Anvendelse </w:t>
      </w:r>
    </w:p>
    <w:p w14:paraId="7D5D18C8" w14:textId="0F01FDA9" w:rsidR="001E5488" w:rsidRPr="00B631B6" w:rsidRDefault="00DD08CB">
      <w:r w:rsidRPr="00B631B6">
        <w:t xml:space="preserve">Servicen anvendes til at apotekssystemer og </w:t>
      </w:r>
      <w:r w:rsidR="00A024B0">
        <w:t>§39 vet-forhandler</w:t>
      </w:r>
      <w:r w:rsidRPr="00B631B6">
        <w:t xml:space="preserve">nes systemer med jævne mellemrum kan hente nye bestillinger, samt de bestilte recepter. </w:t>
      </w:r>
    </w:p>
    <w:p w14:paraId="778CA2FE" w14:textId="6BB05EEA" w:rsidR="001E5488" w:rsidRPr="00B631B6" w:rsidRDefault="00DD08CB">
      <w:r w:rsidRPr="00B631B6">
        <w:t xml:space="preserve">I kaldet angives id på apotek eller </w:t>
      </w:r>
      <w:r w:rsidR="00A024B0">
        <w:t>§39 vet-forhandler</w:t>
      </w:r>
      <w:r w:rsidRPr="00B631B6">
        <w:t xml:space="preserve">. Der returneres et antal af de ældste bestilte recepter, bestilt til apoteket eller </w:t>
      </w:r>
      <w:r w:rsidR="00A024B0">
        <w:t>§39 vet-forhandler</w:t>
      </w:r>
      <w:r w:rsidRPr="00B631B6">
        <w:t xml:space="preserve">en, hvor der endnu ikke er kvitteret for bestilling via </w:t>
      </w:r>
      <w:hyperlink w:anchor="_ailuwx4ojvc2">
        <w:r>
          <w:rPr>
            <w:color w:val="1155CC"/>
            <w:u w:val="single"/>
          </w:rPr>
          <w:t>Kvitter for bestilling-servicen</w:t>
        </w:r>
      </w:hyperlink>
      <w:r w:rsidRPr="00B631B6">
        <w:t>.</w:t>
      </w:r>
    </w:p>
    <w:p w14:paraId="6955F1AB" w14:textId="4B62C69C" w:rsidR="001E5488" w:rsidRPr="00B631B6" w:rsidRDefault="00DD08CB">
      <w:r w:rsidRPr="00B631B6">
        <w:t>Servicen kan udføres automatisk</w:t>
      </w:r>
      <w:r w:rsidR="000F0426">
        <w:t xml:space="preserve"> </w:t>
      </w:r>
      <w:r w:rsidRPr="00B631B6">
        <w:t xml:space="preserve">og kan anvendes med funktionscertifikat. </w:t>
      </w:r>
    </w:p>
    <w:p w14:paraId="21250FA7" w14:textId="77777777" w:rsidR="001E5488" w:rsidRPr="00B631B6" w:rsidRDefault="00DD08CB">
      <w:pPr>
        <w:pStyle w:val="Heading4"/>
      </w:pPr>
      <w:bookmarkStart w:id="2467" w:name="_d6k3gpjwsbg0" w:colFirst="0" w:colLast="0"/>
      <w:bookmarkStart w:id="2468" w:name="_e75r085xvdg4"/>
      <w:bookmarkEnd w:id="2467"/>
      <w:bookmarkEnd w:id="2468"/>
      <w:r w:rsidRPr="00B631B6">
        <w:t>Forespørgsel</w:t>
      </w:r>
    </w:p>
    <w:p w14:paraId="25D64E0A" w14:textId="1E50E24F" w:rsidR="001E5488" w:rsidRPr="00B631B6" w:rsidRDefault="00DD08CB">
      <w:r w:rsidRPr="00B631B6">
        <w:t xml:space="preserve">Optionelt hvor mange recepter + bestillinger der højst ønskes returneret. </w:t>
      </w:r>
      <w:r w:rsidR="00153D5A">
        <w:t>Løsningen</w:t>
      </w:r>
      <w:r w:rsidR="000F0426">
        <w:t xml:space="preserve"> skal også have en </w:t>
      </w:r>
      <w:r w:rsidR="00CF3B2F">
        <w:t xml:space="preserve">konfigurerbar </w:t>
      </w:r>
      <w:r w:rsidR="000F0426">
        <w:t xml:space="preserve">max </w:t>
      </w:r>
      <w:r w:rsidRPr="00B631B6">
        <w:t>grænse for, hvor meget der højst kan returneres, og der vil aldrig blive returneret mere end hvad denne værdi angiver. Under normale driftsforhold returneres ældste data først. Hvis ikke alle recepter returneres, vil svaret indeholde elementet MoreAvailable.</w:t>
      </w:r>
    </w:p>
    <w:tbl>
      <w:tblPr>
        <w:tblStyle w:val="affa"/>
        <w:tblW w:w="96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2469" w:author="Birger Kidmose" w:date="2026-08-06T09:10:00Z" w16du:dateUtc="2026-08-06T07:10:00Z">
          <w:tblPr>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3080"/>
        <w:gridCol w:w="6535"/>
        <w:tblGridChange w:id="2470">
          <w:tblGrid>
            <w:gridCol w:w="3080"/>
            <w:gridCol w:w="6535"/>
          </w:tblGrid>
        </w:tblGridChange>
      </w:tblGrid>
      <w:tr w:rsidR="001E5488" w14:paraId="2CACE5ED" w14:textId="77777777" w:rsidTr="00622B85">
        <w:trPr>
          <w:trHeight w:val="420"/>
          <w:trPrChange w:id="2471" w:author="Birger Kidmose" w:date="2026-08-06T09:10:00Z" w16du:dateUtc="2026-08-06T07:10:00Z">
            <w:trPr>
              <w:trHeight w:val="420"/>
            </w:trPr>
          </w:trPrChange>
        </w:trPr>
        <w:tc>
          <w:tcPr>
            <w:tcW w:w="9615" w:type="dxa"/>
            <w:gridSpan w:val="2"/>
            <w:shd w:val="clear" w:color="auto" w:fill="BFBFBF" w:themeFill="background1" w:themeFillShade="BF"/>
            <w:tcMar>
              <w:top w:w="56" w:type="dxa"/>
              <w:left w:w="56" w:type="dxa"/>
              <w:bottom w:w="56" w:type="dxa"/>
              <w:right w:w="56" w:type="dxa"/>
            </w:tcMar>
            <w:tcPrChange w:id="2472" w:author="Birger Kidmose" w:date="2026-08-06T09:10:00Z" w16du:dateUtc="2026-08-06T07:10:00Z">
              <w:tcPr>
                <w:tcW w:w="9615" w:type="dxa"/>
                <w:gridSpan w:val="2"/>
                <w:shd w:val="clear" w:color="auto" w:fill="BFBFBF" w:themeFill="background1" w:themeFillShade="BF"/>
                <w:tcMar>
                  <w:top w:w="56" w:type="dxa"/>
                  <w:left w:w="56" w:type="dxa"/>
                  <w:bottom w:w="56" w:type="dxa"/>
                  <w:right w:w="56" w:type="dxa"/>
                </w:tcMar>
              </w:tcPr>
            </w:tcPrChange>
          </w:tcPr>
          <w:p w14:paraId="297C9D57" w14:textId="77777777" w:rsidR="001E5488" w:rsidRDefault="00DD08CB">
            <w:pPr>
              <w:widowControl w:val="0"/>
              <w:spacing w:after="0" w:line="240" w:lineRule="auto"/>
            </w:pPr>
            <w:r>
              <w:rPr>
                <w:b/>
                <w:bCs/>
              </w:rPr>
              <w:t xml:space="preserve">Hent nye bestillinger </w:t>
            </w:r>
            <w:r>
              <w:t>(GetNewOrdersRequest)</w:t>
            </w:r>
          </w:p>
        </w:tc>
      </w:tr>
      <w:tr w:rsidR="001E5488" w14:paraId="694DA855" w14:textId="77777777" w:rsidTr="00B631B6">
        <w:trPr>
          <w:trHeight w:val="333"/>
          <w:trPrChange w:id="2473" w:author="Birger Kidmose" w:date="2026-08-06T09:10:00Z" w16du:dateUtc="2026-08-06T07:10:00Z">
            <w:trPr>
              <w:trHeight w:val="333"/>
            </w:trPr>
          </w:trPrChange>
        </w:trPr>
        <w:tc>
          <w:tcPr>
            <w:tcW w:w="3080" w:type="dxa"/>
            <w:tcMar>
              <w:top w:w="56" w:type="dxa"/>
              <w:left w:w="56" w:type="dxa"/>
              <w:bottom w:w="56" w:type="dxa"/>
              <w:right w:w="56" w:type="dxa"/>
            </w:tcMar>
            <w:tcPrChange w:id="2474" w:author="Birger Kidmose" w:date="2026-08-06T09:10:00Z" w16du:dateUtc="2026-08-06T07:10:00Z">
              <w:tcPr>
                <w:tcW w:w="3080" w:type="dxa"/>
                <w:tcMar>
                  <w:top w:w="56" w:type="dxa"/>
                  <w:left w:w="56" w:type="dxa"/>
                  <w:bottom w:w="56" w:type="dxa"/>
                  <w:right w:w="56" w:type="dxa"/>
                </w:tcMar>
              </w:tcPr>
            </w:tcPrChange>
          </w:tcPr>
          <w:p w14:paraId="7FFD8E55" w14:textId="77777777" w:rsidR="001E5488" w:rsidRDefault="00DD08CB">
            <w:pPr>
              <w:widowControl w:val="0"/>
              <w:spacing w:after="0" w:line="240" w:lineRule="auto"/>
              <w:rPr>
                <w:b/>
                <w:bCs/>
              </w:rPr>
            </w:pPr>
            <w:r>
              <w:rPr>
                <w:b/>
                <w:bCs/>
              </w:rPr>
              <w:t>Element</w:t>
            </w:r>
          </w:p>
        </w:tc>
        <w:tc>
          <w:tcPr>
            <w:tcW w:w="6535" w:type="dxa"/>
            <w:tcMar>
              <w:top w:w="56" w:type="dxa"/>
              <w:left w:w="56" w:type="dxa"/>
              <w:bottom w:w="56" w:type="dxa"/>
              <w:right w:w="56" w:type="dxa"/>
            </w:tcMar>
            <w:tcPrChange w:id="2475" w:author="Birger Kidmose" w:date="2026-08-06T09:10:00Z" w16du:dateUtc="2026-08-06T07:10:00Z">
              <w:tcPr>
                <w:tcW w:w="6535" w:type="dxa"/>
                <w:tcMar>
                  <w:top w:w="56" w:type="dxa"/>
                  <w:left w:w="56" w:type="dxa"/>
                  <w:bottom w:w="56" w:type="dxa"/>
                  <w:right w:w="56" w:type="dxa"/>
                </w:tcMar>
              </w:tcPr>
            </w:tcPrChange>
          </w:tcPr>
          <w:p w14:paraId="3D4A5FE5" w14:textId="77777777" w:rsidR="001E5488" w:rsidRDefault="00DD08CB">
            <w:pPr>
              <w:widowControl w:val="0"/>
              <w:spacing w:after="0" w:line="240" w:lineRule="auto"/>
              <w:rPr>
                <w:b/>
                <w:bCs/>
              </w:rPr>
            </w:pPr>
            <w:r>
              <w:rPr>
                <w:b/>
                <w:bCs/>
              </w:rPr>
              <w:t>Beskrivelse</w:t>
            </w:r>
          </w:p>
        </w:tc>
      </w:tr>
      <w:tr w:rsidR="001E5488" w14:paraId="6A981258" w14:textId="77777777" w:rsidTr="00B631B6">
        <w:trPr>
          <w:trHeight w:val="333"/>
          <w:trPrChange w:id="2476" w:author="Birger Kidmose" w:date="2026-08-06T09:10:00Z" w16du:dateUtc="2026-08-06T07:10:00Z">
            <w:trPr>
              <w:trHeight w:val="333"/>
            </w:trPr>
          </w:trPrChange>
        </w:trPr>
        <w:tc>
          <w:tcPr>
            <w:tcW w:w="3080" w:type="dxa"/>
            <w:tcMar>
              <w:top w:w="56" w:type="dxa"/>
              <w:left w:w="56" w:type="dxa"/>
              <w:bottom w:w="56" w:type="dxa"/>
              <w:right w:w="56" w:type="dxa"/>
            </w:tcMar>
            <w:tcPrChange w:id="2477" w:author="Birger Kidmose" w:date="2026-08-06T09:10:00Z" w16du:dateUtc="2026-08-06T07:10:00Z">
              <w:tcPr>
                <w:tcW w:w="3080" w:type="dxa"/>
                <w:tcMar>
                  <w:top w:w="56" w:type="dxa"/>
                  <w:left w:w="56" w:type="dxa"/>
                  <w:bottom w:w="56" w:type="dxa"/>
                  <w:right w:w="56" w:type="dxa"/>
                </w:tcMar>
              </w:tcPr>
            </w:tcPrChange>
          </w:tcPr>
          <w:p w14:paraId="633FC468" w14:textId="77777777" w:rsidR="001E5488" w:rsidRDefault="00DD08CB">
            <w:pPr>
              <w:widowControl w:val="0"/>
              <w:spacing w:after="0" w:line="240" w:lineRule="auto"/>
            </w:pPr>
            <w:r>
              <w:t>Type (Type)</w:t>
            </w:r>
          </w:p>
        </w:tc>
        <w:tc>
          <w:tcPr>
            <w:tcW w:w="6535" w:type="dxa"/>
            <w:tcMar>
              <w:top w:w="56" w:type="dxa"/>
              <w:left w:w="56" w:type="dxa"/>
              <w:bottom w:w="56" w:type="dxa"/>
              <w:right w:w="56" w:type="dxa"/>
            </w:tcMar>
            <w:tcPrChange w:id="2478" w:author="Birger Kidmose" w:date="2026-08-06T09:10:00Z" w16du:dateUtc="2026-08-06T07:10:00Z">
              <w:tcPr>
                <w:tcW w:w="6535" w:type="dxa"/>
                <w:tcMar>
                  <w:top w:w="56" w:type="dxa"/>
                  <w:left w:w="56" w:type="dxa"/>
                  <w:bottom w:w="56" w:type="dxa"/>
                  <w:right w:w="56" w:type="dxa"/>
                </w:tcMar>
              </w:tcPr>
            </w:tcPrChange>
          </w:tcPr>
          <w:p w14:paraId="205EA978" w14:textId="21B9801C" w:rsidR="001E5488" w:rsidRPr="00B631B6" w:rsidRDefault="00A2256F">
            <w:pPr>
              <w:widowControl w:val="0"/>
              <w:spacing w:after="0" w:line="240" w:lineRule="auto"/>
            </w:pPr>
            <w:r w:rsidRPr="00A2256F">
              <w:t xml:space="preserve">Typen af organisationsid, f.eks. “Apoteksnummer”, “Apoteksfilialnummer”, “CVR-nummer”. </w:t>
            </w:r>
          </w:p>
        </w:tc>
      </w:tr>
      <w:tr w:rsidR="001E5488" w14:paraId="795C95E7" w14:textId="77777777" w:rsidTr="00B631B6">
        <w:trPr>
          <w:trHeight w:val="333"/>
          <w:trPrChange w:id="2479" w:author="Birger Kidmose" w:date="2026-08-06T09:10:00Z" w16du:dateUtc="2026-08-06T07:10:00Z">
            <w:trPr>
              <w:trHeight w:val="333"/>
            </w:trPr>
          </w:trPrChange>
        </w:trPr>
        <w:tc>
          <w:tcPr>
            <w:tcW w:w="3080" w:type="dxa"/>
            <w:tcMar>
              <w:top w:w="56" w:type="dxa"/>
              <w:left w:w="56" w:type="dxa"/>
              <w:bottom w:w="56" w:type="dxa"/>
              <w:right w:w="56" w:type="dxa"/>
            </w:tcMar>
            <w:tcPrChange w:id="2480" w:author="Birger Kidmose" w:date="2026-08-06T09:10:00Z" w16du:dateUtc="2026-08-06T07:10:00Z">
              <w:tcPr>
                <w:tcW w:w="3080" w:type="dxa"/>
                <w:tcMar>
                  <w:top w:w="56" w:type="dxa"/>
                  <w:left w:w="56" w:type="dxa"/>
                  <w:bottom w:w="56" w:type="dxa"/>
                  <w:right w:w="56" w:type="dxa"/>
                </w:tcMar>
              </w:tcPr>
            </w:tcPrChange>
          </w:tcPr>
          <w:p w14:paraId="6704AB2F" w14:textId="77777777" w:rsidR="001E5488" w:rsidRDefault="00DD08CB">
            <w:pPr>
              <w:widowControl w:val="0"/>
              <w:spacing w:after="0" w:line="240" w:lineRule="auto"/>
            </w:pPr>
            <w:r>
              <w:t>Identifier (Identifier)</w:t>
            </w:r>
          </w:p>
        </w:tc>
        <w:tc>
          <w:tcPr>
            <w:tcW w:w="6535" w:type="dxa"/>
            <w:tcMar>
              <w:top w:w="56" w:type="dxa"/>
              <w:left w:w="56" w:type="dxa"/>
              <w:bottom w:w="56" w:type="dxa"/>
              <w:right w:w="56" w:type="dxa"/>
            </w:tcMar>
            <w:tcPrChange w:id="2481" w:author="Birger Kidmose" w:date="2026-08-06T09:10:00Z" w16du:dateUtc="2026-08-06T07:10:00Z">
              <w:tcPr>
                <w:tcW w:w="6535" w:type="dxa"/>
                <w:tcMar>
                  <w:top w:w="56" w:type="dxa"/>
                  <w:left w:w="56" w:type="dxa"/>
                  <w:bottom w:w="56" w:type="dxa"/>
                  <w:right w:w="56" w:type="dxa"/>
                </w:tcMar>
              </w:tcPr>
            </w:tcPrChange>
          </w:tcPr>
          <w:p w14:paraId="39281586" w14:textId="77777777" w:rsidR="001E5488" w:rsidRPr="00B631B6" w:rsidRDefault="00DD08CB">
            <w:pPr>
              <w:widowControl w:val="0"/>
              <w:spacing w:after="0" w:line="240" w:lineRule="auto"/>
            </w:pPr>
            <w:r w:rsidRPr="00B631B6">
              <w:t xml:space="preserve">Afhængig af type en af: </w:t>
            </w:r>
            <w:r w:rsidRPr="00B631B6">
              <w:br/>
              <w:t>Apoteks- og filialnummer</w:t>
            </w:r>
          </w:p>
          <w:p w14:paraId="51CE7B4A" w14:textId="64746EC9" w:rsidR="001E5488" w:rsidRDefault="00A2256F">
            <w:pPr>
              <w:widowControl w:val="0"/>
              <w:spacing w:after="0" w:line="240" w:lineRule="auto"/>
            </w:pPr>
            <w:r>
              <w:t>CVR-nummer (</w:t>
            </w:r>
            <w:r w:rsidR="00DD08CB">
              <w:t>for vet-forhandler</w:t>
            </w:r>
            <w:r>
              <w:t>)</w:t>
            </w:r>
          </w:p>
        </w:tc>
      </w:tr>
      <w:tr w:rsidR="001E5488" w14:paraId="3335B799" w14:textId="77777777" w:rsidTr="00B631B6">
        <w:trPr>
          <w:trHeight w:val="333"/>
          <w:trPrChange w:id="2482" w:author="Birger Kidmose" w:date="2026-08-06T09:10:00Z" w16du:dateUtc="2026-08-06T07:10:00Z">
            <w:trPr>
              <w:trHeight w:val="333"/>
            </w:trPr>
          </w:trPrChange>
        </w:trPr>
        <w:tc>
          <w:tcPr>
            <w:tcW w:w="3080" w:type="dxa"/>
            <w:tcMar>
              <w:top w:w="56" w:type="dxa"/>
              <w:left w:w="56" w:type="dxa"/>
              <w:bottom w:w="56" w:type="dxa"/>
              <w:right w:w="56" w:type="dxa"/>
            </w:tcMar>
            <w:tcPrChange w:id="2483" w:author="Birger Kidmose" w:date="2026-08-06T09:10:00Z" w16du:dateUtc="2026-08-06T07:10:00Z">
              <w:tcPr>
                <w:tcW w:w="3080" w:type="dxa"/>
                <w:tcMar>
                  <w:top w:w="56" w:type="dxa"/>
                  <w:left w:w="56" w:type="dxa"/>
                  <w:bottom w:w="56" w:type="dxa"/>
                  <w:right w:w="56" w:type="dxa"/>
                </w:tcMar>
              </w:tcPr>
            </w:tcPrChange>
          </w:tcPr>
          <w:p w14:paraId="6FEFBED1" w14:textId="77777777" w:rsidR="001E5488" w:rsidRDefault="00DD08CB">
            <w:pPr>
              <w:widowControl w:val="0"/>
              <w:spacing w:after="0" w:line="240" w:lineRule="auto"/>
            </w:pPr>
            <w:r>
              <w:t>Max antal bestillinger</w:t>
            </w:r>
          </w:p>
        </w:tc>
        <w:tc>
          <w:tcPr>
            <w:tcW w:w="6535" w:type="dxa"/>
            <w:tcMar>
              <w:top w:w="56" w:type="dxa"/>
              <w:left w:w="56" w:type="dxa"/>
              <w:bottom w:w="56" w:type="dxa"/>
              <w:right w:w="56" w:type="dxa"/>
            </w:tcMar>
            <w:tcPrChange w:id="2484" w:author="Birger Kidmose" w:date="2026-08-06T09:10:00Z" w16du:dateUtc="2026-08-06T07:10:00Z">
              <w:tcPr>
                <w:tcW w:w="6535" w:type="dxa"/>
                <w:tcMar>
                  <w:top w:w="56" w:type="dxa"/>
                  <w:left w:w="56" w:type="dxa"/>
                  <w:bottom w:w="56" w:type="dxa"/>
                  <w:right w:w="56" w:type="dxa"/>
                </w:tcMar>
              </w:tcPr>
            </w:tcPrChange>
          </w:tcPr>
          <w:p w14:paraId="5B785A86" w14:textId="50313BBE" w:rsidR="001E5488" w:rsidRPr="00B631B6" w:rsidRDefault="00DD08CB">
            <w:pPr>
              <w:spacing w:after="0"/>
            </w:pPr>
            <w:r w:rsidRPr="00B631B6">
              <w:t xml:space="preserve">Optionel hvor mange recepter + bestillinger der højst ønskes returneret, der dog ikke kan overskride en begrænsning gældende for </w:t>
            </w:r>
            <w:r w:rsidR="00BE3A82">
              <w:t>Løsningen</w:t>
            </w:r>
            <w:r w:rsidRPr="00B631B6">
              <w:t xml:space="preserve"> generelt. </w:t>
            </w:r>
          </w:p>
        </w:tc>
      </w:tr>
    </w:tbl>
    <w:p w14:paraId="2ED13828" w14:textId="586E77DD" w:rsidR="001E5488" w:rsidRPr="00B631B6" w:rsidRDefault="00DD08CB">
      <w:pPr>
        <w:pStyle w:val="Heading4"/>
      </w:pPr>
      <w:bookmarkStart w:id="2485" w:name="_ux2gwxp5orti" w:colFirst="0" w:colLast="0"/>
      <w:bookmarkStart w:id="2486" w:name="_73tw29i5bo2x"/>
      <w:bookmarkEnd w:id="2485"/>
      <w:bookmarkEnd w:id="2486"/>
      <w:r w:rsidRPr="00B631B6">
        <w:t>Svar</w:t>
      </w:r>
    </w:p>
    <w:p w14:paraId="2B642CA0" w14:textId="0307E355" w:rsidR="001E5488" w:rsidRPr="00B631B6" w:rsidRDefault="00DD08CB">
      <w:r w:rsidRPr="00B631B6">
        <w:t xml:space="preserve">Der returneres nye recepter og bestillinger, på samme måde som et tilsvarende kald til </w:t>
      </w:r>
      <w:hyperlink w:anchor="_w2eqrsvxci8b">
        <w:r>
          <w:rPr>
            <w:color w:val="1155CC"/>
            <w:u w:val="single"/>
          </w:rPr>
          <w:t>Hent recept</w:t>
        </w:r>
      </w:hyperlink>
      <w:r w:rsidRPr="00B631B6">
        <w:t xml:space="preserve">, dog suppleret med et flag for flere data tilgængelig. </w:t>
      </w:r>
    </w:p>
    <w:tbl>
      <w:tblPr>
        <w:tblStyle w:val="affb"/>
        <w:tblW w:w="96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2487" w:author="Birger Kidmose" w:date="2026-08-06T09:10:00Z" w16du:dateUtc="2026-08-06T07:10:00Z">
          <w:tblPr>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435"/>
        <w:gridCol w:w="2614"/>
        <w:gridCol w:w="6566"/>
        <w:tblGridChange w:id="2488">
          <w:tblGrid>
            <w:gridCol w:w="435"/>
            <w:gridCol w:w="2614"/>
            <w:gridCol w:w="6566"/>
          </w:tblGrid>
        </w:tblGridChange>
      </w:tblGrid>
      <w:tr w:rsidR="001E5488" w14:paraId="4754FBEE" w14:textId="77777777" w:rsidTr="00622B85">
        <w:trPr>
          <w:trHeight w:val="420"/>
          <w:tblHeader/>
          <w:trPrChange w:id="2489" w:author="Birger Kidmose" w:date="2026-08-06T09:10:00Z" w16du:dateUtc="2026-08-06T07:10:00Z">
            <w:trPr>
              <w:trHeight w:val="420"/>
              <w:tblHeader/>
            </w:trPr>
          </w:trPrChange>
        </w:trPr>
        <w:tc>
          <w:tcPr>
            <w:tcW w:w="9615" w:type="dxa"/>
            <w:gridSpan w:val="3"/>
            <w:shd w:val="clear" w:color="auto" w:fill="BFBFBF" w:themeFill="background1" w:themeFillShade="BF"/>
            <w:tcMar>
              <w:top w:w="56" w:type="dxa"/>
              <w:left w:w="56" w:type="dxa"/>
              <w:bottom w:w="56" w:type="dxa"/>
              <w:right w:w="56" w:type="dxa"/>
            </w:tcMar>
            <w:tcPrChange w:id="2490" w:author="Birger Kidmose" w:date="2026-08-06T09:10:00Z" w16du:dateUtc="2026-08-06T07:10:00Z">
              <w:tcPr>
                <w:tcW w:w="9615" w:type="dxa"/>
                <w:gridSpan w:val="3"/>
                <w:shd w:val="clear" w:color="auto" w:fill="BFBFBF" w:themeFill="background1" w:themeFillShade="BF"/>
                <w:tcMar>
                  <w:top w:w="56" w:type="dxa"/>
                  <w:left w:w="56" w:type="dxa"/>
                  <w:bottom w:w="56" w:type="dxa"/>
                  <w:right w:w="56" w:type="dxa"/>
                </w:tcMar>
              </w:tcPr>
            </w:tcPrChange>
          </w:tcPr>
          <w:p w14:paraId="3D10C4A6" w14:textId="77777777" w:rsidR="001E5488" w:rsidRDefault="00DD08CB">
            <w:pPr>
              <w:widowControl w:val="0"/>
              <w:spacing w:after="0" w:line="240" w:lineRule="auto"/>
            </w:pPr>
            <w:r>
              <w:rPr>
                <w:b/>
                <w:bCs/>
              </w:rPr>
              <w:t xml:space="preserve">Hent nye bestillinger </w:t>
            </w:r>
            <w:r>
              <w:t>(GetNewOrdersResponse)</w:t>
            </w:r>
          </w:p>
        </w:tc>
      </w:tr>
      <w:tr w:rsidR="001E5488" w14:paraId="783B6FA1" w14:textId="77777777" w:rsidTr="00B631B6">
        <w:trPr>
          <w:trHeight w:val="333"/>
          <w:trPrChange w:id="2491" w:author="Birger Kidmose" w:date="2026-08-06T09:10:00Z" w16du:dateUtc="2026-08-06T07:10:00Z">
            <w:trPr>
              <w:trHeight w:val="333"/>
            </w:trPr>
          </w:trPrChange>
        </w:trPr>
        <w:tc>
          <w:tcPr>
            <w:tcW w:w="3049" w:type="dxa"/>
            <w:gridSpan w:val="2"/>
            <w:tcMar>
              <w:top w:w="56" w:type="dxa"/>
              <w:left w:w="56" w:type="dxa"/>
              <w:bottom w:w="56" w:type="dxa"/>
              <w:right w:w="56" w:type="dxa"/>
            </w:tcMar>
            <w:tcPrChange w:id="2492" w:author="Birger Kidmose" w:date="2026-08-06T09:10:00Z" w16du:dateUtc="2026-08-06T07:10:00Z">
              <w:tcPr>
                <w:tcW w:w="3049" w:type="dxa"/>
                <w:gridSpan w:val="2"/>
                <w:tcMar>
                  <w:top w:w="56" w:type="dxa"/>
                  <w:left w:w="56" w:type="dxa"/>
                  <w:bottom w:w="56" w:type="dxa"/>
                  <w:right w:w="56" w:type="dxa"/>
                </w:tcMar>
              </w:tcPr>
            </w:tcPrChange>
          </w:tcPr>
          <w:p w14:paraId="2251BB52" w14:textId="77777777" w:rsidR="001E5488" w:rsidRDefault="00DD08CB">
            <w:pPr>
              <w:widowControl w:val="0"/>
              <w:spacing w:after="0" w:line="240" w:lineRule="auto"/>
              <w:rPr>
                <w:b/>
                <w:bCs/>
              </w:rPr>
            </w:pPr>
            <w:r>
              <w:rPr>
                <w:b/>
                <w:bCs/>
              </w:rPr>
              <w:t>Element</w:t>
            </w:r>
          </w:p>
        </w:tc>
        <w:tc>
          <w:tcPr>
            <w:tcW w:w="6566" w:type="dxa"/>
            <w:tcMar>
              <w:top w:w="56" w:type="dxa"/>
              <w:left w:w="56" w:type="dxa"/>
              <w:bottom w:w="56" w:type="dxa"/>
              <w:right w:w="56" w:type="dxa"/>
            </w:tcMar>
            <w:tcPrChange w:id="2493" w:author="Birger Kidmose" w:date="2026-08-06T09:10:00Z" w16du:dateUtc="2026-08-06T07:10:00Z">
              <w:tcPr>
                <w:tcW w:w="6566" w:type="dxa"/>
                <w:tcMar>
                  <w:top w:w="56" w:type="dxa"/>
                  <w:left w:w="56" w:type="dxa"/>
                  <w:bottom w:w="56" w:type="dxa"/>
                  <w:right w:w="56" w:type="dxa"/>
                </w:tcMar>
              </w:tcPr>
            </w:tcPrChange>
          </w:tcPr>
          <w:p w14:paraId="348BF4CF" w14:textId="77777777" w:rsidR="001E5488" w:rsidRDefault="00DD08CB">
            <w:pPr>
              <w:widowControl w:val="0"/>
              <w:spacing w:after="0" w:line="240" w:lineRule="auto"/>
              <w:rPr>
                <w:b/>
                <w:bCs/>
              </w:rPr>
            </w:pPr>
            <w:r>
              <w:rPr>
                <w:b/>
                <w:bCs/>
              </w:rPr>
              <w:t>Beskrivelse</w:t>
            </w:r>
          </w:p>
        </w:tc>
      </w:tr>
      <w:tr w:rsidR="001E5488" w14:paraId="50C25626" w14:textId="77777777" w:rsidTr="00B631B6">
        <w:trPr>
          <w:trHeight w:val="333"/>
          <w:trPrChange w:id="2494" w:author="Birger Kidmose" w:date="2026-08-06T09:10:00Z" w16du:dateUtc="2026-08-06T07:10:00Z">
            <w:trPr>
              <w:trHeight w:val="333"/>
            </w:trPr>
          </w:trPrChange>
        </w:trPr>
        <w:tc>
          <w:tcPr>
            <w:tcW w:w="3049" w:type="dxa"/>
            <w:gridSpan w:val="2"/>
            <w:tcMar>
              <w:top w:w="56" w:type="dxa"/>
              <w:left w:w="56" w:type="dxa"/>
              <w:bottom w:w="56" w:type="dxa"/>
              <w:right w:w="56" w:type="dxa"/>
            </w:tcMar>
            <w:tcPrChange w:id="2495" w:author="Birger Kidmose" w:date="2026-08-06T09:10:00Z" w16du:dateUtc="2026-08-06T07:10:00Z">
              <w:tcPr>
                <w:tcW w:w="3049" w:type="dxa"/>
                <w:gridSpan w:val="2"/>
                <w:tcMar>
                  <w:top w:w="56" w:type="dxa"/>
                  <w:left w:w="56" w:type="dxa"/>
                  <w:bottom w:w="56" w:type="dxa"/>
                  <w:right w:w="56" w:type="dxa"/>
                </w:tcMar>
              </w:tcPr>
            </w:tcPrChange>
          </w:tcPr>
          <w:p w14:paraId="1B3669CD" w14:textId="77777777" w:rsidR="001E5488" w:rsidRDefault="00DD08CB">
            <w:pPr>
              <w:spacing w:after="0" w:line="240" w:lineRule="auto"/>
              <w:rPr>
                <w:color w:val="4A86E8"/>
                <w:rPrChange w:id="2496" w:author="Birger Kidmose" w:date="2026-08-06T09:10:00Z" w16du:dateUtc="2026-08-06T07:10:00Z">
                  <w:rPr/>
                </w:rPrChange>
              </w:rPr>
            </w:pPr>
            <w:r>
              <w:rPr>
                <w:color w:val="4A86E8"/>
              </w:rPr>
              <w:t>Recept (Prescription)</w:t>
            </w:r>
          </w:p>
        </w:tc>
        <w:tc>
          <w:tcPr>
            <w:tcW w:w="6566" w:type="dxa"/>
            <w:tcMar>
              <w:top w:w="56" w:type="dxa"/>
              <w:left w:w="56" w:type="dxa"/>
              <w:bottom w:w="56" w:type="dxa"/>
              <w:right w:w="56" w:type="dxa"/>
            </w:tcMar>
            <w:tcPrChange w:id="2497" w:author="Birger Kidmose" w:date="2026-08-06T09:10:00Z" w16du:dateUtc="2026-08-06T07:10:00Z">
              <w:tcPr>
                <w:tcW w:w="6566" w:type="dxa"/>
                <w:tcMar>
                  <w:top w:w="56" w:type="dxa"/>
                  <w:left w:w="56" w:type="dxa"/>
                  <w:bottom w:w="56" w:type="dxa"/>
                  <w:right w:w="56" w:type="dxa"/>
                </w:tcMar>
              </w:tcPr>
            </w:tcPrChange>
          </w:tcPr>
          <w:p w14:paraId="1185B01F" w14:textId="77777777" w:rsidR="001E5488" w:rsidRDefault="00DD08CB">
            <w:pPr>
              <w:widowControl w:val="0"/>
              <w:spacing w:after="0" w:line="240" w:lineRule="auto"/>
            </w:pPr>
            <w:r>
              <w:t>En eller flere recepter</w:t>
            </w:r>
          </w:p>
        </w:tc>
      </w:tr>
      <w:tr w:rsidR="001E5488" w14:paraId="0ACC530D" w14:textId="77777777" w:rsidTr="00B631B6">
        <w:trPr>
          <w:trHeight w:val="333"/>
          <w:trPrChange w:id="2498" w:author="Birger Kidmose" w:date="2026-08-06T09:10:00Z" w16du:dateUtc="2026-08-06T07:10:00Z">
            <w:trPr>
              <w:trHeight w:val="333"/>
            </w:trPr>
          </w:trPrChange>
        </w:trPr>
        <w:tc>
          <w:tcPr>
            <w:tcW w:w="435" w:type="dxa"/>
            <w:tcMar>
              <w:top w:w="56" w:type="dxa"/>
              <w:left w:w="56" w:type="dxa"/>
              <w:bottom w:w="56" w:type="dxa"/>
              <w:right w:w="56" w:type="dxa"/>
            </w:tcMar>
            <w:tcPrChange w:id="2499" w:author="Birger Kidmose" w:date="2026-08-06T09:10:00Z" w16du:dateUtc="2026-08-06T07:10:00Z">
              <w:tcPr>
                <w:tcW w:w="435" w:type="dxa"/>
                <w:tcMar>
                  <w:top w:w="56" w:type="dxa"/>
                  <w:left w:w="56" w:type="dxa"/>
                  <w:bottom w:w="56" w:type="dxa"/>
                  <w:right w:w="56" w:type="dxa"/>
                </w:tcMar>
              </w:tcPr>
            </w:tcPrChange>
          </w:tcPr>
          <w:p w14:paraId="4A6FD52F" w14:textId="77777777" w:rsidR="001E5488" w:rsidRDefault="001E5488">
            <w:pPr>
              <w:widowControl w:val="0"/>
              <w:spacing w:after="0" w:line="240" w:lineRule="auto"/>
            </w:pPr>
          </w:p>
        </w:tc>
        <w:tc>
          <w:tcPr>
            <w:tcW w:w="2614" w:type="dxa"/>
            <w:tcMar>
              <w:top w:w="56" w:type="dxa"/>
              <w:left w:w="56" w:type="dxa"/>
              <w:bottom w:w="56" w:type="dxa"/>
              <w:right w:w="56" w:type="dxa"/>
            </w:tcMar>
            <w:tcPrChange w:id="2500" w:author="Birger Kidmose" w:date="2026-08-06T09:10:00Z" w16du:dateUtc="2026-08-06T07:10:00Z">
              <w:tcPr>
                <w:tcW w:w="2614" w:type="dxa"/>
                <w:tcMar>
                  <w:top w:w="56" w:type="dxa"/>
                  <w:left w:w="56" w:type="dxa"/>
                  <w:bottom w:w="56" w:type="dxa"/>
                  <w:right w:w="56" w:type="dxa"/>
                </w:tcMar>
              </w:tcPr>
            </w:tcPrChange>
          </w:tcPr>
          <w:p w14:paraId="3F523CB3" w14:textId="4C896B2B" w:rsidR="001E5488" w:rsidRDefault="00DD08CB">
            <w:pPr>
              <w:widowControl w:val="0"/>
              <w:spacing w:after="0" w:line="240" w:lineRule="auto"/>
            </w:pPr>
            <w:r>
              <w:t xml:space="preserve">→ </w:t>
            </w:r>
            <w:r>
              <w:fldChar w:fldCharType="begin"/>
            </w:r>
            <w:r>
              <w:instrText>HYPERLINK \l "_jp27ofbf6s00" \h</w:instrText>
            </w:r>
            <w:r>
              <w:fldChar w:fldCharType="separate"/>
            </w:r>
            <w:r>
              <w:rPr>
                <w:color w:val="1155CC"/>
                <w:u w:val="single"/>
              </w:rPr>
              <w:t>Recept</w:t>
            </w:r>
            <w:r>
              <w:fldChar w:fldCharType="end"/>
            </w:r>
          </w:p>
        </w:tc>
        <w:tc>
          <w:tcPr>
            <w:tcW w:w="6566" w:type="dxa"/>
            <w:tcMar>
              <w:top w:w="56" w:type="dxa"/>
              <w:left w:w="56" w:type="dxa"/>
              <w:bottom w:w="56" w:type="dxa"/>
              <w:right w:w="56" w:type="dxa"/>
            </w:tcMar>
            <w:tcPrChange w:id="2501" w:author="Birger Kidmose" w:date="2026-08-06T09:10:00Z" w16du:dateUtc="2026-08-06T07:10:00Z">
              <w:tcPr>
                <w:tcW w:w="6566" w:type="dxa"/>
                <w:tcMar>
                  <w:top w:w="56" w:type="dxa"/>
                  <w:left w:w="56" w:type="dxa"/>
                  <w:bottom w:w="56" w:type="dxa"/>
                  <w:right w:w="56" w:type="dxa"/>
                </w:tcMar>
              </w:tcPr>
            </w:tcPrChange>
          </w:tcPr>
          <w:p w14:paraId="50EF6396" w14:textId="77777777" w:rsidR="001E5488" w:rsidRDefault="001E5488">
            <w:pPr>
              <w:widowControl w:val="0"/>
              <w:spacing w:after="0" w:line="240" w:lineRule="auto"/>
            </w:pPr>
          </w:p>
        </w:tc>
      </w:tr>
      <w:tr w:rsidR="001E5488" w14:paraId="0DC86126" w14:textId="77777777" w:rsidTr="00B631B6">
        <w:trPr>
          <w:trHeight w:val="333"/>
          <w:trPrChange w:id="2502" w:author="Birger Kidmose" w:date="2026-08-06T09:10:00Z" w16du:dateUtc="2026-08-06T07:10:00Z">
            <w:trPr>
              <w:trHeight w:val="333"/>
            </w:trPr>
          </w:trPrChange>
        </w:trPr>
        <w:tc>
          <w:tcPr>
            <w:tcW w:w="3049" w:type="dxa"/>
            <w:gridSpan w:val="2"/>
            <w:tcMar>
              <w:top w:w="56" w:type="dxa"/>
              <w:left w:w="56" w:type="dxa"/>
              <w:bottom w:w="56" w:type="dxa"/>
              <w:right w:w="56" w:type="dxa"/>
            </w:tcMar>
            <w:tcPrChange w:id="2503" w:author="Birger Kidmose" w:date="2026-08-06T09:10:00Z" w16du:dateUtc="2026-08-06T07:10:00Z">
              <w:tcPr>
                <w:tcW w:w="3049" w:type="dxa"/>
                <w:gridSpan w:val="2"/>
                <w:tcMar>
                  <w:top w:w="56" w:type="dxa"/>
                  <w:left w:w="56" w:type="dxa"/>
                  <w:bottom w:w="56" w:type="dxa"/>
                  <w:right w:w="56" w:type="dxa"/>
                </w:tcMar>
              </w:tcPr>
            </w:tcPrChange>
          </w:tcPr>
          <w:p w14:paraId="5B9AE03B" w14:textId="77777777" w:rsidR="001E5488" w:rsidRDefault="00DD08CB">
            <w:pPr>
              <w:spacing w:after="0"/>
            </w:pPr>
            <w:r>
              <w:t>Flere data tilgængelig (MoreAvailable)</w:t>
            </w:r>
          </w:p>
        </w:tc>
        <w:tc>
          <w:tcPr>
            <w:tcW w:w="6566" w:type="dxa"/>
            <w:tcMar>
              <w:top w:w="56" w:type="dxa"/>
              <w:left w:w="56" w:type="dxa"/>
              <w:bottom w:w="56" w:type="dxa"/>
              <w:right w:w="56" w:type="dxa"/>
            </w:tcMar>
            <w:tcPrChange w:id="2504" w:author="Birger Kidmose" w:date="2026-08-06T09:10:00Z" w16du:dateUtc="2026-08-06T07:10:00Z">
              <w:tcPr>
                <w:tcW w:w="6566" w:type="dxa"/>
                <w:tcMar>
                  <w:top w:w="56" w:type="dxa"/>
                  <w:left w:w="56" w:type="dxa"/>
                  <w:bottom w:w="56" w:type="dxa"/>
                  <w:right w:w="56" w:type="dxa"/>
                </w:tcMar>
              </w:tcPr>
            </w:tcPrChange>
          </w:tcPr>
          <w:p w14:paraId="5F990E59" w14:textId="65354BD3" w:rsidR="001E5488" w:rsidRDefault="00DD08CB">
            <w:pPr>
              <w:widowControl w:val="0"/>
              <w:spacing w:after="0" w:line="240" w:lineRule="auto"/>
            </w:pPr>
            <w:r>
              <w:t xml:space="preserve">Hvis </w:t>
            </w:r>
            <w:r w:rsidR="00153D5A">
              <w:t>Løsningen</w:t>
            </w:r>
            <w:r>
              <w:t xml:space="preserve"> indeholder flere bestilte recepter til apoteket eller vet-forhandleren, end der kan returneres i svaret, returneres også elementet MoreAvailable.</w:t>
            </w:r>
          </w:p>
        </w:tc>
      </w:tr>
    </w:tbl>
    <w:p w14:paraId="5B43A919" w14:textId="5A173BD2" w:rsidR="001E5488" w:rsidRDefault="001D72CE">
      <w:pPr>
        <w:pStyle w:val="Heading2"/>
      </w:pPr>
      <w:bookmarkStart w:id="2505" w:name="_ailuwx4ojvc2" w:colFirst="0" w:colLast="0"/>
      <w:bookmarkStart w:id="2506" w:name="_alu6iiahsu5t"/>
      <w:bookmarkStart w:id="2507" w:name="_Toc231991150"/>
      <w:bookmarkEnd w:id="2505"/>
      <w:bookmarkEnd w:id="2506"/>
      <w:r>
        <w:t>8</w:t>
      </w:r>
      <w:r w:rsidR="00DD08CB">
        <w:t>.10 - Kvitter for bestillinger</w:t>
      </w:r>
      <w:bookmarkEnd w:id="2507"/>
    </w:p>
    <w:p w14:paraId="4DBB0A0F" w14:textId="77777777" w:rsidR="001E5488" w:rsidRDefault="00DD08CB">
      <w:pPr>
        <w:pStyle w:val="Heading4"/>
      </w:pPr>
      <w:bookmarkStart w:id="2508" w:name="_r3fpsnai4xh3" w:colFirst="0" w:colLast="0"/>
      <w:bookmarkStart w:id="2509" w:name="_l6k5uesdk81y"/>
      <w:bookmarkEnd w:id="2508"/>
      <w:bookmarkEnd w:id="2509"/>
      <w:r>
        <w:t xml:space="preserve">Anvendelse </w:t>
      </w:r>
    </w:p>
    <w:p w14:paraId="1B7DC375" w14:textId="3BD84019" w:rsidR="001E5488" w:rsidRDefault="48547936">
      <w:r>
        <w:t xml:space="preserve">Servicen anvendes til at </w:t>
      </w:r>
      <w:commentRangeStart w:id="2510"/>
      <w:commentRangeStart w:id="2511"/>
      <w:commentRangeStart w:id="2512"/>
      <w:r>
        <w:t xml:space="preserve">apotekssystemer og </w:t>
      </w:r>
      <w:r w:rsidR="1A7D9899">
        <w:t>§39 vet-forhandler</w:t>
      </w:r>
      <w:r>
        <w:t xml:space="preserve">nes systemer </w:t>
      </w:r>
      <w:r w:rsidR="53261E88">
        <w:t xml:space="preserve">kan </w:t>
      </w:r>
      <w:r>
        <w:t xml:space="preserve">registrere, at bestillinger og de bestilte recepter er modtaget. Dermed returneres de ikke længere i </w:t>
      </w:r>
      <w:r w:rsidR="2FE1E1EF">
        <w:t>Hent nye bestillinger</w:t>
      </w:r>
      <w:r>
        <w:t>-servicen.</w:t>
      </w:r>
      <w:commentRangeEnd w:id="2510"/>
      <w:r w:rsidR="00DD08CB">
        <w:rPr>
          <w:rStyle w:val="CommentReference"/>
          <w:sz w:val="22"/>
          <w:szCs w:val="22"/>
        </w:rPr>
        <w:commentReference w:id="2510"/>
      </w:r>
      <w:commentRangeEnd w:id="2511"/>
      <w:r>
        <w:rPr>
          <w:rStyle w:val="CommentReference"/>
          <w:sz w:val="22"/>
          <w:szCs w:val="22"/>
        </w:rPr>
        <w:commentReference w:id="2511"/>
      </w:r>
      <w:commentRangeEnd w:id="2512"/>
      <w:r>
        <w:rPr>
          <w:rStyle w:val="CommentReference"/>
          <w:sz w:val="22"/>
          <w:szCs w:val="22"/>
        </w:rPr>
        <w:commentReference w:id="2512"/>
      </w:r>
      <w:r>
        <w:t xml:space="preserve"> </w:t>
      </w:r>
    </w:p>
    <w:p w14:paraId="42C02975" w14:textId="321220EA" w:rsidR="001E5488" w:rsidRPr="00876D32" w:rsidRDefault="00DD08CB">
      <w:r>
        <w:t xml:space="preserve">Kald til </w:t>
      </w:r>
      <w:hyperlink w:anchor="_pad8ipqxqy80">
        <w:r>
          <w:rPr>
            <w:color w:val="1155CC"/>
            <w:u w:val="single"/>
          </w:rPr>
          <w:t>Hent nye bestillinger</w:t>
        </w:r>
      </w:hyperlink>
      <w:r>
        <w:t xml:space="preserve"> efterfulgt af en kvittering, skal sikre at data ikke mistes, f.eks. hvis forbindelsen mellem apotekssystemet eller </w:t>
      </w:r>
      <w:r w:rsidR="00A024B0">
        <w:t>§39 vet-forhandler</w:t>
      </w:r>
      <w:r>
        <w:t xml:space="preserve">ens system og </w:t>
      </w:r>
      <w:r w:rsidR="002B22F6">
        <w:t>Løsningen</w:t>
      </w:r>
      <w:r>
        <w:t xml:space="preserve"> tabes efter at </w:t>
      </w:r>
      <w:r w:rsidR="002B22F6">
        <w:t>Løsningen</w:t>
      </w:r>
      <w:r>
        <w:t xml:space="preserve"> er kaldt, men før svaret er indlæst i apotekssystemet eller </w:t>
      </w:r>
      <w:r w:rsidR="00A024B0">
        <w:t>§39 vet-forhandler</w:t>
      </w:r>
      <w:r>
        <w:t xml:space="preserve">ens system. </w:t>
      </w:r>
      <w:r w:rsidRPr="00876D32">
        <w:t>Det betyder også, at gentagne kald til servicen ikke vil fejle.</w:t>
      </w:r>
    </w:p>
    <w:p w14:paraId="6103520E" w14:textId="77777777" w:rsidR="001E5488" w:rsidRDefault="00DD08CB">
      <w:r w:rsidRPr="00876D32">
        <w:t xml:space="preserve">Servicen kan udføres automatisk, når bestillinger og recepter er hentet og indlæst, og kan anvendes med funktionscertifikat. </w:t>
      </w:r>
    </w:p>
    <w:p w14:paraId="01A2070F" w14:textId="77777777" w:rsidR="00134362" w:rsidRPr="00134362" w:rsidRDefault="00134362" w:rsidP="00134362">
      <w:pPr>
        <w:rPr>
          <w:ins w:id="2513" w:author="Birger Kidmose" w:date="2026-08-06T09:10:00Z" w16du:dateUtc="2026-08-06T07:10:00Z"/>
          <w:lang w:val="da-DK"/>
        </w:rPr>
      </w:pPr>
      <w:commentRangeStart w:id="2514"/>
      <w:ins w:id="2515" w:author="Birger Kidmose" w:date="2026-08-06T09:10:00Z" w16du:dateUtc="2026-08-06T07:10:00Z">
        <w:r w:rsidRPr="00134362">
          <w:rPr>
            <w:lang w:val="da-DK"/>
          </w:rPr>
          <w:t>Kvittering af bestilling håndteres teknisk via en markering internt i DVR. Dvs. at en kvittering ikke medfører et statusskift, og en kvittering vil ikke være synlig for anvendersystemer via DVR’s services på anden måde end at bestillinger ikke returneres igen ved et nyt kald til ”Hent nye bestillinger”.</w:t>
        </w:r>
        <w:commentRangeEnd w:id="2514"/>
        <w:r w:rsidRPr="00134362">
          <w:rPr>
            <w:rStyle w:val="CommentReference"/>
            <w:sz w:val="22"/>
            <w:szCs w:val="22"/>
            <w:lang w:val="da-DK"/>
          </w:rPr>
          <w:commentReference w:id="2514"/>
        </w:r>
      </w:ins>
    </w:p>
    <w:p w14:paraId="576FDA25" w14:textId="77777777" w:rsidR="001E5488" w:rsidRPr="00876D32" w:rsidRDefault="00DD08CB">
      <w:pPr>
        <w:pStyle w:val="Heading4"/>
      </w:pPr>
      <w:bookmarkStart w:id="2516" w:name="_bvdkdasug2hq" w:colFirst="0" w:colLast="0"/>
      <w:bookmarkStart w:id="2517" w:name="_go6hfm29zjq2"/>
      <w:bookmarkEnd w:id="2516"/>
      <w:bookmarkEnd w:id="2517"/>
      <w:r w:rsidRPr="00876D32">
        <w:t>Forespørgsel</w:t>
      </w:r>
    </w:p>
    <w:p w14:paraId="7910AF54" w14:textId="4CD40FD1" w:rsidR="001E5488" w:rsidRPr="00876D32" w:rsidRDefault="00DD08CB">
      <w:r w:rsidRPr="00876D32">
        <w:t xml:space="preserve">I kaldet angives id på apotek eller </w:t>
      </w:r>
      <w:r w:rsidR="00A024B0">
        <w:t>§39 vet-forhandler</w:t>
      </w:r>
      <w:r w:rsidRPr="00876D32">
        <w:t xml:space="preserve">, samt et antal id’er på bestillinger og de tilhørende recepter. </w:t>
      </w:r>
    </w:p>
    <w:p w14:paraId="10232D51" w14:textId="77777777" w:rsidR="001E5488" w:rsidRPr="00876D32" w:rsidRDefault="48547936">
      <w:commentRangeStart w:id="2518"/>
      <w:commentRangeStart w:id="2519"/>
      <w:r>
        <w:t>Servicen ændrer ikke recepter eller bestillinger</w:t>
      </w:r>
      <w:commentRangeEnd w:id="2518"/>
      <w:r w:rsidR="00DD08CB">
        <w:rPr>
          <w:rStyle w:val="CommentReference"/>
          <w:sz w:val="22"/>
          <w:szCs w:val="22"/>
        </w:rPr>
        <w:commentReference w:id="2518"/>
      </w:r>
      <w:commentRangeEnd w:id="2519"/>
      <w:r>
        <w:rPr>
          <w:rStyle w:val="CommentReference"/>
          <w:sz w:val="22"/>
          <w:szCs w:val="22"/>
        </w:rPr>
        <w:commentReference w:id="2519"/>
      </w:r>
      <w:r>
        <w:t>, og der skal derfor ikke angives et “ændret af”-element (ModifiedBy).</w:t>
      </w:r>
    </w:p>
    <w:tbl>
      <w:tblPr>
        <w:tblStyle w:val="affc"/>
        <w:tblW w:w="96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2520" w:author="Birger Kidmose" w:date="2026-08-06T09:10:00Z" w16du:dateUtc="2026-08-06T07:10:00Z">
          <w:tblPr>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435"/>
        <w:gridCol w:w="2375"/>
        <w:gridCol w:w="6820"/>
        <w:tblGridChange w:id="2521">
          <w:tblGrid>
            <w:gridCol w:w="435"/>
            <w:gridCol w:w="2375"/>
            <w:gridCol w:w="6820"/>
          </w:tblGrid>
        </w:tblGridChange>
      </w:tblGrid>
      <w:tr w:rsidR="001E5488" w14:paraId="5CBBE0F7" w14:textId="77777777" w:rsidTr="00622B85">
        <w:trPr>
          <w:trHeight w:val="420"/>
          <w:trPrChange w:id="2522" w:author="Birger Kidmose" w:date="2026-08-06T09:10:00Z" w16du:dateUtc="2026-08-06T07:10:00Z">
            <w:trPr>
              <w:trHeight w:val="420"/>
            </w:trPr>
          </w:trPrChange>
        </w:trPr>
        <w:tc>
          <w:tcPr>
            <w:tcW w:w="9630" w:type="dxa"/>
            <w:gridSpan w:val="3"/>
            <w:shd w:val="clear" w:color="auto" w:fill="BFBFBF" w:themeFill="background1" w:themeFillShade="BF"/>
            <w:tcMar>
              <w:top w:w="56" w:type="dxa"/>
              <w:left w:w="56" w:type="dxa"/>
              <w:bottom w:w="56" w:type="dxa"/>
              <w:right w:w="56" w:type="dxa"/>
            </w:tcMar>
            <w:tcPrChange w:id="2523" w:author="Birger Kidmose" w:date="2026-08-06T09:10:00Z" w16du:dateUtc="2026-08-06T07:10:00Z">
              <w:tcPr>
                <w:tcW w:w="9630" w:type="dxa"/>
                <w:gridSpan w:val="3"/>
                <w:shd w:val="clear" w:color="auto" w:fill="BFBFBF" w:themeFill="background1" w:themeFillShade="BF"/>
                <w:tcMar>
                  <w:top w:w="56" w:type="dxa"/>
                  <w:left w:w="56" w:type="dxa"/>
                  <w:bottom w:w="56" w:type="dxa"/>
                  <w:right w:w="56" w:type="dxa"/>
                </w:tcMar>
              </w:tcPr>
            </w:tcPrChange>
          </w:tcPr>
          <w:p w14:paraId="308E4362" w14:textId="77777777" w:rsidR="001E5488" w:rsidRDefault="00DD08CB">
            <w:pPr>
              <w:widowControl w:val="0"/>
              <w:spacing w:after="0" w:line="240" w:lineRule="auto"/>
            </w:pPr>
            <w:r>
              <w:rPr>
                <w:b/>
                <w:bCs/>
              </w:rPr>
              <w:t xml:space="preserve">Kvitter for bestillinger </w:t>
            </w:r>
            <w:r>
              <w:t>(AcknowledgeOrdersRequest)</w:t>
            </w:r>
          </w:p>
        </w:tc>
      </w:tr>
      <w:tr w:rsidR="001E5488" w14:paraId="4D6A173A" w14:textId="77777777" w:rsidTr="00876D32">
        <w:trPr>
          <w:trHeight w:val="333"/>
          <w:trPrChange w:id="2524" w:author="Birger Kidmose" w:date="2026-08-06T09:10:00Z" w16du:dateUtc="2026-08-06T07:10:00Z">
            <w:trPr>
              <w:trHeight w:val="333"/>
            </w:trPr>
          </w:trPrChange>
        </w:trPr>
        <w:tc>
          <w:tcPr>
            <w:tcW w:w="2810" w:type="dxa"/>
            <w:gridSpan w:val="2"/>
            <w:tcMar>
              <w:top w:w="56" w:type="dxa"/>
              <w:left w:w="56" w:type="dxa"/>
              <w:bottom w:w="56" w:type="dxa"/>
              <w:right w:w="56" w:type="dxa"/>
            </w:tcMar>
            <w:tcPrChange w:id="2525" w:author="Birger Kidmose" w:date="2026-08-06T09:10:00Z" w16du:dateUtc="2026-08-06T07:10:00Z">
              <w:tcPr>
                <w:tcW w:w="2810" w:type="dxa"/>
                <w:gridSpan w:val="2"/>
                <w:tcMar>
                  <w:top w:w="56" w:type="dxa"/>
                  <w:left w:w="56" w:type="dxa"/>
                  <w:bottom w:w="56" w:type="dxa"/>
                  <w:right w:w="56" w:type="dxa"/>
                </w:tcMar>
              </w:tcPr>
            </w:tcPrChange>
          </w:tcPr>
          <w:p w14:paraId="2EB23FD2" w14:textId="77777777" w:rsidR="001E5488" w:rsidRDefault="00DD08CB">
            <w:pPr>
              <w:widowControl w:val="0"/>
              <w:spacing w:after="0" w:line="240" w:lineRule="auto"/>
              <w:rPr>
                <w:b/>
                <w:bCs/>
              </w:rPr>
            </w:pPr>
            <w:r>
              <w:rPr>
                <w:b/>
                <w:bCs/>
              </w:rPr>
              <w:t>Element</w:t>
            </w:r>
          </w:p>
        </w:tc>
        <w:tc>
          <w:tcPr>
            <w:tcW w:w="6820" w:type="dxa"/>
            <w:tcMar>
              <w:top w:w="56" w:type="dxa"/>
              <w:left w:w="56" w:type="dxa"/>
              <w:bottom w:w="56" w:type="dxa"/>
              <w:right w:w="56" w:type="dxa"/>
            </w:tcMar>
            <w:tcPrChange w:id="2526" w:author="Birger Kidmose" w:date="2026-08-06T09:10:00Z" w16du:dateUtc="2026-08-06T07:10:00Z">
              <w:tcPr>
                <w:tcW w:w="6820" w:type="dxa"/>
                <w:tcMar>
                  <w:top w:w="56" w:type="dxa"/>
                  <w:left w:w="56" w:type="dxa"/>
                  <w:bottom w:w="56" w:type="dxa"/>
                  <w:right w:w="56" w:type="dxa"/>
                </w:tcMar>
              </w:tcPr>
            </w:tcPrChange>
          </w:tcPr>
          <w:p w14:paraId="074717D6" w14:textId="77777777" w:rsidR="001E5488" w:rsidRDefault="00DD08CB">
            <w:pPr>
              <w:widowControl w:val="0"/>
              <w:spacing w:after="0" w:line="240" w:lineRule="auto"/>
              <w:rPr>
                <w:b/>
                <w:bCs/>
              </w:rPr>
            </w:pPr>
            <w:r>
              <w:rPr>
                <w:b/>
                <w:bCs/>
              </w:rPr>
              <w:t>Beskrivelse</w:t>
            </w:r>
          </w:p>
        </w:tc>
      </w:tr>
      <w:tr w:rsidR="001E5488" w14:paraId="64CE046F" w14:textId="77777777" w:rsidTr="00876D32">
        <w:trPr>
          <w:trHeight w:val="333"/>
          <w:trPrChange w:id="2527" w:author="Birger Kidmose" w:date="2026-08-06T09:10:00Z" w16du:dateUtc="2026-08-06T07:10:00Z">
            <w:trPr>
              <w:trHeight w:val="333"/>
            </w:trPr>
          </w:trPrChange>
        </w:trPr>
        <w:tc>
          <w:tcPr>
            <w:tcW w:w="2810" w:type="dxa"/>
            <w:gridSpan w:val="2"/>
            <w:tcMar>
              <w:top w:w="56" w:type="dxa"/>
              <w:left w:w="56" w:type="dxa"/>
              <w:bottom w:w="56" w:type="dxa"/>
              <w:right w:w="56" w:type="dxa"/>
            </w:tcMar>
            <w:tcPrChange w:id="2528" w:author="Birger Kidmose" w:date="2026-08-06T09:10:00Z" w16du:dateUtc="2026-08-06T07:10:00Z">
              <w:tcPr>
                <w:tcW w:w="2810" w:type="dxa"/>
                <w:gridSpan w:val="2"/>
                <w:tcMar>
                  <w:top w:w="56" w:type="dxa"/>
                  <w:left w:w="56" w:type="dxa"/>
                  <w:bottom w:w="56" w:type="dxa"/>
                  <w:right w:w="56" w:type="dxa"/>
                </w:tcMar>
              </w:tcPr>
            </w:tcPrChange>
          </w:tcPr>
          <w:p w14:paraId="7A09E588" w14:textId="77777777" w:rsidR="001E5488" w:rsidRDefault="00DD08CB">
            <w:pPr>
              <w:widowControl w:val="0"/>
              <w:spacing w:after="0" w:line="240" w:lineRule="auto"/>
            </w:pPr>
            <w:r>
              <w:t>Type (Type)</w:t>
            </w:r>
          </w:p>
        </w:tc>
        <w:tc>
          <w:tcPr>
            <w:tcW w:w="6820" w:type="dxa"/>
            <w:tcMar>
              <w:top w:w="56" w:type="dxa"/>
              <w:left w:w="56" w:type="dxa"/>
              <w:bottom w:w="56" w:type="dxa"/>
              <w:right w:w="56" w:type="dxa"/>
            </w:tcMar>
            <w:tcPrChange w:id="2529" w:author="Birger Kidmose" w:date="2026-08-06T09:10:00Z" w16du:dateUtc="2026-08-06T07:10:00Z">
              <w:tcPr>
                <w:tcW w:w="6820" w:type="dxa"/>
                <w:tcMar>
                  <w:top w:w="56" w:type="dxa"/>
                  <w:left w:w="56" w:type="dxa"/>
                  <w:bottom w:w="56" w:type="dxa"/>
                  <w:right w:w="56" w:type="dxa"/>
                </w:tcMar>
              </w:tcPr>
            </w:tcPrChange>
          </w:tcPr>
          <w:p w14:paraId="68B78DF6" w14:textId="5E0D2094" w:rsidR="00A2256F" w:rsidRPr="00876D32" w:rsidRDefault="00A2256F">
            <w:pPr>
              <w:widowControl w:val="0"/>
              <w:spacing w:after="0" w:line="240" w:lineRule="auto"/>
            </w:pPr>
            <w:r w:rsidRPr="00A2256F">
              <w:t xml:space="preserve">Typen af organisationsid, f.eks. “Apoteksnummer”, “Apoteksfilialnummer”, “CVR-nummer”. </w:t>
            </w:r>
          </w:p>
        </w:tc>
      </w:tr>
      <w:tr w:rsidR="001E5488" w14:paraId="5EDDE298" w14:textId="77777777" w:rsidTr="00876D32">
        <w:trPr>
          <w:trHeight w:val="333"/>
          <w:trPrChange w:id="2530" w:author="Birger Kidmose" w:date="2026-08-06T09:10:00Z" w16du:dateUtc="2026-08-06T07:10:00Z">
            <w:trPr>
              <w:trHeight w:val="333"/>
            </w:trPr>
          </w:trPrChange>
        </w:trPr>
        <w:tc>
          <w:tcPr>
            <w:tcW w:w="2810" w:type="dxa"/>
            <w:gridSpan w:val="2"/>
            <w:tcMar>
              <w:top w:w="56" w:type="dxa"/>
              <w:left w:w="56" w:type="dxa"/>
              <w:bottom w:w="56" w:type="dxa"/>
              <w:right w:w="56" w:type="dxa"/>
            </w:tcMar>
            <w:tcPrChange w:id="2531" w:author="Birger Kidmose" w:date="2026-08-06T09:10:00Z" w16du:dateUtc="2026-08-06T07:10:00Z">
              <w:tcPr>
                <w:tcW w:w="2810" w:type="dxa"/>
                <w:gridSpan w:val="2"/>
                <w:tcMar>
                  <w:top w:w="56" w:type="dxa"/>
                  <w:left w:w="56" w:type="dxa"/>
                  <w:bottom w:w="56" w:type="dxa"/>
                  <w:right w:w="56" w:type="dxa"/>
                </w:tcMar>
              </w:tcPr>
            </w:tcPrChange>
          </w:tcPr>
          <w:p w14:paraId="4E8D1002" w14:textId="77777777" w:rsidR="001E5488" w:rsidRDefault="00DD08CB">
            <w:pPr>
              <w:widowControl w:val="0"/>
              <w:spacing w:after="0" w:line="240" w:lineRule="auto"/>
            </w:pPr>
            <w:r>
              <w:t>Identifier (Identifier)</w:t>
            </w:r>
          </w:p>
        </w:tc>
        <w:tc>
          <w:tcPr>
            <w:tcW w:w="6820" w:type="dxa"/>
            <w:tcMar>
              <w:top w:w="56" w:type="dxa"/>
              <w:left w:w="56" w:type="dxa"/>
              <w:bottom w:w="56" w:type="dxa"/>
              <w:right w:w="56" w:type="dxa"/>
            </w:tcMar>
            <w:tcPrChange w:id="2532" w:author="Birger Kidmose" w:date="2026-08-06T09:10:00Z" w16du:dateUtc="2026-08-06T07:10:00Z">
              <w:tcPr>
                <w:tcW w:w="6820" w:type="dxa"/>
                <w:tcMar>
                  <w:top w:w="56" w:type="dxa"/>
                  <w:left w:w="56" w:type="dxa"/>
                  <w:bottom w:w="56" w:type="dxa"/>
                  <w:right w:w="56" w:type="dxa"/>
                </w:tcMar>
              </w:tcPr>
            </w:tcPrChange>
          </w:tcPr>
          <w:p w14:paraId="14ABF5F8" w14:textId="77777777" w:rsidR="001E5488" w:rsidRPr="00876D32" w:rsidRDefault="00DD08CB">
            <w:pPr>
              <w:widowControl w:val="0"/>
              <w:spacing w:after="0" w:line="240" w:lineRule="auto"/>
            </w:pPr>
            <w:r w:rsidRPr="00876D32">
              <w:t xml:space="preserve">Afhængig af type en af: </w:t>
            </w:r>
            <w:r w:rsidRPr="00876D32">
              <w:br/>
              <w:t>Apoteks- og filialnummer</w:t>
            </w:r>
          </w:p>
          <w:p w14:paraId="2407EB62" w14:textId="38A7B83D" w:rsidR="001E5488" w:rsidRDefault="00A2256F">
            <w:pPr>
              <w:widowControl w:val="0"/>
              <w:spacing w:after="0" w:line="240" w:lineRule="auto"/>
            </w:pPr>
            <w:r>
              <w:t>CVR-nummer (</w:t>
            </w:r>
            <w:r w:rsidR="00DD08CB">
              <w:t>for vet-forhandler</w:t>
            </w:r>
            <w:r>
              <w:t>)</w:t>
            </w:r>
          </w:p>
        </w:tc>
      </w:tr>
      <w:tr w:rsidR="001E5488" w14:paraId="6DFD9DFD" w14:textId="77777777" w:rsidTr="00876D32">
        <w:trPr>
          <w:trHeight w:val="333"/>
          <w:trPrChange w:id="2533" w:author="Birger Kidmose" w:date="2026-08-06T09:10:00Z" w16du:dateUtc="2026-08-06T07:10:00Z">
            <w:trPr>
              <w:trHeight w:val="333"/>
            </w:trPr>
          </w:trPrChange>
        </w:trPr>
        <w:tc>
          <w:tcPr>
            <w:tcW w:w="2810" w:type="dxa"/>
            <w:gridSpan w:val="2"/>
            <w:tcMar>
              <w:top w:w="56" w:type="dxa"/>
              <w:left w:w="56" w:type="dxa"/>
              <w:bottom w:w="56" w:type="dxa"/>
              <w:right w:w="56" w:type="dxa"/>
            </w:tcMar>
            <w:tcPrChange w:id="2534" w:author="Birger Kidmose" w:date="2026-08-06T09:10:00Z" w16du:dateUtc="2026-08-06T07:10:00Z">
              <w:tcPr>
                <w:tcW w:w="2810" w:type="dxa"/>
                <w:gridSpan w:val="2"/>
                <w:tcMar>
                  <w:top w:w="56" w:type="dxa"/>
                  <w:left w:w="56" w:type="dxa"/>
                  <w:bottom w:w="56" w:type="dxa"/>
                  <w:right w:w="56" w:type="dxa"/>
                </w:tcMar>
              </w:tcPr>
            </w:tcPrChange>
          </w:tcPr>
          <w:p w14:paraId="014AD2D0" w14:textId="77777777" w:rsidR="001E5488" w:rsidRDefault="00DD08CB">
            <w:pPr>
              <w:spacing w:after="0" w:line="240" w:lineRule="auto"/>
            </w:pPr>
            <w:r>
              <w:rPr>
                <w:color w:val="4A86E8"/>
              </w:rPr>
              <w:t>Bestilling (Order)</w:t>
            </w:r>
          </w:p>
        </w:tc>
        <w:tc>
          <w:tcPr>
            <w:tcW w:w="6820" w:type="dxa"/>
            <w:tcMar>
              <w:top w:w="56" w:type="dxa"/>
              <w:left w:w="56" w:type="dxa"/>
              <w:bottom w:w="56" w:type="dxa"/>
              <w:right w:w="56" w:type="dxa"/>
            </w:tcMar>
            <w:tcPrChange w:id="2535" w:author="Birger Kidmose" w:date="2026-08-06T09:10:00Z" w16du:dateUtc="2026-08-06T07:10:00Z">
              <w:tcPr>
                <w:tcW w:w="6820" w:type="dxa"/>
                <w:tcMar>
                  <w:top w:w="56" w:type="dxa"/>
                  <w:left w:w="56" w:type="dxa"/>
                  <w:bottom w:w="56" w:type="dxa"/>
                  <w:right w:w="56" w:type="dxa"/>
                </w:tcMar>
              </w:tcPr>
            </w:tcPrChange>
          </w:tcPr>
          <w:p w14:paraId="2E863720" w14:textId="24EE09EA" w:rsidR="001E5488" w:rsidRPr="00876D32" w:rsidRDefault="00DD08CB">
            <w:pPr>
              <w:widowControl w:val="0"/>
              <w:spacing w:after="0" w:line="240" w:lineRule="auto"/>
            </w:pPr>
            <w:r w:rsidRPr="00876D32">
              <w:t>En ell</w:t>
            </w:r>
            <w:r w:rsidR="00A2256F">
              <w:t>e</w:t>
            </w:r>
            <w:r w:rsidRPr="00876D32">
              <w:t>r flere bestillinger, der skal kvitteres for</w:t>
            </w:r>
          </w:p>
        </w:tc>
      </w:tr>
      <w:tr w:rsidR="001E5488" w14:paraId="6F4423A2" w14:textId="77777777" w:rsidTr="00876D32">
        <w:tc>
          <w:tcPr>
            <w:tcW w:w="435" w:type="dxa"/>
            <w:tcMar>
              <w:top w:w="56" w:type="dxa"/>
              <w:left w:w="56" w:type="dxa"/>
              <w:bottom w:w="56" w:type="dxa"/>
              <w:right w:w="56" w:type="dxa"/>
            </w:tcMar>
            <w:tcPrChange w:id="2536" w:author="Birger Kidmose" w:date="2026-08-06T09:10:00Z" w16du:dateUtc="2026-08-06T07:10:00Z">
              <w:tcPr>
                <w:tcW w:w="435" w:type="dxa"/>
                <w:tcMar>
                  <w:top w:w="56" w:type="dxa"/>
                  <w:left w:w="56" w:type="dxa"/>
                  <w:bottom w:w="56" w:type="dxa"/>
                  <w:right w:w="56" w:type="dxa"/>
                </w:tcMar>
              </w:tcPr>
            </w:tcPrChange>
          </w:tcPr>
          <w:p w14:paraId="35A2F6AC" w14:textId="77777777" w:rsidR="001E5488" w:rsidRPr="00876D32" w:rsidRDefault="001E5488">
            <w:pPr>
              <w:widowControl w:val="0"/>
              <w:spacing w:after="0" w:line="240" w:lineRule="auto"/>
            </w:pPr>
          </w:p>
        </w:tc>
        <w:tc>
          <w:tcPr>
            <w:tcW w:w="2375" w:type="dxa"/>
            <w:tcMar>
              <w:top w:w="56" w:type="dxa"/>
              <w:left w:w="56" w:type="dxa"/>
              <w:bottom w:w="56" w:type="dxa"/>
              <w:right w:w="56" w:type="dxa"/>
            </w:tcMar>
            <w:tcPrChange w:id="2537" w:author="Birger Kidmose" w:date="2026-08-06T09:10:00Z" w16du:dateUtc="2026-08-06T07:10:00Z">
              <w:tcPr>
                <w:tcW w:w="2375" w:type="dxa"/>
                <w:tcMar>
                  <w:top w:w="56" w:type="dxa"/>
                  <w:left w:w="56" w:type="dxa"/>
                  <w:bottom w:w="56" w:type="dxa"/>
                  <w:right w:w="56" w:type="dxa"/>
                </w:tcMar>
              </w:tcPr>
            </w:tcPrChange>
          </w:tcPr>
          <w:p w14:paraId="47DDFB2D" w14:textId="77777777" w:rsidR="001E5488" w:rsidRDefault="00DD08CB">
            <w:pPr>
              <w:widowControl w:val="0"/>
              <w:spacing w:after="0" w:line="240" w:lineRule="auto"/>
            </w:pPr>
            <w:r>
              <w:t>Receptid (PrescriptionIdentifier)</w:t>
            </w:r>
          </w:p>
        </w:tc>
        <w:tc>
          <w:tcPr>
            <w:tcW w:w="6820" w:type="dxa"/>
            <w:tcMar>
              <w:top w:w="56" w:type="dxa"/>
              <w:left w:w="56" w:type="dxa"/>
              <w:bottom w:w="56" w:type="dxa"/>
              <w:right w:w="56" w:type="dxa"/>
            </w:tcMar>
            <w:tcPrChange w:id="2538" w:author="Birger Kidmose" w:date="2026-08-06T09:10:00Z" w16du:dateUtc="2026-08-06T07:10:00Z">
              <w:tcPr>
                <w:tcW w:w="6820" w:type="dxa"/>
                <w:tcMar>
                  <w:top w:w="56" w:type="dxa"/>
                  <w:left w:w="56" w:type="dxa"/>
                  <w:bottom w:w="56" w:type="dxa"/>
                  <w:right w:w="56" w:type="dxa"/>
                </w:tcMar>
              </w:tcPr>
            </w:tcPrChange>
          </w:tcPr>
          <w:p w14:paraId="29F9CD42" w14:textId="77777777" w:rsidR="001E5488" w:rsidRPr="00876D32" w:rsidRDefault="00DD08CB">
            <w:pPr>
              <w:widowControl w:val="0"/>
              <w:spacing w:after="0" w:line="240" w:lineRule="auto"/>
            </w:pPr>
            <w:r w:rsidRPr="00876D32">
              <w:t>Id på recepten, modtaget sammen med bestillingen</w:t>
            </w:r>
          </w:p>
        </w:tc>
      </w:tr>
      <w:tr w:rsidR="001E5488" w14:paraId="7F689BA4" w14:textId="77777777" w:rsidTr="00876D32">
        <w:tc>
          <w:tcPr>
            <w:tcW w:w="435" w:type="dxa"/>
            <w:tcMar>
              <w:top w:w="56" w:type="dxa"/>
              <w:left w:w="56" w:type="dxa"/>
              <w:bottom w:w="56" w:type="dxa"/>
              <w:right w:w="56" w:type="dxa"/>
            </w:tcMar>
            <w:tcPrChange w:id="2539" w:author="Birger Kidmose" w:date="2026-08-06T09:10:00Z" w16du:dateUtc="2026-08-06T07:10:00Z">
              <w:tcPr>
                <w:tcW w:w="435" w:type="dxa"/>
                <w:tcMar>
                  <w:top w:w="56" w:type="dxa"/>
                  <w:left w:w="56" w:type="dxa"/>
                  <w:bottom w:w="56" w:type="dxa"/>
                  <w:right w:w="56" w:type="dxa"/>
                </w:tcMar>
              </w:tcPr>
            </w:tcPrChange>
          </w:tcPr>
          <w:p w14:paraId="2417E2B5" w14:textId="77777777" w:rsidR="001E5488" w:rsidRPr="00876D32" w:rsidRDefault="001E5488">
            <w:pPr>
              <w:widowControl w:val="0"/>
              <w:spacing w:after="0" w:line="240" w:lineRule="auto"/>
            </w:pPr>
          </w:p>
        </w:tc>
        <w:tc>
          <w:tcPr>
            <w:tcW w:w="2375" w:type="dxa"/>
            <w:tcMar>
              <w:top w:w="56" w:type="dxa"/>
              <w:left w:w="56" w:type="dxa"/>
              <w:bottom w:w="56" w:type="dxa"/>
              <w:right w:w="56" w:type="dxa"/>
            </w:tcMar>
            <w:tcPrChange w:id="2540" w:author="Birger Kidmose" w:date="2026-08-06T09:10:00Z" w16du:dateUtc="2026-08-06T07:10:00Z">
              <w:tcPr>
                <w:tcW w:w="2375" w:type="dxa"/>
                <w:tcMar>
                  <w:top w:w="56" w:type="dxa"/>
                  <w:left w:w="56" w:type="dxa"/>
                  <w:bottom w:w="56" w:type="dxa"/>
                  <w:right w:w="56" w:type="dxa"/>
                </w:tcMar>
              </w:tcPr>
            </w:tcPrChange>
          </w:tcPr>
          <w:p w14:paraId="4361001D" w14:textId="77777777" w:rsidR="001E5488" w:rsidRDefault="00DD08CB">
            <w:pPr>
              <w:widowControl w:val="0"/>
              <w:spacing w:after="0" w:line="240" w:lineRule="auto"/>
            </w:pPr>
            <w:r>
              <w:t>Bestillingsid (OrderIdentifier)</w:t>
            </w:r>
          </w:p>
        </w:tc>
        <w:tc>
          <w:tcPr>
            <w:tcW w:w="6820" w:type="dxa"/>
            <w:tcMar>
              <w:top w:w="56" w:type="dxa"/>
              <w:left w:w="56" w:type="dxa"/>
              <w:bottom w:w="56" w:type="dxa"/>
              <w:right w:w="56" w:type="dxa"/>
            </w:tcMar>
            <w:tcPrChange w:id="2541" w:author="Birger Kidmose" w:date="2026-08-06T09:10:00Z" w16du:dateUtc="2026-08-06T07:10:00Z">
              <w:tcPr>
                <w:tcW w:w="6820" w:type="dxa"/>
                <w:tcMar>
                  <w:top w:w="56" w:type="dxa"/>
                  <w:left w:w="56" w:type="dxa"/>
                  <w:bottom w:w="56" w:type="dxa"/>
                  <w:right w:w="56" w:type="dxa"/>
                </w:tcMar>
              </w:tcPr>
            </w:tcPrChange>
          </w:tcPr>
          <w:p w14:paraId="7B4E2183" w14:textId="77777777" w:rsidR="001E5488" w:rsidRDefault="00DD08CB">
            <w:pPr>
              <w:widowControl w:val="0"/>
              <w:spacing w:after="0" w:line="240" w:lineRule="auto"/>
            </w:pPr>
            <w:r>
              <w:t>Id på bestillingen</w:t>
            </w:r>
          </w:p>
        </w:tc>
      </w:tr>
    </w:tbl>
    <w:p w14:paraId="6B27E8EC" w14:textId="20F93E84" w:rsidR="001E5488" w:rsidRDefault="00DD08CB">
      <w:pPr>
        <w:pStyle w:val="Heading4"/>
      </w:pPr>
      <w:bookmarkStart w:id="2542" w:name="_k4b1spl0qqoe" w:colFirst="0" w:colLast="0"/>
      <w:bookmarkStart w:id="2543" w:name="_iy9kb2v7hu86"/>
      <w:bookmarkEnd w:id="2542"/>
      <w:bookmarkEnd w:id="2543"/>
      <w:r>
        <w:t>Svar</w:t>
      </w:r>
    </w:p>
    <w:p w14:paraId="751F99CC" w14:textId="77777777" w:rsidR="001E5488" w:rsidRPr="00876D32" w:rsidRDefault="00DD08CB">
      <w:pPr>
        <w:rPr>
          <w:color w:val="FF00FF"/>
        </w:rPr>
      </w:pPr>
      <w:r w:rsidRPr="00876D32">
        <w:t>Servicen returnerer et tomt element. Kan kaldet ikke gennemføres, returneres en fejl.</w:t>
      </w:r>
    </w:p>
    <w:p w14:paraId="585C0EE2" w14:textId="772974E3" w:rsidR="001E5488" w:rsidRPr="00876D32" w:rsidRDefault="001D72CE">
      <w:pPr>
        <w:pStyle w:val="Heading2"/>
      </w:pPr>
      <w:bookmarkStart w:id="2544" w:name="_68gl0mz4vwmm" w:colFirst="0" w:colLast="0"/>
      <w:bookmarkStart w:id="2545" w:name="_nel2cydeh1qj"/>
      <w:bookmarkStart w:id="2546" w:name="_Toc231991151"/>
      <w:bookmarkEnd w:id="2544"/>
      <w:bookmarkEnd w:id="2545"/>
      <w:r>
        <w:t>8</w:t>
      </w:r>
      <w:r w:rsidR="00DD08CB" w:rsidRPr="00876D32">
        <w:t>.11 - Opret udlevering</w:t>
      </w:r>
      <w:bookmarkEnd w:id="2546"/>
    </w:p>
    <w:p w14:paraId="5EB3E3F8" w14:textId="77777777" w:rsidR="001E5488" w:rsidRPr="00876D32" w:rsidRDefault="00DD08CB">
      <w:pPr>
        <w:pStyle w:val="Heading4"/>
      </w:pPr>
      <w:bookmarkStart w:id="2547" w:name="_qxqxaa70fpwt" w:colFirst="0" w:colLast="0"/>
      <w:bookmarkStart w:id="2548" w:name="_9f7900ualjrh"/>
      <w:bookmarkEnd w:id="2547"/>
      <w:bookmarkEnd w:id="2548"/>
      <w:r w:rsidRPr="00876D32">
        <w:t xml:space="preserve">Anvendelse </w:t>
      </w:r>
    </w:p>
    <w:p w14:paraId="363D8234" w14:textId="75A11856" w:rsidR="001E5488" w:rsidRPr="00876D32" w:rsidRDefault="00DD08CB">
      <w:r w:rsidRPr="00876D32">
        <w:t xml:space="preserve">Servicen </w:t>
      </w:r>
      <w:r w:rsidR="004F0CD0">
        <w:t xml:space="preserve">skal </w:t>
      </w:r>
      <w:r w:rsidRPr="00876D32">
        <w:t xml:space="preserve">anvendes af </w:t>
      </w:r>
      <w:r w:rsidR="00A024B0">
        <w:t>§39 vet-forhandler</w:t>
      </w:r>
      <w:r w:rsidRPr="00876D32">
        <w:t xml:space="preserve">nes systemer og apotekssystemer til at registrere at der er foretaget en udlevering. </w:t>
      </w:r>
    </w:p>
    <w:p w14:paraId="70B8C7F3" w14:textId="2A82B4A0" w:rsidR="001E5488" w:rsidRPr="00876D32" w:rsidRDefault="00DD08CB">
      <w:r w:rsidRPr="00876D32">
        <w:t xml:space="preserve">Hvis der substitueres, skal der registreres, hvilken pakning der udleveres. Såfremt det er </w:t>
      </w:r>
      <w:r w:rsidR="00CB4904" w:rsidRPr="00876D32">
        <w:t>nødvendigt</w:t>
      </w:r>
      <w:r w:rsidRPr="00876D32">
        <w:t xml:space="preserve"> at udlevere et lægemiddel og en pakning, som falder uden for regler for apotekets eller </w:t>
      </w:r>
      <w:r w:rsidR="00A024B0">
        <w:t>§39 vet-forhandler</w:t>
      </w:r>
      <w:r w:rsidRPr="00876D32">
        <w:t xml:space="preserve">ens mulighed for substitution, og hvor der i stedet udleveres andet efter aftale med dyrlægen, håndteres </w:t>
      </w:r>
      <w:r w:rsidR="004F0CD0">
        <w:t xml:space="preserve">dette </w:t>
      </w:r>
      <w:r w:rsidRPr="00876D32">
        <w:t xml:space="preserve">som beskrevet under </w:t>
      </w:r>
      <w:hyperlink w:anchor="_qzykavt9suej">
        <w:r>
          <w:rPr>
            <w:color w:val="1155CC"/>
            <w:u w:val="single"/>
          </w:rPr>
          <w:t>Opret recept</w:t>
        </w:r>
      </w:hyperlink>
      <w:r w:rsidRPr="00876D32">
        <w:t>.</w:t>
      </w:r>
    </w:p>
    <w:p w14:paraId="7BDBA4EB" w14:textId="315326A5" w:rsidR="001E5488" w:rsidRPr="00876D32" w:rsidRDefault="00DD08CB">
      <w:r w:rsidRPr="00876D32">
        <w:t xml:space="preserve">Når der er oprettet en udlevering </w:t>
      </w:r>
      <w:r w:rsidR="004F0CD0">
        <w:t xml:space="preserve">skal </w:t>
      </w:r>
      <w:r w:rsidRPr="00876D32">
        <w:t>bestillingen</w:t>
      </w:r>
      <w:r w:rsidR="004F0CD0" w:rsidRPr="004F0CD0">
        <w:t xml:space="preserve"> </w:t>
      </w:r>
      <w:r w:rsidR="004F0CD0" w:rsidRPr="00876D32">
        <w:t>afsluttes</w:t>
      </w:r>
      <w:r w:rsidRPr="00876D32">
        <w:t xml:space="preserve">, og bestillingen reserverer dermed ikke længere recepten til apoteket. </w:t>
      </w:r>
    </w:p>
    <w:p w14:paraId="3452BE16" w14:textId="77777777" w:rsidR="001E5488" w:rsidRPr="00876D32" w:rsidRDefault="00DD08CB">
      <w:r w:rsidRPr="00876D32">
        <w:t xml:space="preserve">Recepten kan forblive åben, eller kan afsluttes. </w:t>
      </w:r>
    </w:p>
    <w:p w14:paraId="65532F6D" w14:textId="00F2B2E5" w:rsidR="001E5488" w:rsidRPr="00876D32" w:rsidRDefault="00DD08CB">
      <w:r w:rsidRPr="00CB2F46">
        <w:t xml:space="preserve">Bemærk at dyrlæger har mulighed for at annullere recepter, også hvor de er under </w:t>
      </w:r>
      <w:r w:rsidR="00CB2F46" w:rsidRPr="00CB2F46">
        <w:t>udlevering</w:t>
      </w:r>
      <w:r w:rsidRPr="00CB2F46">
        <w:t xml:space="preserve">. I så fald </w:t>
      </w:r>
      <w:r w:rsidR="00CF3B2F" w:rsidRPr="00CB2F46">
        <w:t>skal</w:t>
      </w:r>
      <w:r w:rsidRPr="00CB2F46">
        <w:t xml:space="preserve"> kaldet til opret udlevering-servicen fejle.</w:t>
      </w:r>
      <w:r w:rsidRPr="00876D32">
        <w:t xml:space="preserve"> </w:t>
      </w:r>
    </w:p>
    <w:p w14:paraId="2D376919" w14:textId="3D318ACF" w:rsidR="00727CB9" w:rsidRPr="003337F6" w:rsidRDefault="002B22F6" w:rsidP="00727CB9">
      <w:bookmarkStart w:id="2549" w:name="_d28om3tthqmr" w:colFirst="0" w:colLast="0"/>
      <w:bookmarkStart w:id="2550" w:name="_2pjljwzouy2"/>
      <w:bookmarkEnd w:id="2549"/>
      <w:bookmarkEnd w:id="2550"/>
      <w:r>
        <w:rPr>
          <w:color w:val="000000"/>
        </w:rPr>
        <w:t>L</w:t>
      </w:r>
      <w:r w:rsidR="00727CB9" w:rsidRPr="003337F6">
        <w:rPr>
          <w:color w:val="000000"/>
        </w:rPr>
        <w:t>øsningen</w:t>
      </w:r>
      <w:r w:rsidR="00727CB9" w:rsidRPr="003337F6" w:rsidDel="00330B4C">
        <w:rPr>
          <w:color w:val="000000"/>
        </w:rPr>
        <w:t xml:space="preserve"> </w:t>
      </w:r>
      <w:r w:rsidR="00423D3E">
        <w:rPr>
          <w:color w:val="000000"/>
        </w:rPr>
        <w:t xml:space="preserve">skal </w:t>
      </w:r>
      <w:r w:rsidR="00727CB9" w:rsidRPr="003337F6">
        <w:t xml:space="preserve">give mulighed for </w:t>
      </w:r>
      <w:r w:rsidR="00423D3E">
        <w:t>at der kan foretages flere ud</w:t>
      </w:r>
      <w:r w:rsidR="00727CB9" w:rsidRPr="003337F6">
        <w:t xml:space="preserve">leveringer </w:t>
      </w:r>
      <w:r w:rsidR="00423D3E">
        <w:t>på en recept.</w:t>
      </w:r>
    </w:p>
    <w:p w14:paraId="434F55D8" w14:textId="77777777" w:rsidR="001E5488" w:rsidRPr="00876D32" w:rsidRDefault="00DD08CB">
      <w:pPr>
        <w:pStyle w:val="Heading4"/>
      </w:pPr>
      <w:r w:rsidRPr="00876D32">
        <w:t>Forespørgsel</w:t>
      </w:r>
    </w:p>
    <w:p w14:paraId="559D12DD" w14:textId="77777777" w:rsidR="001E5488" w:rsidRPr="00975D09" w:rsidRDefault="00DD08CB">
      <w:r w:rsidRPr="00876D32">
        <w:t xml:space="preserve">På samme måde som når der oprettes recept og bestilling, kan </w:t>
      </w:r>
      <w:r w:rsidRPr="00876D32">
        <w:rPr>
          <w:i/>
        </w:rPr>
        <w:t>Oprettet af</w:t>
      </w:r>
      <w:r w:rsidRPr="00876D32">
        <w:t xml:space="preserve"> angives yderst, dvs. uden for udleveringselementet. Angives disse </w:t>
      </w:r>
      <w:r w:rsidRPr="00975D09">
        <w:t xml:space="preserve">yderst udelades dette i de enkelte udleveringselementer i kaldet. </w:t>
      </w:r>
    </w:p>
    <w:p w14:paraId="05E9887F" w14:textId="2F8D7597" w:rsidR="001E5488" w:rsidRPr="00975D09" w:rsidRDefault="48547936">
      <w:r>
        <w:t xml:space="preserve">Der angives hvilket apotek eller </w:t>
      </w:r>
      <w:r w:rsidR="1A7D9899">
        <w:t>§39 vet-forhandler</w:t>
      </w:r>
      <w:r>
        <w:t xml:space="preserve">, der har foretaget udleveringen, herunder også CVR-P-nummer. </w:t>
      </w:r>
      <w:r w:rsidR="4E353FA9">
        <w:t>Hvis</w:t>
      </w:r>
      <w:r>
        <w:t xml:space="preserve"> der substitueres, angives der også, hvilken pakning der udleveres. Desuden angives, hvorvidt </w:t>
      </w:r>
      <w:del w:id="2551" w:author="Birger Kidmose" w:date="2026-08-06T09:10:00Z" w16du:dateUtc="2026-08-06T07:10:00Z">
        <w:r w:rsidR="00DD08CB" w:rsidRPr="00975D09">
          <w:delText>udleveringen</w:delText>
        </w:r>
      </w:del>
      <w:ins w:id="2552" w:author="Birger Kidmose" w:date="2026-08-06T09:10:00Z" w16du:dateUtc="2026-08-06T07:10:00Z">
        <w:r w:rsidR="00AF16FA">
          <w:t>recepten</w:t>
        </w:r>
      </w:ins>
      <w:r w:rsidR="00AF16FA">
        <w:t xml:space="preserve"> </w:t>
      </w:r>
      <w:r>
        <w:t xml:space="preserve">skal forblive åben, eller om apoteket eller </w:t>
      </w:r>
      <w:r w:rsidR="1A7D9899">
        <w:t>§39 vet-forhandler</w:t>
      </w:r>
      <w:r>
        <w:t xml:space="preserve">en har udleveret den fulde mængde, og at recepten dermed afsluttes. </w:t>
      </w:r>
    </w:p>
    <w:tbl>
      <w:tblPr>
        <w:tblStyle w:val="affd"/>
        <w:tblW w:w="96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2553" w:author="Birger Kidmose" w:date="2026-08-06T09:10:00Z" w16du:dateUtc="2026-08-06T07:10:00Z">
          <w:tblPr>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435"/>
        <w:gridCol w:w="2790"/>
        <w:gridCol w:w="6405"/>
        <w:tblGridChange w:id="2554">
          <w:tblGrid>
            <w:gridCol w:w="435"/>
            <w:gridCol w:w="2790"/>
            <w:gridCol w:w="6405"/>
          </w:tblGrid>
        </w:tblGridChange>
      </w:tblGrid>
      <w:tr w:rsidR="001E5488" w14:paraId="327E80B5" w14:textId="77777777" w:rsidTr="302F4859">
        <w:trPr>
          <w:trHeight w:val="420"/>
          <w:trPrChange w:id="2555" w:author="Birger Kidmose" w:date="2026-08-06T09:10:00Z" w16du:dateUtc="2026-08-06T07:10:00Z">
            <w:trPr>
              <w:trHeight w:val="420"/>
            </w:trPr>
          </w:trPrChange>
        </w:trPr>
        <w:tc>
          <w:tcPr>
            <w:tcW w:w="9630" w:type="dxa"/>
            <w:gridSpan w:val="3"/>
            <w:shd w:val="clear" w:color="auto" w:fill="BFBFBF" w:themeFill="background1" w:themeFillShade="BF"/>
            <w:tcMar>
              <w:top w:w="56" w:type="dxa"/>
              <w:left w:w="56" w:type="dxa"/>
              <w:bottom w:w="56" w:type="dxa"/>
              <w:right w:w="56" w:type="dxa"/>
            </w:tcMar>
            <w:tcPrChange w:id="2556" w:author="Birger Kidmose" w:date="2026-08-06T09:10:00Z" w16du:dateUtc="2026-08-06T07:10:00Z">
              <w:tcPr>
                <w:tcW w:w="9630" w:type="dxa"/>
                <w:gridSpan w:val="3"/>
                <w:shd w:val="clear" w:color="auto" w:fill="BFBFBF" w:themeFill="background1" w:themeFillShade="BF"/>
                <w:tcMar>
                  <w:top w:w="56" w:type="dxa"/>
                  <w:left w:w="56" w:type="dxa"/>
                  <w:bottom w:w="56" w:type="dxa"/>
                  <w:right w:w="56" w:type="dxa"/>
                </w:tcMar>
              </w:tcPr>
            </w:tcPrChange>
          </w:tcPr>
          <w:p w14:paraId="6B262C4D" w14:textId="77777777" w:rsidR="001E5488" w:rsidRDefault="00DD08CB">
            <w:pPr>
              <w:widowControl w:val="0"/>
              <w:spacing w:after="0" w:line="240" w:lineRule="auto"/>
            </w:pPr>
            <w:r>
              <w:rPr>
                <w:b/>
                <w:bCs/>
              </w:rPr>
              <w:t xml:space="preserve">Opret udlevering </w:t>
            </w:r>
            <w:r>
              <w:t>(HandoverRequest)</w:t>
            </w:r>
          </w:p>
        </w:tc>
      </w:tr>
      <w:tr w:rsidR="001E5488" w14:paraId="4A59F775" w14:textId="77777777" w:rsidTr="302F4859">
        <w:trPr>
          <w:trHeight w:val="333"/>
          <w:trPrChange w:id="2557" w:author="Birger Kidmose" w:date="2026-08-06T09:10:00Z" w16du:dateUtc="2026-08-06T07:10:00Z">
            <w:trPr>
              <w:trHeight w:val="333"/>
            </w:trPr>
          </w:trPrChange>
        </w:trPr>
        <w:tc>
          <w:tcPr>
            <w:tcW w:w="3225" w:type="dxa"/>
            <w:gridSpan w:val="2"/>
            <w:tcMar>
              <w:top w:w="56" w:type="dxa"/>
              <w:left w:w="56" w:type="dxa"/>
              <w:bottom w:w="56" w:type="dxa"/>
              <w:right w:w="56" w:type="dxa"/>
            </w:tcMar>
            <w:tcPrChange w:id="2558" w:author="Birger Kidmose" w:date="2026-08-06T09:10:00Z" w16du:dateUtc="2026-08-06T07:10:00Z">
              <w:tcPr>
                <w:tcW w:w="3225" w:type="dxa"/>
                <w:gridSpan w:val="2"/>
                <w:tcMar>
                  <w:top w:w="56" w:type="dxa"/>
                  <w:left w:w="56" w:type="dxa"/>
                  <w:bottom w:w="56" w:type="dxa"/>
                  <w:right w:w="56" w:type="dxa"/>
                </w:tcMar>
              </w:tcPr>
            </w:tcPrChange>
          </w:tcPr>
          <w:p w14:paraId="3A1C679C" w14:textId="77777777" w:rsidR="001E5488" w:rsidRDefault="00DD08CB">
            <w:pPr>
              <w:widowControl w:val="0"/>
              <w:spacing w:after="0" w:line="240" w:lineRule="auto"/>
              <w:rPr>
                <w:b/>
                <w:bCs/>
              </w:rPr>
            </w:pPr>
            <w:r>
              <w:rPr>
                <w:b/>
                <w:bCs/>
              </w:rPr>
              <w:t>Element</w:t>
            </w:r>
          </w:p>
        </w:tc>
        <w:tc>
          <w:tcPr>
            <w:tcW w:w="6405" w:type="dxa"/>
            <w:tcMar>
              <w:top w:w="56" w:type="dxa"/>
              <w:left w:w="56" w:type="dxa"/>
              <w:bottom w:w="56" w:type="dxa"/>
              <w:right w:w="56" w:type="dxa"/>
            </w:tcMar>
            <w:tcPrChange w:id="2559" w:author="Birger Kidmose" w:date="2026-08-06T09:10:00Z" w16du:dateUtc="2026-08-06T07:10:00Z">
              <w:tcPr>
                <w:tcW w:w="6405" w:type="dxa"/>
                <w:tcMar>
                  <w:top w:w="56" w:type="dxa"/>
                  <w:left w:w="56" w:type="dxa"/>
                  <w:bottom w:w="56" w:type="dxa"/>
                  <w:right w:w="56" w:type="dxa"/>
                </w:tcMar>
              </w:tcPr>
            </w:tcPrChange>
          </w:tcPr>
          <w:p w14:paraId="6EBFACED" w14:textId="77777777" w:rsidR="001E5488" w:rsidRDefault="00DD08CB">
            <w:pPr>
              <w:widowControl w:val="0"/>
              <w:spacing w:after="0" w:line="240" w:lineRule="auto"/>
              <w:rPr>
                <w:b/>
                <w:bCs/>
              </w:rPr>
            </w:pPr>
            <w:r>
              <w:rPr>
                <w:b/>
                <w:bCs/>
              </w:rPr>
              <w:t>Beskrivelse</w:t>
            </w:r>
          </w:p>
        </w:tc>
      </w:tr>
      <w:tr w:rsidR="001E5488" w14:paraId="5EBBD711" w14:textId="77777777" w:rsidTr="302F4859">
        <w:trPr>
          <w:trHeight w:val="333"/>
          <w:trPrChange w:id="2560" w:author="Birger Kidmose" w:date="2026-08-06T09:10:00Z" w16du:dateUtc="2026-08-06T07:10:00Z">
            <w:trPr>
              <w:trHeight w:val="333"/>
            </w:trPr>
          </w:trPrChange>
        </w:trPr>
        <w:tc>
          <w:tcPr>
            <w:tcW w:w="3225" w:type="dxa"/>
            <w:gridSpan w:val="2"/>
            <w:tcMar>
              <w:top w:w="56" w:type="dxa"/>
              <w:left w:w="56" w:type="dxa"/>
              <w:bottom w:w="56" w:type="dxa"/>
              <w:right w:w="56" w:type="dxa"/>
            </w:tcMar>
            <w:tcPrChange w:id="2561" w:author="Birger Kidmose" w:date="2026-08-06T09:10:00Z" w16du:dateUtc="2026-08-06T07:10:00Z">
              <w:tcPr>
                <w:tcW w:w="3225" w:type="dxa"/>
                <w:gridSpan w:val="2"/>
                <w:tcMar>
                  <w:top w:w="56" w:type="dxa"/>
                  <w:left w:w="56" w:type="dxa"/>
                  <w:bottom w:w="56" w:type="dxa"/>
                  <w:right w:w="56" w:type="dxa"/>
                </w:tcMar>
              </w:tcPr>
            </w:tcPrChange>
          </w:tcPr>
          <w:p w14:paraId="78772AFA" w14:textId="77777777" w:rsidR="001E5488" w:rsidRDefault="00DD08CB">
            <w:pPr>
              <w:widowControl w:val="0"/>
              <w:spacing w:after="0" w:line="240" w:lineRule="auto"/>
              <w:rPr>
                <w:color w:val="4A86E8"/>
              </w:rPr>
            </w:pPr>
            <w:r>
              <w:rPr>
                <w:color w:val="4A86E8"/>
              </w:rPr>
              <w:t>Oprettet af (CreatedBy)</w:t>
            </w:r>
          </w:p>
        </w:tc>
        <w:tc>
          <w:tcPr>
            <w:tcW w:w="6405" w:type="dxa"/>
            <w:tcMar>
              <w:top w:w="56" w:type="dxa"/>
              <w:left w:w="56" w:type="dxa"/>
              <w:bottom w:w="56" w:type="dxa"/>
              <w:right w:w="56" w:type="dxa"/>
            </w:tcMar>
            <w:tcPrChange w:id="2562" w:author="Birger Kidmose" w:date="2026-08-06T09:10:00Z" w16du:dateUtc="2026-08-06T07:10:00Z">
              <w:tcPr>
                <w:tcW w:w="6405" w:type="dxa"/>
                <w:tcMar>
                  <w:top w:w="56" w:type="dxa"/>
                  <w:left w:w="56" w:type="dxa"/>
                  <w:bottom w:w="56" w:type="dxa"/>
                  <w:right w:w="56" w:type="dxa"/>
                </w:tcMar>
              </w:tcPr>
            </w:tcPrChange>
          </w:tcPr>
          <w:p w14:paraId="0EB8B31B" w14:textId="77777777" w:rsidR="001E5488" w:rsidRPr="00975D09" w:rsidRDefault="00DD08CB">
            <w:pPr>
              <w:widowControl w:val="0"/>
              <w:spacing w:after="0" w:line="240" w:lineRule="auto"/>
            </w:pPr>
            <w:r w:rsidRPr="00975D09">
              <w:t>Optionel, er denne udeladt skal oprettet af angives i alle udleveringselementer</w:t>
            </w:r>
          </w:p>
        </w:tc>
      </w:tr>
      <w:tr w:rsidR="001E5488" w14:paraId="16C501F4" w14:textId="77777777" w:rsidTr="302F4859">
        <w:trPr>
          <w:trHeight w:val="333"/>
          <w:trPrChange w:id="2563" w:author="Birger Kidmose" w:date="2026-08-06T09:10:00Z" w16du:dateUtc="2026-08-06T07:10:00Z">
            <w:trPr>
              <w:trHeight w:val="333"/>
            </w:trPr>
          </w:trPrChange>
        </w:trPr>
        <w:tc>
          <w:tcPr>
            <w:tcW w:w="435" w:type="dxa"/>
            <w:tcMar>
              <w:top w:w="56" w:type="dxa"/>
              <w:left w:w="56" w:type="dxa"/>
              <w:bottom w:w="56" w:type="dxa"/>
              <w:right w:w="56" w:type="dxa"/>
            </w:tcMar>
            <w:tcPrChange w:id="2564" w:author="Birger Kidmose" w:date="2026-08-06T09:10:00Z" w16du:dateUtc="2026-08-06T07:10:00Z">
              <w:tcPr>
                <w:tcW w:w="435" w:type="dxa"/>
                <w:tcMar>
                  <w:top w:w="56" w:type="dxa"/>
                  <w:left w:w="56" w:type="dxa"/>
                  <w:bottom w:w="56" w:type="dxa"/>
                  <w:right w:w="56" w:type="dxa"/>
                </w:tcMar>
              </w:tcPr>
            </w:tcPrChange>
          </w:tcPr>
          <w:p w14:paraId="67369338" w14:textId="77777777" w:rsidR="001E5488" w:rsidRPr="00975D09" w:rsidRDefault="001E5488">
            <w:pPr>
              <w:widowControl w:val="0"/>
              <w:spacing w:after="0" w:line="240" w:lineRule="auto"/>
            </w:pPr>
          </w:p>
        </w:tc>
        <w:tc>
          <w:tcPr>
            <w:tcW w:w="2790" w:type="dxa"/>
            <w:tcMar>
              <w:top w:w="56" w:type="dxa"/>
              <w:left w:w="56" w:type="dxa"/>
              <w:bottom w:w="56" w:type="dxa"/>
              <w:right w:w="56" w:type="dxa"/>
            </w:tcMar>
            <w:tcPrChange w:id="2565" w:author="Birger Kidmose" w:date="2026-08-06T09:10:00Z" w16du:dateUtc="2026-08-06T07:10:00Z">
              <w:tcPr>
                <w:tcW w:w="2790" w:type="dxa"/>
                <w:tcMar>
                  <w:top w:w="56" w:type="dxa"/>
                  <w:left w:w="56" w:type="dxa"/>
                  <w:bottom w:w="56" w:type="dxa"/>
                  <w:right w:w="56" w:type="dxa"/>
                </w:tcMar>
              </w:tcPr>
            </w:tcPrChange>
          </w:tcPr>
          <w:p w14:paraId="33BAC8B3" w14:textId="190EDFED" w:rsidR="001E5488" w:rsidRDefault="00DD08CB">
            <w:pPr>
              <w:widowControl w:val="0"/>
              <w:spacing w:after="0" w:line="240" w:lineRule="auto"/>
            </w:pPr>
            <w:r>
              <w:t xml:space="preserve">→ </w:t>
            </w:r>
            <w:r>
              <w:fldChar w:fldCharType="begin"/>
            </w:r>
            <w:r>
              <w:instrText>HYPERLINK \l "_76m1bjv1qnqz" \h</w:instrText>
            </w:r>
            <w:r>
              <w:fldChar w:fldCharType="separate"/>
            </w:r>
            <w:r>
              <w:rPr>
                <w:color w:val="1155CC"/>
                <w:u w:val="single"/>
              </w:rPr>
              <w:t>Aktør</w:t>
            </w:r>
            <w:r>
              <w:fldChar w:fldCharType="end"/>
            </w:r>
          </w:p>
        </w:tc>
        <w:tc>
          <w:tcPr>
            <w:tcW w:w="6405" w:type="dxa"/>
            <w:tcMar>
              <w:top w:w="56" w:type="dxa"/>
              <w:left w:w="56" w:type="dxa"/>
              <w:bottom w:w="56" w:type="dxa"/>
              <w:right w:w="56" w:type="dxa"/>
            </w:tcMar>
            <w:tcPrChange w:id="2566" w:author="Birger Kidmose" w:date="2026-08-06T09:10:00Z" w16du:dateUtc="2026-08-06T07:10:00Z">
              <w:tcPr>
                <w:tcW w:w="6405" w:type="dxa"/>
                <w:tcMar>
                  <w:top w:w="56" w:type="dxa"/>
                  <w:left w:w="56" w:type="dxa"/>
                  <w:bottom w:w="56" w:type="dxa"/>
                  <w:right w:w="56" w:type="dxa"/>
                </w:tcMar>
              </w:tcPr>
            </w:tcPrChange>
          </w:tcPr>
          <w:p w14:paraId="1FB25073" w14:textId="77777777" w:rsidR="001E5488" w:rsidRPr="00975D09" w:rsidRDefault="00DD08CB">
            <w:pPr>
              <w:widowControl w:val="0"/>
              <w:spacing w:after="0" w:line="240" w:lineRule="auto"/>
            </w:pPr>
            <w:r w:rsidRPr="00975D09">
              <w:t>Aktøren som opretter udleveringen, obligatorisk</w:t>
            </w:r>
          </w:p>
        </w:tc>
      </w:tr>
      <w:tr w:rsidR="001E5488" w14:paraId="091A230D" w14:textId="77777777" w:rsidTr="302F4859">
        <w:trPr>
          <w:trHeight w:val="333"/>
          <w:trPrChange w:id="2567" w:author="Birger Kidmose" w:date="2026-08-06T09:10:00Z" w16du:dateUtc="2026-08-06T07:10:00Z">
            <w:trPr>
              <w:trHeight w:val="333"/>
            </w:trPr>
          </w:trPrChange>
        </w:trPr>
        <w:tc>
          <w:tcPr>
            <w:tcW w:w="435" w:type="dxa"/>
            <w:tcMar>
              <w:top w:w="56" w:type="dxa"/>
              <w:left w:w="56" w:type="dxa"/>
              <w:bottom w:w="56" w:type="dxa"/>
              <w:right w:w="56" w:type="dxa"/>
            </w:tcMar>
            <w:tcPrChange w:id="2568" w:author="Birger Kidmose" w:date="2026-08-06T09:10:00Z" w16du:dateUtc="2026-08-06T07:10:00Z">
              <w:tcPr>
                <w:tcW w:w="435" w:type="dxa"/>
                <w:tcMar>
                  <w:top w:w="56" w:type="dxa"/>
                  <w:left w:w="56" w:type="dxa"/>
                  <w:bottom w:w="56" w:type="dxa"/>
                  <w:right w:w="56" w:type="dxa"/>
                </w:tcMar>
              </w:tcPr>
            </w:tcPrChange>
          </w:tcPr>
          <w:p w14:paraId="1EE8ADA2" w14:textId="77777777" w:rsidR="001E5488" w:rsidRPr="00975D09" w:rsidRDefault="001E5488">
            <w:pPr>
              <w:widowControl w:val="0"/>
              <w:spacing w:after="0" w:line="240" w:lineRule="auto"/>
            </w:pPr>
          </w:p>
        </w:tc>
        <w:tc>
          <w:tcPr>
            <w:tcW w:w="2790" w:type="dxa"/>
            <w:tcMar>
              <w:top w:w="56" w:type="dxa"/>
              <w:left w:w="56" w:type="dxa"/>
              <w:bottom w:w="56" w:type="dxa"/>
              <w:right w:w="56" w:type="dxa"/>
            </w:tcMar>
            <w:tcPrChange w:id="2569" w:author="Birger Kidmose" w:date="2026-08-06T09:10:00Z" w16du:dateUtc="2026-08-06T07:10:00Z">
              <w:tcPr>
                <w:tcW w:w="2790" w:type="dxa"/>
                <w:tcMar>
                  <w:top w:w="56" w:type="dxa"/>
                  <w:left w:w="56" w:type="dxa"/>
                  <w:bottom w:w="56" w:type="dxa"/>
                  <w:right w:w="56" w:type="dxa"/>
                </w:tcMar>
              </w:tcPr>
            </w:tcPrChange>
          </w:tcPr>
          <w:p w14:paraId="5F59D7F9" w14:textId="2B7472D6" w:rsidR="001E5488" w:rsidRDefault="00DD08CB">
            <w:pPr>
              <w:widowControl w:val="0"/>
              <w:spacing w:after="0" w:line="240" w:lineRule="auto"/>
            </w:pPr>
            <w:r>
              <w:t xml:space="preserve">→ </w:t>
            </w:r>
            <w:r>
              <w:fldChar w:fldCharType="begin"/>
            </w:r>
            <w:r>
              <w:instrText>HYPERLINK \l "_jvykbbuxljsm" \h</w:instrText>
            </w:r>
            <w:r>
              <w:fldChar w:fldCharType="separate"/>
            </w:r>
            <w:r>
              <w:rPr>
                <w:color w:val="1155CC"/>
                <w:u w:val="single"/>
              </w:rPr>
              <w:t>Organisation</w:t>
            </w:r>
            <w:r>
              <w:fldChar w:fldCharType="end"/>
            </w:r>
          </w:p>
        </w:tc>
        <w:tc>
          <w:tcPr>
            <w:tcW w:w="6405" w:type="dxa"/>
            <w:tcMar>
              <w:top w:w="56" w:type="dxa"/>
              <w:left w:w="56" w:type="dxa"/>
              <w:bottom w:w="56" w:type="dxa"/>
              <w:right w:w="56" w:type="dxa"/>
            </w:tcMar>
            <w:tcPrChange w:id="2570" w:author="Birger Kidmose" w:date="2026-08-06T09:10:00Z" w16du:dateUtc="2026-08-06T07:10:00Z">
              <w:tcPr>
                <w:tcW w:w="6405" w:type="dxa"/>
                <w:tcMar>
                  <w:top w:w="56" w:type="dxa"/>
                  <w:left w:w="56" w:type="dxa"/>
                  <w:bottom w:w="56" w:type="dxa"/>
                  <w:right w:w="56" w:type="dxa"/>
                </w:tcMar>
              </w:tcPr>
            </w:tcPrChange>
          </w:tcPr>
          <w:p w14:paraId="14BF472C" w14:textId="2191AB61" w:rsidR="001E5488" w:rsidRPr="00975D09" w:rsidRDefault="00DD08CB">
            <w:pPr>
              <w:widowControl w:val="0"/>
              <w:spacing w:after="0" w:line="240" w:lineRule="auto"/>
            </w:pPr>
            <w:r w:rsidRPr="00975D09">
              <w:t>Apoteket eller vet-forhandleren som opretter udleveringen, obligatorisk</w:t>
            </w:r>
          </w:p>
        </w:tc>
      </w:tr>
      <w:tr w:rsidR="001E5488" w14:paraId="1A927DF9" w14:textId="77777777" w:rsidTr="302F4859">
        <w:trPr>
          <w:trHeight w:val="333"/>
          <w:trPrChange w:id="2571" w:author="Birger Kidmose" w:date="2026-08-06T09:10:00Z" w16du:dateUtc="2026-08-06T07:10:00Z">
            <w:trPr>
              <w:trHeight w:val="333"/>
            </w:trPr>
          </w:trPrChange>
        </w:trPr>
        <w:tc>
          <w:tcPr>
            <w:tcW w:w="3225" w:type="dxa"/>
            <w:gridSpan w:val="2"/>
            <w:tcMar>
              <w:top w:w="56" w:type="dxa"/>
              <w:left w:w="56" w:type="dxa"/>
              <w:bottom w:w="56" w:type="dxa"/>
              <w:right w:w="56" w:type="dxa"/>
            </w:tcMar>
            <w:tcPrChange w:id="2572" w:author="Birger Kidmose" w:date="2026-08-06T09:10:00Z" w16du:dateUtc="2026-08-06T07:10:00Z">
              <w:tcPr>
                <w:tcW w:w="3225" w:type="dxa"/>
                <w:gridSpan w:val="2"/>
                <w:tcMar>
                  <w:top w:w="56" w:type="dxa"/>
                  <w:left w:w="56" w:type="dxa"/>
                  <w:bottom w:w="56" w:type="dxa"/>
                  <w:right w:w="56" w:type="dxa"/>
                </w:tcMar>
              </w:tcPr>
            </w:tcPrChange>
          </w:tcPr>
          <w:p w14:paraId="4ABF68D0" w14:textId="77777777" w:rsidR="001E5488" w:rsidRDefault="00DD08CB">
            <w:pPr>
              <w:spacing w:after="0" w:line="240" w:lineRule="auto"/>
            </w:pPr>
            <w:r>
              <w:rPr>
                <w:color w:val="4A86E8"/>
              </w:rPr>
              <w:t>Udlevering (Handover)</w:t>
            </w:r>
          </w:p>
        </w:tc>
        <w:tc>
          <w:tcPr>
            <w:tcW w:w="6405" w:type="dxa"/>
            <w:tcMar>
              <w:top w:w="56" w:type="dxa"/>
              <w:left w:w="56" w:type="dxa"/>
              <w:bottom w:w="56" w:type="dxa"/>
              <w:right w:w="56" w:type="dxa"/>
            </w:tcMar>
            <w:tcPrChange w:id="2573" w:author="Birger Kidmose" w:date="2026-08-06T09:10:00Z" w16du:dateUtc="2026-08-06T07:10:00Z">
              <w:tcPr>
                <w:tcW w:w="6405" w:type="dxa"/>
                <w:tcMar>
                  <w:top w:w="56" w:type="dxa"/>
                  <w:left w:w="56" w:type="dxa"/>
                  <w:bottom w:w="56" w:type="dxa"/>
                  <w:right w:w="56" w:type="dxa"/>
                </w:tcMar>
              </w:tcPr>
            </w:tcPrChange>
          </w:tcPr>
          <w:p w14:paraId="2C24CB28" w14:textId="77777777" w:rsidR="001E5488" w:rsidRDefault="00DD08CB">
            <w:pPr>
              <w:widowControl w:val="0"/>
              <w:spacing w:after="0" w:line="240" w:lineRule="auto"/>
            </w:pPr>
            <w:r>
              <w:t>En eller flere udleveringer</w:t>
            </w:r>
          </w:p>
        </w:tc>
      </w:tr>
      <w:tr w:rsidR="001E5488" w14:paraId="094BF5AC" w14:textId="77777777" w:rsidTr="302F4859">
        <w:tc>
          <w:tcPr>
            <w:tcW w:w="435" w:type="dxa"/>
            <w:tcMar>
              <w:top w:w="56" w:type="dxa"/>
              <w:left w:w="56" w:type="dxa"/>
              <w:bottom w:w="56" w:type="dxa"/>
              <w:right w:w="56" w:type="dxa"/>
            </w:tcMar>
            <w:tcPrChange w:id="2574" w:author="Birger Kidmose" w:date="2026-08-06T09:10:00Z" w16du:dateUtc="2026-08-06T07:10:00Z">
              <w:tcPr>
                <w:tcW w:w="435" w:type="dxa"/>
                <w:tcMar>
                  <w:top w:w="56" w:type="dxa"/>
                  <w:left w:w="56" w:type="dxa"/>
                  <w:bottom w:w="56" w:type="dxa"/>
                  <w:right w:w="56" w:type="dxa"/>
                </w:tcMar>
              </w:tcPr>
            </w:tcPrChange>
          </w:tcPr>
          <w:p w14:paraId="00F77507" w14:textId="77777777" w:rsidR="001E5488" w:rsidRDefault="001E5488">
            <w:pPr>
              <w:widowControl w:val="0"/>
              <w:spacing w:after="0" w:line="240" w:lineRule="auto"/>
            </w:pPr>
          </w:p>
        </w:tc>
        <w:tc>
          <w:tcPr>
            <w:tcW w:w="2790" w:type="dxa"/>
            <w:tcMar>
              <w:top w:w="56" w:type="dxa"/>
              <w:left w:w="56" w:type="dxa"/>
              <w:bottom w:w="56" w:type="dxa"/>
              <w:right w:w="56" w:type="dxa"/>
            </w:tcMar>
            <w:tcPrChange w:id="2575" w:author="Birger Kidmose" w:date="2026-08-06T09:10:00Z" w16du:dateUtc="2026-08-06T07:10:00Z">
              <w:tcPr>
                <w:tcW w:w="2790" w:type="dxa"/>
                <w:tcMar>
                  <w:top w:w="56" w:type="dxa"/>
                  <w:left w:w="56" w:type="dxa"/>
                  <w:bottom w:w="56" w:type="dxa"/>
                  <w:right w:w="56" w:type="dxa"/>
                </w:tcMar>
              </w:tcPr>
            </w:tcPrChange>
          </w:tcPr>
          <w:p w14:paraId="30515088" w14:textId="46AC6C4E" w:rsidR="001E5488" w:rsidRDefault="00DD08CB">
            <w:pPr>
              <w:widowControl w:val="0"/>
              <w:spacing w:after="0" w:line="240" w:lineRule="auto"/>
            </w:pPr>
            <w:r>
              <w:t xml:space="preserve">→ </w:t>
            </w:r>
            <w:r>
              <w:fldChar w:fldCharType="begin"/>
            </w:r>
            <w:r>
              <w:instrText>HYPERLINK \l "_sz0ib24pergb" \h</w:instrText>
            </w:r>
            <w:r>
              <w:fldChar w:fldCharType="separate"/>
            </w:r>
            <w:r>
              <w:rPr>
                <w:color w:val="1155CC"/>
                <w:u w:val="single"/>
              </w:rPr>
              <w:t>Udlevering</w:t>
            </w:r>
            <w:r>
              <w:fldChar w:fldCharType="end"/>
            </w:r>
          </w:p>
        </w:tc>
        <w:tc>
          <w:tcPr>
            <w:tcW w:w="6405" w:type="dxa"/>
            <w:tcMar>
              <w:top w:w="56" w:type="dxa"/>
              <w:left w:w="56" w:type="dxa"/>
              <w:bottom w:w="56" w:type="dxa"/>
              <w:right w:w="56" w:type="dxa"/>
            </w:tcMar>
            <w:tcPrChange w:id="2576" w:author="Birger Kidmose" w:date="2026-08-06T09:10:00Z" w16du:dateUtc="2026-08-06T07:10:00Z">
              <w:tcPr>
                <w:tcW w:w="6405" w:type="dxa"/>
                <w:tcMar>
                  <w:top w:w="56" w:type="dxa"/>
                  <w:left w:w="56" w:type="dxa"/>
                  <w:bottom w:w="56" w:type="dxa"/>
                  <w:right w:w="56" w:type="dxa"/>
                </w:tcMar>
              </w:tcPr>
            </w:tcPrChange>
          </w:tcPr>
          <w:p w14:paraId="3A8B33B8" w14:textId="77777777" w:rsidR="001E5488" w:rsidRDefault="001E5488">
            <w:pPr>
              <w:widowControl w:val="0"/>
              <w:spacing w:after="0" w:line="240" w:lineRule="auto"/>
            </w:pPr>
          </w:p>
        </w:tc>
      </w:tr>
      <w:tr w:rsidR="001E5488" w14:paraId="69C1CCBE" w14:textId="77777777" w:rsidTr="302F4859">
        <w:tc>
          <w:tcPr>
            <w:tcW w:w="435" w:type="dxa"/>
            <w:tcMar>
              <w:top w:w="56" w:type="dxa"/>
              <w:left w:w="56" w:type="dxa"/>
              <w:bottom w:w="56" w:type="dxa"/>
              <w:right w:w="56" w:type="dxa"/>
            </w:tcMar>
            <w:tcPrChange w:id="2577" w:author="Birger Kidmose" w:date="2026-08-06T09:10:00Z" w16du:dateUtc="2026-08-06T07:10:00Z">
              <w:tcPr>
                <w:tcW w:w="435" w:type="dxa"/>
                <w:tcMar>
                  <w:top w:w="56" w:type="dxa"/>
                  <w:left w:w="56" w:type="dxa"/>
                  <w:bottom w:w="56" w:type="dxa"/>
                  <w:right w:w="56" w:type="dxa"/>
                </w:tcMar>
              </w:tcPr>
            </w:tcPrChange>
          </w:tcPr>
          <w:p w14:paraId="421C7EC8" w14:textId="77777777" w:rsidR="001E5488" w:rsidRDefault="001E5488">
            <w:pPr>
              <w:widowControl w:val="0"/>
              <w:spacing w:after="0" w:line="240" w:lineRule="auto"/>
            </w:pPr>
          </w:p>
        </w:tc>
        <w:tc>
          <w:tcPr>
            <w:tcW w:w="2790" w:type="dxa"/>
            <w:tcMar>
              <w:top w:w="56" w:type="dxa"/>
              <w:left w:w="56" w:type="dxa"/>
              <w:bottom w:w="56" w:type="dxa"/>
              <w:right w:w="56" w:type="dxa"/>
            </w:tcMar>
            <w:tcPrChange w:id="2578" w:author="Birger Kidmose" w:date="2026-08-06T09:10:00Z" w16du:dateUtc="2026-08-06T07:10:00Z">
              <w:tcPr>
                <w:tcW w:w="2790" w:type="dxa"/>
                <w:tcMar>
                  <w:top w:w="56" w:type="dxa"/>
                  <w:left w:w="56" w:type="dxa"/>
                  <w:bottom w:w="56" w:type="dxa"/>
                  <w:right w:w="56" w:type="dxa"/>
                </w:tcMar>
              </w:tcPr>
            </w:tcPrChange>
          </w:tcPr>
          <w:p w14:paraId="5A389A71" w14:textId="77777777" w:rsidR="001E5488" w:rsidRDefault="00DD08CB">
            <w:pPr>
              <w:widowControl w:val="0"/>
              <w:spacing w:after="0" w:line="240" w:lineRule="auto"/>
            </w:pPr>
            <w:r>
              <w:t>Afslut (Terminate)</w:t>
            </w:r>
          </w:p>
        </w:tc>
        <w:tc>
          <w:tcPr>
            <w:tcW w:w="6405" w:type="dxa"/>
            <w:tcMar>
              <w:top w:w="56" w:type="dxa"/>
              <w:left w:w="56" w:type="dxa"/>
              <w:bottom w:w="56" w:type="dxa"/>
              <w:right w:w="56" w:type="dxa"/>
            </w:tcMar>
            <w:tcPrChange w:id="2579" w:author="Birger Kidmose" w:date="2026-08-06T09:10:00Z" w16du:dateUtc="2026-08-06T07:10:00Z">
              <w:tcPr>
                <w:tcW w:w="6405" w:type="dxa"/>
                <w:tcMar>
                  <w:top w:w="56" w:type="dxa"/>
                  <w:left w:w="56" w:type="dxa"/>
                  <w:bottom w:w="56" w:type="dxa"/>
                  <w:right w:w="56" w:type="dxa"/>
                </w:tcMar>
              </w:tcPr>
            </w:tcPrChange>
          </w:tcPr>
          <w:p w14:paraId="4889CE72" w14:textId="119F0BEB" w:rsidR="001E5488" w:rsidRPr="00975D09" w:rsidRDefault="48547936" w:rsidP="302F4859">
            <w:pPr>
              <w:widowControl w:val="0"/>
              <w:spacing w:after="0" w:line="240" w:lineRule="auto"/>
            </w:pPr>
            <w:r>
              <w:t>Flag, der for hver udlevering angiver</w:t>
            </w:r>
            <w:ins w:id="2580" w:author="Birger Kidmose" w:date="2026-08-06T09:10:00Z" w16du:dateUtc="2026-08-06T07:10:00Z">
              <w:r w:rsidR="3FA23492">
                <w:t>,</w:t>
              </w:r>
            </w:ins>
            <w:r>
              <w:t xml:space="preserve"> om recepten skal forblive åben</w:t>
            </w:r>
            <w:del w:id="2581" w:author="Birger Kidmose" w:date="2026-08-06T09:10:00Z" w16du:dateUtc="2026-08-06T07:10:00Z">
              <w:r w:rsidR="00DD08CB" w:rsidRPr="00975D09">
                <w:delText>,</w:delText>
              </w:r>
            </w:del>
            <w:r>
              <w:t xml:space="preserve"> eller </w:t>
            </w:r>
            <w:del w:id="2582" w:author="Birger Kidmose" w:date="2026-08-06T09:10:00Z" w16du:dateUtc="2026-08-06T07:10:00Z">
              <w:r w:rsidR="00DD08CB" w:rsidRPr="00975D09">
                <w:delText>kan</w:delText>
              </w:r>
            </w:del>
            <w:ins w:id="2583" w:author="Birger Kidmose" w:date="2026-08-06T09:10:00Z" w16du:dateUtc="2026-08-06T07:10:00Z">
              <w:r w:rsidR="5E7DE293">
                <w:t>skal</w:t>
              </w:r>
            </w:ins>
            <w:r w:rsidR="5E7DE293">
              <w:t xml:space="preserve"> </w:t>
            </w:r>
            <w:r>
              <w:t xml:space="preserve">afsluttes. </w:t>
            </w:r>
          </w:p>
        </w:tc>
      </w:tr>
    </w:tbl>
    <w:p w14:paraId="4AD8935A" w14:textId="77777777" w:rsidR="001E5488" w:rsidRPr="00876D32" w:rsidRDefault="00DD08CB">
      <w:pPr>
        <w:pStyle w:val="Heading4"/>
      </w:pPr>
      <w:bookmarkStart w:id="2584" w:name="_gpwb0h3pndir" w:colFirst="0" w:colLast="0"/>
      <w:bookmarkStart w:id="2585" w:name="_qr18sjwfcac9"/>
      <w:bookmarkEnd w:id="2584"/>
      <w:bookmarkEnd w:id="2585"/>
      <w:r w:rsidRPr="00876D32">
        <w:t>Svar</w:t>
      </w:r>
    </w:p>
    <w:p w14:paraId="7199C6F9" w14:textId="77777777" w:rsidR="001E5488" w:rsidRPr="00876D32" w:rsidRDefault="00DD08CB">
      <w:r w:rsidRPr="00876D32">
        <w:t xml:space="preserve">Servicen returnerer id på udleveringen. </w:t>
      </w:r>
    </w:p>
    <w:tbl>
      <w:tblPr>
        <w:tblStyle w:val="affe"/>
        <w:tblW w:w="96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2586" w:author="Birger Kidmose" w:date="2026-08-06T09:10:00Z" w16du:dateUtc="2026-08-06T07:10:00Z">
          <w:tblPr>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435"/>
        <w:gridCol w:w="2830"/>
        <w:gridCol w:w="6365"/>
        <w:tblGridChange w:id="2587">
          <w:tblGrid>
            <w:gridCol w:w="435"/>
            <w:gridCol w:w="2830"/>
            <w:gridCol w:w="6365"/>
          </w:tblGrid>
        </w:tblGridChange>
      </w:tblGrid>
      <w:tr w:rsidR="001E5488" w14:paraId="6557A0A9" w14:textId="77777777" w:rsidTr="00622B85">
        <w:trPr>
          <w:trHeight w:val="420"/>
          <w:trPrChange w:id="2588" w:author="Birger Kidmose" w:date="2026-08-06T09:10:00Z" w16du:dateUtc="2026-08-06T07:10:00Z">
            <w:trPr>
              <w:trHeight w:val="420"/>
            </w:trPr>
          </w:trPrChange>
        </w:trPr>
        <w:tc>
          <w:tcPr>
            <w:tcW w:w="9630" w:type="dxa"/>
            <w:gridSpan w:val="3"/>
            <w:shd w:val="clear" w:color="auto" w:fill="BFBFBF" w:themeFill="background1" w:themeFillShade="BF"/>
            <w:tcMar>
              <w:top w:w="56" w:type="dxa"/>
              <w:left w:w="56" w:type="dxa"/>
              <w:bottom w:w="56" w:type="dxa"/>
              <w:right w:w="56" w:type="dxa"/>
            </w:tcMar>
            <w:tcPrChange w:id="2589" w:author="Birger Kidmose" w:date="2026-08-06T09:10:00Z" w16du:dateUtc="2026-08-06T07:10:00Z">
              <w:tcPr>
                <w:tcW w:w="9630" w:type="dxa"/>
                <w:gridSpan w:val="3"/>
                <w:shd w:val="clear" w:color="auto" w:fill="BFBFBF" w:themeFill="background1" w:themeFillShade="BF"/>
                <w:tcMar>
                  <w:top w:w="56" w:type="dxa"/>
                  <w:left w:w="56" w:type="dxa"/>
                  <w:bottom w:w="56" w:type="dxa"/>
                  <w:right w:w="56" w:type="dxa"/>
                </w:tcMar>
              </w:tcPr>
            </w:tcPrChange>
          </w:tcPr>
          <w:p w14:paraId="33733226" w14:textId="77777777" w:rsidR="001E5488" w:rsidRDefault="00DD08CB">
            <w:pPr>
              <w:widowControl w:val="0"/>
              <w:spacing w:after="0" w:line="240" w:lineRule="auto"/>
            </w:pPr>
            <w:r>
              <w:rPr>
                <w:b/>
                <w:bCs/>
              </w:rPr>
              <w:t xml:space="preserve">Opret udlevering </w:t>
            </w:r>
            <w:r>
              <w:t>(HandoverResponse)</w:t>
            </w:r>
          </w:p>
        </w:tc>
      </w:tr>
      <w:tr w:rsidR="001E5488" w14:paraId="2E53F720" w14:textId="77777777" w:rsidTr="00975D09">
        <w:trPr>
          <w:trHeight w:val="333"/>
          <w:trPrChange w:id="2590" w:author="Birger Kidmose" w:date="2026-08-06T09:10:00Z" w16du:dateUtc="2026-08-06T07:10:00Z">
            <w:trPr>
              <w:trHeight w:val="333"/>
            </w:trPr>
          </w:trPrChange>
        </w:trPr>
        <w:tc>
          <w:tcPr>
            <w:tcW w:w="3265" w:type="dxa"/>
            <w:gridSpan w:val="2"/>
            <w:tcMar>
              <w:top w:w="56" w:type="dxa"/>
              <w:left w:w="56" w:type="dxa"/>
              <w:bottom w:w="56" w:type="dxa"/>
              <w:right w:w="56" w:type="dxa"/>
            </w:tcMar>
            <w:tcPrChange w:id="2591" w:author="Birger Kidmose" w:date="2026-08-06T09:10:00Z" w16du:dateUtc="2026-08-06T07:10:00Z">
              <w:tcPr>
                <w:tcW w:w="3265" w:type="dxa"/>
                <w:gridSpan w:val="2"/>
                <w:tcMar>
                  <w:top w:w="56" w:type="dxa"/>
                  <w:left w:w="56" w:type="dxa"/>
                  <w:bottom w:w="56" w:type="dxa"/>
                  <w:right w:w="56" w:type="dxa"/>
                </w:tcMar>
              </w:tcPr>
            </w:tcPrChange>
          </w:tcPr>
          <w:p w14:paraId="6DBB70D2" w14:textId="77777777" w:rsidR="001E5488" w:rsidRDefault="00DD08CB">
            <w:pPr>
              <w:widowControl w:val="0"/>
              <w:spacing w:after="0" w:line="240" w:lineRule="auto"/>
              <w:rPr>
                <w:b/>
                <w:bCs/>
              </w:rPr>
            </w:pPr>
            <w:r>
              <w:rPr>
                <w:b/>
                <w:bCs/>
              </w:rPr>
              <w:t>Element</w:t>
            </w:r>
          </w:p>
        </w:tc>
        <w:tc>
          <w:tcPr>
            <w:tcW w:w="6365" w:type="dxa"/>
            <w:tcMar>
              <w:top w:w="56" w:type="dxa"/>
              <w:left w:w="56" w:type="dxa"/>
              <w:bottom w:w="56" w:type="dxa"/>
              <w:right w:w="56" w:type="dxa"/>
            </w:tcMar>
            <w:tcPrChange w:id="2592" w:author="Birger Kidmose" w:date="2026-08-06T09:10:00Z" w16du:dateUtc="2026-08-06T07:10:00Z">
              <w:tcPr>
                <w:tcW w:w="6365" w:type="dxa"/>
                <w:tcMar>
                  <w:top w:w="56" w:type="dxa"/>
                  <w:left w:w="56" w:type="dxa"/>
                  <w:bottom w:w="56" w:type="dxa"/>
                  <w:right w:w="56" w:type="dxa"/>
                </w:tcMar>
              </w:tcPr>
            </w:tcPrChange>
          </w:tcPr>
          <w:p w14:paraId="4AE42B0A" w14:textId="77777777" w:rsidR="001E5488" w:rsidRDefault="00DD08CB">
            <w:pPr>
              <w:widowControl w:val="0"/>
              <w:spacing w:after="0" w:line="240" w:lineRule="auto"/>
              <w:rPr>
                <w:b/>
                <w:bCs/>
              </w:rPr>
            </w:pPr>
            <w:r>
              <w:rPr>
                <w:b/>
                <w:bCs/>
              </w:rPr>
              <w:t>Beskrivelse</w:t>
            </w:r>
          </w:p>
        </w:tc>
      </w:tr>
      <w:tr w:rsidR="001E5488" w14:paraId="144CFA51" w14:textId="77777777" w:rsidTr="00975D09">
        <w:trPr>
          <w:trHeight w:val="333"/>
          <w:trPrChange w:id="2593" w:author="Birger Kidmose" w:date="2026-08-06T09:10:00Z" w16du:dateUtc="2026-08-06T07:10:00Z">
            <w:trPr>
              <w:trHeight w:val="333"/>
            </w:trPr>
          </w:trPrChange>
        </w:trPr>
        <w:tc>
          <w:tcPr>
            <w:tcW w:w="3265" w:type="dxa"/>
            <w:gridSpan w:val="2"/>
            <w:tcMar>
              <w:top w:w="56" w:type="dxa"/>
              <w:left w:w="56" w:type="dxa"/>
              <w:bottom w:w="56" w:type="dxa"/>
              <w:right w:w="56" w:type="dxa"/>
            </w:tcMar>
            <w:tcPrChange w:id="2594" w:author="Birger Kidmose" w:date="2026-08-06T09:10:00Z" w16du:dateUtc="2026-08-06T07:10:00Z">
              <w:tcPr>
                <w:tcW w:w="3265" w:type="dxa"/>
                <w:gridSpan w:val="2"/>
                <w:tcMar>
                  <w:top w:w="56" w:type="dxa"/>
                  <w:left w:w="56" w:type="dxa"/>
                  <w:bottom w:w="56" w:type="dxa"/>
                  <w:right w:w="56" w:type="dxa"/>
                </w:tcMar>
              </w:tcPr>
            </w:tcPrChange>
          </w:tcPr>
          <w:p w14:paraId="663C4DF4" w14:textId="77777777" w:rsidR="001E5488" w:rsidRDefault="00DD08CB">
            <w:pPr>
              <w:widowControl w:val="0"/>
              <w:spacing w:after="0" w:line="240" w:lineRule="auto"/>
              <w:rPr>
                <w:color w:val="4A86E8"/>
              </w:rPr>
            </w:pPr>
            <w:r>
              <w:rPr>
                <w:color w:val="4A86E8"/>
              </w:rPr>
              <w:t>Udlevering</w:t>
            </w:r>
          </w:p>
        </w:tc>
        <w:tc>
          <w:tcPr>
            <w:tcW w:w="6365" w:type="dxa"/>
            <w:tcMar>
              <w:top w:w="56" w:type="dxa"/>
              <w:left w:w="56" w:type="dxa"/>
              <w:bottom w:w="56" w:type="dxa"/>
              <w:right w:w="56" w:type="dxa"/>
            </w:tcMar>
            <w:tcPrChange w:id="2595" w:author="Birger Kidmose" w:date="2026-08-06T09:10:00Z" w16du:dateUtc="2026-08-06T07:10:00Z">
              <w:tcPr>
                <w:tcW w:w="6365" w:type="dxa"/>
                <w:tcMar>
                  <w:top w:w="56" w:type="dxa"/>
                  <w:left w:w="56" w:type="dxa"/>
                  <w:bottom w:w="56" w:type="dxa"/>
                  <w:right w:w="56" w:type="dxa"/>
                </w:tcMar>
              </w:tcPr>
            </w:tcPrChange>
          </w:tcPr>
          <w:p w14:paraId="328786D9" w14:textId="77777777" w:rsidR="001E5488" w:rsidRPr="00876D32" w:rsidRDefault="00DD08CB">
            <w:pPr>
              <w:widowControl w:val="0"/>
              <w:spacing w:after="0" w:line="240" w:lineRule="auto"/>
            </w:pPr>
            <w:r w:rsidRPr="00876D32">
              <w:t>Id’er for de oprettede udleveringer</w:t>
            </w:r>
          </w:p>
        </w:tc>
      </w:tr>
      <w:tr w:rsidR="001E5488" w14:paraId="66E6BDCA" w14:textId="77777777" w:rsidTr="00975D09">
        <w:trPr>
          <w:trHeight w:val="333"/>
          <w:trPrChange w:id="2596" w:author="Birger Kidmose" w:date="2026-08-06T09:10:00Z" w16du:dateUtc="2026-08-06T07:10:00Z">
            <w:trPr>
              <w:trHeight w:val="333"/>
            </w:trPr>
          </w:trPrChange>
        </w:trPr>
        <w:tc>
          <w:tcPr>
            <w:tcW w:w="435" w:type="dxa"/>
            <w:tcMar>
              <w:top w:w="56" w:type="dxa"/>
              <w:left w:w="56" w:type="dxa"/>
              <w:bottom w:w="56" w:type="dxa"/>
              <w:right w:w="56" w:type="dxa"/>
            </w:tcMar>
            <w:tcPrChange w:id="2597" w:author="Birger Kidmose" w:date="2026-08-06T09:10:00Z" w16du:dateUtc="2026-08-06T07:10:00Z">
              <w:tcPr>
                <w:tcW w:w="435" w:type="dxa"/>
                <w:tcMar>
                  <w:top w:w="56" w:type="dxa"/>
                  <w:left w:w="56" w:type="dxa"/>
                  <w:bottom w:w="56" w:type="dxa"/>
                  <w:right w:w="56" w:type="dxa"/>
                </w:tcMar>
              </w:tcPr>
            </w:tcPrChange>
          </w:tcPr>
          <w:p w14:paraId="682BB3D7" w14:textId="77777777" w:rsidR="001E5488" w:rsidRPr="00975D09" w:rsidRDefault="001E5488">
            <w:pPr>
              <w:widowControl w:val="0"/>
              <w:spacing w:after="0" w:line="240" w:lineRule="auto"/>
            </w:pPr>
          </w:p>
        </w:tc>
        <w:tc>
          <w:tcPr>
            <w:tcW w:w="2830" w:type="dxa"/>
            <w:tcMar>
              <w:top w:w="56" w:type="dxa"/>
              <w:left w:w="56" w:type="dxa"/>
              <w:bottom w:w="56" w:type="dxa"/>
              <w:right w:w="56" w:type="dxa"/>
            </w:tcMar>
            <w:tcPrChange w:id="2598" w:author="Birger Kidmose" w:date="2026-08-06T09:10:00Z" w16du:dateUtc="2026-08-06T07:10:00Z">
              <w:tcPr>
                <w:tcW w:w="2830" w:type="dxa"/>
                <w:tcMar>
                  <w:top w:w="56" w:type="dxa"/>
                  <w:left w:w="56" w:type="dxa"/>
                  <w:bottom w:w="56" w:type="dxa"/>
                  <w:right w:w="56" w:type="dxa"/>
                </w:tcMar>
              </w:tcPr>
            </w:tcPrChange>
          </w:tcPr>
          <w:p w14:paraId="6F9F24B5" w14:textId="77777777" w:rsidR="001E5488" w:rsidRDefault="00DD08CB">
            <w:pPr>
              <w:widowControl w:val="0"/>
              <w:spacing w:after="0" w:line="240" w:lineRule="auto"/>
            </w:pPr>
            <w:r>
              <w:t>Receptid</w:t>
            </w:r>
          </w:p>
        </w:tc>
        <w:tc>
          <w:tcPr>
            <w:tcW w:w="6365" w:type="dxa"/>
            <w:tcMar>
              <w:top w:w="56" w:type="dxa"/>
              <w:left w:w="56" w:type="dxa"/>
              <w:bottom w:w="56" w:type="dxa"/>
              <w:right w:w="56" w:type="dxa"/>
            </w:tcMar>
            <w:tcPrChange w:id="2599" w:author="Birger Kidmose" w:date="2026-08-06T09:10:00Z" w16du:dateUtc="2026-08-06T07:10:00Z">
              <w:tcPr>
                <w:tcW w:w="6365" w:type="dxa"/>
                <w:tcMar>
                  <w:top w:w="56" w:type="dxa"/>
                  <w:left w:w="56" w:type="dxa"/>
                  <w:bottom w:w="56" w:type="dxa"/>
                  <w:right w:w="56" w:type="dxa"/>
                </w:tcMar>
              </w:tcPr>
            </w:tcPrChange>
          </w:tcPr>
          <w:p w14:paraId="47501948" w14:textId="77777777" w:rsidR="001E5488" w:rsidRDefault="00DD08CB">
            <w:pPr>
              <w:widowControl w:val="0"/>
              <w:spacing w:after="0" w:line="240" w:lineRule="auto"/>
            </w:pPr>
            <w:r>
              <w:t>Receptid angivet i kaldet</w:t>
            </w:r>
          </w:p>
        </w:tc>
      </w:tr>
      <w:tr w:rsidR="001E5488" w14:paraId="26B5C780" w14:textId="77777777" w:rsidTr="00975D09">
        <w:trPr>
          <w:trHeight w:val="333"/>
          <w:trPrChange w:id="2600" w:author="Birger Kidmose" w:date="2026-08-06T09:10:00Z" w16du:dateUtc="2026-08-06T07:10:00Z">
            <w:trPr>
              <w:trHeight w:val="333"/>
            </w:trPr>
          </w:trPrChange>
        </w:trPr>
        <w:tc>
          <w:tcPr>
            <w:tcW w:w="435" w:type="dxa"/>
            <w:tcMar>
              <w:top w:w="56" w:type="dxa"/>
              <w:left w:w="56" w:type="dxa"/>
              <w:bottom w:w="56" w:type="dxa"/>
              <w:right w:w="56" w:type="dxa"/>
            </w:tcMar>
            <w:tcPrChange w:id="2601" w:author="Birger Kidmose" w:date="2026-08-06T09:10:00Z" w16du:dateUtc="2026-08-06T07:10:00Z">
              <w:tcPr>
                <w:tcW w:w="435" w:type="dxa"/>
                <w:tcMar>
                  <w:top w:w="56" w:type="dxa"/>
                  <w:left w:w="56" w:type="dxa"/>
                  <w:bottom w:w="56" w:type="dxa"/>
                  <w:right w:w="56" w:type="dxa"/>
                </w:tcMar>
              </w:tcPr>
            </w:tcPrChange>
          </w:tcPr>
          <w:p w14:paraId="3D0BD808" w14:textId="77777777" w:rsidR="001E5488" w:rsidRDefault="001E5488">
            <w:pPr>
              <w:widowControl w:val="0"/>
              <w:spacing w:after="0" w:line="240" w:lineRule="auto"/>
            </w:pPr>
          </w:p>
        </w:tc>
        <w:tc>
          <w:tcPr>
            <w:tcW w:w="2830" w:type="dxa"/>
            <w:tcMar>
              <w:top w:w="56" w:type="dxa"/>
              <w:left w:w="56" w:type="dxa"/>
              <w:bottom w:w="56" w:type="dxa"/>
              <w:right w:w="56" w:type="dxa"/>
            </w:tcMar>
            <w:tcPrChange w:id="2602" w:author="Birger Kidmose" w:date="2026-08-06T09:10:00Z" w16du:dateUtc="2026-08-06T07:10:00Z">
              <w:tcPr>
                <w:tcW w:w="2830" w:type="dxa"/>
                <w:tcMar>
                  <w:top w:w="56" w:type="dxa"/>
                  <w:left w:w="56" w:type="dxa"/>
                  <w:bottom w:w="56" w:type="dxa"/>
                  <w:right w:w="56" w:type="dxa"/>
                </w:tcMar>
              </w:tcPr>
            </w:tcPrChange>
          </w:tcPr>
          <w:p w14:paraId="0A6B8918" w14:textId="77777777" w:rsidR="001E5488" w:rsidRDefault="00DD08CB">
            <w:pPr>
              <w:widowControl w:val="0"/>
              <w:spacing w:after="0" w:line="240" w:lineRule="auto"/>
              <w:rPr>
                <w:color w:val="4A86E8"/>
              </w:rPr>
            </w:pPr>
            <w:r>
              <w:t>Bestillingsid</w:t>
            </w:r>
          </w:p>
        </w:tc>
        <w:tc>
          <w:tcPr>
            <w:tcW w:w="6365" w:type="dxa"/>
            <w:tcMar>
              <w:top w:w="56" w:type="dxa"/>
              <w:left w:w="56" w:type="dxa"/>
              <w:bottom w:w="56" w:type="dxa"/>
              <w:right w:w="56" w:type="dxa"/>
            </w:tcMar>
            <w:tcPrChange w:id="2603" w:author="Birger Kidmose" w:date="2026-08-06T09:10:00Z" w16du:dateUtc="2026-08-06T07:10:00Z">
              <w:tcPr>
                <w:tcW w:w="6365" w:type="dxa"/>
                <w:tcMar>
                  <w:top w:w="56" w:type="dxa"/>
                  <w:left w:w="56" w:type="dxa"/>
                  <w:bottom w:w="56" w:type="dxa"/>
                  <w:right w:w="56" w:type="dxa"/>
                </w:tcMar>
              </w:tcPr>
            </w:tcPrChange>
          </w:tcPr>
          <w:p w14:paraId="5A771D8E" w14:textId="77777777" w:rsidR="001E5488" w:rsidRDefault="00DD08CB">
            <w:pPr>
              <w:widowControl w:val="0"/>
              <w:spacing w:after="0" w:line="240" w:lineRule="auto"/>
            </w:pPr>
            <w:r>
              <w:t>Bestillingsid angivet i kaldet</w:t>
            </w:r>
          </w:p>
        </w:tc>
      </w:tr>
      <w:tr w:rsidR="001E5488" w14:paraId="1A1CB7DC" w14:textId="77777777" w:rsidTr="00975D09">
        <w:tc>
          <w:tcPr>
            <w:tcW w:w="435" w:type="dxa"/>
            <w:tcMar>
              <w:top w:w="56" w:type="dxa"/>
              <w:left w:w="56" w:type="dxa"/>
              <w:bottom w:w="56" w:type="dxa"/>
              <w:right w:w="56" w:type="dxa"/>
            </w:tcMar>
            <w:tcPrChange w:id="2604" w:author="Birger Kidmose" w:date="2026-08-06T09:10:00Z" w16du:dateUtc="2026-08-06T07:10:00Z">
              <w:tcPr>
                <w:tcW w:w="435" w:type="dxa"/>
                <w:tcMar>
                  <w:top w:w="56" w:type="dxa"/>
                  <w:left w:w="56" w:type="dxa"/>
                  <w:bottom w:w="56" w:type="dxa"/>
                  <w:right w:w="56" w:type="dxa"/>
                </w:tcMar>
              </w:tcPr>
            </w:tcPrChange>
          </w:tcPr>
          <w:p w14:paraId="26B33718" w14:textId="77777777" w:rsidR="001E5488" w:rsidRDefault="001E5488">
            <w:pPr>
              <w:widowControl w:val="0"/>
              <w:spacing w:after="0" w:line="240" w:lineRule="auto"/>
            </w:pPr>
          </w:p>
        </w:tc>
        <w:tc>
          <w:tcPr>
            <w:tcW w:w="2830" w:type="dxa"/>
            <w:tcMar>
              <w:top w:w="56" w:type="dxa"/>
              <w:left w:w="56" w:type="dxa"/>
              <w:bottom w:w="56" w:type="dxa"/>
              <w:right w:w="56" w:type="dxa"/>
            </w:tcMar>
            <w:tcPrChange w:id="2605" w:author="Birger Kidmose" w:date="2026-08-06T09:10:00Z" w16du:dateUtc="2026-08-06T07:10:00Z">
              <w:tcPr>
                <w:tcW w:w="2830" w:type="dxa"/>
                <w:tcMar>
                  <w:top w:w="56" w:type="dxa"/>
                  <w:left w:w="56" w:type="dxa"/>
                  <w:bottom w:w="56" w:type="dxa"/>
                  <w:right w:w="56" w:type="dxa"/>
                </w:tcMar>
              </w:tcPr>
            </w:tcPrChange>
          </w:tcPr>
          <w:p w14:paraId="44555309" w14:textId="77777777" w:rsidR="001E5488" w:rsidRDefault="00DD08CB">
            <w:pPr>
              <w:widowControl w:val="0"/>
              <w:spacing w:after="0" w:line="240" w:lineRule="auto"/>
            </w:pPr>
            <w:r>
              <w:t>Udleveringsid</w:t>
            </w:r>
          </w:p>
        </w:tc>
        <w:tc>
          <w:tcPr>
            <w:tcW w:w="6365" w:type="dxa"/>
            <w:tcMar>
              <w:top w:w="56" w:type="dxa"/>
              <w:left w:w="56" w:type="dxa"/>
              <w:bottom w:w="56" w:type="dxa"/>
              <w:right w:w="56" w:type="dxa"/>
            </w:tcMar>
            <w:tcPrChange w:id="2606" w:author="Birger Kidmose" w:date="2026-08-06T09:10:00Z" w16du:dateUtc="2026-08-06T07:10:00Z">
              <w:tcPr>
                <w:tcW w:w="6365" w:type="dxa"/>
                <w:tcMar>
                  <w:top w:w="56" w:type="dxa"/>
                  <w:left w:w="56" w:type="dxa"/>
                  <w:bottom w:w="56" w:type="dxa"/>
                  <w:right w:w="56" w:type="dxa"/>
                </w:tcMar>
              </w:tcPr>
            </w:tcPrChange>
          </w:tcPr>
          <w:p w14:paraId="185F4668" w14:textId="3AF79040" w:rsidR="001E5488" w:rsidRDefault="00DD08CB">
            <w:pPr>
              <w:widowControl w:val="0"/>
              <w:spacing w:after="0" w:line="240" w:lineRule="auto"/>
            </w:pPr>
            <w:r>
              <w:t xml:space="preserve">Udleveringsid oprettet af </w:t>
            </w:r>
            <w:r w:rsidR="002B22F6">
              <w:t>Løsningen.</w:t>
            </w:r>
          </w:p>
        </w:tc>
      </w:tr>
    </w:tbl>
    <w:p w14:paraId="5AC62F9D" w14:textId="77777777" w:rsidR="001E5488" w:rsidRDefault="001E5488"/>
    <w:p w14:paraId="001D78D3" w14:textId="2D3C4BB3" w:rsidR="001E5488" w:rsidRDefault="001D72CE">
      <w:pPr>
        <w:pStyle w:val="Heading2"/>
      </w:pPr>
      <w:bookmarkStart w:id="2607" w:name="_78amde13xh6z" w:colFirst="0" w:colLast="0"/>
      <w:bookmarkStart w:id="2608" w:name="_r1fkdgw7jzix"/>
      <w:bookmarkStart w:id="2609" w:name="_Toc231991152"/>
      <w:bookmarkEnd w:id="2607"/>
      <w:bookmarkEnd w:id="2608"/>
      <w:r>
        <w:t>8</w:t>
      </w:r>
      <w:r w:rsidR="00DD08CB">
        <w:t>.12 - Tilbagefør udlevering</w:t>
      </w:r>
      <w:bookmarkEnd w:id="2609"/>
    </w:p>
    <w:p w14:paraId="05B0E184" w14:textId="77777777" w:rsidR="001E5488" w:rsidRDefault="00DD08CB">
      <w:pPr>
        <w:pStyle w:val="Heading4"/>
      </w:pPr>
      <w:bookmarkStart w:id="2610" w:name="_raeltbylyhed" w:colFirst="0" w:colLast="0"/>
      <w:bookmarkStart w:id="2611" w:name="_q5kr7vkv7qry"/>
      <w:bookmarkEnd w:id="2610"/>
      <w:bookmarkEnd w:id="2611"/>
      <w:r>
        <w:t xml:space="preserve">Anvendelse </w:t>
      </w:r>
    </w:p>
    <w:p w14:paraId="4DAEC28F" w14:textId="49428EEA" w:rsidR="00EF1914" w:rsidRPr="00EF1914" w:rsidRDefault="00DD08CB" w:rsidP="00EF1914">
      <w:pPr>
        <w:rPr>
          <w:lang w:val="da-DK"/>
          <w:rPrChange w:id="2612" w:author="Birger Kidmose" w:date="2026-08-06T09:10:00Z" w16du:dateUtc="2026-08-06T07:10:00Z">
            <w:rPr/>
          </w:rPrChange>
        </w:rPr>
      </w:pPr>
      <w:r w:rsidRPr="00975D09">
        <w:t xml:space="preserve">Servicen </w:t>
      </w:r>
      <w:r w:rsidR="00284BF1">
        <w:t xml:space="preserve">skal </w:t>
      </w:r>
      <w:r w:rsidRPr="00975D09">
        <w:t xml:space="preserve">anvendes af </w:t>
      </w:r>
      <w:r w:rsidR="00A024B0">
        <w:t>§39 vet-forhandler</w:t>
      </w:r>
      <w:r w:rsidRPr="00975D09">
        <w:t xml:space="preserve">nes systemer og apotekssystemer til fejlhåndtering, og til at “returekspedere” tidligere udleveringer. </w:t>
      </w:r>
      <w:ins w:id="2613" w:author="Birger Kidmose" w:date="2026-08-06T09:10:00Z" w16du:dateUtc="2026-08-06T07:10:00Z">
        <w:r w:rsidR="00EF1914" w:rsidRPr="00EF1914">
          <w:rPr>
            <w:lang w:val="da-DK"/>
          </w:rPr>
          <w:t xml:space="preserve">Når et apotek sender et lægemiddel til et udleveringssted, så sættes det til Status = “Udleveret”. Hvis det ikke bliver hentet fra udleveringsstedet, så det kommer retur til apoteket, så sættes Status på Udleveringen = Annulleret (ved brug af servicen Tilbagefør </w:t>
        </w:r>
        <w:r w:rsidR="00075546">
          <w:rPr>
            <w:lang w:val="da-DK"/>
          </w:rPr>
          <w:t>udlevering)</w:t>
        </w:r>
        <w:r w:rsidR="00EF1914" w:rsidRPr="00EF1914">
          <w:rPr>
            <w:lang w:val="da-DK"/>
          </w:rPr>
          <w:t xml:space="preserve">. </w:t>
        </w:r>
      </w:ins>
    </w:p>
    <w:p w14:paraId="34943ABB" w14:textId="1E9ECAFA" w:rsidR="001E5488" w:rsidRPr="00975D09" w:rsidRDefault="00DD08CB">
      <w:r w:rsidRPr="00975D09">
        <w:t xml:space="preserve">Et apotek eller en </w:t>
      </w:r>
      <w:r w:rsidR="00A024B0">
        <w:t>§39 vet-forhandler</w:t>
      </w:r>
      <w:r w:rsidRPr="00975D09">
        <w:t xml:space="preserve"> </w:t>
      </w:r>
      <w:r w:rsidR="00434FAB">
        <w:t>må</w:t>
      </w:r>
      <w:r w:rsidRPr="00975D09">
        <w:t xml:space="preserve"> kun tilbageføre egne udleveringer (dette er en stramning i forhold til humane recepter). </w:t>
      </w:r>
    </w:p>
    <w:p w14:paraId="359DEC3B" w14:textId="47DC2A98" w:rsidR="001E5488" w:rsidRPr="00975D09" w:rsidRDefault="48547936">
      <w:r>
        <w:t xml:space="preserve">Er recepten oprettet </w:t>
      </w:r>
      <w:r w:rsidR="5FA5DD73">
        <w:t>i</w:t>
      </w:r>
      <w:r>
        <w:t xml:space="preserve"> </w:t>
      </w:r>
      <w:r w:rsidR="4E353FA9">
        <w:t>Løsningen</w:t>
      </w:r>
      <w:r>
        <w:t xml:space="preserve"> af en dyrlæge, </w:t>
      </w:r>
      <w:r w:rsidR="004B3A73">
        <w:t xml:space="preserve">skal </w:t>
      </w:r>
      <w:ins w:id="2614" w:author="Birger Kidmose" w:date="2026-08-06T09:10:00Z" w16du:dateUtc="2026-08-06T07:10:00Z">
        <w:r w:rsidR="004D7BA0">
          <w:t>en tilbageføring af udleveri</w:t>
        </w:r>
        <w:r w:rsidR="002318C8">
          <w:t xml:space="preserve">ng </w:t>
        </w:r>
        <w:r w:rsidR="00930ED2">
          <w:t xml:space="preserve">også annullere bestillingen så </w:t>
        </w:r>
      </w:ins>
      <w:r>
        <w:t xml:space="preserve">recepten igen </w:t>
      </w:r>
      <w:del w:id="2615" w:author="Birger Kidmose" w:date="2026-08-06T09:10:00Z" w16du:dateUtc="2026-08-06T07:10:00Z">
        <w:r w:rsidR="00DD08CB" w:rsidRPr="00975D09">
          <w:delText>kunne</w:delText>
        </w:r>
      </w:del>
      <w:ins w:id="2616" w:author="Birger Kidmose" w:date="2026-08-06T09:10:00Z" w16du:dateUtc="2026-08-06T07:10:00Z">
        <w:r w:rsidR="00930ED2">
          <w:t>kan</w:t>
        </w:r>
      </w:ins>
      <w:r w:rsidR="00930ED2">
        <w:t xml:space="preserve"> </w:t>
      </w:r>
      <w:r>
        <w:t xml:space="preserve">bestilles og udleveres. Er recepten registreret </w:t>
      </w:r>
      <w:r w:rsidR="5FA5DD73">
        <w:t>i</w:t>
      </w:r>
      <w:r>
        <w:t xml:space="preserve"> </w:t>
      </w:r>
      <w:r w:rsidR="4E353FA9">
        <w:t>Løsningen</w:t>
      </w:r>
      <w:r>
        <w:t xml:space="preserve"> af et apotek eller en </w:t>
      </w:r>
      <w:r w:rsidR="1A7D9899">
        <w:t>§39 vet-forhandler</w:t>
      </w:r>
      <w:r>
        <w:t xml:space="preserve"> ud fra en </w:t>
      </w:r>
      <w:r w:rsidR="2BD0A8E2" w:rsidRPr="302F4859">
        <w:rPr>
          <w:lang w:val="da-DK"/>
        </w:rPr>
        <w:t>papirrecept</w:t>
      </w:r>
      <w:r>
        <w:t xml:space="preserve">, </w:t>
      </w:r>
      <w:r w:rsidR="09431CD9">
        <w:t xml:space="preserve">skal </w:t>
      </w:r>
      <w:r>
        <w:t xml:space="preserve">recepten </w:t>
      </w:r>
      <w:ins w:id="2617" w:author="Birger Kidmose" w:date="2026-08-06T09:10:00Z" w16du:dateUtc="2026-08-06T07:10:00Z">
        <w:r w:rsidR="00AA322E">
          <w:t xml:space="preserve">og bestillingen </w:t>
        </w:r>
        <w:r w:rsidR="00AA0666">
          <w:t xml:space="preserve">også </w:t>
        </w:r>
      </w:ins>
      <w:r w:rsidR="09431CD9">
        <w:t xml:space="preserve">annulleres </w:t>
      </w:r>
      <w:r>
        <w:t xml:space="preserve">automatisk. </w:t>
      </w:r>
    </w:p>
    <w:p w14:paraId="067C542D" w14:textId="59C8EAD7" w:rsidR="001E5488" w:rsidRDefault="00DD08CB">
      <w:r w:rsidRPr="00975D09">
        <w:t xml:space="preserve">Skal recepten låses af apoteket eller </w:t>
      </w:r>
      <w:r w:rsidR="00A024B0">
        <w:t>§39 vet-forhandler</w:t>
      </w:r>
      <w:r w:rsidRPr="00975D09">
        <w:t xml:space="preserve">en efter tilbageføring, skal </w:t>
      </w:r>
      <w:hyperlink w:anchor="_vems5cim48pd">
        <w:r>
          <w:rPr>
            <w:color w:val="1155CC"/>
            <w:u w:val="single"/>
          </w:rPr>
          <w:t>Opret bestilling-servicen</w:t>
        </w:r>
      </w:hyperlink>
      <w:r w:rsidRPr="00975D09">
        <w:t xml:space="preserve"> kaldes igen. </w:t>
      </w:r>
    </w:p>
    <w:p w14:paraId="6AB5F36C" w14:textId="77777777" w:rsidR="001E5488" w:rsidRDefault="00DD08CB">
      <w:pPr>
        <w:pStyle w:val="Heading4"/>
      </w:pPr>
      <w:bookmarkStart w:id="2618" w:name="_m46eeqi7n228" w:colFirst="0" w:colLast="0"/>
      <w:bookmarkStart w:id="2619" w:name="_15sbt8fw19fy"/>
      <w:bookmarkEnd w:id="2618"/>
      <w:bookmarkEnd w:id="2619"/>
      <w:r>
        <w:t>Forespørgsel</w:t>
      </w:r>
    </w:p>
    <w:tbl>
      <w:tblPr>
        <w:tblStyle w:val="afff"/>
        <w:tblW w:w="96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2620" w:author="Birger Kidmose" w:date="2026-08-06T09:10:00Z" w16du:dateUtc="2026-08-06T07:10:00Z">
          <w:tblPr>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435"/>
        <w:gridCol w:w="2850"/>
        <w:gridCol w:w="6345"/>
        <w:tblGridChange w:id="2621">
          <w:tblGrid>
            <w:gridCol w:w="435"/>
            <w:gridCol w:w="2850"/>
            <w:gridCol w:w="6345"/>
          </w:tblGrid>
        </w:tblGridChange>
      </w:tblGrid>
      <w:tr w:rsidR="001E5488" w14:paraId="33CF1A0B" w14:textId="77777777" w:rsidTr="302F4859">
        <w:trPr>
          <w:trHeight w:val="420"/>
          <w:trPrChange w:id="2622" w:author="Birger Kidmose" w:date="2026-08-06T09:10:00Z" w16du:dateUtc="2026-08-06T07:10:00Z">
            <w:trPr>
              <w:trHeight w:val="420"/>
            </w:trPr>
          </w:trPrChange>
        </w:trPr>
        <w:tc>
          <w:tcPr>
            <w:tcW w:w="9630" w:type="dxa"/>
            <w:gridSpan w:val="3"/>
            <w:shd w:val="clear" w:color="auto" w:fill="BFBFBF" w:themeFill="background1" w:themeFillShade="BF"/>
            <w:tcMar>
              <w:top w:w="56" w:type="dxa"/>
              <w:left w:w="56" w:type="dxa"/>
              <w:bottom w:w="56" w:type="dxa"/>
              <w:right w:w="56" w:type="dxa"/>
            </w:tcMar>
            <w:tcPrChange w:id="2623" w:author="Birger Kidmose" w:date="2026-08-06T09:10:00Z" w16du:dateUtc="2026-08-06T07:10:00Z">
              <w:tcPr>
                <w:tcW w:w="9630" w:type="dxa"/>
                <w:gridSpan w:val="3"/>
                <w:shd w:val="clear" w:color="auto" w:fill="BFBFBF" w:themeFill="background1" w:themeFillShade="BF"/>
                <w:tcMar>
                  <w:top w:w="56" w:type="dxa"/>
                  <w:left w:w="56" w:type="dxa"/>
                  <w:bottom w:w="56" w:type="dxa"/>
                  <w:right w:w="56" w:type="dxa"/>
                </w:tcMar>
              </w:tcPr>
            </w:tcPrChange>
          </w:tcPr>
          <w:p w14:paraId="61487576" w14:textId="77777777" w:rsidR="001E5488" w:rsidRDefault="00DD08CB">
            <w:pPr>
              <w:widowControl w:val="0"/>
              <w:spacing w:after="0" w:line="240" w:lineRule="auto"/>
            </w:pPr>
            <w:r>
              <w:rPr>
                <w:b/>
                <w:bCs/>
              </w:rPr>
              <w:t xml:space="preserve">Tilbagefør udlevering </w:t>
            </w:r>
            <w:r>
              <w:t>(UndoHandoverRequest)</w:t>
            </w:r>
          </w:p>
        </w:tc>
      </w:tr>
      <w:tr w:rsidR="001E5488" w14:paraId="63F92056" w14:textId="77777777" w:rsidTr="302F4859">
        <w:trPr>
          <w:trHeight w:val="333"/>
          <w:trPrChange w:id="2624" w:author="Birger Kidmose" w:date="2026-08-06T09:10:00Z" w16du:dateUtc="2026-08-06T07:10:00Z">
            <w:trPr>
              <w:trHeight w:val="333"/>
            </w:trPr>
          </w:trPrChange>
        </w:trPr>
        <w:tc>
          <w:tcPr>
            <w:tcW w:w="3285" w:type="dxa"/>
            <w:gridSpan w:val="2"/>
            <w:tcMar>
              <w:top w:w="56" w:type="dxa"/>
              <w:left w:w="56" w:type="dxa"/>
              <w:bottom w:w="56" w:type="dxa"/>
              <w:right w:w="56" w:type="dxa"/>
            </w:tcMar>
            <w:tcPrChange w:id="2625" w:author="Birger Kidmose" w:date="2026-08-06T09:10:00Z" w16du:dateUtc="2026-08-06T07:10:00Z">
              <w:tcPr>
                <w:tcW w:w="3285" w:type="dxa"/>
                <w:gridSpan w:val="2"/>
                <w:tcMar>
                  <w:top w:w="56" w:type="dxa"/>
                  <w:left w:w="56" w:type="dxa"/>
                  <w:bottom w:w="56" w:type="dxa"/>
                  <w:right w:w="56" w:type="dxa"/>
                </w:tcMar>
              </w:tcPr>
            </w:tcPrChange>
          </w:tcPr>
          <w:p w14:paraId="2B26DA3C" w14:textId="77777777" w:rsidR="001E5488" w:rsidRDefault="00DD08CB">
            <w:pPr>
              <w:widowControl w:val="0"/>
              <w:spacing w:after="0" w:line="240" w:lineRule="auto"/>
              <w:rPr>
                <w:b/>
                <w:bCs/>
              </w:rPr>
            </w:pPr>
            <w:r>
              <w:rPr>
                <w:b/>
                <w:bCs/>
              </w:rPr>
              <w:t>Element</w:t>
            </w:r>
          </w:p>
        </w:tc>
        <w:tc>
          <w:tcPr>
            <w:tcW w:w="6345" w:type="dxa"/>
            <w:tcMar>
              <w:top w:w="56" w:type="dxa"/>
              <w:left w:w="56" w:type="dxa"/>
              <w:bottom w:w="56" w:type="dxa"/>
              <w:right w:w="56" w:type="dxa"/>
            </w:tcMar>
            <w:tcPrChange w:id="2626" w:author="Birger Kidmose" w:date="2026-08-06T09:10:00Z" w16du:dateUtc="2026-08-06T07:10:00Z">
              <w:tcPr>
                <w:tcW w:w="6345" w:type="dxa"/>
                <w:tcMar>
                  <w:top w:w="56" w:type="dxa"/>
                  <w:left w:w="56" w:type="dxa"/>
                  <w:bottom w:w="56" w:type="dxa"/>
                  <w:right w:w="56" w:type="dxa"/>
                </w:tcMar>
              </w:tcPr>
            </w:tcPrChange>
          </w:tcPr>
          <w:p w14:paraId="0C8EF928" w14:textId="77777777" w:rsidR="001E5488" w:rsidRDefault="00DD08CB">
            <w:pPr>
              <w:widowControl w:val="0"/>
              <w:spacing w:after="0" w:line="240" w:lineRule="auto"/>
              <w:rPr>
                <w:b/>
                <w:bCs/>
              </w:rPr>
            </w:pPr>
            <w:r>
              <w:rPr>
                <w:b/>
                <w:bCs/>
              </w:rPr>
              <w:t>Beskrivelse</w:t>
            </w:r>
          </w:p>
        </w:tc>
      </w:tr>
      <w:tr w:rsidR="001E5488" w14:paraId="09A2AC99" w14:textId="77777777" w:rsidTr="302F4859">
        <w:trPr>
          <w:trHeight w:val="333"/>
          <w:trPrChange w:id="2627" w:author="Birger Kidmose" w:date="2026-08-06T09:10:00Z" w16du:dateUtc="2026-08-06T07:10:00Z">
            <w:trPr>
              <w:trHeight w:val="333"/>
            </w:trPr>
          </w:trPrChange>
        </w:trPr>
        <w:tc>
          <w:tcPr>
            <w:tcW w:w="3285" w:type="dxa"/>
            <w:gridSpan w:val="2"/>
            <w:tcMar>
              <w:top w:w="56" w:type="dxa"/>
              <w:left w:w="56" w:type="dxa"/>
              <w:bottom w:w="56" w:type="dxa"/>
              <w:right w:w="56" w:type="dxa"/>
            </w:tcMar>
            <w:tcPrChange w:id="2628" w:author="Birger Kidmose" w:date="2026-08-06T09:10:00Z" w16du:dateUtc="2026-08-06T07:10:00Z">
              <w:tcPr>
                <w:tcW w:w="3285" w:type="dxa"/>
                <w:gridSpan w:val="2"/>
                <w:tcMar>
                  <w:top w:w="56" w:type="dxa"/>
                  <w:left w:w="56" w:type="dxa"/>
                  <w:bottom w:w="56" w:type="dxa"/>
                  <w:right w:w="56" w:type="dxa"/>
                </w:tcMar>
              </w:tcPr>
            </w:tcPrChange>
          </w:tcPr>
          <w:p w14:paraId="675A74E8" w14:textId="77777777" w:rsidR="001E5488" w:rsidRDefault="00DD08CB">
            <w:pPr>
              <w:widowControl w:val="0"/>
              <w:spacing w:after="0" w:line="240" w:lineRule="auto"/>
              <w:rPr>
                <w:color w:val="4A86E8"/>
              </w:rPr>
            </w:pPr>
            <w:r>
              <w:rPr>
                <w:color w:val="4A86E8"/>
              </w:rPr>
              <w:t>Ændret af (ModifiedBy)</w:t>
            </w:r>
          </w:p>
        </w:tc>
        <w:tc>
          <w:tcPr>
            <w:tcW w:w="6345" w:type="dxa"/>
            <w:tcMar>
              <w:top w:w="56" w:type="dxa"/>
              <w:left w:w="56" w:type="dxa"/>
              <w:bottom w:w="56" w:type="dxa"/>
              <w:right w:w="56" w:type="dxa"/>
            </w:tcMar>
            <w:tcPrChange w:id="2629" w:author="Birger Kidmose" w:date="2026-08-06T09:10:00Z" w16du:dateUtc="2026-08-06T07:10:00Z">
              <w:tcPr>
                <w:tcW w:w="6345" w:type="dxa"/>
                <w:tcMar>
                  <w:top w:w="56" w:type="dxa"/>
                  <w:left w:w="56" w:type="dxa"/>
                  <w:bottom w:w="56" w:type="dxa"/>
                  <w:right w:w="56" w:type="dxa"/>
                </w:tcMar>
              </w:tcPr>
            </w:tcPrChange>
          </w:tcPr>
          <w:p w14:paraId="1443D72E" w14:textId="77777777" w:rsidR="001E5488" w:rsidRDefault="00DD08CB">
            <w:pPr>
              <w:widowControl w:val="0"/>
              <w:spacing w:after="0" w:line="240" w:lineRule="auto"/>
            </w:pPr>
            <w:r>
              <w:t>Obligatorisk</w:t>
            </w:r>
          </w:p>
        </w:tc>
      </w:tr>
      <w:tr w:rsidR="001E5488" w14:paraId="2AF6E06A" w14:textId="77777777" w:rsidTr="302F4859">
        <w:trPr>
          <w:trHeight w:val="333"/>
          <w:trPrChange w:id="2630" w:author="Birger Kidmose" w:date="2026-08-06T09:10:00Z" w16du:dateUtc="2026-08-06T07:10:00Z">
            <w:trPr>
              <w:trHeight w:val="333"/>
            </w:trPr>
          </w:trPrChange>
        </w:trPr>
        <w:tc>
          <w:tcPr>
            <w:tcW w:w="435" w:type="dxa"/>
            <w:tcMar>
              <w:top w:w="56" w:type="dxa"/>
              <w:left w:w="56" w:type="dxa"/>
              <w:bottom w:w="56" w:type="dxa"/>
              <w:right w:w="56" w:type="dxa"/>
            </w:tcMar>
            <w:tcPrChange w:id="2631" w:author="Birger Kidmose" w:date="2026-08-06T09:10:00Z" w16du:dateUtc="2026-08-06T07:10:00Z">
              <w:tcPr>
                <w:tcW w:w="435" w:type="dxa"/>
                <w:tcMar>
                  <w:top w:w="56" w:type="dxa"/>
                  <w:left w:w="56" w:type="dxa"/>
                  <w:bottom w:w="56" w:type="dxa"/>
                  <w:right w:w="56" w:type="dxa"/>
                </w:tcMar>
              </w:tcPr>
            </w:tcPrChange>
          </w:tcPr>
          <w:p w14:paraId="40C4157E" w14:textId="77777777" w:rsidR="001E5488" w:rsidRDefault="001E5488">
            <w:pPr>
              <w:widowControl w:val="0"/>
              <w:spacing w:after="0" w:line="240" w:lineRule="auto"/>
            </w:pPr>
          </w:p>
        </w:tc>
        <w:tc>
          <w:tcPr>
            <w:tcW w:w="2850" w:type="dxa"/>
            <w:tcMar>
              <w:top w:w="56" w:type="dxa"/>
              <w:left w:w="56" w:type="dxa"/>
              <w:bottom w:w="56" w:type="dxa"/>
              <w:right w:w="56" w:type="dxa"/>
            </w:tcMar>
            <w:tcPrChange w:id="2632" w:author="Birger Kidmose" w:date="2026-08-06T09:10:00Z" w16du:dateUtc="2026-08-06T07:10:00Z">
              <w:tcPr>
                <w:tcW w:w="2850" w:type="dxa"/>
                <w:tcMar>
                  <w:top w:w="56" w:type="dxa"/>
                  <w:left w:w="56" w:type="dxa"/>
                  <w:bottom w:w="56" w:type="dxa"/>
                  <w:right w:w="56" w:type="dxa"/>
                </w:tcMar>
              </w:tcPr>
            </w:tcPrChange>
          </w:tcPr>
          <w:p w14:paraId="3D79472F" w14:textId="17A5D969" w:rsidR="001E5488" w:rsidRDefault="00DD08CB">
            <w:pPr>
              <w:widowControl w:val="0"/>
              <w:spacing w:after="0" w:line="240" w:lineRule="auto"/>
            </w:pPr>
            <w:r>
              <w:t xml:space="preserve">→ </w:t>
            </w:r>
            <w:r>
              <w:fldChar w:fldCharType="begin"/>
            </w:r>
            <w:r>
              <w:instrText>HYPERLINK \l "_76m1bjv1qnqz" \h</w:instrText>
            </w:r>
            <w:r>
              <w:fldChar w:fldCharType="separate"/>
            </w:r>
            <w:r>
              <w:rPr>
                <w:color w:val="1155CC"/>
                <w:u w:val="single"/>
              </w:rPr>
              <w:t>Aktør</w:t>
            </w:r>
            <w:r>
              <w:fldChar w:fldCharType="end"/>
            </w:r>
          </w:p>
        </w:tc>
        <w:tc>
          <w:tcPr>
            <w:tcW w:w="6345" w:type="dxa"/>
            <w:tcMar>
              <w:top w:w="56" w:type="dxa"/>
              <w:left w:w="56" w:type="dxa"/>
              <w:bottom w:w="56" w:type="dxa"/>
              <w:right w:w="56" w:type="dxa"/>
            </w:tcMar>
            <w:tcPrChange w:id="2633" w:author="Birger Kidmose" w:date="2026-08-06T09:10:00Z" w16du:dateUtc="2026-08-06T07:10:00Z">
              <w:tcPr>
                <w:tcW w:w="6345" w:type="dxa"/>
                <w:tcMar>
                  <w:top w:w="56" w:type="dxa"/>
                  <w:left w:w="56" w:type="dxa"/>
                  <w:bottom w:w="56" w:type="dxa"/>
                  <w:right w:w="56" w:type="dxa"/>
                </w:tcMar>
              </w:tcPr>
            </w:tcPrChange>
          </w:tcPr>
          <w:p w14:paraId="70ACA9B1" w14:textId="3CAE5504" w:rsidR="001E5488" w:rsidRPr="00975D09" w:rsidRDefault="48547936">
            <w:pPr>
              <w:widowControl w:val="0"/>
              <w:spacing w:after="0" w:line="240" w:lineRule="auto"/>
            </w:pPr>
            <w:r>
              <w:t xml:space="preserve">Aktøren som </w:t>
            </w:r>
            <w:del w:id="2634" w:author="Birger Kidmose" w:date="2026-08-06T09:10:00Z" w16du:dateUtc="2026-08-06T07:10:00Z">
              <w:r w:rsidR="00DD08CB" w:rsidRPr="00975D09">
                <w:delText>opretter</w:delText>
              </w:r>
            </w:del>
            <w:ins w:id="2635" w:author="Birger Kidmose" w:date="2026-08-06T09:10:00Z" w16du:dateUtc="2026-08-06T07:10:00Z">
              <w:r w:rsidR="00BB26A5">
                <w:t>tilbagefører</w:t>
              </w:r>
            </w:ins>
            <w:r w:rsidR="00BB26A5">
              <w:t xml:space="preserve"> </w:t>
            </w:r>
            <w:r>
              <w:t>udleveringen, obligatorisk</w:t>
            </w:r>
          </w:p>
        </w:tc>
      </w:tr>
      <w:tr w:rsidR="001E5488" w14:paraId="039B479C" w14:textId="77777777" w:rsidTr="302F4859">
        <w:trPr>
          <w:trHeight w:val="333"/>
          <w:trPrChange w:id="2636" w:author="Birger Kidmose" w:date="2026-08-06T09:10:00Z" w16du:dateUtc="2026-08-06T07:10:00Z">
            <w:trPr>
              <w:trHeight w:val="333"/>
            </w:trPr>
          </w:trPrChange>
        </w:trPr>
        <w:tc>
          <w:tcPr>
            <w:tcW w:w="435" w:type="dxa"/>
            <w:tcMar>
              <w:top w:w="56" w:type="dxa"/>
              <w:left w:w="56" w:type="dxa"/>
              <w:bottom w:w="56" w:type="dxa"/>
              <w:right w:w="56" w:type="dxa"/>
            </w:tcMar>
            <w:tcPrChange w:id="2637" w:author="Birger Kidmose" w:date="2026-08-06T09:10:00Z" w16du:dateUtc="2026-08-06T07:10:00Z">
              <w:tcPr>
                <w:tcW w:w="435" w:type="dxa"/>
                <w:tcMar>
                  <w:top w:w="56" w:type="dxa"/>
                  <w:left w:w="56" w:type="dxa"/>
                  <w:bottom w:w="56" w:type="dxa"/>
                  <w:right w:w="56" w:type="dxa"/>
                </w:tcMar>
              </w:tcPr>
            </w:tcPrChange>
          </w:tcPr>
          <w:p w14:paraId="5C0C18C0" w14:textId="77777777" w:rsidR="001E5488" w:rsidRPr="00975D09" w:rsidRDefault="001E5488">
            <w:pPr>
              <w:widowControl w:val="0"/>
              <w:spacing w:after="0" w:line="240" w:lineRule="auto"/>
            </w:pPr>
          </w:p>
        </w:tc>
        <w:tc>
          <w:tcPr>
            <w:tcW w:w="2850" w:type="dxa"/>
            <w:tcMar>
              <w:top w:w="56" w:type="dxa"/>
              <w:left w:w="56" w:type="dxa"/>
              <w:bottom w:w="56" w:type="dxa"/>
              <w:right w:w="56" w:type="dxa"/>
            </w:tcMar>
            <w:tcPrChange w:id="2638" w:author="Birger Kidmose" w:date="2026-08-06T09:10:00Z" w16du:dateUtc="2026-08-06T07:10:00Z">
              <w:tcPr>
                <w:tcW w:w="2850" w:type="dxa"/>
                <w:tcMar>
                  <w:top w:w="56" w:type="dxa"/>
                  <w:left w:w="56" w:type="dxa"/>
                  <w:bottom w:w="56" w:type="dxa"/>
                  <w:right w:w="56" w:type="dxa"/>
                </w:tcMar>
              </w:tcPr>
            </w:tcPrChange>
          </w:tcPr>
          <w:p w14:paraId="571E5A36" w14:textId="1ACBE67B" w:rsidR="001E5488" w:rsidRDefault="00DD08CB">
            <w:pPr>
              <w:widowControl w:val="0"/>
              <w:spacing w:after="0" w:line="240" w:lineRule="auto"/>
            </w:pPr>
            <w:r>
              <w:t xml:space="preserve">→ </w:t>
            </w:r>
            <w:r>
              <w:fldChar w:fldCharType="begin"/>
            </w:r>
            <w:r>
              <w:instrText>HYPERLINK \l "_jvykbbuxljsm" \h</w:instrText>
            </w:r>
            <w:r>
              <w:fldChar w:fldCharType="separate"/>
            </w:r>
            <w:r>
              <w:rPr>
                <w:color w:val="1155CC"/>
                <w:u w:val="single"/>
              </w:rPr>
              <w:t>Organisation</w:t>
            </w:r>
            <w:r>
              <w:fldChar w:fldCharType="end"/>
            </w:r>
          </w:p>
        </w:tc>
        <w:tc>
          <w:tcPr>
            <w:tcW w:w="6345" w:type="dxa"/>
            <w:tcMar>
              <w:top w:w="56" w:type="dxa"/>
              <w:left w:w="56" w:type="dxa"/>
              <w:bottom w:w="56" w:type="dxa"/>
              <w:right w:w="56" w:type="dxa"/>
            </w:tcMar>
            <w:tcPrChange w:id="2639" w:author="Birger Kidmose" w:date="2026-08-06T09:10:00Z" w16du:dateUtc="2026-08-06T07:10:00Z">
              <w:tcPr>
                <w:tcW w:w="6345" w:type="dxa"/>
                <w:tcMar>
                  <w:top w:w="56" w:type="dxa"/>
                  <w:left w:w="56" w:type="dxa"/>
                  <w:bottom w:w="56" w:type="dxa"/>
                  <w:right w:w="56" w:type="dxa"/>
                </w:tcMar>
              </w:tcPr>
            </w:tcPrChange>
          </w:tcPr>
          <w:p w14:paraId="4277A900" w14:textId="522DF07E" w:rsidR="001E5488" w:rsidRPr="00975D09" w:rsidRDefault="48547936">
            <w:pPr>
              <w:widowControl w:val="0"/>
              <w:spacing w:after="0" w:line="240" w:lineRule="auto"/>
            </w:pPr>
            <w:r>
              <w:t xml:space="preserve">Apoteket eller vet-forhandleren som </w:t>
            </w:r>
            <w:del w:id="2640" w:author="Birger Kidmose" w:date="2026-08-06T09:10:00Z" w16du:dateUtc="2026-08-06T07:10:00Z">
              <w:r w:rsidR="00DD08CB" w:rsidRPr="00975D09">
                <w:delText>opretter</w:delText>
              </w:r>
            </w:del>
            <w:ins w:id="2641" w:author="Birger Kidmose" w:date="2026-08-06T09:10:00Z" w16du:dateUtc="2026-08-06T07:10:00Z">
              <w:r w:rsidR="00BB26A5">
                <w:t>tilbagefører</w:t>
              </w:r>
            </w:ins>
            <w:r w:rsidR="00BB26A5">
              <w:t xml:space="preserve"> </w:t>
            </w:r>
            <w:r>
              <w:t>udleveringen, obligatorisk</w:t>
            </w:r>
          </w:p>
        </w:tc>
      </w:tr>
      <w:tr w:rsidR="001E5488" w14:paraId="126315AD" w14:textId="77777777" w:rsidTr="302F4859">
        <w:trPr>
          <w:trHeight w:val="333"/>
          <w:trPrChange w:id="2642" w:author="Birger Kidmose" w:date="2026-08-06T09:10:00Z" w16du:dateUtc="2026-08-06T07:10:00Z">
            <w:trPr>
              <w:trHeight w:val="333"/>
            </w:trPr>
          </w:trPrChange>
        </w:trPr>
        <w:tc>
          <w:tcPr>
            <w:tcW w:w="3285" w:type="dxa"/>
            <w:gridSpan w:val="2"/>
            <w:tcMar>
              <w:top w:w="56" w:type="dxa"/>
              <w:left w:w="56" w:type="dxa"/>
              <w:bottom w:w="56" w:type="dxa"/>
              <w:right w:w="56" w:type="dxa"/>
            </w:tcMar>
            <w:tcPrChange w:id="2643" w:author="Birger Kidmose" w:date="2026-08-06T09:10:00Z" w16du:dateUtc="2026-08-06T07:10:00Z">
              <w:tcPr>
                <w:tcW w:w="3285" w:type="dxa"/>
                <w:gridSpan w:val="2"/>
                <w:tcMar>
                  <w:top w:w="56" w:type="dxa"/>
                  <w:left w:w="56" w:type="dxa"/>
                  <w:bottom w:w="56" w:type="dxa"/>
                  <w:right w:w="56" w:type="dxa"/>
                </w:tcMar>
              </w:tcPr>
            </w:tcPrChange>
          </w:tcPr>
          <w:p w14:paraId="7716E0A5" w14:textId="77777777" w:rsidR="001E5488" w:rsidRDefault="00DD08CB" w:rsidP="007769DF">
            <w:pPr>
              <w:widowControl w:val="0"/>
              <w:tabs>
                <w:tab w:val="left" w:pos="9356"/>
              </w:tabs>
              <w:spacing w:after="0" w:line="240" w:lineRule="auto"/>
              <w:rPr>
                <w:color w:val="4A86E8"/>
              </w:rPr>
            </w:pPr>
            <w:r>
              <w:rPr>
                <w:color w:val="4A86E8"/>
              </w:rPr>
              <w:t>Udlevering</w:t>
            </w:r>
          </w:p>
        </w:tc>
        <w:tc>
          <w:tcPr>
            <w:tcW w:w="6345" w:type="dxa"/>
            <w:tcMar>
              <w:top w:w="56" w:type="dxa"/>
              <w:left w:w="56" w:type="dxa"/>
              <w:bottom w:w="56" w:type="dxa"/>
              <w:right w:w="56" w:type="dxa"/>
            </w:tcMar>
            <w:tcPrChange w:id="2644" w:author="Birger Kidmose" w:date="2026-08-06T09:10:00Z" w16du:dateUtc="2026-08-06T07:10:00Z">
              <w:tcPr>
                <w:tcW w:w="6345" w:type="dxa"/>
                <w:tcMar>
                  <w:top w:w="56" w:type="dxa"/>
                  <w:left w:w="56" w:type="dxa"/>
                  <w:bottom w:w="56" w:type="dxa"/>
                  <w:right w:w="56" w:type="dxa"/>
                </w:tcMar>
              </w:tcPr>
            </w:tcPrChange>
          </w:tcPr>
          <w:p w14:paraId="43B503E4" w14:textId="77777777" w:rsidR="001E5488" w:rsidRPr="00975D09" w:rsidRDefault="00DD08CB" w:rsidP="007769DF">
            <w:pPr>
              <w:widowControl w:val="0"/>
              <w:tabs>
                <w:tab w:val="left" w:pos="9356"/>
              </w:tabs>
              <w:spacing w:after="0" w:line="240" w:lineRule="auto"/>
            </w:pPr>
            <w:r w:rsidRPr="00975D09">
              <w:t>Id’er for de udleveringer der skal tilbageføres, en eller flere sæt</w:t>
            </w:r>
          </w:p>
        </w:tc>
      </w:tr>
      <w:tr w:rsidR="004D2F3F" w14:paraId="48474C2F" w14:textId="77777777" w:rsidTr="302F4859">
        <w:tc>
          <w:tcPr>
            <w:tcW w:w="435" w:type="dxa"/>
            <w:tcMar>
              <w:top w:w="56" w:type="dxa"/>
              <w:left w:w="56" w:type="dxa"/>
              <w:bottom w:w="56" w:type="dxa"/>
              <w:right w:w="56" w:type="dxa"/>
            </w:tcMar>
            <w:tcPrChange w:id="2645" w:author="Birger Kidmose" w:date="2026-08-06T09:10:00Z" w16du:dateUtc="2026-08-06T07:10:00Z">
              <w:tcPr>
                <w:tcW w:w="435" w:type="dxa"/>
                <w:tcMar>
                  <w:top w:w="56" w:type="dxa"/>
                  <w:left w:w="56" w:type="dxa"/>
                  <w:bottom w:w="56" w:type="dxa"/>
                  <w:right w:w="56" w:type="dxa"/>
                </w:tcMar>
              </w:tcPr>
            </w:tcPrChange>
          </w:tcPr>
          <w:p w14:paraId="13547C34" w14:textId="77777777" w:rsidR="004D2F3F" w:rsidRDefault="004D2F3F" w:rsidP="007769DF">
            <w:pPr>
              <w:widowControl w:val="0"/>
              <w:tabs>
                <w:tab w:val="left" w:pos="9356"/>
              </w:tabs>
              <w:spacing w:after="0" w:line="240" w:lineRule="auto"/>
            </w:pPr>
          </w:p>
        </w:tc>
        <w:tc>
          <w:tcPr>
            <w:tcW w:w="2850" w:type="dxa"/>
            <w:tcMar>
              <w:top w:w="56" w:type="dxa"/>
              <w:left w:w="56" w:type="dxa"/>
              <w:bottom w:w="56" w:type="dxa"/>
              <w:right w:w="56" w:type="dxa"/>
            </w:tcMar>
            <w:tcPrChange w:id="2646" w:author="Birger Kidmose" w:date="2026-08-06T09:10:00Z" w16du:dateUtc="2026-08-06T07:10:00Z">
              <w:tcPr>
                <w:tcW w:w="2850" w:type="dxa"/>
                <w:tcMar>
                  <w:top w:w="56" w:type="dxa"/>
                  <w:left w:w="56" w:type="dxa"/>
                  <w:bottom w:w="56" w:type="dxa"/>
                  <w:right w:w="56" w:type="dxa"/>
                </w:tcMar>
              </w:tcPr>
            </w:tcPrChange>
          </w:tcPr>
          <w:p w14:paraId="2B2D9190" w14:textId="77777777" w:rsidR="004D2F3F" w:rsidRDefault="004D2F3F" w:rsidP="007769DF">
            <w:pPr>
              <w:widowControl w:val="0"/>
              <w:tabs>
                <w:tab w:val="left" w:pos="9356"/>
              </w:tabs>
              <w:spacing w:after="0" w:line="240" w:lineRule="auto"/>
            </w:pPr>
            <w:r>
              <w:t>Udleveringsid</w:t>
            </w:r>
          </w:p>
        </w:tc>
        <w:tc>
          <w:tcPr>
            <w:tcW w:w="6345" w:type="dxa"/>
            <w:tcMar>
              <w:top w:w="56" w:type="dxa"/>
              <w:left w:w="56" w:type="dxa"/>
              <w:bottom w:w="56" w:type="dxa"/>
              <w:right w:w="56" w:type="dxa"/>
            </w:tcMar>
            <w:tcPrChange w:id="2647" w:author="Birger Kidmose" w:date="2026-08-06T09:10:00Z" w16du:dateUtc="2026-08-06T07:10:00Z">
              <w:tcPr>
                <w:tcW w:w="6345" w:type="dxa"/>
                <w:tcMar>
                  <w:top w:w="56" w:type="dxa"/>
                  <w:left w:w="56" w:type="dxa"/>
                  <w:bottom w:w="56" w:type="dxa"/>
                  <w:right w:w="56" w:type="dxa"/>
                </w:tcMar>
              </w:tcPr>
            </w:tcPrChange>
          </w:tcPr>
          <w:p w14:paraId="0E35FD69" w14:textId="03DB2F24" w:rsidR="004D2F3F" w:rsidRDefault="004D2F3F" w:rsidP="007769DF">
            <w:pPr>
              <w:widowControl w:val="0"/>
              <w:tabs>
                <w:tab w:val="left" w:pos="9356"/>
              </w:tabs>
              <w:spacing w:after="0" w:line="240" w:lineRule="auto"/>
            </w:pPr>
            <w:r>
              <w:t>Udleveringsid angivet i kaldet</w:t>
            </w:r>
          </w:p>
        </w:tc>
      </w:tr>
    </w:tbl>
    <w:p w14:paraId="724272E6" w14:textId="77777777" w:rsidR="001E5488" w:rsidRDefault="48547936" w:rsidP="007769DF">
      <w:pPr>
        <w:pStyle w:val="Heading4"/>
        <w:tabs>
          <w:tab w:val="left" w:pos="9356"/>
        </w:tabs>
      </w:pPr>
      <w:bookmarkStart w:id="2648" w:name="_pr0dl8x011hm"/>
      <w:bookmarkStart w:id="2649" w:name="_s87mu71u0w9i"/>
      <w:bookmarkEnd w:id="2648"/>
      <w:bookmarkEnd w:id="2649"/>
      <w:r>
        <w:t>Svar</w:t>
      </w:r>
    </w:p>
    <w:p w14:paraId="7A3EDADC" w14:textId="77777777" w:rsidR="001E5488" w:rsidRPr="00975D09" w:rsidRDefault="00DD08CB">
      <w:r w:rsidRPr="00975D09">
        <w:t>Servicen returnerer et tomt element. Kan kaldet ikke gennemføres, returneres en fejl.</w:t>
      </w:r>
    </w:p>
    <w:sectPr w:rsidR="001E5488" w:rsidRPr="00975D09">
      <w:headerReference w:type="default" r:id="rId30"/>
      <w:footerReference w:type="default" r:id="rId31"/>
      <w:pgSz w:w="11906" w:h="16838"/>
      <w:pgMar w:top="1133" w:right="1133" w:bottom="1133" w:left="1133" w:header="720" w:footer="720" w:gutter="0"/>
      <w:pgNumType w:start="1"/>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0" w:author="Anette Tølløse" w:date="2026-07-03T11:44:00Z" w:initials="AT">
    <w:p w14:paraId="01EE66FC" w14:textId="5CC6F42E" w:rsidR="008218A3" w:rsidRDefault="008218A3">
      <w:r>
        <w:annotationRef/>
      </w:r>
      <w:r w:rsidRPr="073F2757">
        <w:t>Skal virksomheden ikke spørges om de vil være "aktive" i DVR løsningen. det er jo ikke givet fordi man har en tilladelse at man også bruger den?</w:t>
      </w:r>
    </w:p>
  </w:comment>
  <w:comment w:id="261" w:author="Allan Olsen" w:date="1900-01-01T00:00:00Z" w:initials="AO">
    <w:p w14:paraId="12273DC1" w14:textId="7801AC1E" w:rsidR="001737B7" w:rsidRDefault="001737B7">
      <w:r>
        <w:annotationRef/>
      </w:r>
      <w:r w:rsidRPr="04462A8D">
        <w:t>Jo alle skal spørges om de vil være "aktive" i DVR.  Det er også en forudsætning for at dyrlægen via DVR kan sende recepter til virksomheden.</w:t>
      </w:r>
    </w:p>
  </w:comment>
  <w:comment w:id="689" w:author="Tom Kückelhahn Nilson" w:date="2026-07-03T15:27:00Z" w:initials="TKN">
    <w:p w14:paraId="7DD0C750" w14:textId="77777777" w:rsidR="000D716F" w:rsidRDefault="000D716F" w:rsidP="000D716F">
      <w:pPr>
        <w:pStyle w:val="CommentText"/>
      </w:pPr>
      <w:r>
        <w:rPr>
          <w:rStyle w:val="CommentReference"/>
        </w:rPr>
        <w:annotationRef/>
      </w:r>
      <w:r>
        <w:t>Tilføjet</w:t>
      </w:r>
    </w:p>
  </w:comment>
  <w:comment w:id="910" w:author="Beathe Sirevåg Mathisen" w:date="2026-06-30T12:38:00Z" w:initials="BM">
    <w:p w14:paraId="445DCCED" w14:textId="77777777" w:rsidR="00F93F8D" w:rsidRDefault="00F93F8D" w:rsidP="00F93F8D">
      <w:pPr>
        <w:pStyle w:val="CommentText"/>
      </w:pPr>
      <w:r>
        <w:rPr>
          <w:rStyle w:val="CommentReference"/>
        </w:rPr>
        <w:annotationRef/>
      </w:r>
      <w:r>
        <w:t>Check hvad udleveringstilladelsen giver tilladelse til</w:t>
      </w:r>
    </w:p>
  </w:comment>
  <w:comment w:id="911" w:author="Beathe Sirevåg Mathisen" w:date="2026-07-02T12:55:00Z" w:initials="BM">
    <w:p w14:paraId="567570A0" w14:textId="19AF3846" w:rsidR="00DB0755" w:rsidRDefault="00DB0755" w:rsidP="00DB0755">
      <w:pPr>
        <w:pStyle w:val="CommentText"/>
      </w:pPr>
      <w:r>
        <w:rPr>
          <w:rStyle w:val="CommentReference"/>
        </w:rPr>
        <w:annotationRef/>
      </w:r>
      <w:r>
        <w:fldChar w:fldCharType="begin"/>
      </w:r>
      <w:r>
        <w:instrText>HYPERLINK "mailto:ALOL@dkma.dk"</w:instrText>
      </w:r>
      <w:bookmarkStart w:id="916" w:name="_@_642D713AC75C4DA5B9898BD2173E69C9Z"/>
      <w:r>
        <w:fldChar w:fldCharType="separate"/>
      </w:r>
      <w:bookmarkEnd w:id="916"/>
      <w:r w:rsidRPr="00DB0755">
        <w:rPr>
          <w:rStyle w:val="Mention"/>
          <w:noProof/>
        </w:rPr>
        <w:t>@Allan</w:t>
      </w:r>
      <w:r>
        <w:fldChar w:fldCharType="end"/>
      </w:r>
      <w:r>
        <w:t xml:space="preserve">, vil du gøre det i næste uge? </w:t>
      </w:r>
    </w:p>
  </w:comment>
  <w:comment w:id="912" w:author="Allan Olsen" w:date="2026-07-07T11:00:00Z" w:initials="AO">
    <w:p w14:paraId="31F4A1E0" w14:textId="345B54F1" w:rsidR="001737B7" w:rsidRDefault="001737B7">
      <w:r>
        <w:annotationRef/>
      </w:r>
      <w:r w:rsidRPr="772DB00F">
        <w:t>Lægemiddelstyrelsen kan, efter ansøgning, i særlige tilfælde og i begrænset omfang tillade salg eller udlevering af medicin, der ikke er markedsført i Danmark jf. lægemiddellovens § 29, stk. 1. Hvis et lægemiddel ikke er markedsført i Danmark, skal apoteket have en udleveringstilladelse og en recept, før det må udleveres.</w:t>
      </w:r>
    </w:p>
    <w:p w14:paraId="20CFC940" w14:textId="0A7301B2" w:rsidR="001737B7" w:rsidRDefault="001737B7">
      <w:r w:rsidRPr="2767E097">
        <w:t>Udleveringstilladelser gives kun til lægemidler, der er fremstillet af medicinalvirksomheder.</w:t>
      </w:r>
    </w:p>
    <w:p w14:paraId="790D5976" w14:textId="08536AD5" w:rsidR="001737B7" w:rsidRDefault="001737B7">
      <w:hyperlink r:id="rId1" w:history="1">
        <w:r w:rsidRPr="2504277F">
          <w:rPr>
            <w:rStyle w:val="Hyperlink"/>
          </w:rPr>
          <w:t>Ansøgning om udleveringstilladelse til medicin til dyr</w:t>
        </w:r>
      </w:hyperlink>
    </w:p>
    <w:p w14:paraId="6B2DBCD8" w14:textId="22D77FE6" w:rsidR="001737B7" w:rsidRDefault="001737B7"/>
  </w:comment>
  <w:comment w:id="1025" w:author="Beathe Sirevåg Mathisen" w:date="2026-07-02T13:16:00Z" w:initials="BM">
    <w:p w14:paraId="7AC2625A" w14:textId="77777777" w:rsidR="00183681" w:rsidRDefault="00183681" w:rsidP="00183681">
      <w:pPr>
        <w:pStyle w:val="CommentText"/>
      </w:pPr>
      <w:r>
        <w:rPr>
          <w:rStyle w:val="CommentReference"/>
        </w:rPr>
        <w:annotationRef/>
      </w:r>
      <w:r>
        <w:t xml:space="preserve">Det fremgår af Receptbekendtgørelsen at </w:t>
      </w:r>
    </w:p>
    <w:p w14:paraId="0E441EEB" w14:textId="77777777" w:rsidR="00183681" w:rsidRDefault="00183681" w:rsidP="00183681">
      <w:pPr>
        <w:pStyle w:val="CommentText"/>
      </w:pPr>
    </w:p>
    <w:p w14:paraId="6662D989" w14:textId="77777777" w:rsidR="00183681" w:rsidRDefault="00183681" w:rsidP="00183681">
      <w:pPr>
        <w:pStyle w:val="CommentText"/>
      </w:pPr>
      <w:r>
        <w:t>§ 50. En dyrlægerecept kan i særlige tilfælde, hvor væsentlige hensyn tilsiger det, herunder med henblik på opsplitning af det ordinerede lægemiddel, [...] overføres fra et apotek til et andet eller fra indehaveren af den i § 1, stk. 1, nævnte tilladelse til et apotek.</w:t>
      </w:r>
    </w:p>
    <w:p w14:paraId="79405780" w14:textId="77777777" w:rsidR="00183681" w:rsidRDefault="00183681" w:rsidP="00183681">
      <w:pPr>
        <w:pStyle w:val="CommentText"/>
      </w:pPr>
      <w:r>
        <w:t>Stk. 2. Det apotek, der overfører en dyrlægerecept til et andet apotek, skal kunne dokumentere handlingsforløbet og begrundelsen for overførslen. Tilsvarende gælder ved en indehaver af den i § 1, stk. 1, nævnte tilladelses overførsel af en recept til et apotek</w:t>
      </w:r>
    </w:p>
    <w:p w14:paraId="3469B792" w14:textId="77777777" w:rsidR="00183681" w:rsidRDefault="00183681" w:rsidP="00183681">
      <w:pPr>
        <w:pStyle w:val="CommentText"/>
      </w:pPr>
    </w:p>
    <w:p w14:paraId="177272D5" w14:textId="77777777" w:rsidR="00183681" w:rsidRDefault="00183681" w:rsidP="00183681">
      <w:pPr>
        <w:pStyle w:val="CommentText"/>
      </w:pPr>
      <w:r>
        <w:t xml:space="preserve">Dette vil skulle foregå ved at et apotek eller §39 vet-forhandler annullerer den bestilling der er deres egen og så opretter en ny med det nye apotek eller §39 vet-forhandler som modtager. Handlingsforløbet vil være dokumenteret ved at der findes to bestillinger med forskellige gældende fra og til datoer og forskelligt versionsnummer, MEN pt. har vi ikke noget til at understøtte at der skal angives en begrundelse for overførslen. </w:t>
      </w:r>
    </w:p>
  </w:comment>
  <w:comment w:id="1026" w:author="Allan Olsen" w:date="2026-07-07T10:05:00Z" w:initials="AO">
    <w:p w14:paraId="74D648E6" w14:textId="01905E09" w:rsidR="001737B7" w:rsidRDefault="001737B7">
      <w:r>
        <w:annotationRef/>
      </w:r>
      <w:r w:rsidRPr="04580A09">
        <w:t xml:space="preserve">Begrundelsen må ligge hos apotekerne selv (i deres eget system). Har dyrlægen behov for at få oplyst hvorfor der er sket en overførsel, må de kontakte apoteket. </w:t>
      </w:r>
    </w:p>
  </w:comment>
  <w:comment w:id="1027" w:author="Beathe Sirevåg Mathisen" w:date="2026-07-03T10:13:00Z" w:initials="BM">
    <w:p w14:paraId="30AAA4B8" w14:textId="77777777" w:rsidR="00636A45" w:rsidRDefault="00636A45" w:rsidP="00636A45">
      <w:pPr>
        <w:pStyle w:val="CommentText"/>
      </w:pPr>
      <w:r>
        <w:rPr>
          <w:rStyle w:val="CommentReference"/>
        </w:rPr>
        <w:annotationRef/>
      </w:r>
      <w:r>
        <w:t>Tilføj tekst om kvitteret for</w:t>
      </w:r>
    </w:p>
  </w:comment>
  <w:comment w:id="1029" w:author="Tom Kückelhahn Nilson" w:date="2026-07-03T14:15:00Z" w:initials="TKN">
    <w:p w14:paraId="198677BF" w14:textId="77777777" w:rsidR="00167D4A" w:rsidRDefault="00167D4A" w:rsidP="00167D4A">
      <w:pPr>
        <w:pStyle w:val="CommentText"/>
      </w:pPr>
      <w:r>
        <w:rPr>
          <w:rStyle w:val="CommentReference"/>
        </w:rPr>
        <w:annotationRef/>
      </w:r>
      <w:r>
        <w:t>Tilføjet</w:t>
      </w:r>
    </w:p>
  </w:comment>
  <w:comment w:id="1130" w:author="Beathe Sirevåg Mathisen" w:date="2026-07-02T13:19:00Z" w:initials="BM">
    <w:p w14:paraId="19CAF666" w14:textId="77777777" w:rsidR="00EB2C46" w:rsidRDefault="00EB2C46" w:rsidP="00EB2C46">
      <w:pPr>
        <w:pStyle w:val="CommentText"/>
      </w:pPr>
      <w:r>
        <w:rPr>
          <w:rStyle w:val="CommentReference"/>
        </w:rPr>
        <w:annotationRef/>
      </w:r>
      <w:r>
        <w:t xml:space="preserve">Det fremgår af Receptbekendtgørelsen at </w:t>
      </w:r>
    </w:p>
    <w:p w14:paraId="1A5B603A" w14:textId="77777777" w:rsidR="00EB2C46" w:rsidRDefault="00EB2C46" w:rsidP="00EB2C46">
      <w:pPr>
        <w:pStyle w:val="CommentText"/>
      </w:pPr>
    </w:p>
    <w:p w14:paraId="3E875B40" w14:textId="77777777" w:rsidR="00EB2C46" w:rsidRDefault="00EB2C46" w:rsidP="00EB2C46">
      <w:pPr>
        <w:pStyle w:val="CommentText"/>
      </w:pPr>
      <w:r>
        <w:t>§ 59. Apoteket og indehaveren af den i § 1, stk. 1, nævnte tilladelse skal ved hver ekspedition af en recept anføre følgende på dyrlægerecepten:</w:t>
      </w:r>
    </w:p>
    <w:p w14:paraId="69C47958" w14:textId="77777777" w:rsidR="00EB2C46" w:rsidRDefault="00EB2C46" w:rsidP="00EB2C46">
      <w:pPr>
        <w:pStyle w:val="CommentText"/>
      </w:pPr>
      <w:r>
        <w:t>[...]</w:t>
      </w:r>
    </w:p>
    <w:p w14:paraId="31700FAB" w14:textId="77777777" w:rsidR="00EB2C46" w:rsidRDefault="00EB2C46" w:rsidP="00EB2C46">
      <w:pPr>
        <w:pStyle w:val="CommentText"/>
      </w:pPr>
      <w:r>
        <w:t>Stk. 2. Har apoteket foretaget opsplitning af lægemidlet, skal dette endvidere anføres på dyrlægerecepten.</w:t>
      </w:r>
    </w:p>
    <w:p w14:paraId="3315DFC6" w14:textId="77777777" w:rsidR="00EB2C46" w:rsidRDefault="00EB2C46" w:rsidP="00EB2C46">
      <w:pPr>
        <w:pStyle w:val="CommentText"/>
      </w:pPr>
    </w:p>
    <w:p w14:paraId="693681CC" w14:textId="77777777" w:rsidR="00EB2C46" w:rsidRDefault="00EB2C46" w:rsidP="00EB2C46">
      <w:pPr>
        <w:pStyle w:val="CommentText"/>
      </w:pPr>
      <w:r>
        <w:t xml:space="preserve">Pt. kan vi ikke understøtte at apoteket anfører at der er foretaget opsplitning på dyrlægerecepten. </w:t>
      </w:r>
    </w:p>
    <w:p w14:paraId="6E7060B6" w14:textId="77777777" w:rsidR="00EB2C46" w:rsidRDefault="00EB2C46" w:rsidP="00EB2C46">
      <w:pPr>
        <w:pStyle w:val="CommentText"/>
      </w:pPr>
      <w:r>
        <w:t>(I praksis vil det skulle angives på Udleveringen.)</w:t>
      </w:r>
    </w:p>
  </w:comment>
  <w:comment w:id="1131" w:author="Allan Olsen" w:date="2026-07-07T10:12:00Z" w:initials="AO">
    <w:p w14:paraId="1F5CC696" w14:textId="3976C87A" w:rsidR="001737B7" w:rsidRDefault="001737B7">
      <w:r>
        <w:annotationRef/>
      </w:r>
      <w:r w:rsidRPr="1CCF7070">
        <w:t>Ok - vi kan se hvad som er blevet udleveret f.eks. At en pakning er blevet til to mindre.</w:t>
      </w:r>
    </w:p>
  </w:comment>
  <w:comment w:id="1175" w:author="Beathe Sirevåg Mathisen" w:date="2026-07-02T13:08:00Z" w:initials="BM">
    <w:p w14:paraId="29770950" w14:textId="77777777" w:rsidR="00796FD7" w:rsidRDefault="00796FD7" w:rsidP="00796FD7">
      <w:pPr>
        <w:pStyle w:val="CommentText"/>
      </w:pPr>
      <w:r>
        <w:rPr>
          <w:rStyle w:val="CommentReference"/>
        </w:rPr>
        <w:annotationRef/>
      </w:r>
      <w:r>
        <w:t xml:space="preserve">Tom, hvordan håndterer man i FMK når der substitueres med pakninger med to forskellige varenumre? </w:t>
      </w:r>
    </w:p>
  </w:comment>
  <w:comment w:id="1176" w:author="Beathe Sirevåg Mathisen" w:date="2026-07-03T10:08:00Z" w:initials="BM">
    <w:p w14:paraId="4FFCB37B" w14:textId="77777777" w:rsidR="00DD2C27" w:rsidRDefault="00DD2C27" w:rsidP="00DD2C27">
      <w:pPr>
        <w:pStyle w:val="CommentText"/>
      </w:pPr>
      <w:r>
        <w:rPr>
          <w:rStyle w:val="CommentReference"/>
        </w:rPr>
        <w:annotationRef/>
      </w:r>
      <w:r>
        <w:t xml:space="preserve">Skal afklares med apotekerne. </w:t>
      </w:r>
    </w:p>
  </w:comment>
  <w:comment w:id="1792" w:author="Claus Bo Jørgensen" w:date="2026-06-23T10:29:00Z" w:initials="CJ">
    <w:p w14:paraId="04A10283" w14:textId="6953FC91" w:rsidR="00BB26A5" w:rsidRDefault="00BB26A5">
      <w:r>
        <w:annotationRef/>
      </w:r>
      <w:r w:rsidRPr="08CF9D35">
        <w:t>Der er også behov for "Kvitteret for", jfr. 8.10.</w:t>
      </w:r>
    </w:p>
  </w:comment>
  <w:comment w:id="1793" w:author="Beathe Sirevåg Mathisen" w:date="2026-06-26T11:46:00Z" w:initials="BM">
    <w:p w14:paraId="2A1FEB30" w14:textId="77777777" w:rsidR="00F266C7" w:rsidRDefault="00311F16" w:rsidP="00F266C7">
      <w:pPr>
        <w:pStyle w:val="CommentText"/>
      </w:pPr>
      <w:r>
        <w:rPr>
          <w:rStyle w:val="CommentReference"/>
        </w:rPr>
        <w:annotationRef/>
      </w:r>
      <w:r w:rsidR="00F266C7">
        <w:t xml:space="preserve">Synes lige vi skal checke med Tom om han bare har glemt det eller om der er en grund til at den statusværdi ikke er medtaget. Den giver vel kun mening ift. ”adresserede recepter”. Ikke når apoteket opretter bestilling for at låse en recept. </w:t>
      </w:r>
    </w:p>
  </w:comment>
  <w:comment w:id="1794" w:author="Beathe Sirevåg Mathisen" w:date="2026-07-03T10:12:00Z" w:initials="BM">
    <w:p w14:paraId="2407AC9D" w14:textId="77777777" w:rsidR="00B46471" w:rsidRDefault="00B46471" w:rsidP="00B46471">
      <w:pPr>
        <w:pStyle w:val="CommentText"/>
      </w:pPr>
      <w:r>
        <w:rPr>
          <w:rStyle w:val="CommentReference"/>
        </w:rPr>
        <w:annotationRef/>
      </w:r>
      <w:r>
        <w:t xml:space="preserve">Tilføj tekst om intern markering i DVR til at håndtere kvitteret for. </w:t>
      </w:r>
    </w:p>
    <w:p w14:paraId="5575D5D4" w14:textId="77777777" w:rsidR="00B46471" w:rsidRDefault="00B46471" w:rsidP="00B46471">
      <w:pPr>
        <w:pStyle w:val="CommentText"/>
      </w:pPr>
      <w:r>
        <w:t>Skal ikke udstilles i snitfladen.</w:t>
      </w:r>
    </w:p>
    <w:p w14:paraId="24991B35" w14:textId="77777777" w:rsidR="00B46471" w:rsidRDefault="00B46471" w:rsidP="00B46471">
      <w:pPr>
        <w:pStyle w:val="CommentText"/>
      </w:pPr>
    </w:p>
    <w:p w14:paraId="7F3A7B64" w14:textId="77777777" w:rsidR="00B46471" w:rsidRDefault="00B46471" w:rsidP="00B46471">
      <w:pPr>
        <w:pStyle w:val="CommentText"/>
      </w:pPr>
      <w:r>
        <w:t xml:space="preserve">Tilføj krav </w:t>
      </w:r>
    </w:p>
  </w:comment>
  <w:comment w:id="1795" w:author="Allan Olsen" w:date="2026-07-07T10:19:00Z" w:initials="AO">
    <w:p w14:paraId="0244EC2A" w14:textId="6DF60808" w:rsidR="001737B7" w:rsidRDefault="001737B7">
      <w:r>
        <w:annotationRef/>
      </w:r>
      <w:r w:rsidRPr="0288AE56">
        <w:t>Tom: Til "kvitter" har jeg tilføjet en tekst i afsnit 6.1.2 og 8.10, og krydsreferencer i både 6.1.2 og 7.8.</w:t>
      </w:r>
    </w:p>
    <w:p w14:paraId="343B1018" w14:textId="4EA31547" w:rsidR="001737B7" w:rsidRDefault="001737B7"/>
  </w:comment>
  <w:comment w:id="1815" w:author="Claus Bo Jørgensen" w:date="2026-06-23T10:41:00Z" w:initials="CJ">
    <w:p w14:paraId="4EF301E5" w14:textId="6CA418EA" w:rsidR="00BB26A5" w:rsidRDefault="00BB26A5">
      <w:r>
        <w:annotationRef/>
      </w:r>
      <w:r w:rsidRPr="1D495BE6">
        <w:t>Hvad er det præcise forretningsmæssige formål?</w:t>
      </w:r>
    </w:p>
    <w:p w14:paraId="326EE31F" w14:textId="233D483E" w:rsidR="00BB26A5" w:rsidRDefault="00BB26A5">
      <w:r w:rsidRPr="33607A81">
        <w:t>Hvis Udlevering alene kan forekomme i forbindelse med Apoteks eller Vet-forhandlers oprettelse og ekspedition af papir-recept eller tilsvarende specielle tilfælde, så bør det fremgå.</w:t>
      </w:r>
    </w:p>
  </w:comment>
  <w:comment w:id="1816" w:author="Beathe Sirevåg Mathisen" w:date="2026-06-26T11:58:00Z" w:initials="BM">
    <w:p w14:paraId="6DFD0186" w14:textId="77777777" w:rsidR="00580D6C" w:rsidRDefault="00580D6C" w:rsidP="00580D6C">
      <w:pPr>
        <w:pStyle w:val="CommentText"/>
      </w:pPr>
      <w:r>
        <w:rPr>
          <w:rStyle w:val="CommentReference"/>
        </w:rPr>
        <w:annotationRef/>
      </w:r>
      <w:r>
        <w:t xml:space="preserve">Denne skal vi lige vende. </w:t>
      </w:r>
    </w:p>
    <w:p w14:paraId="1E305D81" w14:textId="77777777" w:rsidR="00580D6C" w:rsidRDefault="00580D6C" w:rsidP="00580D6C">
      <w:pPr>
        <w:pStyle w:val="CommentText"/>
      </w:pPr>
      <w:r>
        <w:t xml:space="preserve">Der vil være en Udlevering knyttet til alle Recepter hvor lægemidlet er udleveret til kunden eller udleveringsstedet. </w:t>
      </w:r>
    </w:p>
    <w:p w14:paraId="3A9EA9B0" w14:textId="77777777" w:rsidR="00580D6C" w:rsidRDefault="00580D6C" w:rsidP="00580D6C">
      <w:pPr>
        <w:pStyle w:val="CommentText"/>
      </w:pPr>
      <w:r>
        <w:t xml:space="preserve">Lige nu kan jeg dog ikke gennemskue hvorfor Udlevering er en del af responsen på en Bestilling. </w:t>
      </w:r>
    </w:p>
  </w:comment>
  <w:comment w:id="1817" w:author="Beathe Sirevåg Mathisen" w:date="2026-06-30T12:53:00Z" w:initials="BM">
    <w:p w14:paraId="46FF7AFF" w14:textId="77777777" w:rsidR="0096022F" w:rsidRDefault="0096022F" w:rsidP="0096022F">
      <w:pPr>
        <w:pStyle w:val="CommentText"/>
      </w:pPr>
      <w:r>
        <w:rPr>
          <w:rStyle w:val="CommentReference"/>
        </w:rPr>
        <w:annotationRef/>
      </w:r>
      <w:r>
        <w:t>Hvordan styres resterende antal udleveringer på recepten?</w:t>
      </w:r>
    </w:p>
  </w:comment>
  <w:comment w:id="1890" w:author="Tom Kückelhahn Nilson" w:date="2026-07-03T15:53:00Z" w:initials="TKN">
    <w:p w14:paraId="58A0E614" w14:textId="77777777" w:rsidR="00603939" w:rsidRDefault="00603939" w:rsidP="00603939">
      <w:pPr>
        <w:pStyle w:val="CommentText"/>
      </w:pPr>
      <w:r>
        <w:rPr>
          <w:rStyle w:val="CommentReference"/>
        </w:rPr>
        <w:annotationRef/>
      </w:r>
      <w:r>
        <w:t>Tilføjet</w:t>
      </w:r>
    </w:p>
  </w:comment>
  <w:comment w:id="2510" w:author="Claus Bo Jørgensen" w:date="2026-06-23T12:06:00Z" w:initials="CJ">
    <w:p w14:paraId="5E13E0E7" w14:textId="1C6294AC" w:rsidR="00BB26A5" w:rsidRDefault="00BB26A5">
      <w:r>
        <w:annotationRef/>
      </w:r>
      <w:r w:rsidRPr="4AB389FC">
        <w:t>Hvis bestillinger, der er kvitteret for, ikke skal returneres i Hent nye bestillinger-servicen, så skal den centrale del af løsningen registrere, at der er kvitteret for bestillingen.</w:t>
      </w:r>
    </w:p>
  </w:comment>
  <w:comment w:id="2511" w:author="Beathe Sirevåg Mathisen" w:date="2026-06-26T15:07:00Z" w:initials="BM">
    <w:p w14:paraId="538BED3B" w14:textId="77777777" w:rsidR="00AD7B07" w:rsidRDefault="006561BF" w:rsidP="00AD7B07">
      <w:pPr>
        <w:pStyle w:val="CommentText"/>
      </w:pPr>
      <w:r>
        <w:rPr>
          <w:rStyle w:val="CommentReference"/>
        </w:rPr>
        <w:annotationRef/>
      </w:r>
      <w:r w:rsidR="00AD7B07">
        <w:t xml:space="preserve">Set i lyset af nedenstående formulering og Claus’ kommentar, så synes jeg vi skal høre Tom hvad han har tænkt. </w:t>
      </w:r>
    </w:p>
  </w:comment>
  <w:comment w:id="2512" w:author="Allan Olsen" w:date="2026-07-07T10:29:00Z" w:initials="AO">
    <w:p w14:paraId="440A79D3" w14:textId="32F5CF96" w:rsidR="001737B7" w:rsidRDefault="001737B7">
      <w:r>
        <w:annotationRef/>
      </w:r>
      <w:r w:rsidRPr="301714DA">
        <w:t>Se tekst fra Tom nedenfor</w:t>
      </w:r>
    </w:p>
  </w:comment>
  <w:comment w:id="2514" w:author="Tom Kückelhahn Nilson" w:date="2026-07-03T14:05:00Z" w:initials="TKN">
    <w:p w14:paraId="3FF58BB6" w14:textId="77777777" w:rsidR="00134362" w:rsidRDefault="00134362" w:rsidP="00134362">
      <w:pPr>
        <w:pStyle w:val="CommentText"/>
      </w:pPr>
      <w:r>
        <w:rPr>
          <w:rStyle w:val="CommentReference"/>
        </w:rPr>
        <w:annotationRef/>
      </w:r>
      <w:r>
        <w:t>Tilføjet</w:t>
      </w:r>
    </w:p>
  </w:comment>
  <w:comment w:id="2518" w:author="Claus Bo Jørgensen" w:date="2026-06-23T12:07:00Z" w:initials="CJ">
    <w:p w14:paraId="37627374" w14:textId="3A07AED1" w:rsidR="00BB26A5" w:rsidRDefault="00BB26A5">
      <w:r>
        <w:annotationRef/>
      </w:r>
      <w:r w:rsidRPr="6FCB29B4">
        <w:t>Hvordan opnås den ønskede effekt så?</w:t>
      </w:r>
    </w:p>
  </w:comment>
  <w:comment w:id="2519" w:author="Allan Olsen" w:date="2026-07-07T10:31:00Z" w:initials="AO">
    <w:p w14:paraId="5F6F171C" w14:textId="093578C6" w:rsidR="001737B7" w:rsidRDefault="001737B7">
      <w:r>
        <w:annotationRef/>
      </w:r>
      <w:r w:rsidRPr="58AA855B">
        <w:t>Se tekst fra Tom ovenfor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EE66FC" w15:done="0"/>
  <w15:commentEx w15:paraId="12273DC1" w15:paraIdParent="01EE66FC" w15:done="0"/>
  <w15:commentEx w15:paraId="7DD0C750" w15:done="0"/>
  <w15:commentEx w15:paraId="445DCCED" w15:done="0"/>
  <w15:commentEx w15:paraId="567570A0" w15:paraIdParent="445DCCED" w15:done="0"/>
  <w15:commentEx w15:paraId="6B2DBCD8" w15:paraIdParent="445DCCED" w15:done="0"/>
  <w15:commentEx w15:paraId="177272D5" w15:done="0"/>
  <w15:commentEx w15:paraId="74D648E6" w15:paraIdParent="177272D5" w15:done="0"/>
  <w15:commentEx w15:paraId="30AAA4B8" w15:done="0"/>
  <w15:commentEx w15:paraId="198677BF" w15:done="0"/>
  <w15:commentEx w15:paraId="6E7060B6" w15:done="0"/>
  <w15:commentEx w15:paraId="1F5CC696" w15:paraIdParent="6E7060B6" w15:done="0"/>
  <w15:commentEx w15:paraId="29770950" w15:done="0"/>
  <w15:commentEx w15:paraId="4FFCB37B" w15:paraIdParent="29770950" w15:done="0"/>
  <w15:commentEx w15:paraId="04A10283" w15:done="0"/>
  <w15:commentEx w15:paraId="2A1FEB30" w15:paraIdParent="04A10283" w15:done="0"/>
  <w15:commentEx w15:paraId="7F3A7B64" w15:paraIdParent="04A10283" w15:done="0"/>
  <w15:commentEx w15:paraId="343B1018" w15:paraIdParent="04A10283" w15:done="0"/>
  <w15:commentEx w15:paraId="326EE31F" w15:done="0"/>
  <w15:commentEx w15:paraId="3A9EA9B0" w15:paraIdParent="326EE31F" w15:done="0"/>
  <w15:commentEx w15:paraId="46FF7AFF" w15:paraIdParent="326EE31F" w15:done="0"/>
  <w15:commentEx w15:paraId="58A0E614" w15:done="0"/>
  <w15:commentEx w15:paraId="5E13E0E7" w15:done="0"/>
  <w15:commentEx w15:paraId="538BED3B" w15:paraIdParent="5E13E0E7" w15:done="0"/>
  <w15:commentEx w15:paraId="440A79D3" w15:paraIdParent="5E13E0E7" w15:done="0"/>
  <w15:commentEx w15:paraId="3FF58BB6" w15:done="0"/>
  <w15:commentEx w15:paraId="37627374" w15:done="0"/>
  <w15:commentEx w15:paraId="5F6F171C" w15:paraIdParent="376273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D23772" w16cex:dateUtc="2026-07-03T09:44:00Z"/>
  <w16cex:commentExtensible w16cex:durableId="5F9581CA" w16cex:dateUtc="2026-07-07T07:43:00Z"/>
  <w16cex:commentExtensible w16cex:durableId="63DD3CCB" w16cex:dateUtc="2026-07-06T12:30:00Z"/>
  <w16cex:commentExtensible w16cex:durableId="642423CD" w16cex:dateUtc="2026-06-30T10:38:00Z"/>
  <w16cex:commentExtensible w16cex:durableId="50F7E67A" w16cex:dateUtc="2026-07-02T10:55:00Z"/>
  <w16cex:commentExtensible w16cex:durableId="5D772B92" w16cex:dateUtc="2026-07-07T09:00:00Z"/>
  <w16cex:commentExtensible w16cex:durableId="2FDF89C5" w16cex:dateUtc="2026-07-02T11:16:00Z"/>
  <w16cex:commentExtensible w16cex:durableId="12811417" w16cex:dateUtc="2026-07-07T08:05:00Z"/>
  <w16cex:commentExtensible w16cex:durableId="653F3CA1" w16cex:dateUtc="2026-07-03T08:13:00Z"/>
  <w16cex:commentExtensible w16cex:durableId="01F5A44E" w16cex:dateUtc="2026-07-06T12:33:00Z"/>
  <w16cex:commentExtensible w16cex:durableId="5092DC17" w16cex:dateUtc="2026-07-02T11:19:00Z"/>
  <w16cex:commentExtensible w16cex:durableId="2BCADD22" w16cex:dateUtc="2026-07-07T08:12:00Z"/>
  <w16cex:commentExtensible w16cex:durableId="4D74EAEE" w16cex:dateUtc="2026-07-02T11:08:00Z"/>
  <w16cex:commentExtensible w16cex:durableId="3A99CFE8" w16cex:dateUtc="2026-07-03T08:08:00Z"/>
  <w16cex:commentExtensible w16cex:durableId="21828D7F" w16cex:dateUtc="2026-06-23T08:29:00Z"/>
  <w16cex:commentExtensible w16cex:durableId="726AD48A" w16cex:dateUtc="2026-06-26T09:46:00Z"/>
  <w16cex:commentExtensible w16cex:durableId="6B1C56DC" w16cex:dateUtc="2026-07-03T08:12:00Z"/>
  <w16cex:commentExtensible w16cex:durableId="194E51CE" w16cex:dateUtc="2026-07-07T08:19:00Z"/>
  <w16cex:commentExtensible w16cex:durableId="3A9C9C85" w16cex:dateUtc="2026-06-23T08:41:00Z"/>
  <w16cex:commentExtensible w16cex:durableId="2358B61F" w16cex:dateUtc="2026-06-26T09:58:00Z"/>
  <w16cex:commentExtensible w16cex:durableId="1F4B870B" w16cex:dateUtc="2026-06-30T10:53:00Z"/>
  <w16cex:commentExtensible w16cex:durableId="527F0802" w16cex:dateUtc="2026-07-06T12:45:00Z"/>
  <w16cex:commentExtensible w16cex:durableId="1FE50132" w16cex:dateUtc="2026-06-23T10:06:00Z"/>
  <w16cex:commentExtensible w16cex:durableId="5E3B2A32" w16cex:dateUtc="2026-06-26T13:07:00Z"/>
  <w16cex:commentExtensible w16cex:durableId="325D39C9" w16cex:dateUtc="2026-07-07T08:29:00Z"/>
  <w16cex:commentExtensible w16cex:durableId="4F223E96" w16cex:dateUtc="2026-07-06T12:48:00Z"/>
  <w16cex:commentExtensible w16cex:durableId="10E61803" w16cex:dateUtc="2026-06-23T10:07:00Z"/>
  <w16cex:commentExtensible w16cex:durableId="062BA045" w16cex:dateUtc="2026-07-07T08: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EE66FC" w16cid:durableId="50D23772"/>
  <w16cid:commentId w16cid:paraId="12273DC1" w16cid:durableId="5F9581CA"/>
  <w16cid:commentId w16cid:paraId="7DD0C750" w16cid:durableId="63DD3CCB"/>
  <w16cid:commentId w16cid:paraId="445DCCED" w16cid:durableId="642423CD"/>
  <w16cid:commentId w16cid:paraId="567570A0" w16cid:durableId="50F7E67A"/>
  <w16cid:commentId w16cid:paraId="6B2DBCD8" w16cid:durableId="5D772B92"/>
  <w16cid:commentId w16cid:paraId="177272D5" w16cid:durableId="2FDF89C5"/>
  <w16cid:commentId w16cid:paraId="74D648E6" w16cid:durableId="12811417"/>
  <w16cid:commentId w16cid:paraId="30AAA4B8" w16cid:durableId="653F3CA1"/>
  <w16cid:commentId w16cid:paraId="198677BF" w16cid:durableId="01F5A44E"/>
  <w16cid:commentId w16cid:paraId="6E7060B6" w16cid:durableId="5092DC17"/>
  <w16cid:commentId w16cid:paraId="1F5CC696" w16cid:durableId="2BCADD22"/>
  <w16cid:commentId w16cid:paraId="29770950" w16cid:durableId="4D74EAEE"/>
  <w16cid:commentId w16cid:paraId="4FFCB37B" w16cid:durableId="3A99CFE8"/>
  <w16cid:commentId w16cid:paraId="04A10283" w16cid:durableId="21828D7F"/>
  <w16cid:commentId w16cid:paraId="2A1FEB30" w16cid:durableId="726AD48A"/>
  <w16cid:commentId w16cid:paraId="7F3A7B64" w16cid:durableId="6B1C56DC"/>
  <w16cid:commentId w16cid:paraId="343B1018" w16cid:durableId="194E51CE"/>
  <w16cid:commentId w16cid:paraId="326EE31F" w16cid:durableId="3A9C9C85"/>
  <w16cid:commentId w16cid:paraId="3A9EA9B0" w16cid:durableId="2358B61F"/>
  <w16cid:commentId w16cid:paraId="46FF7AFF" w16cid:durableId="1F4B870B"/>
  <w16cid:commentId w16cid:paraId="58A0E614" w16cid:durableId="527F0802"/>
  <w16cid:commentId w16cid:paraId="5E13E0E7" w16cid:durableId="1FE50132"/>
  <w16cid:commentId w16cid:paraId="538BED3B" w16cid:durableId="5E3B2A32"/>
  <w16cid:commentId w16cid:paraId="440A79D3" w16cid:durableId="325D39C9"/>
  <w16cid:commentId w16cid:paraId="3FF58BB6" w16cid:durableId="4F223E96"/>
  <w16cid:commentId w16cid:paraId="37627374" w16cid:durableId="10E61803"/>
  <w16cid:commentId w16cid:paraId="5F6F171C" w16cid:durableId="062BA0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D2524" w14:textId="77777777" w:rsidR="0002777E" w:rsidRDefault="0002777E">
      <w:pPr>
        <w:spacing w:after="0" w:line="240" w:lineRule="auto"/>
      </w:pPr>
      <w:r>
        <w:separator/>
      </w:r>
    </w:p>
  </w:endnote>
  <w:endnote w:type="continuationSeparator" w:id="0">
    <w:p w14:paraId="01646FA2" w14:textId="77777777" w:rsidR="0002777E" w:rsidRDefault="0002777E">
      <w:pPr>
        <w:spacing w:after="0" w:line="240" w:lineRule="auto"/>
      </w:pPr>
      <w:r>
        <w:continuationSeparator/>
      </w:r>
    </w:p>
  </w:endnote>
  <w:endnote w:type="continuationNotice" w:id="1">
    <w:p w14:paraId="04B172D6" w14:textId="77777777" w:rsidR="0002777E" w:rsidRDefault="0002777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90A1A40-BC9B-45AB-83BF-C68166F68ACD}"/>
    <w:embedBold r:id="rId2" w:fontKey="{B1C526E6-ABF0-4D2A-8338-085500A16B6B}"/>
    <w:embedItalic r:id="rId3" w:fontKey="{C23DB0D8-1FFC-43A3-B32C-065A179F6FAA}"/>
  </w:font>
  <w:font w:name="Segoe UI">
    <w:panose1 w:val="020B0502040204020203"/>
    <w:charset w:val="00"/>
    <w:family w:val="swiss"/>
    <w:pitch w:val="variable"/>
    <w:sig w:usb0="E4002EFF" w:usb1="C000E47F" w:usb2="00000009" w:usb3="00000000" w:csb0="000001FF" w:csb1="00000000"/>
    <w:embedRegular r:id="rId4" w:fontKey="{D4410D3B-DECB-4A27-AC1D-92521FEF572B}"/>
  </w:font>
  <w:font w:name="Verdana">
    <w:panose1 w:val="020B0604030504040204"/>
    <w:charset w:val="00"/>
    <w:family w:val="swiss"/>
    <w:pitch w:val="variable"/>
    <w:sig w:usb0="A00006FF" w:usb1="4000205B" w:usb2="00000010" w:usb3="00000000" w:csb0="0000019F" w:csb1="00000000"/>
    <w:embedRegular r:id="rId5" w:fontKey="{B36BE928-0C2F-4208-BABF-03C0F55A8E4A}"/>
    <w:embedBold r:id="rId6" w:fontKey="{C6576180-B015-4011-A8EA-B1F2460A2BBD}"/>
  </w:font>
  <w:font w:name="Cambria">
    <w:panose1 w:val="02040503050406030204"/>
    <w:charset w:val="00"/>
    <w:family w:val="roman"/>
    <w:pitch w:val="variable"/>
    <w:sig w:usb0="E00006FF" w:usb1="420024FF" w:usb2="02000000" w:usb3="00000000" w:csb0="0000019F" w:csb1="00000000"/>
    <w:embedRegular r:id="rId7" w:fontKey="{20E79514-6D56-42D7-8CEF-84EA4D206F7D}"/>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embedRegular r:id="rId8" w:fontKey="{FD44BF0E-0FE5-46CF-8644-28187F472F4B}"/>
    <w:embedItalic r:id="rId9" w:fontKey="{53E05F4E-7DB5-4F01-87D9-E8D918A42E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CE950" w14:textId="748C4741" w:rsidR="00900F83" w:rsidRDefault="00900F83">
    <w:pPr>
      <w:jc w:val="right"/>
    </w:pPr>
    <w:r>
      <w:t xml:space="preserve">Side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BA64A" w14:textId="77777777" w:rsidR="0002777E" w:rsidRDefault="0002777E">
      <w:pPr>
        <w:spacing w:after="0" w:line="240" w:lineRule="auto"/>
      </w:pPr>
      <w:r>
        <w:separator/>
      </w:r>
    </w:p>
  </w:footnote>
  <w:footnote w:type="continuationSeparator" w:id="0">
    <w:p w14:paraId="7FBA4EF4" w14:textId="77777777" w:rsidR="0002777E" w:rsidRDefault="0002777E">
      <w:pPr>
        <w:spacing w:after="0" w:line="240" w:lineRule="auto"/>
      </w:pPr>
      <w:r>
        <w:continuationSeparator/>
      </w:r>
    </w:p>
  </w:footnote>
  <w:footnote w:type="continuationNotice" w:id="1">
    <w:p w14:paraId="5D8FD825" w14:textId="77777777" w:rsidR="0002777E" w:rsidRDefault="0002777E">
      <w:pPr>
        <w:spacing w:after="0" w:line="240" w:lineRule="auto"/>
      </w:pPr>
    </w:p>
  </w:footnote>
  <w:footnote w:id="2">
    <w:p w14:paraId="23591A64" w14:textId="77777777" w:rsidR="00900F83" w:rsidRPr="00975D09" w:rsidRDefault="00900F83">
      <w:pPr>
        <w:spacing w:after="0" w:line="240" w:lineRule="auto"/>
        <w:rPr>
          <w:sz w:val="20"/>
        </w:rPr>
      </w:pPr>
      <w:r>
        <w:rPr>
          <w:vertAlign w:val="superscript"/>
        </w:rPr>
        <w:footnoteRef/>
      </w:r>
      <w:r w:rsidRPr="00975D09">
        <w:rPr>
          <w:sz w:val="20"/>
        </w:rPr>
        <w:t xml:space="preserve"> FMK’s model anvender to elementer hertil: ActiveSubstance og SubstanceText</w:t>
      </w:r>
    </w:p>
  </w:footnote>
  <w:footnote w:id="3">
    <w:p w14:paraId="2C56404D" w14:textId="6FB6858B" w:rsidR="00900F83" w:rsidRPr="00975D09" w:rsidRDefault="00900F83">
      <w:pPr>
        <w:spacing w:after="0" w:line="240" w:lineRule="auto"/>
        <w:rPr>
          <w:sz w:val="20"/>
        </w:rPr>
      </w:pPr>
      <w:r>
        <w:rPr>
          <w:vertAlign w:val="superscript"/>
        </w:rPr>
        <w:footnoteRef/>
      </w:r>
      <w:r w:rsidRPr="00975D09">
        <w:rPr>
          <w:sz w:val="20"/>
        </w:rPr>
        <w:t xml:space="preserve"> I FMK gælder det, at det med få undtagelser er krævet, at kald indeholder data for samme patient/borger. Tilsvarende krav gælder ikke </w:t>
      </w:r>
      <w:r w:rsidR="00BE3A82">
        <w:rPr>
          <w:sz w:val="20"/>
        </w:rPr>
        <w:t>Løsningen</w:t>
      </w:r>
      <w:r w:rsidRPr="00975D09">
        <w:rPr>
          <w:sz w:val="20"/>
        </w:rPr>
        <w:t>.</w:t>
      </w:r>
    </w:p>
  </w:footnote>
  <w:footnote w:id="4">
    <w:p w14:paraId="03ED98E0" w14:textId="70A903E8" w:rsidR="00900F83" w:rsidRPr="00975D09" w:rsidRDefault="00900F83">
      <w:pPr>
        <w:spacing w:after="0" w:line="240" w:lineRule="auto"/>
        <w:rPr>
          <w:sz w:val="20"/>
        </w:rPr>
      </w:pPr>
      <w:r>
        <w:rPr>
          <w:vertAlign w:val="superscript"/>
        </w:rPr>
        <w:footnoteRef/>
      </w:r>
      <w:r w:rsidRPr="00975D09">
        <w:rPr>
          <w:sz w:val="20"/>
        </w:rPr>
        <w:t xml:space="preserve"> Dette svarer til FMK’s “Opret og ekspedér recept”-service, men kan i </w:t>
      </w:r>
      <w:r w:rsidR="00BE3A82">
        <w:rPr>
          <w:sz w:val="20"/>
        </w:rPr>
        <w:t>Løsningen</w:t>
      </w:r>
      <w:r w:rsidRPr="00975D09">
        <w:rPr>
          <w:sz w:val="20"/>
        </w:rPr>
        <w:t xml:space="preserve"> udføres i et enkelt “Opret recept”-kald eller kald til først “Opret recept” og herefter “Opret udlevering.  </w:t>
      </w:r>
    </w:p>
  </w:footnote>
  <w:footnote w:id="5">
    <w:p w14:paraId="4D0E871E" w14:textId="2D90F314" w:rsidR="00900F83" w:rsidRPr="00876D32" w:rsidRDefault="00900F83">
      <w:pPr>
        <w:spacing w:after="0" w:line="240" w:lineRule="auto"/>
        <w:rPr>
          <w:sz w:val="20"/>
        </w:rPr>
      </w:pPr>
      <w:r>
        <w:rPr>
          <w:vertAlign w:val="superscript"/>
        </w:rPr>
        <w:footnoteRef/>
      </w:r>
      <w:r w:rsidRPr="00876D32">
        <w:rPr>
          <w:sz w:val="20"/>
        </w:rPr>
        <w:t xml:space="preserve"> Dette svarer til FMK’s “Erstat recept”-service, men kan i </w:t>
      </w:r>
      <w:r w:rsidR="00BE3A82">
        <w:rPr>
          <w:sz w:val="20"/>
        </w:rPr>
        <w:t>Løsningen</w:t>
      </w:r>
      <w:r w:rsidRPr="00876D32">
        <w:rPr>
          <w:sz w:val="20"/>
        </w:rPr>
        <w:t xml:space="preserve"> udføres i samme kald.</w:t>
      </w:r>
    </w:p>
  </w:footnote>
  <w:footnote w:id="6">
    <w:p w14:paraId="41625726" w14:textId="77777777" w:rsidR="000464E7" w:rsidRPr="00876D32" w:rsidRDefault="000464E7">
      <w:pPr>
        <w:spacing w:after="0" w:line="240" w:lineRule="auto"/>
        <w:rPr>
          <w:sz w:val="20"/>
        </w:rPr>
      </w:pPr>
      <w:r>
        <w:rPr>
          <w:vertAlign w:val="superscript"/>
        </w:rPr>
        <w:footnoteRef/>
      </w:r>
      <w:r w:rsidRPr="00876D32">
        <w:rPr>
          <w:sz w:val="20"/>
        </w:rPr>
        <w:t>FMK 1.6 anvender termen Handover for Udlevering, tilsvarende term var Effectuation for Effektuering i FMK 1.6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2FAA9" w14:textId="77777777" w:rsidR="001B0DFF" w:rsidRDefault="001B0D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75FF"/>
    <w:multiLevelType w:val="multilevel"/>
    <w:tmpl w:val="37623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7243D1"/>
    <w:multiLevelType w:val="multilevel"/>
    <w:tmpl w:val="EC3C4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FE7A50"/>
    <w:multiLevelType w:val="multilevel"/>
    <w:tmpl w:val="26EA4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AB52DA"/>
    <w:multiLevelType w:val="multilevel"/>
    <w:tmpl w:val="5C743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8B4166"/>
    <w:multiLevelType w:val="multilevel"/>
    <w:tmpl w:val="32205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E6112"/>
    <w:multiLevelType w:val="multilevel"/>
    <w:tmpl w:val="54223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88425FA"/>
    <w:multiLevelType w:val="multilevel"/>
    <w:tmpl w:val="461AD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9AD2E5D"/>
    <w:multiLevelType w:val="multilevel"/>
    <w:tmpl w:val="E8A83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AA1CEA"/>
    <w:multiLevelType w:val="multilevel"/>
    <w:tmpl w:val="007E4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AF72D14"/>
    <w:multiLevelType w:val="multilevel"/>
    <w:tmpl w:val="05D65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892AB7"/>
    <w:multiLevelType w:val="multilevel"/>
    <w:tmpl w:val="D3225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7F80C73"/>
    <w:multiLevelType w:val="multilevel"/>
    <w:tmpl w:val="A8ECC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AAF3EFA"/>
    <w:multiLevelType w:val="multilevel"/>
    <w:tmpl w:val="6E30B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B1D3BE5"/>
    <w:multiLevelType w:val="multilevel"/>
    <w:tmpl w:val="DA9C1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DDE48BE"/>
    <w:multiLevelType w:val="multilevel"/>
    <w:tmpl w:val="E5EE8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FEE09AF"/>
    <w:multiLevelType w:val="multilevel"/>
    <w:tmpl w:val="75F47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60B729F"/>
    <w:multiLevelType w:val="multilevel"/>
    <w:tmpl w:val="315C1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6D7131C"/>
    <w:multiLevelType w:val="multilevel"/>
    <w:tmpl w:val="83386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7102244"/>
    <w:multiLevelType w:val="multilevel"/>
    <w:tmpl w:val="6DE67C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770020B"/>
    <w:multiLevelType w:val="multilevel"/>
    <w:tmpl w:val="26EEB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7AF7AFA"/>
    <w:multiLevelType w:val="hybridMultilevel"/>
    <w:tmpl w:val="27CE692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1" w15:restartNumberingAfterBreak="0">
    <w:nsid w:val="3A5E7B08"/>
    <w:multiLevelType w:val="multilevel"/>
    <w:tmpl w:val="74626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ADD770B"/>
    <w:multiLevelType w:val="multilevel"/>
    <w:tmpl w:val="8348F2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64037B7"/>
    <w:multiLevelType w:val="multilevel"/>
    <w:tmpl w:val="55A89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6A6010C"/>
    <w:multiLevelType w:val="multilevel"/>
    <w:tmpl w:val="9D14A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8010D44"/>
    <w:multiLevelType w:val="multilevel"/>
    <w:tmpl w:val="32CC0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9F61CF0"/>
    <w:multiLevelType w:val="multilevel"/>
    <w:tmpl w:val="CE6CA1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B360962"/>
    <w:multiLevelType w:val="hybridMultilevel"/>
    <w:tmpl w:val="55703FE0"/>
    <w:lvl w:ilvl="0" w:tplc="D31C99EC">
      <w:start w:val="1"/>
      <w:numFmt w:val="decimal"/>
      <w:lvlText w:val="%1)"/>
      <w:lvlJc w:val="left"/>
      <w:pPr>
        <w:ind w:left="1020" w:hanging="360"/>
      </w:pPr>
    </w:lvl>
    <w:lvl w:ilvl="1" w:tplc="6972AD8A">
      <w:start w:val="1"/>
      <w:numFmt w:val="decimal"/>
      <w:lvlText w:val="%2)"/>
      <w:lvlJc w:val="left"/>
      <w:pPr>
        <w:ind w:left="1020" w:hanging="360"/>
      </w:pPr>
    </w:lvl>
    <w:lvl w:ilvl="2" w:tplc="1DCEB62E">
      <w:start w:val="1"/>
      <w:numFmt w:val="decimal"/>
      <w:lvlText w:val="%3)"/>
      <w:lvlJc w:val="left"/>
      <w:pPr>
        <w:ind w:left="1020" w:hanging="360"/>
      </w:pPr>
    </w:lvl>
    <w:lvl w:ilvl="3" w:tplc="755E0F64">
      <w:start w:val="1"/>
      <w:numFmt w:val="decimal"/>
      <w:lvlText w:val="%4)"/>
      <w:lvlJc w:val="left"/>
      <w:pPr>
        <w:ind w:left="1020" w:hanging="360"/>
      </w:pPr>
    </w:lvl>
    <w:lvl w:ilvl="4" w:tplc="C6D0D2E0">
      <w:start w:val="1"/>
      <w:numFmt w:val="decimal"/>
      <w:lvlText w:val="%5)"/>
      <w:lvlJc w:val="left"/>
      <w:pPr>
        <w:ind w:left="1020" w:hanging="360"/>
      </w:pPr>
    </w:lvl>
    <w:lvl w:ilvl="5" w:tplc="966E9BE4">
      <w:start w:val="1"/>
      <w:numFmt w:val="decimal"/>
      <w:lvlText w:val="%6)"/>
      <w:lvlJc w:val="left"/>
      <w:pPr>
        <w:ind w:left="1020" w:hanging="360"/>
      </w:pPr>
    </w:lvl>
    <w:lvl w:ilvl="6" w:tplc="0BE6F7F4">
      <w:start w:val="1"/>
      <w:numFmt w:val="decimal"/>
      <w:lvlText w:val="%7)"/>
      <w:lvlJc w:val="left"/>
      <w:pPr>
        <w:ind w:left="1020" w:hanging="360"/>
      </w:pPr>
    </w:lvl>
    <w:lvl w:ilvl="7" w:tplc="E1CAB9B2">
      <w:start w:val="1"/>
      <w:numFmt w:val="decimal"/>
      <w:lvlText w:val="%8)"/>
      <w:lvlJc w:val="left"/>
      <w:pPr>
        <w:ind w:left="1020" w:hanging="360"/>
      </w:pPr>
    </w:lvl>
    <w:lvl w:ilvl="8" w:tplc="56AC8458">
      <w:start w:val="1"/>
      <w:numFmt w:val="decimal"/>
      <w:lvlText w:val="%9)"/>
      <w:lvlJc w:val="left"/>
      <w:pPr>
        <w:ind w:left="1020" w:hanging="360"/>
      </w:pPr>
    </w:lvl>
  </w:abstractNum>
  <w:abstractNum w:abstractNumId="28" w15:restartNumberingAfterBreak="0">
    <w:nsid w:val="52A012B5"/>
    <w:multiLevelType w:val="multilevel"/>
    <w:tmpl w:val="BF56E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64D7E50"/>
    <w:multiLevelType w:val="multilevel"/>
    <w:tmpl w:val="2A02D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9793879"/>
    <w:multiLevelType w:val="multilevel"/>
    <w:tmpl w:val="97E48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D6F2FA8"/>
    <w:multiLevelType w:val="multilevel"/>
    <w:tmpl w:val="D542F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1B531EF"/>
    <w:multiLevelType w:val="multilevel"/>
    <w:tmpl w:val="CD060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1B6429A"/>
    <w:multiLevelType w:val="multilevel"/>
    <w:tmpl w:val="88ACB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27C6A85"/>
    <w:multiLevelType w:val="multilevel"/>
    <w:tmpl w:val="6BDC3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570527B"/>
    <w:multiLevelType w:val="multilevel"/>
    <w:tmpl w:val="1248C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9B04797"/>
    <w:multiLevelType w:val="multilevel"/>
    <w:tmpl w:val="52DE9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E447113"/>
    <w:multiLevelType w:val="multilevel"/>
    <w:tmpl w:val="71822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53A7652"/>
    <w:multiLevelType w:val="multilevel"/>
    <w:tmpl w:val="09E037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5F04EBC"/>
    <w:multiLevelType w:val="multilevel"/>
    <w:tmpl w:val="B5E6F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6166D8F"/>
    <w:multiLevelType w:val="multilevel"/>
    <w:tmpl w:val="B338EB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6AB517D"/>
    <w:multiLevelType w:val="multilevel"/>
    <w:tmpl w:val="B8CC1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C3B2E7D"/>
    <w:multiLevelType w:val="multilevel"/>
    <w:tmpl w:val="50E03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41006382">
    <w:abstractNumId w:val="31"/>
  </w:num>
  <w:num w:numId="2" w16cid:durableId="558521957">
    <w:abstractNumId w:val="16"/>
  </w:num>
  <w:num w:numId="3" w16cid:durableId="1181578535">
    <w:abstractNumId w:val="0"/>
  </w:num>
  <w:num w:numId="4" w16cid:durableId="1272325022">
    <w:abstractNumId w:val="39"/>
  </w:num>
  <w:num w:numId="5" w16cid:durableId="792746936">
    <w:abstractNumId w:val="37"/>
  </w:num>
  <w:num w:numId="6" w16cid:durableId="210729234">
    <w:abstractNumId w:val="32"/>
  </w:num>
  <w:num w:numId="7" w16cid:durableId="1858347436">
    <w:abstractNumId w:val="30"/>
  </w:num>
  <w:num w:numId="8" w16cid:durableId="1657537681">
    <w:abstractNumId w:val="17"/>
  </w:num>
  <w:num w:numId="9" w16cid:durableId="635717713">
    <w:abstractNumId w:val="28"/>
  </w:num>
  <w:num w:numId="10" w16cid:durableId="1322077231">
    <w:abstractNumId w:val="8"/>
  </w:num>
  <w:num w:numId="11" w16cid:durableId="1645892029">
    <w:abstractNumId w:val="10"/>
  </w:num>
  <w:num w:numId="12" w16cid:durableId="2013144885">
    <w:abstractNumId w:val="3"/>
  </w:num>
  <w:num w:numId="13" w16cid:durableId="34089514">
    <w:abstractNumId w:val="14"/>
  </w:num>
  <w:num w:numId="14" w16cid:durableId="1376462867">
    <w:abstractNumId w:val="42"/>
  </w:num>
  <w:num w:numId="15" w16cid:durableId="40442929">
    <w:abstractNumId w:val="34"/>
  </w:num>
  <w:num w:numId="16" w16cid:durableId="664207672">
    <w:abstractNumId w:val="40"/>
  </w:num>
  <w:num w:numId="17" w16cid:durableId="771361946">
    <w:abstractNumId w:val="25"/>
  </w:num>
  <w:num w:numId="18" w16cid:durableId="94256893">
    <w:abstractNumId w:val="36"/>
  </w:num>
  <w:num w:numId="19" w16cid:durableId="1468208430">
    <w:abstractNumId w:val="15"/>
  </w:num>
  <w:num w:numId="20" w16cid:durableId="33503129">
    <w:abstractNumId w:val="29"/>
  </w:num>
  <w:num w:numId="21" w16cid:durableId="9308126">
    <w:abstractNumId w:val="38"/>
  </w:num>
  <w:num w:numId="22" w16cid:durableId="2021009670">
    <w:abstractNumId w:val="41"/>
  </w:num>
  <w:num w:numId="23" w16cid:durableId="1153984035">
    <w:abstractNumId w:val="13"/>
  </w:num>
  <w:num w:numId="24" w16cid:durableId="572198980">
    <w:abstractNumId w:val="18"/>
  </w:num>
  <w:num w:numId="25" w16cid:durableId="681591374">
    <w:abstractNumId w:val="26"/>
  </w:num>
  <w:num w:numId="26" w16cid:durableId="1877965344">
    <w:abstractNumId w:val="1"/>
  </w:num>
  <w:num w:numId="27" w16cid:durableId="105776004">
    <w:abstractNumId w:val="2"/>
  </w:num>
  <w:num w:numId="28" w16cid:durableId="1653868922">
    <w:abstractNumId w:val="33"/>
  </w:num>
  <w:num w:numId="29" w16cid:durableId="2090996824">
    <w:abstractNumId w:val="7"/>
  </w:num>
  <w:num w:numId="30" w16cid:durableId="1713579606">
    <w:abstractNumId w:val="5"/>
  </w:num>
  <w:num w:numId="31" w16cid:durableId="217983175">
    <w:abstractNumId w:val="23"/>
  </w:num>
  <w:num w:numId="32" w16cid:durableId="128744688">
    <w:abstractNumId w:val="24"/>
  </w:num>
  <w:num w:numId="33" w16cid:durableId="278755625">
    <w:abstractNumId w:val="19"/>
  </w:num>
  <w:num w:numId="34" w16cid:durableId="1605183634">
    <w:abstractNumId w:val="22"/>
  </w:num>
  <w:num w:numId="35" w16cid:durableId="851840162">
    <w:abstractNumId w:val="21"/>
  </w:num>
  <w:num w:numId="36" w16cid:durableId="620770654">
    <w:abstractNumId w:val="6"/>
  </w:num>
  <w:num w:numId="37" w16cid:durableId="769085257">
    <w:abstractNumId w:val="12"/>
  </w:num>
  <w:num w:numId="38" w16cid:durableId="1439762289">
    <w:abstractNumId w:val="9"/>
  </w:num>
  <w:num w:numId="39" w16cid:durableId="1146094896">
    <w:abstractNumId w:val="11"/>
  </w:num>
  <w:num w:numId="40" w16cid:durableId="2129355814">
    <w:abstractNumId w:val="35"/>
  </w:num>
  <w:num w:numId="41" w16cid:durableId="360129813">
    <w:abstractNumId w:val="27"/>
  </w:num>
  <w:num w:numId="42" w16cid:durableId="31535879">
    <w:abstractNumId w:val="20"/>
  </w:num>
  <w:num w:numId="43" w16cid:durableId="14308239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irger Kidmose">
    <w15:presenceInfo w15:providerId="AD" w15:userId="S::bki@ramboll.com::4b821f48-a3d5-4c13-a5f9-3033e3314c0a"/>
  </w15:person>
  <w15:person w15:author="Anette Tølløse">
    <w15:presenceInfo w15:providerId="AD" w15:userId="S::ant@dkma.dk::c7410414-1fa1-41e6-800a-00f39fd65950"/>
  </w15:person>
  <w15:person w15:author="Allan Olsen">
    <w15:presenceInfo w15:providerId="AD" w15:userId="S::alol@dkma.dk::f135a01b-78bb-41c3-8ffe-3060f6dfd95b"/>
  </w15:person>
  <w15:person w15:author="Tom Kückelhahn Nilson">
    <w15:presenceInfo w15:providerId="None" w15:userId="Tom Kückelhahn Nilson"/>
  </w15:person>
  <w15:person w15:author="Beathe Sirevåg Mathisen">
    <w15:presenceInfo w15:providerId="AD" w15:userId="S::BSA@dkma.dk::06b2a2b8-8432-430e-b249-a19e41de3960"/>
  </w15:person>
  <w15:person w15:author="Claus Bo Jørgensen">
    <w15:presenceInfo w15:providerId="AD" w15:userId="S::clbj@dkma.dk::172eb5d7-f040-434d-a0a3-138df01157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trackRevisions/>
  <w:defaultTabStop w:val="720"/>
  <w:hyphenationZone w:val="425"/>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488"/>
    <w:rsid w:val="0000252E"/>
    <w:rsid w:val="000032BF"/>
    <w:rsid w:val="00003350"/>
    <w:rsid w:val="000041A1"/>
    <w:rsid w:val="00005486"/>
    <w:rsid w:val="000070D0"/>
    <w:rsid w:val="000079CB"/>
    <w:rsid w:val="00007A02"/>
    <w:rsid w:val="00007EAA"/>
    <w:rsid w:val="00010155"/>
    <w:rsid w:val="0001056A"/>
    <w:rsid w:val="000119F7"/>
    <w:rsid w:val="000135BF"/>
    <w:rsid w:val="00013FDB"/>
    <w:rsid w:val="0001434B"/>
    <w:rsid w:val="00020E56"/>
    <w:rsid w:val="000226A9"/>
    <w:rsid w:val="00022AD6"/>
    <w:rsid w:val="00023063"/>
    <w:rsid w:val="000231CA"/>
    <w:rsid w:val="00023914"/>
    <w:rsid w:val="00024DAF"/>
    <w:rsid w:val="0002777E"/>
    <w:rsid w:val="00030B37"/>
    <w:rsid w:val="000313BA"/>
    <w:rsid w:val="0003198A"/>
    <w:rsid w:val="00032F22"/>
    <w:rsid w:val="0003499B"/>
    <w:rsid w:val="00034B0C"/>
    <w:rsid w:val="00040548"/>
    <w:rsid w:val="000407BD"/>
    <w:rsid w:val="00043482"/>
    <w:rsid w:val="00044A77"/>
    <w:rsid w:val="000458EA"/>
    <w:rsid w:val="00045F78"/>
    <w:rsid w:val="000464E7"/>
    <w:rsid w:val="00051335"/>
    <w:rsid w:val="000521A1"/>
    <w:rsid w:val="00053B31"/>
    <w:rsid w:val="00060FAB"/>
    <w:rsid w:val="00061C35"/>
    <w:rsid w:val="00062985"/>
    <w:rsid w:val="000633FB"/>
    <w:rsid w:val="00064DFB"/>
    <w:rsid w:val="000654A6"/>
    <w:rsid w:val="00066FC2"/>
    <w:rsid w:val="00072A3D"/>
    <w:rsid w:val="000743C3"/>
    <w:rsid w:val="00075546"/>
    <w:rsid w:val="0007761F"/>
    <w:rsid w:val="00081D20"/>
    <w:rsid w:val="00082D09"/>
    <w:rsid w:val="00083429"/>
    <w:rsid w:val="00083591"/>
    <w:rsid w:val="00083A65"/>
    <w:rsid w:val="00086CF8"/>
    <w:rsid w:val="00087A6A"/>
    <w:rsid w:val="00090F03"/>
    <w:rsid w:val="000915E5"/>
    <w:rsid w:val="000919A4"/>
    <w:rsid w:val="00091EA1"/>
    <w:rsid w:val="000936A3"/>
    <w:rsid w:val="000A14BB"/>
    <w:rsid w:val="000A217D"/>
    <w:rsid w:val="000A2AC4"/>
    <w:rsid w:val="000A38D2"/>
    <w:rsid w:val="000A3DD1"/>
    <w:rsid w:val="000A4C6F"/>
    <w:rsid w:val="000A590E"/>
    <w:rsid w:val="000A5B8A"/>
    <w:rsid w:val="000A601C"/>
    <w:rsid w:val="000A6515"/>
    <w:rsid w:val="000A7A5A"/>
    <w:rsid w:val="000A7A89"/>
    <w:rsid w:val="000B1138"/>
    <w:rsid w:val="000B224B"/>
    <w:rsid w:val="000B2486"/>
    <w:rsid w:val="000B5356"/>
    <w:rsid w:val="000B7B5E"/>
    <w:rsid w:val="000C1A66"/>
    <w:rsid w:val="000C263B"/>
    <w:rsid w:val="000C2838"/>
    <w:rsid w:val="000C28A7"/>
    <w:rsid w:val="000C405B"/>
    <w:rsid w:val="000C7ECA"/>
    <w:rsid w:val="000D1871"/>
    <w:rsid w:val="000D3229"/>
    <w:rsid w:val="000D389D"/>
    <w:rsid w:val="000D5041"/>
    <w:rsid w:val="000D716F"/>
    <w:rsid w:val="000D7216"/>
    <w:rsid w:val="000E11EC"/>
    <w:rsid w:val="000E212A"/>
    <w:rsid w:val="000F0426"/>
    <w:rsid w:val="000F1F26"/>
    <w:rsid w:val="000F5E0D"/>
    <w:rsid w:val="001014BA"/>
    <w:rsid w:val="0010351C"/>
    <w:rsid w:val="00103B0F"/>
    <w:rsid w:val="00103D0C"/>
    <w:rsid w:val="001047BF"/>
    <w:rsid w:val="00104E0A"/>
    <w:rsid w:val="001075BC"/>
    <w:rsid w:val="0010794C"/>
    <w:rsid w:val="00107A74"/>
    <w:rsid w:val="0011064D"/>
    <w:rsid w:val="00112C42"/>
    <w:rsid w:val="00113D9F"/>
    <w:rsid w:val="001148F3"/>
    <w:rsid w:val="001221E5"/>
    <w:rsid w:val="00122223"/>
    <w:rsid w:val="00122AD4"/>
    <w:rsid w:val="00125046"/>
    <w:rsid w:val="00126DCA"/>
    <w:rsid w:val="0012708E"/>
    <w:rsid w:val="00130364"/>
    <w:rsid w:val="00132261"/>
    <w:rsid w:val="00134218"/>
    <w:rsid w:val="00134362"/>
    <w:rsid w:val="0014152F"/>
    <w:rsid w:val="00142A43"/>
    <w:rsid w:val="00146E85"/>
    <w:rsid w:val="001477CC"/>
    <w:rsid w:val="00153D5A"/>
    <w:rsid w:val="00155509"/>
    <w:rsid w:val="00157271"/>
    <w:rsid w:val="00157B62"/>
    <w:rsid w:val="0016150F"/>
    <w:rsid w:val="0016284A"/>
    <w:rsid w:val="001636C1"/>
    <w:rsid w:val="00163DBE"/>
    <w:rsid w:val="00165741"/>
    <w:rsid w:val="00165937"/>
    <w:rsid w:val="00165D9A"/>
    <w:rsid w:val="001662BC"/>
    <w:rsid w:val="00166DFF"/>
    <w:rsid w:val="001672D9"/>
    <w:rsid w:val="00167700"/>
    <w:rsid w:val="00167D4A"/>
    <w:rsid w:val="001726FC"/>
    <w:rsid w:val="001737B7"/>
    <w:rsid w:val="00174E0C"/>
    <w:rsid w:val="00175261"/>
    <w:rsid w:val="00177A15"/>
    <w:rsid w:val="00180305"/>
    <w:rsid w:val="00180796"/>
    <w:rsid w:val="00181351"/>
    <w:rsid w:val="001832A1"/>
    <w:rsid w:val="00183681"/>
    <w:rsid w:val="00191BC9"/>
    <w:rsid w:val="001950B4"/>
    <w:rsid w:val="00196F62"/>
    <w:rsid w:val="001A1C1C"/>
    <w:rsid w:val="001A3651"/>
    <w:rsid w:val="001A5625"/>
    <w:rsid w:val="001B0449"/>
    <w:rsid w:val="001B0DFF"/>
    <w:rsid w:val="001B19CA"/>
    <w:rsid w:val="001B45CB"/>
    <w:rsid w:val="001B4908"/>
    <w:rsid w:val="001B7703"/>
    <w:rsid w:val="001C015C"/>
    <w:rsid w:val="001C0E4A"/>
    <w:rsid w:val="001C12A0"/>
    <w:rsid w:val="001C1327"/>
    <w:rsid w:val="001C26E9"/>
    <w:rsid w:val="001C5D7E"/>
    <w:rsid w:val="001C62FA"/>
    <w:rsid w:val="001C7EDC"/>
    <w:rsid w:val="001D0865"/>
    <w:rsid w:val="001D3140"/>
    <w:rsid w:val="001D52EE"/>
    <w:rsid w:val="001D5301"/>
    <w:rsid w:val="001D572C"/>
    <w:rsid w:val="001D5B24"/>
    <w:rsid w:val="001D70A3"/>
    <w:rsid w:val="001D72CE"/>
    <w:rsid w:val="001D7837"/>
    <w:rsid w:val="001E2EDD"/>
    <w:rsid w:val="001E3EC6"/>
    <w:rsid w:val="001E3EFA"/>
    <w:rsid w:val="001E5488"/>
    <w:rsid w:val="001E61E9"/>
    <w:rsid w:val="001E7790"/>
    <w:rsid w:val="001F0C37"/>
    <w:rsid w:val="001F1788"/>
    <w:rsid w:val="001F389D"/>
    <w:rsid w:val="001F4474"/>
    <w:rsid w:val="001F5BD9"/>
    <w:rsid w:val="001F5E67"/>
    <w:rsid w:val="001F775B"/>
    <w:rsid w:val="001F7E15"/>
    <w:rsid w:val="002048AC"/>
    <w:rsid w:val="00205923"/>
    <w:rsid w:val="002074C1"/>
    <w:rsid w:val="002112AC"/>
    <w:rsid w:val="002137BD"/>
    <w:rsid w:val="00213EF1"/>
    <w:rsid w:val="002233A1"/>
    <w:rsid w:val="0022672D"/>
    <w:rsid w:val="00227632"/>
    <w:rsid w:val="002279C5"/>
    <w:rsid w:val="00227C33"/>
    <w:rsid w:val="00227F4E"/>
    <w:rsid w:val="00230E27"/>
    <w:rsid w:val="002318C8"/>
    <w:rsid w:val="00232AE8"/>
    <w:rsid w:val="0023318E"/>
    <w:rsid w:val="00235547"/>
    <w:rsid w:val="00236FEF"/>
    <w:rsid w:val="0023749A"/>
    <w:rsid w:val="0023782D"/>
    <w:rsid w:val="00241AC7"/>
    <w:rsid w:val="002422A1"/>
    <w:rsid w:val="00245B4E"/>
    <w:rsid w:val="00246933"/>
    <w:rsid w:val="00246EAA"/>
    <w:rsid w:val="002478B0"/>
    <w:rsid w:val="00257AEE"/>
    <w:rsid w:val="002626CC"/>
    <w:rsid w:val="0027153A"/>
    <w:rsid w:val="00272FEF"/>
    <w:rsid w:val="0028008B"/>
    <w:rsid w:val="00284BF1"/>
    <w:rsid w:val="00286FCC"/>
    <w:rsid w:val="00287012"/>
    <w:rsid w:val="002877AA"/>
    <w:rsid w:val="00287A9A"/>
    <w:rsid w:val="00292798"/>
    <w:rsid w:val="00293F20"/>
    <w:rsid w:val="00294FD2"/>
    <w:rsid w:val="00296492"/>
    <w:rsid w:val="002969CC"/>
    <w:rsid w:val="00296D68"/>
    <w:rsid w:val="002A2ACF"/>
    <w:rsid w:val="002A2BD3"/>
    <w:rsid w:val="002A3D9C"/>
    <w:rsid w:val="002A4249"/>
    <w:rsid w:val="002A50E7"/>
    <w:rsid w:val="002A5206"/>
    <w:rsid w:val="002A57A6"/>
    <w:rsid w:val="002A63B8"/>
    <w:rsid w:val="002A7D93"/>
    <w:rsid w:val="002B02B9"/>
    <w:rsid w:val="002B22F6"/>
    <w:rsid w:val="002B253A"/>
    <w:rsid w:val="002B2F0A"/>
    <w:rsid w:val="002B2F38"/>
    <w:rsid w:val="002B4F2D"/>
    <w:rsid w:val="002B6498"/>
    <w:rsid w:val="002B7952"/>
    <w:rsid w:val="002B7D4F"/>
    <w:rsid w:val="002C2F01"/>
    <w:rsid w:val="002C49F6"/>
    <w:rsid w:val="002C614B"/>
    <w:rsid w:val="002D06B5"/>
    <w:rsid w:val="002D0CC5"/>
    <w:rsid w:val="002D14E8"/>
    <w:rsid w:val="002D2082"/>
    <w:rsid w:val="002D345A"/>
    <w:rsid w:val="002D36A2"/>
    <w:rsid w:val="002D3781"/>
    <w:rsid w:val="002D6B37"/>
    <w:rsid w:val="002E068F"/>
    <w:rsid w:val="002E13A2"/>
    <w:rsid w:val="002F0DEE"/>
    <w:rsid w:val="002F1181"/>
    <w:rsid w:val="002F63F1"/>
    <w:rsid w:val="002F6C8A"/>
    <w:rsid w:val="003033CD"/>
    <w:rsid w:val="00304623"/>
    <w:rsid w:val="00304C93"/>
    <w:rsid w:val="00306593"/>
    <w:rsid w:val="003114FF"/>
    <w:rsid w:val="003119E8"/>
    <w:rsid w:val="00311F16"/>
    <w:rsid w:val="0031480C"/>
    <w:rsid w:val="003168AF"/>
    <w:rsid w:val="003168F6"/>
    <w:rsid w:val="0031698D"/>
    <w:rsid w:val="00320D73"/>
    <w:rsid w:val="003216A4"/>
    <w:rsid w:val="003302B2"/>
    <w:rsid w:val="003311AA"/>
    <w:rsid w:val="00331755"/>
    <w:rsid w:val="00332BF6"/>
    <w:rsid w:val="003347B8"/>
    <w:rsid w:val="0033629F"/>
    <w:rsid w:val="00337776"/>
    <w:rsid w:val="00337A10"/>
    <w:rsid w:val="00343B21"/>
    <w:rsid w:val="003475F3"/>
    <w:rsid w:val="00347CA4"/>
    <w:rsid w:val="00347CD6"/>
    <w:rsid w:val="003501FC"/>
    <w:rsid w:val="00350EE5"/>
    <w:rsid w:val="00353E55"/>
    <w:rsid w:val="0036095C"/>
    <w:rsid w:val="00363F5C"/>
    <w:rsid w:val="00366A33"/>
    <w:rsid w:val="00366A82"/>
    <w:rsid w:val="0037090A"/>
    <w:rsid w:val="00372358"/>
    <w:rsid w:val="00374FAE"/>
    <w:rsid w:val="00377AA1"/>
    <w:rsid w:val="00381540"/>
    <w:rsid w:val="00383D5A"/>
    <w:rsid w:val="00383DD7"/>
    <w:rsid w:val="00384500"/>
    <w:rsid w:val="003864B4"/>
    <w:rsid w:val="00387414"/>
    <w:rsid w:val="0038749D"/>
    <w:rsid w:val="00390256"/>
    <w:rsid w:val="003910F9"/>
    <w:rsid w:val="003919F5"/>
    <w:rsid w:val="003924FD"/>
    <w:rsid w:val="00394A7A"/>
    <w:rsid w:val="00394D05"/>
    <w:rsid w:val="00395437"/>
    <w:rsid w:val="003960F7"/>
    <w:rsid w:val="003A049D"/>
    <w:rsid w:val="003A340E"/>
    <w:rsid w:val="003A379E"/>
    <w:rsid w:val="003A5E5C"/>
    <w:rsid w:val="003A6139"/>
    <w:rsid w:val="003A64A8"/>
    <w:rsid w:val="003A7252"/>
    <w:rsid w:val="003B0435"/>
    <w:rsid w:val="003B358C"/>
    <w:rsid w:val="003B3C3F"/>
    <w:rsid w:val="003B3D42"/>
    <w:rsid w:val="003B5601"/>
    <w:rsid w:val="003B7139"/>
    <w:rsid w:val="003B7360"/>
    <w:rsid w:val="003C48A4"/>
    <w:rsid w:val="003C5560"/>
    <w:rsid w:val="003C5D72"/>
    <w:rsid w:val="003C7A87"/>
    <w:rsid w:val="003D4113"/>
    <w:rsid w:val="003E3181"/>
    <w:rsid w:val="003E4CEF"/>
    <w:rsid w:val="003E7865"/>
    <w:rsid w:val="003F100D"/>
    <w:rsid w:val="003F5544"/>
    <w:rsid w:val="003F5A88"/>
    <w:rsid w:val="003F62B1"/>
    <w:rsid w:val="00400192"/>
    <w:rsid w:val="00403691"/>
    <w:rsid w:val="00404DFE"/>
    <w:rsid w:val="00407737"/>
    <w:rsid w:val="00407EA3"/>
    <w:rsid w:val="00411D09"/>
    <w:rsid w:val="004125BC"/>
    <w:rsid w:val="00413E62"/>
    <w:rsid w:val="004200DF"/>
    <w:rsid w:val="0042078D"/>
    <w:rsid w:val="00421DC8"/>
    <w:rsid w:val="00422818"/>
    <w:rsid w:val="00423740"/>
    <w:rsid w:val="00423D3E"/>
    <w:rsid w:val="00423F65"/>
    <w:rsid w:val="004256D7"/>
    <w:rsid w:val="0042706B"/>
    <w:rsid w:val="00427538"/>
    <w:rsid w:val="004313B0"/>
    <w:rsid w:val="00431890"/>
    <w:rsid w:val="00433646"/>
    <w:rsid w:val="00434FAB"/>
    <w:rsid w:val="00436BF8"/>
    <w:rsid w:val="00442833"/>
    <w:rsid w:val="00443A99"/>
    <w:rsid w:val="00443D3F"/>
    <w:rsid w:val="0044777E"/>
    <w:rsid w:val="004504EB"/>
    <w:rsid w:val="00453078"/>
    <w:rsid w:val="00453858"/>
    <w:rsid w:val="00453EF2"/>
    <w:rsid w:val="00454147"/>
    <w:rsid w:val="00455807"/>
    <w:rsid w:val="00457CA8"/>
    <w:rsid w:val="00457F7C"/>
    <w:rsid w:val="00462622"/>
    <w:rsid w:val="0046379A"/>
    <w:rsid w:val="00466193"/>
    <w:rsid w:val="00467072"/>
    <w:rsid w:val="004675A7"/>
    <w:rsid w:val="00467AE1"/>
    <w:rsid w:val="00472555"/>
    <w:rsid w:val="00473F81"/>
    <w:rsid w:val="004748E4"/>
    <w:rsid w:val="00475E91"/>
    <w:rsid w:val="0047777B"/>
    <w:rsid w:val="004779B8"/>
    <w:rsid w:val="00480603"/>
    <w:rsid w:val="00480CCF"/>
    <w:rsid w:val="004821B2"/>
    <w:rsid w:val="004822AC"/>
    <w:rsid w:val="0048376A"/>
    <w:rsid w:val="004856DB"/>
    <w:rsid w:val="00485B70"/>
    <w:rsid w:val="0049088F"/>
    <w:rsid w:val="004922BC"/>
    <w:rsid w:val="00492AFD"/>
    <w:rsid w:val="004948AE"/>
    <w:rsid w:val="004972E1"/>
    <w:rsid w:val="00497B5F"/>
    <w:rsid w:val="004A0CD4"/>
    <w:rsid w:val="004A1459"/>
    <w:rsid w:val="004A275D"/>
    <w:rsid w:val="004A6DFD"/>
    <w:rsid w:val="004B0317"/>
    <w:rsid w:val="004B1C46"/>
    <w:rsid w:val="004B2874"/>
    <w:rsid w:val="004B314B"/>
    <w:rsid w:val="004B3A73"/>
    <w:rsid w:val="004B513D"/>
    <w:rsid w:val="004B6760"/>
    <w:rsid w:val="004B6F71"/>
    <w:rsid w:val="004B7B5C"/>
    <w:rsid w:val="004B7CD0"/>
    <w:rsid w:val="004C00DB"/>
    <w:rsid w:val="004C164E"/>
    <w:rsid w:val="004C2F56"/>
    <w:rsid w:val="004C40E2"/>
    <w:rsid w:val="004C63E8"/>
    <w:rsid w:val="004C6DBC"/>
    <w:rsid w:val="004D1B92"/>
    <w:rsid w:val="004D2CB2"/>
    <w:rsid w:val="004D2F3F"/>
    <w:rsid w:val="004D30E0"/>
    <w:rsid w:val="004D7BA0"/>
    <w:rsid w:val="004E33B4"/>
    <w:rsid w:val="004E4D03"/>
    <w:rsid w:val="004E5340"/>
    <w:rsid w:val="004E719F"/>
    <w:rsid w:val="004F0CD0"/>
    <w:rsid w:val="004F13E9"/>
    <w:rsid w:val="004F1FAC"/>
    <w:rsid w:val="004F546A"/>
    <w:rsid w:val="004F743F"/>
    <w:rsid w:val="004F7878"/>
    <w:rsid w:val="0050031A"/>
    <w:rsid w:val="00500874"/>
    <w:rsid w:val="005016B4"/>
    <w:rsid w:val="00504586"/>
    <w:rsid w:val="005075D1"/>
    <w:rsid w:val="00511EFF"/>
    <w:rsid w:val="00513605"/>
    <w:rsid w:val="005140D9"/>
    <w:rsid w:val="005154E7"/>
    <w:rsid w:val="00516105"/>
    <w:rsid w:val="00517213"/>
    <w:rsid w:val="005223BE"/>
    <w:rsid w:val="005241B6"/>
    <w:rsid w:val="00526DFE"/>
    <w:rsid w:val="00527416"/>
    <w:rsid w:val="0053149D"/>
    <w:rsid w:val="00533F41"/>
    <w:rsid w:val="005347FC"/>
    <w:rsid w:val="00534FAD"/>
    <w:rsid w:val="00535F8E"/>
    <w:rsid w:val="00536ADD"/>
    <w:rsid w:val="0054215A"/>
    <w:rsid w:val="00543634"/>
    <w:rsid w:val="00543947"/>
    <w:rsid w:val="00544A0E"/>
    <w:rsid w:val="005522D2"/>
    <w:rsid w:val="00553B12"/>
    <w:rsid w:val="00556888"/>
    <w:rsid w:val="00557DDF"/>
    <w:rsid w:val="00561C77"/>
    <w:rsid w:val="005632DD"/>
    <w:rsid w:val="00565C38"/>
    <w:rsid w:val="005757D8"/>
    <w:rsid w:val="0057627A"/>
    <w:rsid w:val="0057688D"/>
    <w:rsid w:val="00576B9A"/>
    <w:rsid w:val="005770A2"/>
    <w:rsid w:val="00577DDA"/>
    <w:rsid w:val="00580D6C"/>
    <w:rsid w:val="00581BE8"/>
    <w:rsid w:val="005836D2"/>
    <w:rsid w:val="00583ECB"/>
    <w:rsid w:val="00583F5D"/>
    <w:rsid w:val="00584B45"/>
    <w:rsid w:val="00586E98"/>
    <w:rsid w:val="00591E90"/>
    <w:rsid w:val="0059361C"/>
    <w:rsid w:val="005956A1"/>
    <w:rsid w:val="005A0400"/>
    <w:rsid w:val="005A18E1"/>
    <w:rsid w:val="005A3AC4"/>
    <w:rsid w:val="005A5D22"/>
    <w:rsid w:val="005B223E"/>
    <w:rsid w:val="005B5151"/>
    <w:rsid w:val="005B59EE"/>
    <w:rsid w:val="005B7849"/>
    <w:rsid w:val="005B78BE"/>
    <w:rsid w:val="005C4B93"/>
    <w:rsid w:val="005C4F37"/>
    <w:rsid w:val="005D0DAA"/>
    <w:rsid w:val="005D0E9E"/>
    <w:rsid w:val="005D0F03"/>
    <w:rsid w:val="005D3BF4"/>
    <w:rsid w:val="005D470D"/>
    <w:rsid w:val="005D4DB6"/>
    <w:rsid w:val="005E11AB"/>
    <w:rsid w:val="005E1C9C"/>
    <w:rsid w:val="005E2F47"/>
    <w:rsid w:val="005F095D"/>
    <w:rsid w:val="005F2B18"/>
    <w:rsid w:val="005F43DB"/>
    <w:rsid w:val="005F453A"/>
    <w:rsid w:val="005F5131"/>
    <w:rsid w:val="005F6FA8"/>
    <w:rsid w:val="00600142"/>
    <w:rsid w:val="006010DD"/>
    <w:rsid w:val="00601464"/>
    <w:rsid w:val="00603603"/>
    <w:rsid w:val="00603939"/>
    <w:rsid w:val="00604777"/>
    <w:rsid w:val="00607DA4"/>
    <w:rsid w:val="00613DD6"/>
    <w:rsid w:val="00615238"/>
    <w:rsid w:val="00616686"/>
    <w:rsid w:val="00616AA6"/>
    <w:rsid w:val="00617AC2"/>
    <w:rsid w:val="00617B7C"/>
    <w:rsid w:val="00622A32"/>
    <w:rsid w:val="00622B85"/>
    <w:rsid w:val="00623181"/>
    <w:rsid w:val="0062453B"/>
    <w:rsid w:val="00624D56"/>
    <w:rsid w:val="00624FBB"/>
    <w:rsid w:val="00627637"/>
    <w:rsid w:val="00633374"/>
    <w:rsid w:val="00633B3B"/>
    <w:rsid w:val="00633B8B"/>
    <w:rsid w:val="00633D55"/>
    <w:rsid w:val="0063480D"/>
    <w:rsid w:val="00635812"/>
    <w:rsid w:val="00636A45"/>
    <w:rsid w:val="006441E5"/>
    <w:rsid w:val="006448B0"/>
    <w:rsid w:val="0064591D"/>
    <w:rsid w:val="006477CE"/>
    <w:rsid w:val="00647D63"/>
    <w:rsid w:val="006520F2"/>
    <w:rsid w:val="00653EEB"/>
    <w:rsid w:val="00656013"/>
    <w:rsid w:val="006561BF"/>
    <w:rsid w:val="00657801"/>
    <w:rsid w:val="00662BF9"/>
    <w:rsid w:val="00666D87"/>
    <w:rsid w:val="00667BEC"/>
    <w:rsid w:val="006707AA"/>
    <w:rsid w:val="00673051"/>
    <w:rsid w:val="006737C5"/>
    <w:rsid w:val="00675CC8"/>
    <w:rsid w:val="00675EF5"/>
    <w:rsid w:val="00677FD1"/>
    <w:rsid w:val="00683976"/>
    <w:rsid w:val="00683AE5"/>
    <w:rsid w:val="006858B0"/>
    <w:rsid w:val="00685A25"/>
    <w:rsid w:val="00685A42"/>
    <w:rsid w:val="006910F9"/>
    <w:rsid w:val="00691B54"/>
    <w:rsid w:val="00693F24"/>
    <w:rsid w:val="00695FC1"/>
    <w:rsid w:val="006963AD"/>
    <w:rsid w:val="006969CA"/>
    <w:rsid w:val="006975B4"/>
    <w:rsid w:val="00697830"/>
    <w:rsid w:val="006A0721"/>
    <w:rsid w:val="006A137D"/>
    <w:rsid w:val="006A400B"/>
    <w:rsid w:val="006A53C4"/>
    <w:rsid w:val="006A7B12"/>
    <w:rsid w:val="006B0337"/>
    <w:rsid w:val="006B2EA6"/>
    <w:rsid w:val="006B3394"/>
    <w:rsid w:val="006B5008"/>
    <w:rsid w:val="006B62E3"/>
    <w:rsid w:val="006B6B6C"/>
    <w:rsid w:val="006B72BA"/>
    <w:rsid w:val="006C1BAE"/>
    <w:rsid w:val="006C276E"/>
    <w:rsid w:val="006C373A"/>
    <w:rsid w:val="006C488A"/>
    <w:rsid w:val="006C620E"/>
    <w:rsid w:val="006C7A10"/>
    <w:rsid w:val="006D2CBB"/>
    <w:rsid w:val="006D44A2"/>
    <w:rsid w:val="006D4D8C"/>
    <w:rsid w:val="006D5D48"/>
    <w:rsid w:val="006D7E83"/>
    <w:rsid w:val="006E51B2"/>
    <w:rsid w:val="006E5B64"/>
    <w:rsid w:val="006E5E7E"/>
    <w:rsid w:val="006E60AE"/>
    <w:rsid w:val="006E74D9"/>
    <w:rsid w:val="006E7986"/>
    <w:rsid w:val="006F0084"/>
    <w:rsid w:val="006F098C"/>
    <w:rsid w:val="006F128E"/>
    <w:rsid w:val="006F4180"/>
    <w:rsid w:val="006F53FE"/>
    <w:rsid w:val="006F6F37"/>
    <w:rsid w:val="00701D53"/>
    <w:rsid w:val="0070602B"/>
    <w:rsid w:val="00710D11"/>
    <w:rsid w:val="00712AED"/>
    <w:rsid w:val="00716A67"/>
    <w:rsid w:val="00717F2E"/>
    <w:rsid w:val="00722A8B"/>
    <w:rsid w:val="00726F72"/>
    <w:rsid w:val="00727CB9"/>
    <w:rsid w:val="00731BB4"/>
    <w:rsid w:val="00732073"/>
    <w:rsid w:val="0073277B"/>
    <w:rsid w:val="007329E0"/>
    <w:rsid w:val="00733785"/>
    <w:rsid w:val="0073515A"/>
    <w:rsid w:val="00736DC6"/>
    <w:rsid w:val="007372D5"/>
    <w:rsid w:val="00741D08"/>
    <w:rsid w:val="00742932"/>
    <w:rsid w:val="00743187"/>
    <w:rsid w:val="00743CB0"/>
    <w:rsid w:val="007464CD"/>
    <w:rsid w:val="00747A0E"/>
    <w:rsid w:val="00747E2B"/>
    <w:rsid w:val="007530FB"/>
    <w:rsid w:val="00754621"/>
    <w:rsid w:val="00756D66"/>
    <w:rsid w:val="007613AE"/>
    <w:rsid w:val="00762577"/>
    <w:rsid w:val="0076555C"/>
    <w:rsid w:val="007679E9"/>
    <w:rsid w:val="00771383"/>
    <w:rsid w:val="00773EDE"/>
    <w:rsid w:val="00775C9C"/>
    <w:rsid w:val="00776543"/>
    <w:rsid w:val="007769DF"/>
    <w:rsid w:val="00777598"/>
    <w:rsid w:val="0077782A"/>
    <w:rsid w:val="00780AB6"/>
    <w:rsid w:val="00780D59"/>
    <w:rsid w:val="007811B2"/>
    <w:rsid w:val="0078144D"/>
    <w:rsid w:val="00781834"/>
    <w:rsid w:val="00785584"/>
    <w:rsid w:val="0078558A"/>
    <w:rsid w:val="0078605D"/>
    <w:rsid w:val="00786338"/>
    <w:rsid w:val="007867B1"/>
    <w:rsid w:val="00790117"/>
    <w:rsid w:val="00790649"/>
    <w:rsid w:val="00790D4F"/>
    <w:rsid w:val="0079307B"/>
    <w:rsid w:val="00795362"/>
    <w:rsid w:val="00796C13"/>
    <w:rsid w:val="00796FD7"/>
    <w:rsid w:val="007976B1"/>
    <w:rsid w:val="007A2EAC"/>
    <w:rsid w:val="007A4349"/>
    <w:rsid w:val="007A4C97"/>
    <w:rsid w:val="007A6206"/>
    <w:rsid w:val="007B1844"/>
    <w:rsid w:val="007B1EB5"/>
    <w:rsid w:val="007B2F93"/>
    <w:rsid w:val="007B444D"/>
    <w:rsid w:val="007C385F"/>
    <w:rsid w:val="007C77CC"/>
    <w:rsid w:val="007D67A9"/>
    <w:rsid w:val="007D724A"/>
    <w:rsid w:val="007D7C66"/>
    <w:rsid w:val="007E0271"/>
    <w:rsid w:val="007E085C"/>
    <w:rsid w:val="007E12E1"/>
    <w:rsid w:val="007E1DFF"/>
    <w:rsid w:val="007E2C0A"/>
    <w:rsid w:val="007E47DA"/>
    <w:rsid w:val="007E5055"/>
    <w:rsid w:val="007F4911"/>
    <w:rsid w:val="007F4B3E"/>
    <w:rsid w:val="007F4FDA"/>
    <w:rsid w:val="007F5893"/>
    <w:rsid w:val="007F74DD"/>
    <w:rsid w:val="00803CB0"/>
    <w:rsid w:val="0080588F"/>
    <w:rsid w:val="00806287"/>
    <w:rsid w:val="008108E3"/>
    <w:rsid w:val="008135C7"/>
    <w:rsid w:val="00820DE1"/>
    <w:rsid w:val="00821666"/>
    <w:rsid w:val="008218A3"/>
    <w:rsid w:val="00825045"/>
    <w:rsid w:val="008262E3"/>
    <w:rsid w:val="00830352"/>
    <w:rsid w:val="0083061F"/>
    <w:rsid w:val="008324C1"/>
    <w:rsid w:val="0083259A"/>
    <w:rsid w:val="00833722"/>
    <w:rsid w:val="008342AE"/>
    <w:rsid w:val="00834DCD"/>
    <w:rsid w:val="008365AA"/>
    <w:rsid w:val="00836F8B"/>
    <w:rsid w:val="008379B4"/>
    <w:rsid w:val="00837D71"/>
    <w:rsid w:val="00841CA9"/>
    <w:rsid w:val="0084605F"/>
    <w:rsid w:val="0085216C"/>
    <w:rsid w:val="00852728"/>
    <w:rsid w:val="00854C95"/>
    <w:rsid w:val="00857D1A"/>
    <w:rsid w:val="00861559"/>
    <w:rsid w:val="008630B3"/>
    <w:rsid w:val="00863B31"/>
    <w:rsid w:val="00863BB0"/>
    <w:rsid w:val="008648CF"/>
    <w:rsid w:val="008671A2"/>
    <w:rsid w:val="00867A4D"/>
    <w:rsid w:val="00871480"/>
    <w:rsid w:val="00873888"/>
    <w:rsid w:val="00873951"/>
    <w:rsid w:val="00874A50"/>
    <w:rsid w:val="00875C3B"/>
    <w:rsid w:val="00876D32"/>
    <w:rsid w:val="00877B7F"/>
    <w:rsid w:val="00880398"/>
    <w:rsid w:val="00881DA5"/>
    <w:rsid w:val="00883406"/>
    <w:rsid w:val="008842AC"/>
    <w:rsid w:val="00886807"/>
    <w:rsid w:val="008900CE"/>
    <w:rsid w:val="00890690"/>
    <w:rsid w:val="00890E36"/>
    <w:rsid w:val="00892D2F"/>
    <w:rsid w:val="00893C59"/>
    <w:rsid w:val="0089402A"/>
    <w:rsid w:val="00896B3B"/>
    <w:rsid w:val="008A27A9"/>
    <w:rsid w:val="008A2ABC"/>
    <w:rsid w:val="008A4B74"/>
    <w:rsid w:val="008A6A34"/>
    <w:rsid w:val="008A6D3B"/>
    <w:rsid w:val="008B0412"/>
    <w:rsid w:val="008B0B3B"/>
    <w:rsid w:val="008B0B84"/>
    <w:rsid w:val="008B0D81"/>
    <w:rsid w:val="008B3F76"/>
    <w:rsid w:val="008B4344"/>
    <w:rsid w:val="008C12B8"/>
    <w:rsid w:val="008C2289"/>
    <w:rsid w:val="008C663E"/>
    <w:rsid w:val="008D50B6"/>
    <w:rsid w:val="008D618A"/>
    <w:rsid w:val="008D66C4"/>
    <w:rsid w:val="008E030E"/>
    <w:rsid w:val="008E208A"/>
    <w:rsid w:val="008E7B15"/>
    <w:rsid w:val="008F1A9D"/>
    <w:rsid w:val="008F5D1A"/>
    <w:rsid w:val="008F6939"/>
    <w:rsid w:val="008F6E4B"/>
    <w:rsid w:val="008F7BEF"/>
    <w:rsid w:val="00900F83"/>
    <w:rsid w:val="0090256D"/>
    <w:rsid w:val="0090394F"/>
    <w:rsid w:val="00907A1D"/>
    <w:rsid w:val="00907BFC"/>
    <w:rsid w:val="0091005A"/>
    <w:rsid w:val="00912D02"/>
    <w:rsid w:val="00915450"/>
    <w:rsid w:val="00921207"/>
    <w:rsid w:val="00922767"/>
    <w:rsid w:val="009232A1"/>
    <w:rsid w:val="0092382A"/>
    <w:rsid w:val="009240C8"/>
    <w:rsid w:val="0093071A"/>
    <w:rsid w:val="00930ED2"/>
    <w:rsid w:val="00932F1D"/>
    <w:rsid w:val="00934A7E"/>
    <w:rsid w:val="00940750"/>
    <w:rsid w:val="0094147C"/>
    <w:rsid w:val="00943D8E"/>
    <w:rsid w:val="00945BB5"/>
    <w:rsid w:val="00945EC9"/>
    <w:rsid w:val="00951571"/>
    <w:rsid w:val="009533CC"/>
    <w:rsid w:val="00956619"/>
    <w:rsid w:val="00957DDA"/>
    <w:rsid w:val="0096022F"/>
    <w:rsid w:val="00960EAE"/>
    <w:rsid w:val="0096197E"/>
    <w:rsid w:val="009621D5"/>
    <w:rsid w:val="00966837"/>
    <w:rsid w:val="009668CC"/>
    <w:rsid w:val="00966E8A"/>
    <w:rsid w:val="009671AE"/>
    <w:rsid w:val="00971894"/>
    <w:rsid w:val="00971C34"/>
    <w:rsid w:val="00974994"/>
    <w:rsid w:val="00974DC3"/>
    <w:rsid w:val="00975D09"/>
    <w:rsid w:val="00977DEC"/>
    <w:rsid w:val="009819DF"/>
    <w:rsid w:val="00981D65"/>
    <w:rsid w:val="00982A4F"/>
    <w:rsid w:val="009837FC"/>
    <w:rsid w:val="00990C22"/>
    <w:rsid w:val="00993911"/>
    <w:rsid w:val="00993C26"/>
    <w:rsid w:val="00993E84"/>
    <w:rsid w:val="00994433"/>
    <w:rsid w:val="00995E59"/>
    <w:rsid w:val="0099634C"/>
    <w:rsid w:val="0099655D"/>
    <w:rsid w:val="0099771C"/>
    <w:rsid w:val="009A1730"/>
    <w:rsid w:val="009A722B"/>
    <w:rsid w:val="009B18A6"/>
    <w:rsid w:val="009B31FE"/>
    <w:rsid w:val="009B34D3"/>
    <w:rsid w:val="009B50B2"/>
    <w:rsid w:val="009C0A81"/>
    <w:rsid w:val="009C1188"/>
    <w:rsid w:val="009C2D94"/>
    <w:rsid w:val="009C2F3B"/>
    <w:rsid w:val="009C344E"/>
    <w:rsid w:val="009C51C4"/>
    <w:rsid w:val="009C59BB"/>
    <w:rsid w:val="009D02B9"/>
    <w:rsid w:val="009D0FAC"/>
    <w:rsid w:val="009D17F8"/>
    <w:rsid w:val="009D3115"/>
    <w:rsid w:val="009D4FE5"/>
    <w:rsid w:val="009D7706"/>
    <w:rsid w:val="009E11C7"/>
    <w:rsid w:val="009E1277"/>
    <w:rsid w:val="009F2CD2"/>
    <w:rsid w:val="009F3388"/>
    <w:rsid w:val="00A00029"/>
    <w:rsid w:val="00A01F56"/>
    <w:rsid w:val="00A024B0"/>
    <w:rsid w:val="00A029EB"/>
    <w:rsid w:val="00A031E5"/>
    <w:rsid w:val="00A06275"/>
    <w:rsid w:val="00A07837"/>
    <w:rsid w:val="00A104D1"/>
    <w:rsid w:val="00A11E98"/>
    <w:rsid w:val="00A16401"/>
    <w:rsid w:val="00A21811"/>
    <w:rsid w:val="00A2256F"/>
    <w:rsid w:val="00A23440"/>
    <w:rsid w:val="00A23B2B"/>
    <w:rsid w:val="00A245B7"/>
    <w:rsid w:val="00A257B4"/>
    <w:rsid w:val="00A26CD5"/>
    <w:rsid w:val="00A26DB7"/>
    <w:rsid w:val="00A337CA"/>
    <w:rsid w:val="00A37131"/>
    <w:rsid w:val="00A41123"/>
    <w:rsid w:val="00A467A4"/>
    <w:rsid w:val="00A51D17"/>
    <w:rsid w:val="00A53FB1"/>
    <w:rsid w:val="00A54246"/>
    <w:rsid w:val="00A544C2"/>
    <w:rsid w:val="00A55DDB"/>
    <w:rsid w:val="00A56B7E"/>
    <w:rsid w:val="00A56C36"/>
    <w:rsid w:val="00A60BA1"/>
    <w:rsid w:val="00A60DB6"/>
    <w:rsid w:val="00A60DF4"/>
    <w:rsid w:val="00A61554"/>
    <w:rsid w:val="00A64247"/>
    <w:rsid w:val="00A72AC2"/>
    <w:rsid w:val="00A77E08"/>
    <w:rsid w:val="00A80F71"/>
    <w:rsid w:val="00A82611"/>
    <w:rsid w:val="00A82D9D"/>
    <w:rsid w:val="00A863D3"/>
    <w:rsid w:val="00A87C04"/>
    <w:rsid w:val="00A904CE"/>
    <w:rsid w:val="00A90858"/>
    <w:rsid w:val="00A92AF3"/>
    <w:rsid w:val="00A94DDE"/>
    <w:rsid w:val="00A9533A"/>
    <w:rsid w:val="00A95E81"/>
    <w:rsid w:val="00A967AE"/>
    <w:rsid w:val="00A96EE3"/>
    <w:rsid w:val="00AA0666"/>
    <w:rsid w:val="00AA148C"/>
    <w:rsid w:val="00AA322E"/>
    <w:rsid w:val="00AA5324"/>
    <w:rsid w:val="00AA5975"/>
    <w:rsid w:val="00AA5BE4"/>
    <w:rsid w:val="00AA644B"/>
    <w:rsid w:val="00AB1C6B"/>
    <w:rsid w:val="00AB2907"/>
    <w:rsid w:val="00AB2C43"/>
    <w:rsid w:val="00AB3187"/>
    <w:rsid w:val="00AB3C3C"/>
    <w:rsid w:val="00AB486C"/>
    <w:rsid w:val="00AB7946"/>
    <w:rsid w:val="00AB7E7D"/>
    <w:rsid w:val="00AC058C"/>
    <w:rsid w:val="00AC0D8F"/>
    <w:rsid w:val="00AC4345"/>
    <w:rsid w:val="00AC48DC"/>
    <w:rsid w:val="00AC7279"/>
    <w:rsid w:val="00AD1221"/>
    <w:rsid w:val="00AD1D41"/>
    <w:rsid w:val="00AD2F02"/>
    <w:rsid w:val="00AD6709"/>
    <w:rsid w:val="00AD7B07"/>
    <w:rsid w:val="00AE1782"/>
    <w:rsid w:val="00AE2602"/>
    <w:rsid w:val="00AE4A97"/>
    <w:rsid w:val="00AE6B11"/>
    <w:rsid w:val="00AF1691"/>
    <w:rsid w:val="00AF16FA"/>
    <w:rsid w:val="00AF3F82"/>
    <w:rsid w:val="00AF60A5"/>
    <w:rsid w:val="00B0001D"/>
    <w:rsid w:val="00B00D6D"/>
    <w:rsid w:val="00B033D7"/>
    <w:rsid w:val="00B076AA"/>
    <w:rsid w:val="00B12FBA"/>
    <w:rsid w:val="00B1469F"/>
    <w:rsid w:val="00B17132"/>
    <w:rsid w:val="00B17AA6"/>
    <w:rsid w:val="00B212DA"/>
    <w:rsid w:val="00B21C78"/>
    <w:rsid w:val="00B21F1A"/>
    <w:rsid w:val="00B22F42"/>
    <w:rsid w:val="00B26684"/>
    <w:rsid w:val="00B3432D"/>
    <w:rsid w:val="00B433E6"/>
    <w:rsid w:val="00B448D7"/>
    <w:rsid w:val="00B44F90"/>
    <w:rsid w:val="00B46471"/>
    <w:rsid w:val="00B51065"/>
    <w:rsid w:val="00B51FC7"/>
    <w:rsid w:val="00B52EBE"/>
    <w:rsid w:val="00B53C48"/>
    <w:rsid w:val="00B57FE1"/>
    <w:rsid w:val="00B6024A"/>
    <w:rsid w:val="00B61144"/>
    <w:rsid w:val="00B630AD"/>
    <w:rsid w:val="00B631B6"/>
    <w:rsid w:val="00B63BC0"/>
    <w:rsid w:val="00B646AE"/>
    <w:rsid w:val="00B651E2"/>
    <w:rsid w:val="00B659E0"/>
    <w:rsid w:val="00B65E20"/>
    <w:rsid w:val="00B67E67"/>
    <w:rsid w:val="00B718F0"/>
    <w:rsid w:val="00B7224D"/>
    <w:rsid w:val="00B87722"/>
    <w:rsid w:val="00B87D2A"/>
    <w:rsid w:val="00B90AEC"/>
    <w:rsid w:val="00B93B8F"/>
    <w:rsid w:val="00B9405B"/>
    <w:rsid w:val="00B94301"/>
    <w:rsid w:val="00B94449"/>
    <w:rsid w:val="00B9494D"/>
    <w:rsid w:val="00B95B82"/>
    <w:rsid w:val="00B972B3"/>
    <w:rsid w:val="00BA236D"/>
    <w:rsid w:val="00BA24D5"/>
    <w:rsid w:val="00BA624E"/>
    <w:rsid w:val="00BA6AD3"/>
    <w:rsid w:val="00BA7518"/>
    <w:rsid w:val="00BB0F29"/>
    <w:rsid w:val="00BB1B40"/>
    <w:rsid w:val="00BB26A5"/>
    <w:rsid w:val="00BB446A"/>
    <w:rsid w:val="00BB4692"/>
    <w:rsid w:val="00BB6845"/>
    <w:rsid w:val="00BB6E03"/>
    <w:rsid w:val="00BB7475"/>
    <w:rsid w:val="00BC0FBA"/>
    <w:rsid w:val="00BC186E"/>
    <w:rsid w:val="00BC1C72"/>
    <w:rsid w:val="00BC3EE9"/>
    <w:rsid w:val="00BC6C22"/>
    <w:rsid w:val="00BD066C"/>
    <w:rsid w:val="00BD26AA"/>
    <w:rsid w:val="00BD465A"/>
    <w:rsid w:val="00BE122C"/>
    <w:rsid w:val="00BE1D99"/>
    <w:rsid w:val="00BE30AB"/>
    <w:rsid w:val="00BE3A82"/>
    <w:rsid w:val="00BE54A9"/>
    <w:rsid w:val="00BE5A6D"/>
    <w:rsid w:val="00BE656E"/>
    <w:rsid w:val="00BE7501"/>
    <w:rsid w:val="00BF5F68"/>
    <w:rsid w:val="00BF616F"/>
    <w:rsid w:val="00C0481F"/>
    <w:rsid w:val="00C04A9E"/>
    <w:rsid w:val="00C10A92"/>
    <w:rsid w:val="00C1182F"/>
    <w:rsid w:val="00C1224D"/>
    <w:rsid w:val="00C12257"/>
    <w:rsid w:val="00C15E82"/>
    <w:rsid w:val="00C17B8D"/>
    <w:rsid w:val="00C21804"/>
    <w:rsid w:val="00C21FAA"/>
    <w:rsid w:val="00C237DD"/>
    <w:rsid w:val="00C3035F"/>
    <w:rsid w:val="00C33D97"/>
    <w:rsid w:val="00C351AD"/>
    <w:rsid w:val="00C3621C"/>
    <w:rsid w:val="00C37B0A"/>
    <w:rsid w:val="00C41BFD"/>
    <w:rsid w:val="00C44F44"/>
    <w:rsid w:val="00C45C12"/>
    <w:rsid w:val="00C460A8"/>
    <w:rsid w:val="00C46A86"/>
    <w:rsid w:val="00C516C3"/>
    <w:rsid w:val="00C51DFB"/>
    <w:rsid w:val="00C60338"/>
    <w:rsid w:val="00C6054C"/>
    <w:rsid w:val="00C62752"/>
    <w:rsid w:val="00C62820"/>
    <w:rsid w:val="00C63A57"/>
    <w:rsid w:val="00C66074"/>
    <w:rsid w:val="00C66573"/>
    <w:rsid w:val="00C67AA1"/>
    <w:rsid w:val="00C712D3"/>
    <w:rsid w:val="00C7194F"/>
    <w:rsid w:val="00C77A1B"/>
    <w:rsid w:val="00C82C0E"/>
    <w:rsid w:val="00C85B5D"/>
    <w:rsid w:val="00C85F1F"/>
    <w:rsid w:val="00C87BEE"/>
    <w:rsid w:val="00C910C4"/>
    <w:rsid w:val="00C92A8C"/>
    <w:rsid w:val="00CA083C"/>
    <w:rsid w:val="00CA262D"/>
    <w:rsid w:val="00CA3593"/>
    <w:rsid w:val="00CA6542"/>
    <w:rsid w:val="00CB05C1"/>
    <w:rsid w:val="00CB2569"/>
    <w:rsid w:val="00CB2F46"/>
    <w:rsid w:val="00CB4228"/>
    <w:rsid w:val="00CB44EF"/>
    <w:rsid w:val="00CB4904"/>
    <w:rsid w:val="00CB50DB"/>
    <w:rsid w:val="00CB6DFC"/>
    <w:rsid w:val="00CC672A"/>
    <w:rsid w:val="00CD0FFB"/>
    <w:rsid w:val="00CD1320"/>
    <w:rsid w:val="00CD1DA9"/>
    <w:rsid w:val="00CD40CF"/>
    <w:rsid w:val="00CD42FB"/>
    <w:rsid w:val="00CD5210"/>
    <w:rsid w:val="00CD5F18"/>
    <w:rsid w:val="00CE01E5"/>
    <w:rsid w:val="00CE173F"/>
    <w:rsid w:val="00CE493E"/>
    <w:rsid w:val="00CE49FB"/>
    <w:rsid w:val="00CE505F"/>
    <w:rsid w:val="00CF2405"/>
    <w:rsid w:val="00CF3721"/>
    <w:rsid w:val="00CF3B2F"/>
    <w:rsid w:val="00CF3D22"/>
    <w:rsid w:val="00CF541C"/>
    <w:rsid w:val="00CF595A"/>
    <w:rsid w:val="00CF6AC9"/>
    <w:rsid w:val="00CF700E"/>
    <w:rsid w:val="00CF7CEB"/>
    <w:rsid w:val="00D04464"/>
    <w:rsid w:val="00D06F33"/>
    <w:rsid w:val="00D133BE"/>
    <w:rsid w:val="00D13742"/>
    <w:rsid w:val="00D13853"/>
    <w:rsid w:val="00D17824"/>
    <w:rsid w:val="00D2084B"/>
    <w:rsid w:val="00D21AAC"/>
    <w:rsid w:val="00D244AB"/>
    <w:rsid w:val="00D26680"/>
    <w:rsid w:val="00D27DC2"/>
    <w:rsid w:val="00D31062"/>
    <w:rsid w:val="00D33964"/>
    <w:rsid w:val="00D35A35"/>
    <w:rsid w:val="00D3754C"/>
    <w:rsid w:val="00D40393"/>
    <w:rsid w:val="00D43C13"/>
    <w:rsid w:val="00D45B65"/>
    <w:rsid w:val="00D45E2E"/>
    <w:rsid w:val="00D504A4"/>
    <w:rsid w:val="00D526EC"/>
    <w:rsid w:val="00D55082"/>
    <w:rsid w:val="00D55C44"/>
    <w:rsid w:val="00D56CB2"/>
    <w:rsid w:val="00D6211C"/>
    <w:rsid w:val="00D6541C"/>
    <w:rsid w:val="00D654DA"/>
    <w:rsid w:val="00D65F29"/>
    <w:rsid w:val="00D66AB2"/>
    <w:rsid w:val="00D670DC"/>
    <w:rsid w:val="00D6758E"/>
    <w:rsid w:val="00D735CC"/>
    <w:rsid w:val="00D73D8A"/>
    <w:rsid w:val="00D76A20"/>
    <w:rsid w:val="00D810D0"/>
    <w:rsid w:val="00D81892"/>
    <w:rsid w:val="00D82EEE"/>
    <w:rsid w:val="00D87754"/>
    <w:rsid w:val="00D92391"/>
    <w:rsid w:val="00D92EB6"/>
    <w:rsid w:val="00D930DB"/>
    <w:rsid w:val="00D94F80"/>
    <w:rsid w:val="00D953C3"/>
    <w:rsid w:val="00D95C38"/>
    <w:rsid w:val="00D96BEE"/>
    <w:rsid w:val="00DA14BC"/>
    <w:rsid w:val="00DA533B"/>
    <w:rsid w:val="00DA5B65"/>
    <w:rsid w:val="00DA6A51"/>
    <w:rsid w:val="00DA70CA"/>
    <w:rsid w:val="00DA7713"/>
    <w:rsid w:val="00DB0755"/>
    <w:rsid w:val="00DB1960"/>
    <w:rsid w:val="00DB5133"/>
    <w:rsid w:val="00DB5ACC"/>
    <w:rsid w:val="00DB7FDC"/>
    <w:rsid w:val="00DC07D9"/>
    <w:rsid w:val="00DC1283"/>
    <w:rsid w:val="00DC56C5"/>
    <w:rsid w:val="00DC5A61"/>
    <w:rsid w:val="00DD08CB"/>
    <w:rsid w:val="00DD2C27"/>
    <w:rsid w:val="00DD75E5"/>
    <w:rsid w:val="00DE05C4"/>
    <w:rsid w:val="00DE08AA"/>
    <w:rsid w:val="00DE0D85"/>
    <w:rsid w:val="00DE0F3B"/>
    <w:rsid w:val="00DE187D"/>
    <w:rsid w:val="00DE309A"/>
    <w:rsid w:val="00DE3CDD"/>
    <w:rsid w:val="00DE41AA"/>
    <w:rsid w:val="00DE52DE"/>
    <w:rsid w:val="00DE60FA"/>
    <w:rsid w:val="00DF324C"/>
    <w:rsid w:val="00DF6C29"/>
    <w:rsid w:val="00E000C5"/>
    <w:rsid w:val="00E020C8"/>
    <w:rsid w:val="00E033D6"/>
    <w:rsid w:val="00E03C6B"/>
    <w:rsid w:val="00E045FF"/>
    <w:rsid w:val="00E05249"/>
    <w:rsid w:val="00E13277"/>
    <w:rsid w:val="00E14921"/>
    <w:rsid w:val="00E14B8C"/>
    <w:rsid w:val="00E175D2"/>
    <w:rsid w:val="00E254AF"/>
    <w:rsid w:val="00E25588"/>
    <w:rsid w:val="00E2662C"/>
    <w:rsid w:val="00E32A1A"/>
    <w:rsid w:val="00E4573C"/>
    <w:rsid w:val="00E46EF4"/>
    <w:rsid w:val="00E47B12"/>
    <w:rsid w:val="00E514F6"/>
    <w:rsid w:val="00E541EC"/>
    <w:rsid w:val="00E555C7"/>
    <w:rsid w:val="00E57213"/>
    <w:rsid w:val="00E579AE"/>
    <w:rsid w:val="00E6019D"/>
    <w:rsid w:val="00E61D09"/>
    <w:rsid w:val="00E61D54"/>
    <w:rsid w:val="00E63056"/>
    <w:rsid w:val="00E63E31"/>
    <w:rsid w:val="00E644B9"/>
    <w:rsid w:val="00E65E75"/>
    <w:rsid w:val="00E711C5"/>
    <w:rsid w:val="00E7259B"/>
    <w:rsid w:val="00E7300A"/>
    <w:rsid w:val="00E7343C"/>
    <w:rsid w:val="00E7462D"/>
    <w:rsid w:val="00E74A06"/>
    <w:rsid w:val="00E75BDE"/>
    <w:rsid w:val="00E8174E"/>
    <w:rsid w:val="00E8229B"/>
    <w:rsid w:val="00E83BF6"/>
    <w:rsid w:val="00E83DD8"/>
    <w:rsid w:val="00E84AA9"/>
    <w:rsid w:val="00E87FB6"/>
    <w:rsid w:val="00E9011C"/>
    <w:rsid w:val="00E913E7"/>
    <w:rsid w:val="00E919FA"/>
    <w:rsid w:val="00E91DA7"/>
    <w:rsid w:val="00EA01A9"/>
    <w:rsid w:val="00EA6253"/>
    <w:rsid w:val="00EA77F0"/>
    <w:rsid w:val="00EB19A5"/>
    <w:rsid w:val="00EB2C46"/>
    <w:rsid w:val="00EB441F"/>
    <w:rsid w:val="00EB63E3"/>
    <w:rsid w:val="00EC184A"/>
    <w:rsid w:val="00EC22EC"/>
    <w:rsid w:val="00EC3CDC"/>
    <w:rsid w:val="00ED0DA7"/>
    <w:rsid w:val="00ED16D2"/>
    <w:rsid w:val="00ED40BB"/>
    <w:rsid w:val="00ED4C23"/>
    <w:rsid w:val="00ED6C0A"/>
    <w:rsid w:val="00EE20B5"/>
    <w:rsid w:val="00EF1914"/>
    <w:rsid w:val="00EF3E11"/>
    <w:rsid w:val="00EF43CB"/>
    <w:rsid w:val="00EF44CD"/>
    <w:rsid w:val="00F008DD"/>
    <w:rsid w:val="00F019EB"/>
    <w:rsid w:val="00F01FD3"/>
    <w:rsid w:val="00F02D9F"/>
    <w:rsid w:val="00F03ACB"/>
    <w:rsid w:val="00F04205"/>
    <w:rsid w:val="00F04393"/>
    <w:rsid w:val="00F0554F"/>
    <w:rsid w:val="00F05B68"/>
    <w:rsid w:val="00F076E5"/>
    <w:rsid w:val="00F07AF2"/>
    <w:rsid w:val="00F103E8"/>
    <w:rsid w:val="00F13C88"/>
    <w:rsid w:val="00F22B7A"/>
    <w:rsid w:val="00F266C7"/>
    <w:rsid w:val="00F27496"/>
    <w:rsid w:val="00F306B9"/>
    <w:rsid w:val="00F30FB1"/>
    <w:rsid w:val="00F3273E"/>
    <w:rsid w:val="00F34366"/>
    <w:rsid w:val="00F3783C"/>
    <w:rsid w:val="00F401C0"/>
    <w:rsid w:val="00F4142D"/>
    <w:rsid w:val="00F4227F"/>
    <w:rsid w:val="00F448C4"/>
    <w:rsid w:val="00F44DBB"/>
    <w:rsid w:val="00F4686E"/>
    <w:rsid w:val="00F4705F"/>
    <w:rsid w:val="00F474DF"/>
    <w:rsid w:val="00F52D1C"/>
    <w:rsid w:val="00F542AC"/>
    <w:rsid w:val="00F5508F"/>
    <w:rsid w:val="00F55E56"/>
    <w:rsid w:val="00F606CC"/>
    <w:rsid w:val="00F609B7"/>
    <w:rsid w:val="00F612DA"/>
    <w:rsid w:val="00F61B28"/>
    <w:rsid w:val="00F625A3"/>
    <w:rsid w:val="00F630EE"/>
    <w:rsid w:val="00F631D0"/>
    <w:rsid w:val="00F63391"/>
    <w:rsid w:val="00F64B46"/>
    <w:rsid w:val="00F65439"/>
    <w:rsid w:val="00F70776"/>
    <w:rsid w:val="00F72256"/>
    <w:rsid w:val="00F736B4"/>
    <w:rsid w:val="00F75957"/>
    <w:rsid w:val="00F76435"/>
    <w:rsid w:val="00F80143"/>
    <w:rsid w:val="00F80476"/>
    <w:rsid w:val="00F81075"/>
    <w:rsid w:val="00F81D0D"/>
    <w:rsid w:val="00F8347D"/>
    <w:rsid w:val="00F8424E"/>
    <w:rsid w:val="00F84662"/>
    <w:rsid w:val="00F85309"/>
    <w:rsid w:val="00F85449"/>
    <w:rsid w:val="00F855FD"/>
    <w:rsid w:val="00F859F3"/>
    <w:rsid w:val="00F876F8"/>
    <w:rsid w:val="00F91C19"/>
    <w:rsid w:val="00F936B1"/>
    <w:rsid w:val="00F93F8D"/>
    <w:rsid w:val="00F94184"/>
    <w:rsid w:val="00F94A34"/>
    <w:rsid w:val="00F96437"/>
    <w:rsid w:val="00F969F3"/>
    <w:rsid w:val="00F96C8E"/>
    <w:rsid w:val="00FA161C"/>
    <w:rsid w:val="00FA4807"/>
    <w:rsid w:val="00FA4DEE"/>
    <w:rsid w:val="00FA5448"/>
    <w:rsid w:val="00FA6C7F"/>
    <w:rsid w:val="00FA7D8B"/>
    <w:rsid w:val="00FB230A"/>
    <w:rsid w:val="00FB2E8C"/>
    <w:rsid w:val="00FB43F6"/>
    <w:rsid w:val="00FB5411"/>
    <w:rsid w:val="00FB6491"/>
    <w:rsid w:val="00FC1E49"/>
    <w:rsid w:val="00FC20DE"/>
    <w:rsid w:val="00FC3E32"/>
    <w:rsid w:val="00FC424C"/>
    <w:rsid w:val="00FC5107"/>
    <w:rsid w:val="00FC6378"/>
    <w:rsid w:val="00FC6A21"/>
    <w:rsid w:val="00FC6F4E"/>
    <w:rsid w:val="00FD15D5"/>
    <w:rsid w:val="00FD229A"/>
    <w:rsid w:val="00FD2C35"/>
    <w:rsid w:val="00FD2D08"/>
    <w:rsid w:val="00FD52A6"/>
    <w:rsid w:val="00FE0587"/>
    <w:rsid w:val="00FE09BC"/>
    <w:rsid w:val="00FE0D0D"/>
    <w:rsid w:val="00FE158E"/>
    <w:rsid w:val="00FE1823"/>
    <w:rsid w:val="00FE23F0"/>
    <w:rsid w:val="00FE2E0F"/>
    <w:rsid w:val="00FE5C29"/>
    <w:rsid w:val="00FE7165"/>
    <w:rsid w:val="00FE7CA4"/>
    <w:rsid w:val="00FF1BA2"/>
    <w:rsid w:val="00FF25E6"/>
    <w:rsid w:val="00FF32BB"/>
    <w:rsid w:val="00FF6550"/>
    <w:rsid w:val="00FF771A"/>
    <w:rsid w:val="0101EAED"/>
    <w:rsid w:val="020F47B8"/>
    <w:rsid w:val="026B9CD0"/>
    <w:rsid w:val="050F6A16"/>
    <w:rsid w:val="058BF062"/>
    <w:rsid w:val="07216DE9"/>
    <w:rsid w:val="0730B17F"/>
    <w:rsid w:val="08FCBFA0"/>
    <w:rsid w:val="09431CD9"/>
    <w:rsid w:val="09743ADD"/>
    <w:rsid w:val="0A0E0E06"/>
    <w:rsid w:val="0ACDAE67"/>
    <w:rsid w:val="0B91AAA3"/>
    <w:rsid w:val="0C4A9BD9"/>
    <w:rsid w:val="0CB8381C"/>
    <w:rsid w:val="0D445E2C"/>
    <w:rsid w:val="0D76DF8C"/>
    <w:rsid w:val="0D955140"/>
    <w:rsid w:val="0E70A99F"/>
    <w:rsid w:val="0EC9F04F"/>
    <w:rsid w:val="10E2CC38"/>
    <w:rsid w:val="10FF9204"/>
    <w:rsid w:val="11554764"/>
    <w:rsid w:val="119D229B"/>
    <w:rsid w:val="11EE3DB8"/>
    <w:rsid w:val="1234F87A"/>
    <w:rsid w:val="13038467"/>
    <w:rsid w:val="13F009AA"/>
    <w:rsid w:val="1479AE02"/>
    <w:rsid w:val="15899FAB"/>
    <w:rsid w:val="1686C150"/>
    <w:rsid w:val="176D06C2"/>
    <w:rsid w:val="17F4B18F"/>
    <w:rsid w:val="1828FEDA"/>
    <w:rsid w:val="186AD342"/>
    <w:rsid w:val="18C8B640"/>
    <w:rsid w:val="1905E246"/>
    <w:rsid w:val="19AD1075"/>
    <w:rsid w:val="19C08282"/>
    <w:rsid w:val="1A1BB91A"/>
    <w:rsid w:val="1A7D9899"/>
    <w:rsid w:val="1A89867C"/>
    <w:rsid w:val="1BC0FEC8"/>
    <w:rsid w:val="1BD9D1E7"/>
    <w:rsid w:val="1C1E87DD"/>
    <w:rsid w:val="1CB21B2E"/>
    <w:rsid w:val="1D09E2DF"/>
    <w:rsid w:val="1DE9B3CC"/>
    <w:rsid w:val="1E3BF9D4"/>
    <w:rsid w:val="1E4A2980"/>
    <w:rsid w:val="1E80C17E"/>
    <w:rsid w:val="1EF6715F"/>
    <w:rsid w:val="1F0BAC7D"/>
    <w:rsid w:val="1F0CD4B7"/>
    <w:rsid w:val="1F1B519F"/>
    <w:rsid w:val="1FAE4EAB"/>
    <w:rsid w:val="1FF616FA"/>
    <w:rsid w:val="2034A365"/>
    <w:rsid w:val="203944EC"/>
    <w:rsid w:val="206CF25C"/>
    <w:rsid w:val="20B51B6E"/>
    <w:rsid w:val="20BAE522"/>
    <w:rsid w:val="21827AB1"/>
    <w:rsid w:val="222A1ED0"/>
    <w:rsid w:val="222B1166"/>
    <w:rsid w:val="222D689B"/>
    <w:rsid w:val="23AC6FAB"/>
    <w:rsid w:val="23D69E48"/>
    <w:rsid w:val="23FC0E92"/>
    <w:rsid w:val="26C197DB"/>
    <w:rsid w:val="27359DEF"/>
    <w:rsid w:val="279B27B9"/>
    <w:rsid w:val="27A5EA26"/>
    <w:rsid w:val="286DBF9B"/>
    <w:rsid w:val="28CA3B66"/>
    <w:rsid w:val="28FE5F09"/>
    <w:rsid w:val="29104D8B"/>
    <w:rsid w:val="292F07F0"/>
    <w:rsid w:val="298EC3B3"/>
    <w:rsid w:val="29B72730"/>
    <w:rsid w:val="2A70D3FE"/>
    <w:rsid w:val="2ADD7468"/>
    <w:rsid w:val="2AF2D480"/>
    <w:rsid w:val="2BD0A8E2"/>
    <w:rsid w:val="2C588474"/>
    <w:rsid w:val="2D1AD19A"/>
    <w:rsid w:val="2D97EEBE"/>
    <w:rsid w:val="2DB6173B"/>
    <w:rsid w:val="2E1A36B4"/>
    <w:rsid w:val="2E717763"/>
    <w:rsid w:val="2EA885A1"/>
    <w:rsid w:val="2EBBFE54"/>
    <w:rsid w:val="2F552B53"/>
    <w:rsid w:val="2FE1E1EF"/>
    <w:rsid w:val="302F4859"/>
    <w:rsid w:val="30AEC659"/>
    <w:rsid w:val="32B00047"/>
    <w:rsid w:val="33EFAED2"/>
    <w:rsid w:val="34327DF4"/>
    <w:rsid w:val="3438D2A5"/>
    <w:rsid w:val="361D083D"/>
    <w:rsid w:val="36278B0E"/>
    <w:rsid w:val="3744EA51"/>
    <w:rsid w:val="37F00BDD"/>
    <w:rsid w:val="384BF365"/>
    <w:rsid w:val="3B179E79"/>
    <w:rsid w:val="3BA015FA"/>
    <w:rsid w:val="3C885A6D"/>
    <w:rsid w:val="3CE3CC57"/>
    <w:rsid w:val="3E2487C6"/>
    <w:rsid w:val="3E294909"/>
    <w:rsid w:val="3EC27B83"/>
    <w:rsid w:val="3EC3D5F4"/>
    <w:rsid w:val="3EE268F3"/>
    <w:rsid w:val="3F07D429"/>
    <w:rsid w:val="3F574DE9"/>
    <w:rsid w:val="3FA23492"/>
    <w:rsid w:val="40179E07"/>
    <w:rsid w:val="4024BA26"/>
    <w:rsid w:val="4139C8B6"/>
    <w:rsid w:val="4149E6A5"/>
    <w:rsid w:val="4169C6D4"/>
    <w:rsid w:val="41F90C88"/>
    <w:rsid w:val="4227038F"/>
    <w:rsid w:val="423BFAAB"/>
    <w:rsid w:val="42798B57"/>
    <w:rsid w:val="42C4A69B"/>
    <w:rsid w:val="42CD38BC"/>
    <w:rsid w:val="4302DF59"/>
    <w:rsid w:val="43200152"/>
    <w:rsid w:val="43A077A1"/>
    <w:rsid w:val="4464F107"/>
    <w:rsid w:val="44B83526"/>
    <w:rsid w:val="45F746AC"/>
    <w:rsid w:val="46041D35"/>
    <w:rsid w:val="4612F0E4"/>
    <w:rsid w:val="48547936"/>
    <w:rsid w:val="499F87E1"/>
    <w:rsid w:val="49BAE29F"/>
    <w:rsid w:val="4A5BAA09"/>
    <w:rsid w:val="4A5EBB84"/>
    <w:rsid w:val="4B768337"/>
    <w:rsid w:val="4C225678"/>
    <w:rsid w:val="4C3FCD3C"/>
    <w:rsid w:val="4E1E1F3C"/>
    <w:rsid w:val="4E2C6158"/>
    <w:rsid w:val="4E353FA9"/>
    <w:rsid w:val="4E9AF610"/>
    <w:rsid w:val="4E9DF75A"/>
    <w:rsid w:val="4F2A53DA"/>
    <w:rsid w:val="4F522086"/>
    <w:rsid w:val="4F637579"/>
    <w:rsid w:val="4FDA7DD6"/>
    <w:rsid w:val="5006EC14"/>
    <w:rsid w:val="503AD7AF"/>
    <w:rsid w:val="50FD54C8"/>
    <w:rsid w:val="515A2BDC"/>
    <w:rsid w:val="51D03B0F"/>
    <w:rsid w:val="5286DC6B"/>
    <w:rsid w:val="52B02F8D"/>
    <w:rsid w:val="52B4EA05"/>
    <w:rsid w:val="53261E88"/>
    <w:rsid w:val="53BE4308"/>
    <w:rsid w:val="53C7AF08"/>
    <w:rsid w:val="53C90A1F"/>
    <w:rsid w:val="53E89637"/>
    <w:rsid w:val="545A702A"/>
    <w:rsid w:val="552456EE"/>
    <w:rsid w:val="564EAFB0"/>
    <w:rsid w:val="5811AADB"/>
    <w:rsid w:val="58BBC244"/>
    <w:rsid w:val="58F15D77"/>
    <w:rsid w:val="5998574F"/>
    <w:rsid w:val="59DE3548"/>
    <w:rsid w:val="5B3ADC1F"/>
    <w:rsid w:val="5C28C132"/>
    <w:rsid w:val="5C2EE93C"/>
    <w:rsid w:val="5C75508D"/>
    <w:rsid w:val="5CFAB900"/>
    <w:rsid w:val="5DA270AC"/>
    <w:rsid w:val="5DEDA22B"/>
    <w:rsid w:val="5E7DE293"/>
    <w:rsid w:val="5F409126"/>
    <w:rsid w:val="5F632439"/>
    <w:rsid w:val="5FA5DD73"/>
    <w:rsid w:val="5FB13897"/>
    <w:rsid w:val="605DB1B7"/>
    <w:rsid w:val="60A98447"/>
    <w:rsid w:val="60BDF63C"/>
    <w:rsid w:val="60C28871"/>
    <w:rsid w:val="61239C27"/>
    <w:rsid w:val="61F4C7CE"/>
    <w:rsid w:val="621847F7"/>
    <w:rsid w:val="621DE25C"/>
    <w:rsid w:val="62808F4D"/>
    <w:rsid w:val="628585EB"/>
    <w:rsid w:val="6376544C"/>
    <w:rsid w:val="63E30614"/>
    <w:rsid w:val="647C01B0"/>
    <w:rsid w:val="667F5B50"/>
    <w:rsid w:val="67BEDFE0"/>
    <w:rsid w:val="67CD848E"/>
    <w:rsid w:val="69A7114C"/>
    <w:rsid w:val="6A3307F2"/>
    <w:rsid w:val="6AF52F49"/>
    <w:rsid w:val="6B6081E6"/>
    <w:rsid w:val="6BDC3730"/>
    <w:rsid w:val="6C64FE5B"/>
    <w:rsid w:val="6CEA66E5"/>
    <w:rsid w:val="6D19537C"/>
    <w:rsid w:val="6D1ACC17"/>
    <w:rsid w:val="6D711FC9"/>
    <w:rsid w:val="6E58AF62"/>
    <w:rsid w:val="6E8063A6"/>
    <w:rsid w:val="6EBC533B"/>
    <w:rsid w:val="6F00C2F0"/>
    <w:rsid w:val="6FCE96B8"/>
    <w:rsid w:val="6FED4C48"/>
    <w:rsid w:val="7044B4A2"/>
    <w:rsid w:val="70754880"/>
    <w:rsid w:val="7139B67A"/>
    <w:rsid w:val="7212B976"/>
    <w:rsid w:val="72163760"/>
    <w:rsid w:val="723DDB69"/>
    <w:rsid w:val="72482220"/>
    <w:rsid w:val="73440443"/>
    <w:rsid w:val="74C63998"/>
    <w:rsid w:val="7563FA97"/>
    <w:rsid w:val="765F7D0D"/>
    <w:rsid w:val="77E2701D"/>
    <w:rsid w:val="784236E5"/>
    <w:rsid w:val="798679E8"/>
    <w:rsid w:val="7A507C58"/>
    <w:rsid w:val="7A6F1A08"/>
    <w:rsid w:val="7A9BED7B"/>
    <w:rsid w:val="7BEF7D83"/>
    <w:rsid w:val="7C3D2B00"/>
    <w:rsid w:val="7CAF07CB"/>
    <w:rsid w:val="7D23AAE5"/>
    <w:rsid w:val="7D386E1A"/>
    <w:rsid w:val="7D415A41"/>
    <w:rsid w:val="7D4B20E8"/>
    <w:rsid w:val="7E081A8A"/>
    <w:rsid w:val="7EC14919"/>
    <w:rsid w:val="7F0C9429"/>
    <w:rsid w:val="7F152C43"/>
    <w:rsid w:val="7F30B7DB"/>
    <w:rsid w:val="7F76879F"/>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7344D"/>
  <w15:docId w15:val="{CD01B2F9-6C4A-48F9-A2E5-7BFDB6FFF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a" w:eastAsia="da-DK"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0521A1"/>
    <w:pPr>
      <w:keepNext/>
      <w:keepLines/>
      <w:spacing w:before="400" w:after="120"/>
      <w:outlineLvl w:val="0"/>
    </w:pPr>
    <w:rPr>
      <w:b/>
      <w:bCs/>
      <w:sz w:val="40"/>
      <w:szCs w:val="40"/>
    </w:rPr>
  </w:style>
  <w:style w:type="paragraph" w:styleId="Heading2">
    <w:name w:val="heading 2"/>
    <w:basedOn w:val="Normal"/>
    <w:next w:val="Normal"/>
    <w:uiPriority w:val="9"/>
    <w:unhideWhenUsed/>
    <w:qFormat/>
    <w:rsid w:val="000521A1"/>
    <w:pPr>
      <w:keepNext/>
      <w:keepLines/>
      <w:spacing w:before="360" w:after="120"/>
      <w:outlineLvl w:val="1"/>
    </w:pPr>
    <w:rPr>
      <w:b/>
      <w:bCs/>
      <w:sz w:val="32"/>
      <w:szCs w:val="32"/>
    </w:rPr>
  </w:style>
  <w:style w:type="paragraph" w:styleId="Heading3">
    <w:name w:val="heading 3"/>
    <w:basedOn w:val="Normal"/>
    <w:next w:val="Normal"/>
    <w:uiPriority w:val="9"/>
    <w:unhideWhenUsed/>
    <w:qFormat/>
    <w:rsid w:val="000521A1"/>
    <w:pPr>
      <w:keepNext/>
      <w:keepLines/>
      <w:spacing w:before="400"/>
      <w:outlineLvl w:val="2"/>
    </w:pPr>
    <w:rPr>
      <w:b/>
      <w:bCs/>
      <w:sz w:val="28"/>
      <w:szCs w:val="28"/>
    </w:rPr>
  </w:style>
  <w:style w:type="paragraph" w:styleId="Heading4">
    <w:name w:val="heading 4"/>
    <w:basedOn w:val="Normal"/>
    <w:next w:val="Normal"/>
    <w:uiPriority w:val="9"/>
    <w:unhideWhenUsed/>
    <w:qFormat/>
    <w:rsid w:val="000521A1"/>
    <w:pPr>
      <w:keepNext/>
      <w:keepLines/>
      <w:spacing w:before="200" w:after="100"/>
      <w:outlineLvl w:val="3"/>
    </w:pPr>
    <w:rPr>
      <w:b/>
      <w:bCs/>
    </w:rPr>
  </w:style>
  <w:style w:type="paragraph" w:styleId="Heading5">
    <w:name w:val="heading 5"/>
    <w:basedOn w:val="Normal"/>
    <w:next w:val="Normal"/>
    <w:uiPriority w:val="9"/>
    <w:semiHidden/>
    <w:unhideWhenUsed/>
    <w:qFormat/>
    <w:rsid w:val="000521A1"/>
    <w:pPr>
      <w:keepNext/>
      <w:keepLines/>
      <w:spacing w:before="240" w:after="80"/>
      <w:outlineLvl w:val="4"/>
    </w:pPr>
    <w:rPr>
      <w:color w:val="666666"/>
    </w:rPr>
  </w:style>
  <w:style w:type="paragraph" w:styleId="Heading6">
    <w:name w:val="heading 6"/>
    <w:basedOn w:val="Normal"/>
    <w:next w:val="Normal"/>
    <w:uiPriority w:val="9"/>
    <w:semiHidden/>
    <w:unhideWhenUsed/>
    <w:qFormat/>
    <w:rsid w:val="000521A1"/>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sz w:val="50"/>
      <w:szCs w:val="50"/>
    </w:rPr>
  </w:style>
  <w:style w:type="paragraph" w:styleId="Subtitle">
    <w:name w:val="Subtitle"/>
    <w:basedOn w:val="Normal"/>
    <w:next w:val="Normal"/>
    <w:uiPriority w:val="11"/>
    <w:qFormat/>
    <w:pPr>
      <w:keepNext/>
      <w:keepLines/>
      <w:spacing w:after="320"/>
    </w:pPr>
    <w:rPr>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qFormat/>
    <w:rPr>
      <w:sz w:val="20"/>
      <w:szCs w:val="20"/>
    </w:rPr>
  </w:style>
  <w:style w:type="character" w:styleId="CommentReference">
    <w:name w:val="annotation reference"/>
    <w:basedOn w:val="DefaultParagraphFont"/>
    <w:uiPriority w:val="99"/>
    <w:unhideWhenUsed/>
    <w:rPr>
      <w:sz w:val="16"/>
      <w:szCs w:val="16"/>
    </w:rPr>
  </w:style>
  <w:style w:type="paragraph" w:styleId="CommentSubject">
    <w:name w:val="annotation subject"/>
    <w:basedOn w:val="CommentText"/>
    <w:next w:val="CommentText"/>
    <w:link w:val="CommentSubjectChar"/>
    <w:uiPriority w:val="99"/>
    <w:semiHidden/>
    <w:unhideWhenUsed/>
    <w:rsid w:val="009F3388"/>
    <w:rPr>
      <w:b/>
      <w:bCs/>
      <w:lang w:val="en-GB"/>
    </w:rPr>
  </w:style>
  <w:style w:type="character" w:customStyle="1" w:styleId="CommentSubjectChar">
    <w:name w:val="Comment Subject Char"/>
    <w:basedOn w:val="CommentTextChar"/>
    <w:link w:val="CommentSubject"/>
    <w:uiPriority w:val="99"/>
    <w:semiHidden/>
    <w:rsid w:val="009F3388"/>
    <w:rPr>
      <w:b/>
      <w:bCs/>
      <w:sz w:val="20"/>
      <w:szCs w:val="20"/>
      <w:lang w:val="en-GB"/>
    </w:rPr>
  </w:style>
  <w:style w:type="paragraph" w:styleId="BalloonText">
    <w:name w:val="Balloon Text"/>
    <w:basedOn w:val="Normal"/>
    <w:link w:val="BalloonTextChar"/>
    <w:uiPriority w:val="99"/>
    <w:semiHidden/>
    <w:unhideWhenUsed/>
    <w:rsid w:val="000521A1"/>
    <w:pPr>
      <w:spacing w:after="0" w:line="240" w:lineRule="auto"/>
    </w:pPr>
    <w:rPr>
      <w:rFonts w:ascii="Segoe UI" w:hAnsi="Segoe UI" w:cs="Segoe UI"/>
      <w:sz w:val="18"/>
      <w:szCs w:val="18"/>
      <w:lang w:val="en-GB"/>
    </w:rPr>
  </w:style>
  <w:style w:type="character" w:customStyle="1" w:styleId="BalloonTextChar">
    <w:name w:val="Balloon Text Char"/>
    <w:basedOn w:val="DefaultParagraphFont"/>
    <w:link w:val="BalloonText"/>
    <w:uiPriority w:val="99"/>
    <w:semiHidden/>
    <w:rsid w:val="000521A1"/>
    <w:rPr>
      <w:rFonts w:ascii="Segoe UI" w:hAnsi="Segoe UI" w:cs="Segoe UI"/>
      <w:sz w:val="18"/>
      <w:szCs w:val="18"/>
      <w:lang w:val="en-GB"/>
    </w:rPr>
  </w:style>
  <w:style w:type="paragraph" w:styleId="Header">
    <w:name w:val="header"/>
    <w:basedOn w:val="Normal"/>
    <w:link w:val="HeaderChar"/>
    <w:uiPriority w:val="99"/>
    <w:unhideWhenUsed/>
    <w:rsid w:val="000521A1"/>
    <w:pPr>
      <w:tabs>
        <w:tab w:val="center" w:pos="4819"/>
        <w:tab w:val="right" w:pos="9638"/>
      </w:tabs>
      <w:spacing w:after="0" w:line="240" w:lineRule="auto"/>
    </w:pPr>
    <w:rPr>
      <w:lang w:val="en-GB"/>
    </w:rPr>
  </w:style>
  <w:style w:type="character" w:customStyle="1" w:styleId="HeaderChar">
    <w:name w:val="Header Char"/>
    <w:basedOn w:val="DefaultParagraphFont"/>
    <w:link w:val="Header"/>
    <w:uiPriority w:val="99"/>
    <w:rsid w:val="000521A1"/>
    <w:rPr>
      <w:lang w:val="en-GB"/>
    </w:rPr>
  </w:style>
  <w:style w:type="paragraph" w:styleId="Footer">
    <w:name w:val="footer"/>
    <w:basedOn w:val="Normal"/>
    <w:link w:val="FooterChar"/>
    <w:uiPriority w:val="99"/>
    <w:unhideWhenUsed/>
    <w:rsid w:val="000521A1"/>
    <w:pPr>
      <w:tabs>
        <w:tab w:val="center" w:pos="4819"/>
        <w:tab w:val="right" w:pos="9638"/>
      </w:tabs>
      <w:spacing w:after="0" w:line="240" w:lineRule="auto"/>
    </w:pPr>
    <w:rPr>
      <w:lang w:val="en-GB"/>
    </w:rPr>
  </w:style>
  <w:style w:type="character" w:customStyle="1" w:styleId="FooterChar">
    <w:name w:val="Footer Char"/>
    <w:basedOn w:val="DefaultParagraphFont"/>
    <w:link w:val="Footer"/>
    <w:uiPriority w:val="99"/>
    <w:rsid w:val="000521A1"/>
    <w:rPr>
      <w:lang w:val="en-GB"/>
    </w:rPr>
  </w:style>
  <w:style w:type="paragraph" w:styleId="Revision">
    <w:name w:val="Revision"/>
    <w:hidden/>
    <w:uiPriority w:val="99"/>
    <w:semiHidden/>
    <w:rsid w:val="000521A1"/>
    <w:pPr>
      <w:spacing w:after="0" w:line="240" w:lineRule="auto"/>
    </w:pPr>
    <w:rPr>
      <w:lang w:val="en-GB"/>
    </w:rPr>
  </w:style>
  <w:style w:type="character" w:styleId="Hyperlink">
    <w:name w:val="Hyperlink"/>
    <w:basedOn w:val="DefaultParagraphFont"/>
    <w:uiPriority w:val="99"/>
    <w:unhideWhenUsed/>
    <w:rsid w:val="000521A1"/>
    <w:rPr>
      <w:color w:val="0000FF" w:themeColor="hyperlink"/>
      <w:u w:val="single"/>
    </w:rPr>
  </w:style>
  <w:style w:type="character" w:styleId="UnresolvedMention">
    <w:name w:val="Unresolved Mention"/>
    <w:basedOn w:val="DefaultParagraphFont"/>
    <w:uiPriority w:val="99"/>
    <w:semiHidden/>
    <w:unhideWhenUsed/>
    <w:rsid w:val="000521A1"/>
    <w:rPr>
      <w:color w:val="605E5C"/>
      <w:shd w:val="clear" w:color="auto" w:fill="E1DFDD"/>
    </w:rPr>
  </w:style>
  <w:style w:type="paragraph" w:styleId="ListParagraph">
    <w:name w:val="List Paragraph"/>
    <w:basedOn w:val="Normal"/>
    <w:uiPriority w:val="34"/>
    <w:qFormat/>
    <w:rsid w:val="00A967AE"/>
    <w:pPr>
      <w:ind w:left="720"/>
      <w:contextualSpacing/>
    </w:pPr>
  </w:style>
  <w:style w:type="character" w:customStyle="1" w:styleId="FrontpageHeading2Char">
    <w:name w:val="Frontpage Heading 2 Char"/>
    <w:basedOn w:val="DefaultParagraphFont"/>
    <w:link w:val="FrontpageHeading2"/>
    <w:uiPriority w:val="6"/>
    <w:locked/>
    <w:rsid w:val="00D55082"/>
    <w:rPr>
      <w:rFonts w:ascii="Verdana" w:eastAsia="Times New Roman" w:hAnsi="Verdana" w:cs="Times New Roman"/>
      <w:b/>
      <w:caps/>
      <w:color w:val="009DE0"/>
      <w:sz w:val="60"/>
      <w:szCs w:val="18"/>
    </w:rPr>
  </w:style>
  <w:style w:type="paragraph" w:customStyle="1" w:styleId="FrontpageHeading2">
    <w:name w:val="Frontpage Heading 2"/>
    <w:basedOn w:val="Normal"/>
    <w:link w:val="FrontpageHeading2Char"/>
    <w:uiPriority w:val="6"/>
    <w:rsid w:val="00D55082"/>
    <w:pPr>
      <w:spacing w:after="0" w:line="720" w:lineRule="atLeast"/>
      <w:ind w:right="1134"/>
    </w:pPr>
    <w:rPr>
      <w:rFonts w:ascii="Verdana" w:eastAsia="Times New Roman" w:hAnsi="Verdana" w:cs="Times New Roman"/>
      <w:b/>
      <w:caps/>
      <w:color w:val="009DE0"/>
      <w:sz w:val="60"/>
      <w:szCs w:val="18"/>
    </w:rPr>
  </w:style>
  <w:style w:type="table" w:customStyle="1" w:styleId="Blank">
    <w:name w:val="Blank"/>
    <w:basedOn w:val="TableNormal"/>
    <w:uiPriority w:val="99"/>
    <w:rsid w:val="00D55082"/>
    <w:pPr>
      <w:spacing w:after="0" w:line="240" w:lineRule="atLeast"/>
    </w:pPr>
    <w:rPr>
      <w:rFonts w:ascii="Verdana" w:eastAsiaTheme="minorHAnsi" w:hAnsi="Verdana" w:cstheme="minorBidi"/>
      <w:kern w:val="2"/>
      <w:sz w:val="18"/>
      <w:szCs w:val="18"/>
      <w:lang w:val="da-DK" w:eastAsia="en-US"/>
      <w14:ligatures w14:val="standardContextual"/>
    </w:rPr>
    <w:tblPr>
      <w:tblInd w:w="0" w:type="nil"/>
      <w:tblCellMar>
        <w:left w:w="0" w:type="dxa"/>
        <w:right w:w="0" w:type="dxa"/>
      </w:tblCellMar>
    </w:tblPr>
  </w:style>
  <w:style w:type="paragraph" w:styleId="TOCHeading">
    <w:name w:val="TOC Heading"/>
    <w:basedOn w:val="Heading1"/>
    <w:next w:val="Normal"/>
    <w:uiPriority w:val="39"/>
    <w:unhideWhenUsed/>
    <w:qFormat/>
    <w:rsid w:val="0014152F"/>
    <w:p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da-DK"/>
    </w:rPr>
  </w:style>
  <w:style w:type="paragraph" w:styleId="TOC1">
    <w:name w:val="toc 1"/>
    <w:basedOn w:val="Normal"/>
    <w:next w:val="Normal"/>
    <w:autoRedefine/>
    <w:uiPriority w:val="39"/>
    <w:unhideWhenUsed/>
    <w:rsid w:val="0014152F"/>
    <w:pPr>
      <w:spacing w:after="100"/>
    </w:pPr>
  </w:style>
  <w:style w:type="paragraph" w:styleId="TOC2">
    <w:name w:val="toc 2"/>
    <w:basedOn w:val="Normal"/>
    <w:next w:val="Normal"/>
    <w:autoRedefine/>
    <w:uiPriority w:val="39"/>
    <w:unhideWhenUsed/>
    <w:rsid w:val="0014152F"/>
    <w:pPr>
      <w:spacing w:after="100"/>
      <w:ind w:left="220"/>
    </w:pPr>
  </w:style>
  <w:style w:type="paragraph" w:styleId="TOC3">
    <w:name w:val="toc 3"/>
    <w:basedOn w:val="Normal"/>
    <w:next w:val="Normal"/>
    <w:autoRedefine/>
    <w:uiPriority w:val="39"/>
    <w:unhideWhenUsed/>
    <w:rsid w:val="0014152F"/>
    <w:pPr>
      <w:spacing w:after="100"/>
      <w:ind w:left="440"/>
    </w:pPr>
  </w:style>
  <w:style w:type="paragraph" w:styleId="FootnoteText">
    <w:name w:val="footnote text"/>
    <w:basedOn w:val="Normal"/>
    <w:link w:val="FootnoteTextChar"/>
    <w:uiPriority w:val="99"/>
    <w:semiHidden/>
    <w:unhideWhenUsed/>
    <w:rsid w:val="0054363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43634"/>
    <w:rPr>
      <w:sz w:val="20"/>
      <w:szCs w:val="20"/>
    </w:rPr>
  </w:style>
  <w:style w:type="character" w:styleId="FootnoteReference">
    <w:name w:val="footnote reference"/>
    <w:basedOn w:val="DefaultParagraphFont"/>
    <w:uiPriority w:val="99"/>
    <w:semiHidden/>
    <w:unhideWhenUsed/>
    <w:rsid w:val="00543634"/>
    <w:rPr>
      <w:vertAlign w:val="superscript"/>
    </w:rPr>
  </w:style>
  <w:style w:type="character" w:styleId="Mention">
    <w:name w:val="Mention"/>
    <w:basedOn w:val="DefaultParagraphFont"/>
    <w:uiPriority w:val="99"/>
    <w:unhideWhenUsed/>
    <w:rsid w:val="00DB075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5662">
      <w:bodyDiv w:val="1"/>
      <w:marLeft w:val="0"/>
      <w:marRight w:val="0"/>
      <w:marTop w:val="0"/>
      <w:marBottom w:val="0"/>
      <w:divBdr>
        <w:top w:val="none" w:sz="0" w:space="0" w:color="auto"/>
        <w:left w:val="none" w:sz="0" w:space="0" w:color="auto"/>
        <w:bottom w:val="none" w:sz="0" w:space="0" w:color="auto"/>
        <w:right w:val="none" w:sz="0" w:space="0" w:color="auto"/>
      </w:divBdr>
    </w:div>
    <w:div w:id="104615454">
      <w:bodyDiv w:val="1"/>
      <w:marLeft w:val="0"/>
      <w:marRight w:val="0"/>
      <w:marTop w:val="0"/>
      <w:marBottom w:val="0"/>
      <w:divBdr>
        <w:top w:val="none" w:sz="0" w:space="0" w:color="auto"/>
        <w:left w:val="none" w:sz="0" w:space="0" w:color="auto"/>
        <w:bottom w:val="none" w:sz="0" w:space="0" w:color="auto"/>
        <w:right w:val="none" w:sz="0" w:space="0" w:color="auto"/>
      </w:divBdr>
    </w:div>
    <w:div w:id="116917678">
      <w:bodyDiv w:val="1"/>
      <w:marLeft w:val="0"/>
      <w:marRight w:val="0"/>
      <w:marTop w:val="0"/>
      <w:marBottom w:val="0"/>
      <w:divBdr>
        <w:top w:val="none" w:sz="0" w:space="0" w:color="auto"/>
        <w:left w:val="none" w:sz="0" w:space="0" w:color="auto"/>
        <w:bottom w:val="none" w:sz="0" w:space="0" w:color="auto"/>
        <w:right w:val="none" w:sz="0" w:space="0" w:color="auto"/>
      </w:divBdr>
    </w:div>
    <w:div w:id="124543195">
      <w:bodyDiv w:val="1"/>
      <w:marLeft w:val="0"/>
      <w:marRight w:val="0"/>
      <w:marTop w:val="0"/>
      <w:marBottom w:val="0"/>
      <w:divBdr>
        <w:top w:val="none" w:sz="0" w:space="0" w:color="auto"/>
        <w:left w:val="none" w:sz="0" w:space="0" w:color="auto"/>
        <w:bottom w:val="none" w:sz="0" w:space="0" w:color="auto"/>
        <w:right w:val="none" w:sz="0" w:space="0" w:color="auto"/>
      </w:divBdr>
    </w:div>
    <w:div w:id="464659277">
      <w:bodyDiv w:val="1"/>
      <w:marLeft w:val="0"/>
      <w:marRight w:val="0"/>
      <w:marTop w:val="0"/>
      <w:marBottom w:val="0"/>
      <w:divBdr>
        <w:top w:val="none" w:sz="0" w:space="0" w:color="auto"/>
        <w:left w:val="none" w:sz="0" w:space="0" w:color="auto"/>
        <w:bottom w:val="none" w:sz="0" w:space="0" w:color="auto"/>
        <w:right w:val="none" w:sz="0" w:space="0" w:color="auto"/>
      </w:divBdr>
    </w:div>
    <w:div w:id="467356038">
      <w:bodyDiv w:val="1"/>
      <w:marLeft w:val="0"/>
      <w:marRight w:val="0"/>
      <w:marTop w:val="0"/>
      <w:marBottom w:val="0"/>
      <w:divBdr>
        <w:top w:val="none" w:sz="0" w:space="0" w:color="auto"/>
        <w:left w:val="none" w:sz="0" w:space="0" w:color="auto"/>
        <w:bottom w:val="none" w:sz="0" w:space="0" w:color="auto"/>
        <w:right w:val="none" w:sz="0" w:space="0" w:color="auto"/>
      </w:divBdr>
    </w:div>
    <w:div w:id="485173877">
      <w:bodyDiv w:val="1"/>
      <w:marLeft w:val="0"/>
      <w:marRight w:val="0"/>
      <w:marTop w:val="0"/>
      <w:marBottom w:val="0"/>
      <w:divBdr>
        <w:top w:val="none" w:sz="0" w:space="0" w:color="auto"/>
        <w:left w:val="none" w:sz="0" w:space="0" w:color="auto"/>
        <w:bottom w:val="none" w:sz="0" w:space="0" w:color="auto"/>
        <w:right w:val="none" w:sz="0" w:space="0" w:color="auto"/>
      </w:divBdr>
    </w:div>
    <w:div w:id="545263304">
      <w:bodyDiv w:val="1"/>
      <w:marLeft w:val="0"/>
      <w:marRight w:val="0"/>
      <w:marTop w:val="0"/>
      <w:marBottom w:val="0"/>
      <w:divBdr>
        <w:top w:val="none" w:sz="0" w:space="0" w:color="auto"/>
        <w:left w:val="none" w:sz="0" w:space="0" w:color="auto"/>
        <w:bottom w:val="none" w:sz="0" w:space="0" w:color="auto"/>
        <w:right w:val="none" w:sz="0" w:space="0" w:color="auto"/>
      </w:divBdr>
    </w:div>
    <w:div w:id="578448185">
      <w:bodyDiv w:val="1"/>
      <w:marLeft w:val="0"/>
      <w:marRight w:val="0"/>
      <w:marTop w:val="0"/>
      <w:marBottom w:val="0"/>
      <w:divBdr>
        <w:top w:val="none" w:sz="0" w:space="0" w:color="auto"/>
        <w:left w:val="none" w:sz="0" w:space="0" w:color="auto"/>
        <w:bottom w:val="none" w:sz="0" w:space="0" w:color="auto"/>
        <w:right w:val="none" w:sz="0" w:space="0" w:color="auto"/>
      </w:divBdr>
    </w:div>
    <w:div w:id="810638821">
      <w:bodyDiv w:val="1"/>
      <w:marLeft w:val="0"/>
      <w:marRight w:val="0"/>
      <w:marTop w:val="0"/>
      <w:marBottom w:val="0"/>
      <w:divBdr>
        <w:top w:val="none" w:sz="0" w:space="0" w:color="auto"/>
        <w:left w:val="none" w:sz="0" w:space="0" w:color="auto"/>
        <w:bottom w:val="none" w:sz="0" w:space="0" w:color="auto"/>
        <w:right w:val="none" w:sz="0" w:space="0" w:color="auto"/>
      </w:divBdr>
    </w:div>
    <w:div w:id="881357216">
      <w:bodyDiv w:val="1"/>
      <w:marLeft w:val="0"/>
      <w:marRight w:val="0"/>
      <w:marTop w:val="0"/>
      <w:marBottom w:val="0"/>
      <w:divBdr>
        <w:top w:val="none" w:sz="0" w:space="0" w:color="auto"/>
        <w:left w:val="none" w:sz="0" w:space="0" w:color="auto"/>
        <w:bottom w:val="none" w:sz="0" w:space="0" w:color="auto"/>
        <w:right w:val="none" w:sz="0" w:space="0" w:color="auto"/>
      </w:divBdr>
    </w:div>
    <w:div w:id="882787008">
      <w:bodyDiv w:val="1"/>
      <w:marLeft w:val="0"/>
      <w:marRight w:val="0"/>
      <w:marTop w:val="0"/>
      <w:marBottom w:val="0"/>
      <w:divBdr>
        <w:top w:val="none" w:sz="0" w:space="0" w:color="auto"/>
        <w:left w:val="none" w:sz="0" w:space="0" w:color="auto"/>
        <w:bottom w:val="none" w:sz="0" w:space="0" w:color="auto"/>
        <w:right w:val="none" w:sz="0" w:space="0" w:color="auto"/>
      </w:divBdr>
    </w:div>
    <w:div w:id="1034307206">
      <w:bodyDiv w:val="1"/>
      <w:marLeft w:val="0"/>
      <w:marRight w:val="0"/>
      <w:marTop w:val="0"/>
      <w:marBottom w:val="0"/>
      <w:divBdr>
        <w:top w:val="none" w:sz="0" w:space="0" w:color="auto"/>
        <w:left w:val="none" w:sz="0" w:space="0" w:color="auto"/>
        <w:bottom w:val="none" w:sz="0" w:space="0" w:color="auto"/>
        <w:right w:val="none" w:sz="0" w:space="0" w:color="auto"/>
      </w:divBdr>
    </w:div>
    <w:div w:id="1109934541">
      <w:bodyDiv w:val="1"/>
      <w:marLeft w:val="0"/>
      <w:marRight w:val="0"/>
      <w:marTop w:val="0"/>
      <w:marBottom w:val="0"/>
      <w:divBdr>
        <w:top w:val="none" w:sz="0" w:space="0" w:color="auto"/>
        <w:left w:val="none" w:sz="0" w:space="0" w:color="auto"/>
        <w:bottom w:val="none" w:sz="0" w:space="0" w:color="auto"/>
        <w:right w:val="none" w:sz="0" w:space="0" w:color="auto"/>
      </w:divBdr>
    </w:div>
    <w:div w:id="1124428661">
      <w:bodyDiv w:val="1"/>
      <w:marLeft w:val="0"/>
      <w:marRight w:val="0"/>
      <w:marTop w:val="0"/>
      <w:marBottom w:val="0"/>
      <w:divBdr>
        <w:top w:val="none" w:sz="0" w:space="0" w:color="auto"/>
        <w:left w:val="none" w:sz="0" w:space="0" w:color="auto"/>
        <w:bottom w:val="none" w:sz="0" w:space="0" w:color="auto"/>
        <w:right w:val="none" w:sz="0" w:space="0" w:color="auto"/>
      </w:divBdr>
    </w:div>
    <w:div w:id="1206334205">
      <w:bodyDiv w:val="1"/>
      <w:marLeft w:val="0"/>
      <w:marRight w:val="0"/>
      <w:marTop w:val="0"/>
      <w:marBottom w:val="0"/>
      <w:divBdr>
        <w:top w:val="none" w:sz="0" w:space="0" w:color="auto"/>
        <w:left w:val="none" w:sz="0" w:space="0" w:color="auto"/>
        <w:bottom w:val="none" w:sz="0" w:space="0" w:color="auto"/>
        <w:right w:val="none" w:sz="0" w:space="0" w:color="auto"/>
      </w:divBdr>
    </w:div>
    <w:div w:id="1278102202">
      <w:bodyDiv w:val="1"/>
      <w:marLeft w:val="0"/>
      <w:marRight w:val="0"/>
      <w:marTop w:val="0"/>
      <w:marBottom w:val="0"/>
      <w:divBdr>
        <w:top w:val="none" w:sz="0" w:space="0" w:color="auto"/>
        <w:left w:val="none" w:sz="0" w:space="0" w:color="auto"/>
        <w:bottom w:val="none" w:sz="0" w:space="0" w:color="auto"/>
        <w:right w:val="none" w:sz="0" w:space="0" w:color="auto"/>
      </w:divBdr>
    </w:div>
    <w:div w:id="1558011993">
      <w:bodyDiv w:val="1"/>
      <w:marLeft w:val="0"/>
      <w:marRight w:val="0"/>
      <w:marTop w:val="0"/>
      <w:marBottom w:val="0"/>
      <w:divBdr>
        <w:top w:val="none" w:sz="0" w:space="0" w:color="auto"/>
        <w:left w:val="none" w:sz="0" w:space="0" w:color="auto"/>
        <w:bottom w:val="none" w:sz="0" w:space="0" w:color="auto"/>
        <w:right w:val="none" w:sz="0" w:space="0" w:color="auto"/>
      </w:divBdr>
    </w:div>
    <w:div w:id="2016612839">
      <w:bodyDiv w:val="1"/>
      <w:marLeft w:val="0"/>
      <w:marRight w:val="0"/>
      <w:marTop w:val="0"/>
      <w:marBottom w:val="0"/>
      <w:divBdr>
        <w:top w:val="none" w:sz="0" w:space="0" w:color="auto"/>
        <w:left w:val="none" w:sz="0" w:space="0" w:color="auto"/>
        <w:bottom w:val="none" w:sz="0" w:space="0" w:color="auto"/>
        <w:right w:val="none" w:sz="0" w:space="0" w:color="auto"/>
      </w:divBdr>
    </w:div>
    <w:div w:id="2043359022">
      <w:bodyDiv w:val="1"/>
      <w:marLeft w:val="0"/>
      <w:marRight w:val="0"/>
      <w:marTop w:val="0"/>
      <w:marBottom w:val="0"/>
      <w:divBdr>
        <w:top w:val="none" w:sz="0" w:space="0" w:color="auto"/>
        <w:left w:val="none" w:sz="0" w:space="0" w:color="auto"/>
        <w:bottom w:val="none" w:sz="0" w:space="0" w:color="auto"/>
        <w:right w:val="none" w:sz="0" w:space="0" w:color="auto"/>
      </w:divBdr>
    </w:div>
    <w:div w:id="2091923207">
      <w:bodyDiv w:val="1"/>
      <w:marLeft w:val="0"/>
      <w:marRight w:val="0"/>
      <w:marTop w:val="0"/>
      <w:marBottom w:val="0"/>
      <w:divBdr>
        <w:top w:val="none" w:sz="0" w:space="0" w:color="auto"/>
        <w:left w:val="none" w:sz="0" w:space="0" w:color="auto"/>
        <w:bottom w:val="none" w:sz="0" w:space="0" w:color="auto"/>
        <w:right w:val="none" w:sz="0" w:space="0" w:color="auto"/>
      </w:divBdr>
    </w:div>
    <w:div w:id="21123875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https://laegemiddelstyrelsen.dk/da/godkendelse/udleveringstilladelser/dyr/"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www.nspop.dk/pages/releaseview.action?pageId=65195886" TargetMode="External"/><Relationship Id="rId26" Type="http://schemas.openxmlformats.org/officeDocument/2006/relationships/hyperlink" Target="https://www.retsinformation.dk/eli/lta/2021/1039" TargetMode="External"/><Relationship Id="rId3" Type="http://schemas.openxmlformats.org/officeDocument/2006/relationships/customXml" Target="../customXml/item3.xml"/><Relationship Id="rId21" Type="http://schemas.microsoft.com/office/2016/09/relationships/commentsIds" Target="commentsIds.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s://www.nspop.dk/spaces/Web3/pages/99442326/B20+Sundhedsv%C3%A6senets+Organisations+Register+SOR2" TargetMode="External"/><Relationship Id="rId25" Type="http://schemas.openxmlformats.org/officeDocument/2006/relationships/image" Target="media/image5.png"/><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www.nspop.dk/pages/releaseview.action?pageId=87377126" TargetMode="External"/><Relationship Id="rId20" Type="http://schemas.microsoft.com/office/2011/relationships/commentsExtended" Target="commentsExtended.xm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chr.fvst.dk/chri/faces/chri"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4.png"/><Relationship Id="rId28" Type="http://schemas.openxmlformats.org/officeDocument/2006/relationships/hyperlink" Target="https://www.nspop.dk/pages/releaseview.action?pageId=65195905" TargetMode="External"/><Relationship Id="rId10" Type="http://schemas.openxmlformats.org/officeDocument/2006/relationships/footnotes" Target="footnotes.xml"/><Relationship Id="rId19" Type="http://schemas.openxmlformats.org/officeDocument/2006/relationships/comments" Target="comments.xm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retsinformation.dk/eli/lta/2021/998" TargetMode="External"/><Relationship Id="rId22" Type="http://schemas.microsoft.com/office/2018/08/relationships/commentsExtensible" Target="commentsExtensible.xml"/><Relationship Id="rId27" Type="http://schemas.openxmlformats.org/officeDocument/2006/relationships/image" Target="media/image6.png"/><Relationship Id="rId30"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ce2e89a-0e23-44d2-85df-5154e0e2646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C5253B32226514B90E135CEEA0012AF" ma:contentTypeVersion="18" ma:contentTypeDescription="Create a new document." ma:contentTypeScope="" ma:versionID="ba9fbbcd7e40d9bb638399032774de9b">
  <xsd:schema xmlns:xsd="http://www.w3.org/2001/XMLSchema" xmlns:xs="http://www.w3.org/2001/XMLSchema" xmlns:p="http://schemas.microsoft.com/office/2006/metadata/properties" xmlns:ns3="2ce2e89a-0e23-44d2-85df-5154e0e2646f" xmlns:ns4="700e7060-247f-4f86-9984-7e71746843cc" targetNamespace="http://schemas.microsoft.com/office/2006/metadata/properties" ma:root="true" ma:fieldsID="cd36f2b9a37d4b74dbe916e6a07933d8" ns3:_="" ns4:_="">
    <xsd:import namespace="2ce2e89a-0e23-44d2-85df-5154e0e2646f"/>
    <xsd:import namespace="700e7060-247f-4f86-9984-7e71746843cc"/>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AutoKeyPoints" minOccurs="0"/>
                <xsd:element ref="ns3:MediaServiceKeyPoints"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LengthInSeconds"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e2e89a-0e23-44d2-85df-5154e0e264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description="" ma:hidden="true" ma:indexed="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description="" ma:indexed="true"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0e7060-247f-4f86-9984-7e71746843c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24373CE2A0AAA344A185260442135A2D" ma:contentTypeVersion="7" ma:contentTypeDescription="Create a new document." ma:contentTypeScope="" ma:versionID="c352957fb64d73ea37153bc8851dd08b">
  <xsd:schema xmlns:xsd="http://www.w3.org/2001/XMLSchema" xmlns:xs="http://www.w3.org/2001/XMLSchema" xmlns:p="http://schemas.microsoft.com/office/2006/metadata/properties" xmlns:ns2="2a4fc43e-74cb-4ecd-8f0b-7e4e11483b0c" targetNamespace="http://schemas.microsoft.com/office/2006/metadata/properties" ma:root="true" ma:fieldsID="cdc15103199d3093eb4a2dfc161609bd" ns2:_="">
    <xsd:import namespace="2a4fc43e-74cb-4ecd-8f0b-7e4e11483b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Godkendtafkund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4fc43e-74cb-4ecd-8f0b-7e4e11483b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Godkendtafkunden" ma:index="14" nillable="true" ma:displayName="Godkendt af kunden" ma:default="Udestår" ma:format="Dropdown" ma:internalName="Godkendtafkunden">
      <xsd:simpleType>
        <xsd:restriction base="dms:Choice">
          <xsd:enumeration value="JA"/>
          <xsd:enumeration value="Udestår"/>
          <xsd:enumeration value="Klar til uploa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C61D73-01B3-485B-99EE-AD1EA1C979BD}">
  <ds:schemaRefs>
    <ds:schemaRef ds:uri="http://schemas.microsoft.com/office/2006/metadata/properties"/>
    <ds:schemaRef ds:uri="http://schemas.microsoft.com/office/infopath/2007/PartnerControls"/>
    <ds:schemaRef ds:uri="2ce2e89a-0e23-44d2-85df-5154e0e2646f"/>
  </ds:schemaRefs>
</ds:datastoreItem>
</file>

<file path=customXml/itemProps2.xml><?xml version="1.0" encoding="utf-8"?>
<ds:datastoreItem xmlns:ds="http://schemas.openxmlformats.org/officeDocument/2006/customXml" ds:itemID="{FA0066C4-0AE2-4F04-9486-34310B0D22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e2e89a-0e23-44d2-85df-5154e0e2646f"/>
    <ds:schemaRef ds:uri="700e7060-247f-4f86-9984-7e71746843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43378E-ECC3-4678-ABA8-2223CA98F561}">
  <ds:schemaRefs>
    <ds:schemaRef ds:uri="http://schemas.microsoft.com/sharepoint/v3/contenttype/forms"/>
  </ds:schemaRefs>
</ds:datastoreItem>
</file>

<file path=customXml/itemProps4.xml><?xml version="1.0" encoding="utf-8"?>
<ds:datastoreItem xmlns:ds="http://schemas.openxmlformats.org/officeDocument/2006/customXml" ds:itemID="{0E7F6584-B805-4EA6-96CF-725A9738D660}">
  <ds:schemaRefs>
    <ds:schemaRef ds:uri="http://schemas.openxmlformats.org/officeDocument/2006/bibliography"/>
  </ds:schemaRefs>
</ds:datastoreItem>
</file>

<file path=customXml/itemProps5.xml><?xml version="1.0" encoding="utf-8"?>
<ds:datastoreItem xmlns:ds="http://schemas.openxmlformats.org/officeDocument/2006/customXml" ds:itemID="{F8813331-A617-4BD6-81DC-2E00DAA156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4fc43e-74cb-4ecd-8f0b-7e4e11483b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17487</Words>
  <Characters>106673</Characters>
  <Application>Microsoft Office Word</Application>
  <DocSecurity>0</DocSecurity>
  <Lines>888</Lines>
  <Paragraphs>247</Paragraphs>
  <ScaleCrop>false</ScaleCrop>
  <Company/>
  <LinksUpToDate>false</LinksUpToDate>
  <CharactersWithSpaces>123913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Kückelhahn Nilson</dc:creator>
  <cp:keywords/>
  <cp:lastModifiedBy>Birger Kidmose</cp:lastModifiedBy>
  <cp:revision>1</cp:revision>
  <cp:lastPrinted>2026-02-04T02:00:00Z</cp:lastPrinted>
  <dcterms:created xsi:type="dcterms:W3CDTF">2026-08-06T07:04:00Z</dcterms:created>
  <dcterms:modified xsi:type="dcterms:W3CDTF">2026-08-06T07:12:00Z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0x010100DC5253B32226514B90E135CEEA0012AF</vt:lpwstr>
  </property>
  <property fmtid="{D5CDD505-2E9C-101B-9397-08002B2CF9AE}" pid="3" name="docLang">
    <vt:lpwstr>da</vt:lpwstr>
  </property>
  <property fmtid="{D5CDD505-2E9C-101B-9397-08002B2CF9AE}" pid="4" name="MSIP_Label_bc39398e-350a-456e-902d-194b9c90b617_Enabled">
    <vt:lpwstr>true</vt:lpwstr>
  </property>
  <property fmtid="{D5CDD505-2E9C-101B-9397-08002B2CF9AE}" pid="5" name="MSIP_Label_bc39398e-350a-456e-902d-194b9c90b617_SetDate">
    <vt:lpwstr>2026-06-01T10:43:46Z</vt:lpwstr>
  </property>
  <property fmtid="{D5CDD505-2E9C-101B-9397-08002B2CF9AE}" pid="6" name="MSIP_Label_bc39398e-350a-456e-902d-194b9c90b617_Method">
    <vt:lpwstr>Privileged</vt:lpwstr>
  </property>
  <property fmtid="{D5CDD505-2E9C-101B-9397-08002B2CF9AE}" pid="7" name="MSIP_Label_bc39398e-350a-456e-902d-194b9c90b617_Name">
    <vt:lpwstr>Client Materials</vt:lpwstr>
  </property>
  <property fmtid="{D5CDD505-2E9C-101B-9397-08002B2CF9AE}" pid="8" name="MSIP_Label_bc39398e-350a-456e-902d-194b9c90b617_SiteId">
    <vt:lpwstr>c8823c91-be81-4f89-b024-6c3dd789c106</vt:lpwstr>
  </property>
  <property fmtid="{D5CDD505-2E9C-101B-9397-08002B2CF9AE}" pid="9" name="MSIP_Label_bc39398e-350a-456e-902d-194b9c90b617_ActionId">
    <vt:lpwstr>4e38c748-2167-4d67-9422-5991a92c4cae</vt:lpwstr>
  </property>
  <property fmtid="{D5CDD505-2E9C-101B-9397-08002B2CF9AE}" pid="10" name="MSIP_Label_bc39398e-350a-456e-902d-194b9c90b617_ContentBits">
    <vt:lpwstr>0</vt:lpwstr>
  </property>
  <property fmtid="{D5CDD505-2E9C-101B-9397-08002B2CF9AE}" pid="11" name="MSIP_Label_bc39398e-350a-456e-902d-194b9c90b617_Tag">
    <vt:lpwstr>10, 0, 1, 1</vt:lpwstr>
  </property>
</Properties>
</file>